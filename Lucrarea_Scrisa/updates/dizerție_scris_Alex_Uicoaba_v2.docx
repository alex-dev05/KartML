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Universitatea „Politehnica” Timişoara</w:t>
      </w:r>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Facultatea de Electronică, Telecomunicaţii şi</w:t>
      </w:r>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Tehnologii Informaționale Timişoara</w:t>
      </w:r>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itlucuprins"/>
          </w:pPr>
        </w:p>
        <w:p w14:paraId="12F372BE" w14:textId="2AD97FE3" w:rsidR="0086422D" w:rsidRDefault="00996CA1">
          <w:pPr>
            <w:pStyle w:val="Cuprins1"/>
            <w:tabs>
              <w:tab w:val="right" w:leader="dot" w:pos="9016"/>
            </w:tabs>
            <w:rPr>
              <w:ins w:id="2" w:author="Alexandru Uicoabă" w:date="2022-06-16T10:43:00Z"/>
              <w:rFonts w:eastAsiaTheme="minorEastAsia"/>
              <w:noProof/>
              <w:lang w:val="en-GB" w:eastAsia="en-GB"/>
            </w:rPr>
          </w:pPr>
          <w:r>
            <w:fldChar w:fldCharType="begin"/>
          </w:r>
          <w:r>
            <w:instrText xml:space="preserve"> TOC \o "1-4" \h \z \u </w:instrText>
          </w:r>
          <w:r>
            <w:fldChar w:fldCharType="separate"/>
          </w:r>
          <w:ins w:id="3" w:author="Alexandru Uicoabă" w:date="2022-06-16T10:43:00Z">
            <w:r w:rsidR="0086422D" w:rsidRPr="00097FB2">
              <w:rPr>
                <w:rStyle w:val="Hyperlink"/>
                <w:noProof/>
              </w:rPr>
              <w:fldChar w:fldCharType="begin"/>
            </w:r>
            <w:r w:rsidR="0086422D" w:rsidRPr="00097FB2">
              <w:rPr>
                <w:rStyle w:val="Hyperlink"/>
                <w:noProof/>
              </w:rPr>
              <w:instrText xml:space="preserve"> </w:instrText>
            </w:r>
            <w:r w:rsidR="0086422D">
              <w:rPr>
                <w:noProof/>
              </w:rPr>
              <w:instrText>HYPERLINK \l "_Toc106268641"</w:instrText>
            </w:r>
            <w:r w:rsidR="0086422D" w:rsidRPr="00097FB2">
              <w:rPr>
                <w:rStyle w:val="Hyperlink"/>
                <w:noProof/>
              </w:rPr>
              <w:instrText xml:space="preserve"> </w:instrText>
            </w:r>
            <w:r w:rsidR="0086422D" w:rsidRPr="00097FB2">
              <w:rPr>
                <w:rStyle w:val="Hyperlink"/>
                <w:noProof/>
              </w:rPr>
            </w:r>
            <w:r w:rsidR="0086422D" w:rsidRPr="00097FB2">
              <w:rPr>
                <w:rStyle w:val="Hyperlink"/>
                <w:noProof/>
              </w:rPr>
              <w:fldChar w:fldCharType="separate"/>
            </w:r>
            <w:r w:rsidR="0086422D" w:rsidRPr="00097FB2">
              <w:rPr>
                <w:rStyle w:val="Hyperlink"/>
                <w:rFonts w:ascii="Times New Roman" w:hAnsi="Times New Roman" w:cs="Times New Roman"/>
                <w:b/>
                <w:bCs/>
                <w:noProof/>
                <w:lang w:val="en-GB"/>
              </w:rPr>
              <w:t>Sinteza</w:t>
            </w:r>
            <w:r w:rsidR="0086422D">
              <w:rPr>
                <w:noProof/>
                <w:webHidden/>
              </w:rPr>
              <w:tab/>
            </w:r>
            <w:r w:rsidR="0086422D">
              <w:rPr>
                <w:noProof/>
                <w:webHidden/>
              </w:rPr>
              <w:fldChar w:fldCharType="begin"/>
            </w:r>
            <w:r w:rsidR="0086422D">
              <w:rPr>
                <w:noProof/>
                <w:webHidden/>
              </w:rPr>
              <w:instrText xml:space="preserve"> PAGEREF _Toc106268641 \h </w:instrText>
            </w:r>
            <w:r w:rsidR="0086422D">
              <w:rPr>
                <w:noProof/>
                <w:webHidden/>
              </w:rPr>
            </w:r>
          </w:ins>
          <w:r w:rsidR="0086422D">
            <w:rPr>
              <w:noProof/>
              <w:webHidden/>
            </w:rPr>
            <w:fldChar w:fldCharType="separate"/>
          </w:r>
          <w:ins w:id="4" w:author="Alexandru Uicoabă" w:date="2022-06-16T10:43:00Z">
            <w:r w:rsidR="0086422D">
              <w:rPr>
                <w:noProof/>
                <w:webHidden/>
              </w:rPr>
              <w:t>4</w:t>
            </w:r>
            <w:r w:rsidR="0086422D">
              <w:rPr>
                <w:noProof/>
                <w:webHidden/>
              </w:rPr>
              <w:fldChar w:fldCharType="end"/>
            </w:r>
            <w:r w:rsidR="0086422D" w:rsidRPr="00097FB2">
              <w:rPr>
                <w:rStyle w:val="Hyperlink"/>
                <w:noProof/>
              </w:rPr>
              <w:fldChar w:fldCharType="end"/>
            </w:r>
          </w:ins>
        </w:p>
        <w:p w14:paraId="2085A0EB" w14:textId="21FFDDFF" w:rsidR="0086422D" w:rsidRDefault="0086422D">
          <w:pPr>
            <w:pStyle w:val="Cuprins1"/>
            <w:tabs>
              <w:tab w:val="right" w:leader="dot" w:pos="9016"/>
            </w:tabs>
            <w:rPr>
              <w:ins w:id="5" w:author="Alexandru Uicoabă" w:date="2022-06-16T10:43:00Z"/>
              <w:rFonts w:eastAsiaTheme="minorEastAsia"/>
              <w:noProof/>
              <w:lang w:val="en-GB" w:eastAsia="en-GB"/>
            </w:rPr>
          </w:pPr>
          <w:ins w:id="6"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"_Toc106268642"</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Capitolul 1 – Introducere</w:t>
            </w:r>
            <w:r>
              <w:rPr>
                <w:noProof/>
                <w:webHidden/>
              </w:rPr>
              <w:tab/>
            </w:r>
            <w:r>
              <w:rPr>
                <w:noProof/>
                <w:webHidden/>
              </w:rPr>
              <w:fldChar w:fldCharType="begin"/>
            </w:r>
            <w:r>
              <w:rPr>
                <w:noProof/>
                <w:webHidden/>
              </w:rPr>
              <w:instrText xml:space="preserve"> PAGEREF _Toc106268642 \h </w:instrText>
            </w:r>
            <w:r>
              <w:rPr>
                <w:noProof/>
                <w:webHidden/>
              </w:rPr>
            </w:r>
          </w:ins>
          <w:r>
            <w:rPr>
              <w:noProof/>
              <w:webHidden/>
            </w:rPr>
            <w:fldChar w:fldCharType="separate"/>
          </w:r>
          <w:ins w:id="7" w:author="Alexandru Uicoabă" w:date="2022-06-16T10:43:00Z">
            <w:r>
              <w:rPr>
                <w:noProof/>
                <w:webHidden/>
              </w:rPr>
              <w:t>5</w:t>
            </w:r>
            <w:r>
              <w:rPr>
                <w:noProof/>
                <w:webHidden/>
              </w:rPr>
              <w:fldChar w:fldCharType="end"/>
            </w:r>
            <w:r w:rsidRPr="00097FB2">
              <w:rPr>
                <w:rStyle w:val="Hyperlink"/>
                <w:noProof/>
              </w:rPr>
              <w:fldChar w:fldCharType="end"/>
            </w:r>
          </w:ins>
        </w:p>
        <w:p w14:paraId="417B0C32" w14:textId="3458CA7F" w:rsidR="0086422D" w:rsidRDefault="0086422D">
          <w:pPr>
            <w:pStyle w:val="Cuprins2"/>
            <w:tabs>
              <w:tab w:val="right" w:leader="dot" w:pos="9016"/>
            </w:tabs>
            <w:rPr>
              <w:ins w:id="8" w:author="Alexandru Uicoabă" w:date="2022-06-16T10:43:00Z"/>
              <w:rFonts w:eastAsiaTheme="minorEastAsia"/>
              <w:noProof/>
              <w:lang w:val="en-GB" w:eastAsia="en-GB"/>
            </w:rPr>
          </w:pPr>
          <w:ins w:id="9"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"_Toc106268643"</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1.1 Motiva</w:t>
            </w:r>
            <w:r w:rsidRPr="00097FB2">
              <w:rPr>
                <w:rStyle w:val="Hyperlink"/>
                <w:rFonts w:ascii="Times New Roman" w:hAnsi="Times New Roman" w:cs="Times New Roman"/>
                <w:b/>
                <w:bCs/>
                <w:noProof/>
              </w:rPr>
              <w:t>ție</w:t>
            </w:r>
            <w:r>
              <w:rPr>
                <w:noProof/>
                <w:webHidden/>
              </w:rPr>
              <w:tab/>
            </w:r>
            <w:r>
              <w:rPr>
                <w:noProof/>
                <w:webHidden/>
              </w:rPr>
              <w:fldChar w:fldCharType="begin"/>
            </w:r>
            <w:r>
              <w:rPr>
                <w:noProof/>
                <w:webHidden/>
              </w:rPr>
              <w:instrText xml:space="preserve"> PAGEREF _Toc106268643 \h </w:instrText>
            </w:r>
            <w:r>
              <w:rPr>
                <w:noProof/>
                <w:webHidden/>
              </w:rPr>
            </w:r>
          </w:ins>
          <w:r>
            <w:rPr>
              <w:noProof/>
              <w:webHidden/>
            </w:rPr>
            <w:fldChar w:fldCharType="separate"/>
          </w:r>
          <w:ins w:id="10" w:author="Alexandru Uicoabă" w:date="2022-06-16T10:43:00Z">
            <w:r>
              <w:rPr>
                <w:noProof/>
                <w:webHidden/>
              </w:rPr>
              <w:t>5</w:t>
            </w:r>
            <w:r>
              <w:rPr>
                <w:noProof/>
                <w:webHidden/>
              </w:rPr>
              <w:fldChar w:fldCharType="end"/>
            </w:r>
            <w:r w:rsidRPr="00097FB2">
              <w:rPr>
                <w:rStyle w:val="Hyperlink"/>
                <w:noProof/>
              </w:rPr>
              <w:fldChar w:fldCharType="end"/>
            </w:r>
          </w:ins>
        </w:p>
        <w:p w14:paraId="288FB62E" w14:textId="08F7B7D2" w:rsidR="0086422D" w:rsidRDefault="0086422D">
          <w:pPr>
            <w:pStyle w:val="Cuprins2"/>
            <w:tabs>
              <w:tab w:val="left" w:pos="880"/>
              <w:tab w:val="right" w:leader="dot" w:pos="9016"/>
            </w:tabs>
            <w:rPr>
              <w:ins w:id="11" w:author="Alexandru Uicoabă" w:date="2022-06-16T10:43:00Z"/>
              <w:rFonts w:eastAsiaTheme="minorEastAsia"/>
              <w:noProof/>
              <w:lang w:val="en-GB" w:eastAsia="en-GB"/>
            </w:rPr>
          </w:pPr>
          <w:ins w:id="12"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"_Toc106268644"</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1.2</w:t>
            </w:r>
            <w:r>
              <w:rPr>
                <w:rFonts w:eastAsiaTheme="minorEastAsia"/>
                <w:noProof/>
                <w:lang w:val="en-GB" w:eastAsia="en-GB"/>
              </w:rPr>
              <w:tab/>
            </w:r>
            <w:r w:rsidRPr="00097FB2">
              <w:rPr>
                <w:rStyle w:val="Hyperlink"/>
                <w:rFonts w:ascii="Times New Roman" w:hAnsi="Times New Roman" w:cs="Times New Roman"/>
                <w:b/>
                <w:bCs/>
                <w:noProof/>
                <w:lang w:val="en-GB"/>
              </w:rPr>
              <w:t>– Obiective</w:t>
            </w:r>
            <w:r>
              <w:rPr>
                <w:noProof/>
                <w:webHidden/>
              </w:rPr>
              <w:tab/>
            </w:r>
            <w:r>
              <w:rPr>
                <w:noProof/>
                <w:webHidden/>
              </w:rPr>
              <w:fldChar w:fldCharType="begin"/>
            </w:r>
            <w:r>
              <w:rPr>
                <w:noProof/>
                <w:webHidden/>
              </w:rPr>
              <w:instrText xml:space="preserve"> PAGEREF _Toc106268644 \h </w:instrText>
            </w:r>
            <w:r>
              <w:rPr>
                <w:noProof/>
                <w:webHidden/>
              </w:rPr>
            </w:r>
          </w:ins>
          <w:r>
            <w:rPr>
              <w:noProof/>
              <w:webHidden/>
            </w:rPr>
            <w:fldChar w:fldCharType="separate"/>
          </w:r>
          <w:ins w:id="13" w:author="Alexandru Uicoabă" w:date="2022-06-16T10:43:00Z">
            <w:r>
              <w:rPr>
                <w:noProof/>
                <w:webHidden/>
              </w:rPr>
              <w:t>6</w:t>
            </w:r>
            <w:r>
              <w:rPr>
                <w:noProof/>
                <w:webHidden/>
              </w:rPr>
              <w:fldChar w:fldCharType="end"/>
            </w:r>
            <w:r w:rsidRPr="00097FB2">
              <w:rPr>
                <w:rStyle w:val="Hyperlink"/>
                <w:noProof/>
              </w:rPr>
              <w:fldChar w:fldCharType="end"/>
            </w:r>
          </w:ins>
        </w:p>
        <w:p w14:paraId="2C4CB849" w14:textId="55C69615" w:rsidR="0086422D" w:rsidRDefault="0086422D">
          <w:pPr>
            <w:pStyle w:val="Cuprins1"/>
            <w:tabs>
              <w:tab w:val="right" w:leader="dot" w:pos="9016"/>
            </w:tabs>
            <w:rPr>
              <w:ins w:id="14" w:author="Alexandru Uicoabă" w:date="2022-06-16T10:43:00Z"/>
              <w:rFonts w:eastAsiaTheme="minorEastAsia"/>
              <w:noProof/>
              <w:lang w:val="en-GB" w:eastAsia="en-GB"/>
            </w:rPr>
          </w:pPr>
          <w:ins w:id="15"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"_Toc106268645"</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Capitolul 2:</w:t>
            </w:r>
            <w:r w:rsidRPr="00097FB2">
              <w:rPr>
                <w:rStyle w:val="Hyperlink"/>
                <w:rFonts w:ascii="Times New Roman" w:hAnsi="Times New Roman" w:cs="Times New Roman"/>
                <w:b/>
                <w:bCs/>
                <w:noProof/>
              </w:rPr>
              <w:t xml:space="preserve"> Partea introductivă</w:t>
            </w:r>
            <w:r>
              <w:rPr>
                <w:noProof/>
                <w:webHidden/>
              </w:rPr>
              <w:tab/>
            </w:r>
            <w:r>
              <w:rPr>
                <w:noProof/>
                <w:webHidden/>
              </w:rPr>
              <w:fldChar w:fldCharType="begin"/>
            </w:r>
            <w:r>
              <w:rPr>
                <w:noProof/>
                <w:webHidden/>
              </w:rPr>
              <w:instrText xml:space="preserve"> PAGEREF _Toc106268645 \h </w:instrText>
            </w:r>
            <w:r>
              <w:rPr>
                <w:noProof/>
                <w:webHidden/>
              </w:rPr>
            </w:r>
          </w:ins>
          <w:r>
            <w:rPr>
              <w:noProof/>
              <w:webHidden/>
            </w:rPr>
            <w:fldChar w:fldCharType="separate"/>
          </w:r>
          <w:ins w:id="16" w:author="Alexandru Uicoabă" w:date="2022-06-16T10:43:00Z">
            <w:r>
              <w:rPr>
                <w:noProof/>
                <w:webHidden/>
              </w:rPr>
              <w:t>6</w:t>
            </w:r>
            <w:r>
              <w:rPr>
                <w:noProof/>
                <w:webHidden/>
              </w:rPr>
              <w:fldChar w:fldCharType="end"/>
            </w:r>
            <w:r w:rsidRPr="00097FB2">
              <w:rPr>
                <w:rStyle w:val="Hyperlink"/>
                <w:noProof/>
              </w:rPr>
              <w:fldChar w:fldCharType="end"/>
            </w:r>
          </w:ins>
        </w:p>
        <w:p w14:paraId="16469D7E" w14:textId="7A06536E" w:rsidR="0086422D" w:rsidRDefault="0086422D">
          <w:pPr>
            <w:pStyle w:val="Cuprins2"/>
            <w:tabs>
              <w:tab w:val="right" w:leader="dot" w:pos="9016"/>
            </w:tabs>
            <w:rPr>
              <w:ins w:id="17" w:author="Alexandru Uicoabă" w:date="2022-06-16T10:43:00Z"/>
              <w:rFonts w:eastAsiaTheme="minorEastAsia"/>
              <w:noProof/>
              <w:lang w:val="en-GB" w:eastAsia="en-GB"/>
            </w:rPr>
          </w:pPr>
          <w:ins w:id="18"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"_Toc106268646"</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2.1 Agenți Sotfware</w:t>
            </w:r>
            <w:r>
              <w:rPr>
                <w:noProof/>
                <w:webHidden/>
              </w:rPr>
              <w:tab/>
            </w:r>
            <w:r>
              <w:rPr>
                <w:noProof/>
                <w:webHidden/>
              </w:rPr>
              <w:fldChar w:fldCharType="begin"/>
            </w:r>
            <w:r>
              <w:rPr>
                <w:noProof/>
                <w:webHidden/>
              </w:rPr>
              <w:instrText xml:space="preserve"> PAGEREF _Toc106268646 \h </w:instrText>
            </w:r>
            <w:r>
              <w:rPr>
                <w:noProof/>
                <w:webHidden/>
              </w:rPr>
            </w:r>
          </w:ins>
          <w:r>
            <w:rPr>
              <w:noProof/>
              <w:webHidden/>
            </w:rPr>
            <w:fldChar w:fldCharType="separate"/>
          </w:r>
          <w:ins w:id="19" w:author="Alexandru Uicoabă" w:date="2022-06-16T10:43:00Z">
            <w:r>
              <w:rPr>
                <w:noProof/>
                <w:webHidden/>
              </w:rPr>
              <w:t>6</w:t>
            </w:r>
            <w:r>
              <w:rPr>
                <w:noProof/>
                <w:webHidden/>
              </w:rPr>
              <w:fldChar w:fldCharType="end"/>
            </w:r>
            <w:r w:rsidRPr="00097FB2">
              <w:rPr>
                <w:rStyle w:val="Hyperlink"/>
                <w:noProof/>
              </w:rPr>
              <w:fldChar w:fldCharType="end"/>
            </w:r>
          </w:ins>
        </w:p>
        <w:p w14:paraId="2E149D80" w14:textId="7AAE6074" w:rsidR="0086422D" w:rsidRDefault="0086422D">
          <w:pPr>
            <w:pStyle w:val="Cuprins2"/>
            <w:tabs>
              <w:tab w:val="right" w:leader="dot" w:pos="9016"/>
            </w:tabs>
            <w:rPr>
              <w:ins w:id="20" w:author="Alexandru Uicoabă" w:date="2022-06-16T10:43:00Z"/>
              <w:rFonts w:eastAsiaTheme="minorEastAsia"/>
              <w:noProof/>
              <w:lang w:val="en-GB" w:eastAsia="en-GB"/>
            </w:rPr>
          </w:pPr>
          <w:ins w:id="21"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"_Toc106268647"</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rPr>
              <w:t>2.2 Domenii de aplicabilitate</w:t>
            </w:r>
            <w:r>
              <w:rPr>
                <w:noProof/>
                <w:webHidden/>
              </w:rPr>
              <w:tab/>
            </w:r>
            <w:r>
              <w:rPr>
                <w:noProof/>
                <w:webHidden/>
              </w:rPr>
              <w:fldChar w:fldCharType="begin"/>
            </w:r>
            <w:r>
              <w:rPr>
                <w:noProof/>
                <w:webHidden/>
              </w:rPr>
              <w:instrText xml:space="preserve"> PAGEREF _Toc106268647 \h </w:instrText>
            </w:r>
            <w:r>
              <w:rPr>
                <w:noProof/>
                <w:webHidden/>
              </w:rPr>
            </w:r>
          </w:ins>
          <w:r>
            <w:rPr>
              <w:noProof/>
              <w:webHidden/>
            </w:rPr>
            <w:fldChar w:fldCharType="separate"/>
          </w:r>
          <w:ins w:id="22" w:author="Alexandru Uicoabă" w:date="2022-06-16T10:43:00Z">
            <w:r>
              <w:rPr>
                <w:noProof/>
                <w:webHidden/>
              </w:rPr>
              <w:t>7</w:t>
            </w:r>
            <w:r>
              <w:rPr>
                <w:noProof/>
                <w:webHidden/>
              </w:rPr>
              <w:fldChar w:fldCharType="end"/>
            </w:r>
            <w:r w:rsidRPr="00097FB2">
              <w:rPr>
                <w:rStyle w:val="Hyperlink"/>
                <w:noProof/>
              </w:rPr>
              <w:fldChar w:fldCharType="end"/>
            </w:r>
          </w:ins>
        </w:p>
        <w:p w14:paraId="67EB1037" w14:textId="21BE754D" w:rsidR="0086422D" w:rsidRDefault="0086422D">
          <w:pPr>
            <w:pStyle w:val="Cuprins2"/>
            <w:tabs>
              <w:tab w:val="right" w:leader="dot" w:pos="9016"/>
            </w:tabs>
            <w:rPr>
              <w:ins w:id="23" w:author="Alexandru Uicoabă" w:date="2022-06-16T10:43:00Z"/>
              <w:rFonts w:eastAsiaTheme="minorEastAsia"/>
              <w:noProof/>
              <w:lang w:val="en-GB" w:eastAsia="en-GB"/>
            </w:rPr>
          </w:pPr>
          <w:ins w:id="24"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"_Toc106268648"</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rPr>
              <w:t>2.3 Lucrări conexe</w:t>
            </w:r>
            <w:r>
              <w:rPr>
                <w:noProof/>
                <w:webHidden/>
              </w:rPr>
              <w:tab/>
            </w:r>
            <w:r>
              <w:rPr>
                <w:noProof/>
                <w:webHidden/>
              </w:rPr>
              <w:fldChar w:fldCharType="begin"/>
            </w:r>
            <w:r>
              <w:rPr>
                <w:noProof/>
                <w:webHidden/>
              </w:rPr>
              <w:instrText xml:space="preserve"> PAGEREF _Toc106268648 \h </w:instrText>
            </w:r>
            <w:r>
              <w:rPr>
                <w:noProof/>
                <w:webHidden/>
              </w:rPr>
            </w:r>
          </w:ins>
          <w:r>
            <w:rPr>
              <w:noProof/>
              <w:webHidden/>
            </w:rPr>
            <w:fldChar w:fldCharType="separate"/>
          </w:r>
          <w:ins w:id="25" w:author="Alexandru Uicoabă" w:date="2022-06-16T10:43:00Z">
            <w:r>
              <w:rPr>
                <w:noProof/>
                <w:webHidden/>
              </w:rPr>
              <w:t>8</w:t>
            </w:r>
            <w:r>
              <w:rPr>
                <w:noProof/>
                <w:webHidden/>
              </w:rPr>
              <w:fldChar w:fldCharType="end"/>
            </w:r>
            <w:r w:rsidRPr="00097FB2">
              <w:rPr>
                <w:rStyle w:val="Hyperlink"/>
                <w:noProof/>
              </w:rPr>
              <w:fldChar w:fldCharType="end"/>
            </w:r>
          </w:ins>
        </w:p>
        <w:p w14:paraId="3FD9EA38" w14:textId="3418B79C" w:rsidR="0086422D" w:rsidRDefault="0086422D">
          <w:pPr>
            <w:pStyle w:val="Cuprins2"/>
            <w:tabs>
              <w:tab w:val="right" w:leader="dot" w:pos="9016"/>
            </w:tabs>
            <w:rPr>
              <w:ins w:id="26" w:author="Alexandru Uicoabă" w:date="2022-06-16T10:43:00Z"/>
              <w:rFonts w:eastAsiaTheme="minorEastAsia"/>
              <w:noProof/>
              <w:lang w:val="en-GB" w:eastAsia="en-GB"/>
            </w:rPr>
          </w:pPr>
          <w:ins w:id="27"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"_Toc106268649"</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rPr>
              <w:t>2.4 Platforme software</w:t>
            </w:r>
            <w:r>
              <w:rPr>
                <w:noProof/>
                <w:webHidden/>
              </w:rPr>
              <w:tab/>
            </w:r>
            <w:r>
              <w:rPr>
                <w:noProof/>
                <w:webHidden/>
              </w:rPr>
              <w:fldChar w:fldCharType="begin"/>
            </w:r>
            <w:r>
              <w:rPr>
                <w:noProof/>
                <w:webHidden/>
              </w:rPr>
              <w:instrText xml:space="preserve"> PAGEREF _Toc106268649 \h </w:instrText>
            </w:r>
            <w:r>
              <w:rPr>
                <w:noProof/>
                <w:webHidden/>
              </w:rPr>
            </w:r>
          </w:ins>
          <w:r>
            <w:rPr>
              <w:noProof/>
              <w:webHidden/>
            </w:rPr>
            <w:fldChar w:fldCharType="separate"/>
          </w:r>
          <w:ins w:id="28" w:author="Alexandru Uicoabă" w:date="2022-06-16T10:43:00Z">
            <w:r>
              <w:rPr>
                <w:noProof/>
                <w:webHidden/>
              </w:rPr>
              <w:t>9</w:t>
            </w:r>
            <w:r>
              <w:rPr>
                <w:noProof/>
                <w:webHidden/>
              </w:rPr>
              <w:fldChar w:fldCharType="end"/>
            </w:r>
            <w:r w:rsidRPr="00097FB2">
              <w:rPr>
                <w:rStyle w:val="Hyperlink"/>
                <w:noProof/>
              </w:rPr>
              <w:fldChar w:fldCharType="end"/>
            </w:r>
          </w:ins>
        </w:p>
        <w:p w14:paraId="25FB30D3" w14:textId="7845D170" w:rsidR="0086422D" w:rsidRDefault="0086422D">
          <w:pPr>
            <w:pStyle w:val="Cuprins1"/>
            <w:tabs>
              <w:tab w:val="right" w:leader="dot" w:pos="9016"/>
            </w:tabs>
            <w:rPr>
              <w:ins w:id="29" w:author="Alexandru Uicoabă" w:date="2022-06-16T10:43:00Z"/>
              <w:rFonts w:eastAsiaTheme="minorEastAsia"/>
              <w:noProof/>
              <w:lang w:val="en-GB" w:eastAsia="en-GB"/>
            </w:rPr>
          </w:pPr>
          <w:ins w:id="30"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"_Toc106268650"</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Capitolul 3:  Învățare automat</w:t>
            </w:r>
            <w:r w:rsidRPr="00097FB2">
              <w:rPr>
                <w:rStyle w:val="Hyperlink"/>
                <w:rFonts w:ascii="Times New Roman" w:hAnsi="Times New Roman" w:cs="Times New Roman"/>
                <w:b/>
                <w:bCs/>
                <w:noProof/>
              </w:rPr>
              <w:t>ă</w:t>
            </w:r>
            <w:r>
              <w:rPr>
                <w:noProof/>
                <w:webHidden/>
              </w:rPr>
              <w:tab/>
            </w:r>
            <w:r>
              <w:rPr>
                <w:noProof/>
                <w:webHidden/>
              </w:rPr>
              <w:fldChar w:fldCharType="begin"/>
            </w:r>
            <w:r>
              <w:rPr>
                <w:noProof/>
                <w:webHidden/>
              </w:rPr>
              <w:instrText xml:space="preserve"> PAGEREF _Toc106268650 \h </w:instrText>
            </w:r>
            <w:r>
              <w:rPr>
                <w:noProof/>
                <w:webHidden/>
              </w:rPr>
            </w:r>
          </w:ins>
          <w:r>
            <w:rPr>
              <w:noProof/>
              <w:webHidden/>
            </w:rPr>
            <w:fldChar w:fldCharType="separate"/>
          </w:r>
          <w:ins w:id="31" w:author="Alexandru Uicoabă" w:date="2022-06-16T10:43:00Z">
            <w:r>
              <w:rPr>
                <w:noProof/>
                <w:webHidden/>
              </w:rPr>
              <w:t>10</w:t>
            </w:r>
            <w:r>
              <w:rPr>
                <w:noProof/>
                <w:webHidden/>
              </w:rPr>
              <w:fldChar w:fldCharType="end"/>
            </w:r>
            <w:r w:rsidRPr="00097FB2">
              <w:rPr>
                <w:rStyle w:val="Hyperlink"/>
                <w:noProof/>
              </w:rPr>
              <w:fldChar w:fldCharType="end"/>
            </w:r>
          </w:ins>
        </w:p>
        <w:p w14:paraId="308CD742" w14:textId="1EE0C2EC" w:rsidR="0086422D" w:rsidRDefault="0086422D">
          <w:pPr>
            <w:pStyle w:val="Cuprins2"/>
            <w:tabs>
              <w:tab w:val="right" w:leader="dot" w:pos="9016"/>
            </w:tabs>
            <w:rPr>
              <w:ins w:id="32" w:author="Alexandru Uicoabă" w:date="2022-06-16T10:43:00Z"/>
              <w:rFonts w:eastAsiaTheme="minorEastAsia"/>
              <w:noProof/>
              <w:lang w:val="en-GB" w:eastAsia="en-GB"/>
            </w:rPr>
          </w:pPr>
          <w:ins w:id="33"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"_Toc106268651"</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3.1 Machine Learning</w:t>
            </w:r>
            <w:r>
              <w:rPr>
                <w:noProof/>
                <w:webHidden/>
              </w:rPr>
              <w:tab/>
            </w:r>
            <w:r>
              <w:rPr>
                <w:noProof/>
                <w:webHidden/>
              </w:rPr>
              <w:fldChar w:fldCharType="begin"/>
            </w:r>
            <w:r>
              <w:rPr>
                <w:noProof/>
                <w:webHidden/>
              </w:rPr>
              <w:instrText xml:space="preserve"> PAGEREF _Toc106268651 \h </w:instrText>
            </w:r>
            <w:r>
              <w:rPr>
                <w:noProof/>
                <w:webHidden/>
              </w:rPr>
            </w:r>
          </w:ins>
          <w:r>
            <w:rPr>
              <w:noProof/>
              <w:webHidden/>
            </w:rPr>
            <w:fldChar w:fldCharType="separate"/>
          </w:r>
          <w:ins w:id="34" w:author="Alexandru Uicoabă" w:date="2022-06-16T10:43:00Z">
            <w:r>
              <w:rPr>
                <w:noProof/>
                <w:webHidden/>
              </w:rPr>
              <w:t>11</w:t>
            </w:r>
            <w:r>
              <w:rPr>
                <w:noProof/>
                <w:webHidden/>
              </w:rPr>
              <w:fldChar w:fldCharType="end"/>
            </w:r>
            <w:r w:rsidRPr="00097FB2">
              <w:rPr>
                <w:rStyle w:val="Hyperlink"/>
                <w:noProof/>
              </w:rPr>
              <w:fldChar w:fldCharType="end"/>
            </w:r>
          </w:ins>
        </w:p>
        <w:p w14:paraId="262AD931" w14:textId="3AD4A84D" w:rsidR="0086422D" w:rsidRDefault="0086422D">
          <w:pPr>
            <w:pStyle w:val="Cuprins3"/>
            <w:tabs>
              <w:tab w:val="right" w:leader="dot" w:pos="9016"/>
            </w:tabs>
            <w:rPr>
              <w:ins w:id="35" w:author="Alexandru Uicoabă" w:date="2022-06-16T10:43:00Z"/>
              <w:rFonts w:eastAsiaTheme="minorEastAsia"/>
              <w:noProof/>
              <w:lang w:val="en-GB" w:eastAsia="en-GB"/>
            </w:rPr>
          </w:pPr>
          <w:ins w:id="36"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"_Toc106268652"</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3.2.1 Învățare automată nesupravegheată (Unsupervised ML)</w:t>
            </w:r>
            <w:r>
              <w:rPr>
                <w:noProof/>
                <w:webHidden/>
              </w:rPr>
              <w:tab/>
            </w:r>
            <w:r>
              <w:rPr>
                <w:noProof/>
                <w:webHidden/>
              </w:rPr>
              <w:fldChar w:fldCharType="begin"/>
            </w:r>
            <w:r>
              <w:rPr>
                <w:noProof/>
                <w:webHidden/>
              </w:rPr>
              <w:instrText xml:space="preserve"> PAGEREF _Toc106268652 \h </w:instrText>
            </w:r>
            <w:r>
              <w:rPr>
                <w:noProof/>
                <w:webHidden/>
              </w:rPr>
            </w:r>
          </w:ins>
          <w:r>
            <w:rPr>
              <w:noProof/>
              <w:webHidden/>
            </w:rPr>
            <w:fldChar w:fldCharType="separate"/>
          </w:r>
          <w:ins w:id="37" w:author="Alexandru Uicoabă" w:date="2022-06-16T10:43:00Z">
            <w:r>
              <w:rPr>
                <w:noProof/>
                <w:webHidden/>
              </w:rPr>
              <w:t>11</w:t>
            </w:r>
            <w:r>
              <w:rPr>
                <w:noProof/>
                <w:webHidden/>
              </w:rPr>
              <w:fldChar w:fldCharType="end"/>
            </w:r>
            <w:r w:rsidRPr="00097FB2">
              <w:rPr>
                <w:rStyle w:val="Hyperlink"/>
                <w:noProof/>
              </w:rPr>
              <w:fldChar w:fldCharType="end"/>
            </w:r>
          </w:ins>
        </w:p>
        <w:p w14:paraId="54DAFAF3" w14:textId="55C55C02" w:rsidR="0086422D" w:rsidRDefault="0086422D">
          <w:pPr>
            <w:pStyle w:val="Cuprins3"/>
            <w:tabs>
              <w:tab w:val="right" w:leader="dot" w:pos="9016"/>
            </w:tabs>
            <w:rPr>
              <w:ins w:id="38" w:author="Alexandru Uicoabă" w:date="2022-06-16T10:43:00Z"/>
              <w:rFonts w:eastAsiaTheme="minorEastAsia"/>
              <w:noProof/>
              <w:lang w:val="en-GB" w:eastAsia="en-GB"/>
            </w:rPr>
          </w:pPr>
          <w:ins w:id="39"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"_Toc106268653"</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3.2.2. Învățare automata supravegheată(Supervised ML)</w:t>
            </w:r>
            <w:r>
              <w:rPr>
                <w:noProof/>
                <w:webHidden/>
              </w:rPr>
              <w:tab/>
            </w:r>
            <w:r>
              <w:rPr>
                <w:noProof/>
                <w:webHidden/>
              </w:rPr>
              <w:fldChar w:fldCharType="begin"/>
            </w:r>
            <w:r>
              <w:rPr>
                <w:noProof/>
                <w:webHidden/>
              </w:rPr>
              <w:instrText xml:space="preserve"> PAGEREF _Toc106268653 \h </w:instrText>
            </w:r>
            <w:r>
              <w:rPr>
                <w:noProof/>
                <w:webHidden/>
              </w:rPr>
            </w:r>
          </w:ins>
          <w:r>
            <w:rPr>
              <w:noProof/>
              <w:webHidden/>
            </w:rPr>
            <w:fldChar w:fldCharType="separate"/>
          </w:r>
          <w:ins w:id="40" w:author="Alexandru Uicoabă" w:date="2022-06-16T10:43:00Z">
            <w:r>
              <w:rPr>
                <w:noProof/>
                <w:webHidden/>
              </w:rPr>
              <w:t>11</w:t>
            </w:r>
            <w:r>
              <w:rPr>
                <w:noProof/>
                <w:webHidden/>
              </w:rPr>
              <w:fldChar w:fldCharType="end"/>
            </w:r>
            <w:r w:rsidRPr="00097FB2">
              <w:rPr>
                <w:rStyle w:val="Hyperlink"/>
                <w:noProof/>
              </w:rPr>
              <w:fldChar w:fldCharType="end"/>
            </w:r>
          </w:ins>
        </w:p>
        <w:p w14:paraId="6FDA276C" w14:textId="034D9060" w:rsidR="0086422D" w:rsidRDefault="0086422D">
          <w:pPr>
            <w:pStyle w:val="Cuprins3"/>
            <w:tabs>
              <w:tab w:val="right" w:leader="dot" w:pos="9016"/>
            </w:tabs>
            <w:rPr>
              <w:ins w:id="41" w:author="Alexandru Uicoabă" w:date="2022-06-16T10:43:00Z"/>
              <w:rFonts w:eastAsiaTheme="minorEastAsia"/>
              <w:noProof/>
              <w:lang w:val="en-GB" w:eastAsia="en-GB"/>
            </w:rPr>
          </w:pPr>
          <w:ins w:id="42"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"_Toc106268654"</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3.2.3 Reinforcement Learning</w:t>
            </w:r>
            <w:r>
              <w:rPr>
                <w:noProof/>
                <w:webHidden/>
              </w:rPr>
              <w:tab/>
            </w:r>
            <w:r>
              <w:rPr>
                <w:noProof/>
                <w:webHidden/>
              </w:rPr>
              <w:fldChar w:fldCharType="begin"/>
            </w:r>
            <w:r>
              <w:rPr>
                <w:noProof/>
                <w:webHidden/>
              </w:rPr>
              <w:instrText xml:space="preserve"> PAGEREF _Toc106268654 \h </w:instrText>
            </w:r>
            <w:r>
              <w:rPr>
                <w:noProof/>
                <w:webHidden/>
              </w:rPr>
            </w:r>
          </w:ins>
          <w:r>
            <w:rPr>
              <w:noProof/>
              <w:webHidden/>
            </w:rPr>
            <w:fldChar w:fldCharType="separate"/>
          </w:r>
          <w:ins w:id="43" w:author="Alexandru Uicoabă" w:date="2022-06-16T10:43:00Z">
            <w:r>
              <w:rPr>
                <w:noProof/>
                <w:webHidden/>
              </w:rPr>
              <w:t>12</w:t>
            </w:r>
            <w:r>
              <w:rPr>
                <w:noProof/>
                <w:webHidden/>
              </w:rPr>
              <w:fldChar w:fldCharType="end"/>
            </w:r>
            <w:r w:rsidRPr="00097FB2">
              <w:rPr>
                <w:rStyle w:val="Hyperlink"/>
                <w:noProof/>
              </w:rPr>
              <w:fldChar w:fldCharType="end"/>
            </w:r>
          </w:ins>
        </w:p>
        <w:p w14:paraId="1F2750B3" w14:textId="0FEBA32E" w:rsidR="0086422D" w:rsidRDefault="0086422D">
          <w:pPr>
            <w:pStyle w:val="Cuprins1"/>
            <w:tabs>
              <w:tab w:val="right" w:leader="dot" w:pos="9016"/>
            </w:tabs>
            <w:rPr>
              <w:ins w:id="44" w:author="Alexandru Uicoabă" w:date="2022-06-16T10:43:00Z"/>
              <w:rFonts w:eastAsiaTheme="minorEastAsia"/>
              <w:noProof/>
              <w:lang w:val="en-GB" w:eastAsia="en-GB"/>
            </w:rPr>
          </w:pPr>
          <w:ins w:id="45"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"_Toc106268656"</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Capitolul 4:  Proiectarea experimentului</w:t>
            </w:r>
            <w:r>
              <w:rPr>
                <w:noProof/>
                <w:webHidden/>
              </w:rPr>
              <w:tab/>
            </w:r>
            <w:r>
              <w:rPr>
                <w:noProof/>
                <w:webHidden/>
              </w:rPr>
              <w:fldChar w:fldCharType="begin"/>
            </w:r>
            <w:r>
              <w:rPr>
                <w:noProof/>
                <w:webHidden/>
              </w:rPr>
              <w:instrText xml:space="preserve"> PAGEREF _Toc106268656 \h </w:instrText>
            </w:r>
            <w:r>
              <w:rPr>
                <w:noProof/>
                <w:webHidden/>
              </w:rPr>
            </w:r>
          </w:ins>
          <w:r>
            <w:rPr>
              <w:noProof/>
              <w:webHidden/>
            </w:rPr>
            <w:fldChar w:fldCharType="separate"/>
          </w:r>
          <w:ins w:id="46" w:author="Alexandru Uicoabă" w:date="2022-06-16T10:43:00Z">
            <w:r>
              <w:rPr>
                <w:noProof/>
                <w:webHidden/>
              </w:rPr>
              <w:t>14</w:t>
            </w:r>
            <w:r>
              <w:rPr>
                <w:noProof/>
                <w:webHidden/>
              </w:rPr>
              <w:fldChar w:fldCharType="end"/>
            </w:r>
            <w:r w:rsidRPr="00097FB2">
              <w:rPr>
                <w:rStyle w:val="Hyperlink"/>
                <w:noProof/>
              </w:rPr>
              <w:fldChar w:fldCharType="end"/>
            </w:r>
          </w:ins>
        </w:p>
        <w:p w14:paraId="424F9D3F" w14:textId="571C801D" w:rsidR="0086422D" w:rsidRDefault="0086422D">
          <w:pPr>
            <w:pStyle w:val="Cuprins2"/>
            <w:tabs>
              <w:tab w:val="right" w:leader="dot" w:pos="9016"/>
            </w:tabs>
            <w:rPr>
              <w:ins w:id="47" w:author="Alexandru Uicoabă" w:date="2022-06-16T10:43:00Z"/>
              <w:rFonts w:eastAsiaTheme="minorEastAsia"/>
              <w:noProof/>
              <w:lang w:val="en-GB" w:eastAsia="en-GB"/>
            </w:rPr>
          </w:pPr>
          <w:ins w:id="48"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"_Toc106268657"</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4.1 Obiectivele experimentului</w:t>
            </w:r>
            <w:r>
              <w:rPr>
                <w:noProof/>
                <w:webHidden/>
              </w:rPr>
              <w:tab/>
            </w:r>
            <w:r>
              <w:rPr>
                <w:noProof/>
                <w:webHidden/>
              </w:rPr>
              <w:fldChar w:fldCharType="begin"/>
            </w:r>
            <w:r>
              <w:rPr>
                <w:noProof/>
                <w:webHidden/>
              </w:rPr>
              <w:instrText xml:space="preserve"> PAGEREF _Toc106268657 \h </w:instrText>
            </w:r>
            <w:r>
              <w:rPr>
                <w:noProof/>
                <w:webHidden/>
              </w:rPr>
            </w:r>
          </w:ins>
          <w:r>
            <w:rPr>
              <w:noProof/>
              <w:webHidden/>
            </w:rPr>
            <w:fldChar w:fldCharType="separate"/>
          </w:r>
          <w:ins w:id="49" w:author="Alexandru Uicoabă" w:date="2022-06-16T10:43:00Z">
            <w:r>
              <w:rPr>
                <w:noProof/>
                <w:webHidden/>
              </w:rPr>
              <w:t>14</w:t>
            </w:r>
            <w:r>
              <w:rPr>
                <w:noProof/>
                <w:webHidden/>
              </w:rPr>
              <w:fldChar w:fldCharType="end"/>
            </w:r>
            <w:r w:rsidRPr="00097FB2">
              <w:rPr>
                <w:rStyle w:val="Hyperlink"/>
                <w:noProof/>
              </w:rPr>
              <w:fldChar w:fldCharType="end"/>
            </w:r>
          </w:ins>
        </w:p>
        <w:p w14:paraId="035058E6" w14:textId="581E3E94" w:rsidR="0086422D" w:rsidRDefault="0086422D">
          <w:pPr>
            <w:pStyle w:val="Cuprins2"/>
            <w:tabs>
              <w:tab w:val="right" w:leader="dot" w:pos="9016"/>
            </w:tabs>
            <w:rPr>
              <w:ins w:id="50" w:author="Alexandru Uicoabă" w:date="2022-06-16T10:43:00Z"/>
              <w:rFonts w:eastAsiaTheme="minorEastAsia"/>
              <w:noProof/>
              <w:lang w:val="en-GB" w:eastAsia="en-GB"/>
            </w:rPr>
          </w:pPr>
          <w:ins w:id="51"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"_Toc106268658"</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 Arhitectura experimentului</w:t>
            </w:r>
            <w:r>
              <w:rPr>
                <w:noProof/>
                <w:webHidden/>
              </w:rPr>
              <w:tab/>
            </w:r>
            <w:r>
              <w:rPr>
                <w:noProof/>
                <w:webHidden/>
              </w:rPr>
              <w:fldChar w:fldCharType="begin"/>
            </w:r>
            <w:r>
              <w:rPr>
                <w:noProof/>
                <w:webHidden/>
              </w:rPr>
              <w:instrText xml:space="preserve"> PAGEREF _Toc106268658 \h </w:instrText>
            </w:r>
            <w:r>
              <w:rPr>
                <w:noProof/>
                <w:webHidden/>
              </w:rPr>
            </w:r>
          </w:ins>
          <w:r>
            <w:rPr>
              <w:noProof/>
              <w:webHidden/>
            </w:rPr>
            <w:fldChar w:fldCharType="separate"/>
          </w:r>
          <w:ins w:id="52" w:author="Alexandru Uicoabă" w:date="2022-06-16T10:43:00Z">
            <w:r>
              <w:rPr>
                <w:noProof/>
                <w:webHidden/>
              </w:rPr>
              <w:t>14</w:t>
            </w:r>
            <w:r>
              <w:rPr>
                <w:noProof/>
                <w:webHidden/>
              </w:rPr>
              <w:fldChar w:fldCharType="end"/>
            </w:r>
            <w:r w:rsidRPr="00097FB2">
              <w:rPr>
                <w:rStyle w:val="Hyperlink"/>
                <w:noProof/>
              </w:rPr>
              <w:fldChar w:fldCharType="end"/>
            </w:r>
          </w:ins>
        </w:p>
        <w:p w14:paraId="3C6F2F52" w14:textId="7A688611" w:rsidR="0086422D" w:rsidRDefault="0086422D">
          <w:pPr>
            <w:pStyle w:val="Cuprins3"/>
            <w:tabs>
              <w:tab w:val="right" w:leader="dot" w:pos="9016"/>
            </w:tabs>
            <w:rPr>
              <w:ins w:id="53" w:author="Alexandru Uicoabă" w:date="2022-06-16T10:43:00Z"/>
              <w:rFonts w:eastAsiaTheme="minorEastAsia"/>
              <w:noProof/>
              <w:lang w:val="en-GB" w:eastAsia="en-GB"/>
            </w:rPr>
          </w:pPr>
          <w:ins w:id="54"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"_Toc106268659"</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4.2.1 Circuitul din Unity</w:t>
            </w:r>
            <w:r>
              <w:rPr>
                <w:noProof/>
                <w:webHidden/>
              </w:rPr>
              <w:tab/>
            </w:r>
            <w:r>
              <w:rPr>
                <w:noProof/>
                <w:webHidden/>
              </w:rPr>
              <w:fldChar w:fldCharType="begin"/>
            </w:r>
            <w:r>
              <w:rPr>
                <w:noProof/>
                <w:webHidden/>
              </w:rPr>
              <w:instrText xml:space="preserve"> PAGEREF _Toc106268659 \h </w:instrText>
            </w:r>
            <w:r>
              <w:rPr>
                <w:noProof/>
                <w:webHidden/>
              </w:rPr>
            </w:r>
          </w:ins>
          <w:r>
            <w:rPr>
              <w:noProof/>
              <w:webHidden/>
            </w:rPr>
            <w:fldChar w:fldCharType="separate"/>
          </w:r>
          <w:ins w:id="55" w:author="Alexandru Uicoabă" w:date="2022-06-16T10:43:00Z">
            <w:r>
              <w:rPr>
                <w:noProof/>
                <w:webHidden/>
              </w:rPr>
              <w:t>15</w:t>
            </w:r>
            <w:r>
              <w:rPr>
                <w:noProof/>
                <w:webHidden/>
              </w:rPr>
              <w:fldChar w:fldCharType="end"/>
            </w:r>
            <w:r w:rsidRPr="00097FB2">
              <w:rPr>
                <w:rStyle w:val="Hyperlink"/>
                <w:noProof/>
              </w:rPr>
              <w:fldChar w:fldCharType="end"/>
            </w:r>
          </w:ins>
        </w:p>
        <w:p w14:paraId="10772660" w14:textId="6F43AF52" w:rsidR="0086422D" w:rsidRDefault="0086422D">
          <w:pPr>
            <w:pStyle w:val="Cuprins3"/>
            <w:tabs>
              <w:tab w:val="right" w:leader="dot" w:pos="9016"/>
            </w:tabs>
            <w:rPr>
              <w:ins w:id="56" w:author="Alexandru Uicoabă" w:date="2022-06-16T10:43:00Z"/>
              <w:rFonts w:eastAsiaTheme="minorEastAsia"/>
              <w:noProof/>
              <w:lang w:val="en-GB" w:eastAsia="en-GB"/>
            </w:rPr>
          </w:pPr>
          <w:ins w:id="57"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"_Toc106268660"</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4.2.2 Colectarea datelor în C#</w:t>
            </w:r>
            <w:r>
              <w:rPr>
                <w:noProof/>
                <w:webHidden/>
              </w:rPr>
              <w:tab/>
            </w:r>
            <w:r>
              <w:rPr>
                <w:noProof/>
                <w:webHidden/>
              </w:rPr>
              <w:fldChar w:fldCharType="begin"/>
            </w:r>
            <w:r>
              <w:rPr>
                <w:noProof/>
                <w:webHidden/>
              </w:rPr>
              <w:instrText xml:space="preserve"> PAGEREF _Toc106268660 \h </w:instrText>
            </w:r>
            <w:r>
              <w:rPr>
                <w:noProof/>
                <w:webHidden/>
              </w:rPr>
            </w:r>
          </w:ins>
          <w:r>
            <w:rPr>
              <w:noProof/>
              <w:webHidden/>
            </w:rPr>
            <w:fldChar w:fldCharType="separate"/>
          </w:r>
          <w:ins w:id="58" w:author="Alexandru Uicoabă" w:date="2022-06-16T10:43:00Z">
            <w:r>
              <w:rPr>
                <w:noProof/>
                <w:webHidden/>
              </w:rPr>
              <w:t>17</w:t>
            </w:r>
            <w:r>
              <w:rPr>
                <w:noProof/>
                <w:webHidden/>
              </w:rPr>
              <w:fldChar w:fldCharType="end"/>
            </w:r>
            <w:r w:rsidRPr="00097FB2">
              <w:rPr>
                <w:rStyle w:val="Hyperlink"/>
                <w:noProof/>
              </w:rPr>
              <w:fldChar w:fldCharType="end"/>
            </w:r>
          </w:ins>
        </w:p>
        <w:p w14:paraId="4607E33A" w14:textId="685F0F27" w:rsidR="0086422D" w:rsidRDefault="0086422D">
          <w:pPr>
            <w:pStyle w:val="Cuprins3"/>
            <w:tabs>
              <w:tab w:val="right" w:leader="dot" w:pos="9016"/>
            </w:tabs>
            <w:rPr>
              <w:ins w:id="59" w:author="Alexandru Uicoabă" w:date="2022-06-16T10:43:00Z"/>
              <w:rFonts w:eastAsiaTheme="minorEastAsia"/>
              <w:noProof/>
              <w:lang w:val="en-GB" w:eastAsia="en-GB"/>
            </w:rPr>
          </w:pPr>
          <w:ins w:id="60"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"_Toc106268661"</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4.2.3 Scriptul în Python – Flask API</w:t>
            </w:r>
            <w:r>
              <w:rPr>
                <w:noProof/>
                <w:webHidden/>
              </w:rPr>
              <w:tab/>
            </w:r>
            <w:r>
              <w:rPr>
                <w:noProof/>
                <w:webHidden/>
              </w:rPr>
              <w:fldChar w:fldCharType="begin"/>
            </w:r>
            <w:r>
              <w:rPr>
                <w:noProof/>
                <w:webHidden/>
              </w:rPr>
              <w:instrText xml:space="preserve"> PAGEREF _Toc106268661 \h </w:instrText>
            </w:r>
            <w:r>
              <w:rPr>
                <w:noProof/>
                <w:webHidden/>
              </w:rPr>
            </w:r>
          </w:ins>
          <w:r>
            <w:rPr>
              <w:noProof/>
              <w:webHidden/>
            </w:rPr>
            <w:fldChar w:fldCharType="separate"/>
          </w:r>
          <w:ins w:id="61" w:author="Alexandru Uicoabă" w:date="2022-06-16T10:43:00Z">
            <w:r>
              <w:rPr>
                <w:noProof/>
                <w:webHidden/>
              </w:rPr>
              <w:t>18</w:t>
            </w:r>
            <w:r>
              <w:rPr>
                <w:noProof/>
                <w:webHidden/>
              </w:rPr>
              <w:fldChar w:fldCharType="end"/>
            </w:r>
            <w:r w:rsidRPr="00097FB2">
              <w:rPr>
                <w:rStyle w:val="Hyperlink"/>
                <w:noProof/>
              </w:rPr>
              <w:fldChar w:fldCharType="end"/>
            </w:r>
          </w:ins>
        </w:p>
        <w:p w14:paraId="37A5044F" w14:textId="310A481B" w:rsidR="0086422D" w:rsidRDefault="0086422D">
          <w:pPr>
            <w:pStyle w:val="Cuprins3"/>
            <w:tabs>
              <w:tab w:val="right" w:leader="dot" w:pos="9016"/>
            </w:tabs>
            <w:rPr>
              <w:ins w:id="62" w:author="Alexandru Uicoabă" w:date="2022-06-16T10:43:00Z"/>
              <w:rFonts w:eastAsiaTheme="minorEastAsia"/>
              <w:noProof/>
              <w:lang w:val="en-GB" w:eastAsia="en-GB"/>
            </w:rPr>
          </w:pPr>
          <w:ins w:id="63"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"_Toc106268662"</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4.2.4 Sistemele de decizie implementate</w:t>
            </w:r>
            <w:r>
              <w:rPr>
                <w:noProof/>
                <w:webHidden/>
              </w:rPr>
              <w:tab/>
            </w:r>
            <w:r>
              <w:rPr>
                <w:noProof/>
                <w:webHidden/>
              </w:rPr>
              <w:fldChar w:fldCharType="begin"/>
            </w:r>
            <w:r>
              <w:rPr>
                <w:noProof/>
                <w:webHidden/>
              </w:rPr>
              <w:instrText xml:space="preserve"> PAGEREF _Toc106268662 \h </w:instrText>
            </w:r>
            <w:r>
              <w:rPr>
                <w:noProof/>
                <w:webHidden/>
              </w:rPr>
            </w:r>
          </w:ins>
          <w:r>
            <w:rPr>
              <w:noProof/>
              <w:webHidden/>
            </w:rPr>
            <w:fldChar w:fldCharType="separate"/>
          </w:r>
          <w:ins w:id="64" w:author="Alexandru Uicoabă" w:date="2022-06-16T10:43:00Z">
            <w:r>
              <w:rPr>
                <w:noProof/>
                <w:webHidden/>
              </w:rPr>
              <w:t>19</w:t>
            </w:r>
            <w:r>
              <w:rPr>
                <w:noProof/>
                <w:webHidden/>
              </w:rPr>
              <w:fldChar w:fldCharType="end"/>
            </w:r>
            <w:r w:rsidRPr="00097FB2">
              <w:rPr>
                <w:rStyle w:val="Hyperlink"/>
                <w:noProof/>
              </w:rPr>
              <w:fldChar w:fldCharType="end"/>
            </w:r>
          </w:ins>
        </w:p>
        <w:p w14:paraId="50A3152D" w14:textId="6F3D7D7E" w:rsidR="0086422D" w:rsidRDefault="0086422D">
          <w:pPr>
            <w:pStyle w:val="Cuprins4"/>
            <w:tabs>
              <w:tab w:val="right" w:leader="dot" w:pos="9016"/>
            </w:tabs>
            <w:rPr>
              <w:ins w:id="65" w:author="Alexandru Uicoabă" w:date="2022-06-16T10:43:00Z"/>
              <w:rFonts w:eastAsiaTheme="minorEastAsia"/>
              <w:noProof/>
              <w:lang w:val="en-GB" w:eastAsia="en-GB"/>
            </w:rPr>
          </w:pPr>
          <w:ins w:id="66"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"_Toc106268663"</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4.2.4.1 Algoritmi supravegheați</w:t>
            </w:r>
            <w:r>
              <w:rPr>
                <w:noProof/>
                <w:webHidden/>
              </w:rPr>
              <w:tab/>
            </w:r>
            <w:r>
              <w:rPr>
                <w:noProof/>
                <w:webHidden/>
              </w:rPr>
              <w:fldChar w:fldCharType="begin"/>
            </w:r>
            <w:r>
              <w:rPr>
                <w:noProof/>
                <w:webHidden/>
              </w:rPr>
              <w:instrText xml:space="preserve"> PAGEREF _Toc106268663 \h </w:instrText>
            </w:r>
            <w:r>
              <w:rPr>
                <w:noProof/>
                <w:webHidden/>
              </w:rPr>
            </w:r>
          </w:ins>
          <w:r>
            <w:rPr>
              <w:noProof/>
              <w:webHidden/>
            </w:rPr>
            <w:fldChar w:fldCharType="separate"/>
          </w:r>
          <w:ins w:id="67" w:author="Alexandru Uicoabă" w:date="2022-06-16T10:43:00Z">
            <w:r>
              <w:rPr>
                <w:noProof/>
                <w:webHidden/>
              </w:rPr>
              <w:t>19</w:t>
            </w:r>
            <w:r>
              <w:rPr>
                <w:noProof/>
                <w:webHidden/>
              </w:rPr>
              <w:fldChar w:fldCharType="end"/>
            </w:r>
            <w:r w:rsidRPr="00097FB2">
              <w:rPr>
                <w:rStyle w:val="Hyperlink"/>
                <w:noProof/>
              </w:rPr>
              <w:fldChar w:fldCharType="end"/>
            </w:r>
          </w:ins>
        </w:p>
        <w:p w14:paraId="1B704E52" w14:textId="4078C067" w:rsidR="0086422D" w:rsidRDefault="0086422D">
          <w:pPr>
            <w:pStyle w:val="Cuprins4"/>
            <w:tabs>
              <w:tab w:val="right" w:leader="dot" w:pos="9016"/>
            </w:tabs>
            <w:rPr>
              <w:ins w:id="68" w:author="Alexandru Uicoabă" w:date="2022-06-16T10:43:00Z"/>
              <w:rFonts w:eastAsiaTheme="minorEastAsia"/>
              <w:noProof/>
              <w:lang w:val="en-GB" w:eastAsia="en-GB"/>
            </w:rPr>
          </w:pPr>
          <w:ins w:id="69"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"_Toc106268664"</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4.2.4.2 Reinforcement Learning</w:t>
            </w:r>
            <w:r>
              <w:rPr>
                <w:noProof/>
                <w:webHidden/>
              </w:rPr>
              <w:tab/>
            </w:r>
            <w:r>
              <w:rPr>
                <w:noProof/>
                <w:webHidden/>
              </w:rPr>
              <w:fldChar w:fldCharType="begin"/>
            </w:r>
            <w:r>
              <w:rPr>
                <w:noProof/>
                <w:webHidden/>
              </w:rPr>
              <w:instrText xml:space="preserve"> PAGEREF _Toc106268664 \h </w:instrText>
            </w:r>
            <w:r>
              <w:rPr>
                <w:noProof/>
                <w:webHidden/>
              </w:rPr>
            </w:r>
          </w:ins>
          <w:r>
            <w:rPr>
              <w:noProof/>
              <w:webHidden/>
            </w:rPr>
            <w:fldChar w:fldCharType="separate"/>
          </w:r>
          <w:ins w:id="70" w:author="Alexandru Uicoabă" w:date="2022-06-16T10:43:00Z">
            <w:r>
              <w:rPr>
                <w:noProof/>
                <w:webHidden/>
              </w:rPr>
              <w:t>20</w:t>
            </w:r>
            <w:r>
              <w:rPr>
                <w:noProof/>
                <w:webHidden/>
              </w:rPr>
              <w:fldChar w:fldCharType="end"/>
            </w:r>
            <w:r w:rsidRPr="00097FB2">
              <w:rPr>
                <w:rStyle w:val="Hyperlink"/>
                <w:noProof/>
              </w:rPr>
              <w:fldChar w:fldCharType="end"/>
            </w:r>
          </w:ins>
        </w:p>
        <w:p w14:paraId="3E7953A4" w14:textId="1D8966CF" w:rsidR="0086422D" w:rsidRDefault="0086422D">
          <w:pPr>
            <w:pStyle w:val="Cuprins3"/>
            <w:tabs>
              <w:tab w:val="right" w:leader="dot" w:pos="9016"/>
            </w:tabs>
            <w:rPr>
              <w:ins w:id="71" w:author="Alexandru Uicoabă" w:date="2022-06-16T10:43:00Z"/>
              <w:rFonts w:eastAsiaTheme="minorEastAsia"/>
              <w:noProof/>
              <w:lang w:val="en-GB" w:eastAsia="en-GB"/>
            </w:rPr>
          </w:pPr>
          <w:ins w:id="72"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"_Toc106268665"</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4.2.6 Automatizarea mediului</w:t>
            </w:r>
            <w:r>
              <w:rPr>
                <w:noProof/>
                <w:webHidden/>
              </w:rPr>
              <w:tab/>
            </w:r>
            <w:r>
              <w:rPr>
                <w:noProof/>
                <w:webHidden/>
              </w:rPr>
              <w:fldChar w:fldCharType="begin"/>
            </w:r>
            <w:r>
              <w:rPr>
                <w:noProof/>
                <w:webHidden/>
              </w:rPr>
              <w:instrText xml:space="preserve"> PAGEREF _Toc106268665 \h </w:instrText>
            </w:r>
            <w:r>
              <w:rPr>
                <w:noProof/>
                <w:webHidden/>
              </w:rPr>
            </w:r>
          </w:ins>
          <w:r>
            <w:rPr>
              <w:noProof/>
              <w:webHidden/>
            </w:rPr>
            <w:fldChar w:fldCharType="separate"/>
          </w:r>
          <w:ins w:id="73" w:author="Alexandru Uicoabă" w:date="2022-06-16T10:43:00Z">
            <w:r>
              <w:rPr>
                <w:noProof/>
                <w:webHidden/>
              </w:rPr>
              <w:t>22</w:t>
            </w:r>
            <w:r>
              <w:rPr>
                <w:noProof/>
                <w:webHidden/>
              </w:rPr>
              <w:fldChar w:fldCharType="end"/>
            </w:r>
            <w:r w:rsidRPr="00097FB2">
              <w:rPr>
                <w:rStyle w:val="Hyperlink"/>
                <w:noProof/>
              </w:rPr>
              <w:fldChar w:fldCharType="end"/>
            </w:r>
          </w:ins>
        </w:p>
        <w:p w14:paraId="4F8A88BA" w14:textId="50F69F4D" w:rsidR="0086422D" w:rsidRDefault="0086422D">
          <w:pPr>
            <w:pStyle w:val="Cuprins2"/>
            <w:tabs>
              <w:tab w:val="right" w:leader="dot" w:pos="9016"/>
            </w:tabs>
            <w:rPr>
              <w:ins w:id="74" w:author="Alexandru Uicoabă" w:date="2022-06-16T10:43:00Z"/>
              <w:rFonts w:eastAsiaTheme="minorEastAsia"/>
              <w:noProof/>
              <w:lang w:val="en-GB" w:eastAsia="en-GB"/>
            </w:rPr>
          </w:pPr>
          <w:ins w:id="75"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"_Toc106268666"</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4.3 Comparație a sistemelor de decizie</w:t>
            </w:r>
            <w:r>
              <w:rPr>
                <w:noProof/>
                <w:webHidden/>
              </w:rPr>
              <w:tab/>
            </w:r>
            <w:r>
              <w:rPr>
                <w:noProof/>
                <w:webHidden/>
              </w:rPr>
              <w:fldChar w:fldCharType="begin"/>
            </w:r>
            <w:r>
              <w:rPr>
                <w:noProof/>
                <w:webHidden/>
              </w:rPr>
              <w:instrText xml:space="preserve"> PAGEREF _Toc106268666 \h </w:instrText>
            </w:r>
            <w:r>
              <w:rPr>
                <w:noProof/>
                <w:webHidden/>
              </w:rPr>
            </w:r>
          </w:ins>
          <w:r>
            <w:rPr>
              <w:noProof/>
              <w:webHidden/>
            </w:rPr>
            <w:fldChar w:fldCharType="separate"/>
          </w:r>
          <w:ins w:id="76" w:author="Alexandru Uicoabă" w:date="2022-06-16T10:43:00Z">
            <w:r>
              <w:rPr>
                <w:noProof/>
                <w:webHidden/>
              </w:rPr>
              <w:t>24</w:t>
            </w:r>
            <w:r>
              <w:rPr>
                <w:noProof/>
                <w:webHidden/>
              </w:rPr>
              <w:fldChar w:fldCharType="end"/>
            </w:r>
            <w:r w:rsidRPr="00097FB2">
              <w:rPr>
                <w:rStyle w:val="Hyperlink"/>
                <w:noProof/>
              </w:rPr>
              <w:fldChar w:fldCharType="end"/>
            </w:r>
          </w:ins>
        </w:p>
        <w:p w14:paraId="10AC32B9" w14:textId="5F74F38F" w:rsidR="0086422D" w:rsidRDefault="0086422D">
          <w:pPr>
            <w:pStyle w:val="Cuprins3"/>
            <w:tabs>
              <w:tab w:val="right" w:leader="dot" w:pos="9016"/>
            </w:tabs>
            <w:rPr>
              <w:ins w:id="77" w:author="Alexandru Uicoabă" w:date="2022-06-16T10:43:00Z"/>
              <w:rFonts w:eastAsiaTheme="minorEastAsia"/>
              <w:noProof/>
              <w:lang w:val="en-GB" w:eastAsia="en-GB"/>
            </w:rPr>
          </w:pPr>
          <w:ins w:id="78"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"_Toc106268667"</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rPr>
              <w:t>4.3.1 Machine Learning supravegheat vs Reinforcement Learning</w:t>
            </w:r>
            <w:r>
              <w:rPr>
                <w:noProof/>
                <w:webHidden/>
              </w:rPr>
              <w:tab/>
            </w:r>
            <w:r>
              <w:rPr>
                <w:noProof/>
                <w:webHidden/>
              </w:rPr>
              <w:fldChar w:fldCharType="begin"/>
            </w:r>
            <w:r>
              <w:rPr>
                <w:noProof/>
                <w:webHidden/>
              </w:rPr>
              <w:instrText xml:space="preserve"> PAGEREF _Toc106268667 \h </w:instrText>
            </w:r>
            <w:r>
              <w:rPr>
                <w:noProof/>
                <w:webHidden/>
              </w:rPr>
            </w:r>
          </w:ins>
          <w:r>
            <w:rPr>
              <w:noProof/>
              <w:webHidden/>
            </w:rPr>
            <w:fldChar w:fldCharType="separate"/>
          </w:r>
          <w:ins w:id="79" w:author="Alexandru Uicoabă" w:date="2022-06-16T10:43:00Z">
            <w:r>
              <w:rPr>
                <w:noProof/>
                <w:webHidden/>
              </w:rPr>
              <w:t>24</w:t>
            </w:r>
            <w:r>
              <w:rPr>
                <w:noProof/>
                <w:webHidden/>
              </w:rPr>
              <w:fldChar w:fldCharType="end"/>
            </w:r>
            <w:r w:rsidRPr="00097FB2">
              <w:rPr>
                <w:rStyle w:val="Hyperlink"/>
                <w:noProof/>
              </w:rPr>
              <w:fldChar w:fldCharType="end"/>
            </w:r>
          </w:ins>
        </w:p>
        <w:p w14:paraId="39228CF1" w14:textId="1241F1DF" w:rsidR="0086422D" w:rsidRDefault="0086422D">
          <w:pPr>
            <w:pStyle w:val="Cuprins1"/>
            <w:tabs>
              <w:tab w:val="right" w:leader="dot" w:pos="9016"/>
            </w:tabs>
            <w:rPr>
              <w:ins w:id="80" w:author="Alexandru Uicoabă" w:date="2022-06-16T10:43:00Z"/>
              <w:rFonts w:eastAsiaTheme="minorEastAsia"/>
              <w:noProof/>
              <w:lang w:val="en-GB" w:eastAsia="en-GB"/>
            </w:rPr>
          </w:pPr>
          <w:ins w:id="81"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"_Toc106268668"</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Capitolul 5:  Concluzii</w:t>
            </w:r>
            <w:r>
              <w:rPr>
                <w:noProof/>
                <w:webHidden/>
              </w:rPr>
              <w:tab/>
            </w:r>
            <w:r>
              <w:rPr>
                <w:noProof/>
                <w:webHidden/>
              </w:rPr>
              <w:fldChar w:fldCharType="begin"/>
            </w:r>
            <w:r>
              <w:rPr>
                <w:noProof/>
                <w:webHidden/>
              </w:rPr>
              <w:instrText xml:space="preserve"> PAGEREF _Toc106268668 \h </w:instrText>
            </w:r>
            <w:r>
              <w:rPr>
                <w:noProof/>
                <w:webHidden/>
              </w:rPr>
            </w:r>
          </w:ins>
          <w:r>
            <w:rPr>
              <w:noProof/>
              <w:webHidden/>
            </w:rPr>
            <w:fldChar w:fldCharType="separate"/>
          </w:r>
          <w:ins w:id="82" w:author="Alexandru Uicoabă" w:date="2022-06-16T10:43:00Z">
            <w:r>
              <w:rPr>
                <w:noProof/>
                <w:webHidden/>
              </w:rPr>
              <w:t>25</w:t>
            </w:r>
            <w:r>
              <w:rPr>
                <w:noProof/>
                <w:webHidden/>
              </w:rPr>
              <w:fldChar w:fldCharType="end"/>
            </w:r>
            <w:r w:rsidRPr="00097FB2">
              <w:rPr>
                <w:rStyle w:val="Hyperlink"/>
                <w:noProof/>
              </w:rPr>
              <w:fldChar w:fldCharType="end"/>
            </w:r>
          </w:ins>
        </w:p>
        <w:p w14:paraId="7D85DA0E" w14:textId="35B90DA7" w:rsidR="0086422D" w:rsidRDefault="0086422D">
          <w:pPr>
            <w:pStyle w:val="Cuprins2"/>
            <w:tabs>
              <w:tab w:val="right" w:leader="dot" w:pos="9016"/>
            </w:tabs>
            <w:rPr>
              <w:ins w:id="83" w:author="Alexandru Uicoabă" w:date="2022-06-16T10:43:00Z"/>
              <w:rFonts w:eastAsiaTheme="minorEastAsia"/>
              <w:noProof/>
              <w:lang w:val="en-GB" w:eastAsia="en-GB"/>
            </w:rPr>
          </w:pPr>
          <w:ins w:id="84"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"_Toc106268669"</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5.1 – Contribuții proprii</w:t>
            </w:r>
            <w:r>
              <w:rPr>
                <w:noProof/>
                <w:webHidden/>
              </w:rPr>
              <w:tab/>
            </w:r>
            <w:r>
              <w:rPr>
                <w:noProof/>
                <w:webHidden/>
              </w:rPr>
              <w:fldChar w:fldCharType="begin"/>
            </w:r>
            <w:r>
              <w:rPr>
                <w:noProof/>
                <w:webHidden/>
              </w:rPr>
              <w:instrText xml:space="preserve"> PAGEREF _Toc106268669 \h </w:instrText>
            </w:r>
            <w:r>
              <w:rPr>
                <w:noProof/>
                <w:webHidden/>
              </w:rPr>
            </w:r>
          </w:ins>
          <w:r>
            <w:rPr>
              <w:noProof/>
              <w:webHidden/>
            </w:rPr>
            <w:fldChar w:fldCharType="separate"/>
          </w:r>
          <w:ins w:id="85" w:author="Alexandru Uicoabă" w:date="2022-06-16T10:43:00Z">
            <w:r>
              <w:rPr>
                <w:noProof/>
                <w:webHidden/>
              </w:rPr>
              <w:t>25</w:t>
            </w:r>
            <w:r>
              <w:rPr>
                <w:noProof/>
                <w:webHidden/>
              </w:rPr>
              <w:fldChar w:fldCharType="end"/>
            </w:r>
            <w:r w:rsidRPr="00097FB2">
              <w:rPr>
                <w:rStyle w:val="Hyperlink"/>
                <w:noProof/>
              </w:rPr>
              <w:fldChar w:fldCharType="end"/>
            </w:r>
          </w:ins>
        </w:p>
        <w:p w14:paraId="130B497E" w14:textId="38158528" w:rsidR="0086422D" w:rsidRDefault="0086422D">
          <w:pPr>
            <w:pStyle w:val="Cuprins2"/>
            <w:tabs>
              <w:tab w:val="right" w:leader="dot" w:pos="9016"/>
            </w:tabs>
            <w:rPr>
              <w:ins w:id="86" w:author="Alexandru Uicoabă" w:date="2022-06-16T10:43:00Z"/>
              <w:rFonts w:eastAsiaTheme="minorEastAsia"/>
              <w:noProof/>
              <w:lang w:val="en-GB" w:eastAsia="en-GB"/>
            </w:rPr>
          </w:pPr>
          <w:ins w:id="87"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"_Toc106268670"</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5.2 – Dezvoltări viitoare</w:t>
            </w:r>
            <w:r>
              <w:rPr>
                <w:noProof/>
                <w:webHidden/>
              </w:rPr>
              <w:tab/>
            </w:r>
            <w:r>
              <w:rPr>
                <w:noProof/>
                <w:webHidden/>
              </w:rPr>
              <w:fldChar w:fldCharType="begin"/>
            </w:r>
            <w:r>
              <w:rPr>
                <w:noProof/>
                <w:webHidden/>
              </w:rPr>
              <w:instrText xml:space="preserve"> PAGEREF _Toc106268670 \h </w:instrText>
            </w:r>
            <w:r>
              <w:rPr>
                <w:noProof/>
                <w:webHidden/>
              </w:rPr>
            </w:r>
          </w:ins>
          <w:r>
            <w:rPr>
              <w:noProof/>
              <w:webHidden/>
            </w:rPr>
            <w:fldChar w:fldCharType="separate"/>
          </w:r>
          <w:ins w:id="88" w:author="Alexandru Uicoabă" w:date="2022-06-16T10:43:00Z">
            <w:r>
              <w:rPr>
                <w:noProof/>
                <w:webHidden/>
              </w:rPr>
              <w:t>25</w:t>
            </w:r>
            <w:r>
              <w:rPr>
                <w:noProof/>
                <w:webHidden/>
              </w:rPr>
              <w:fldChar w:fldCharType="end"/>
            </w:r>
            <w:r w:rsidRPr="00097FB2">
              <w:rPr>
                <w:rStyle w:val="Hyperlink"/>
                <w:noProof/>
              </w:rPr>
              <w:fldChar w:fldCharType="end"/>
            </w:r>
          </w:ins>
        </w:p>
        <w:p w14:paraId="330F2ABC" w14:textId="1B4A34AC" w:rsidR="0086422D" w:rsidRDefault="0086422D">
          <w:pPr>
            <w:pStyle w:val="Cuprins1"/>
            <w:tabs>
              <w:tab w:val="right" w:leader="dot" w:pos="9016"/>
            </w:tabs>
            <w:rPr>
              <w:ins w:id="89" w:author="Alexandru Uicoabă" w:date="2022-06-16T10:43:00Z"/>
              <w:rFonts w:eastAsiaTheme="minorEastAsia"/>
              <w:noProof/>
              <w:lang w:val="en-GB" w:eastAsia="en-GB"/>
            </w:rPr>
          </w:pPr>
          <w:ins w:id="90" w:author="Alexandru Uicoabă" w:date="2022-06-16T10:43:00Z">
            <w:r w:rsidRPr="00097FB2">
              <w:rPr>
                <w:rStyle w:val="Hyperlink"/>
                <w:noProof/>
              </w:rPr>
              <w:fldChar w:fldCharType="begin"/>
            </w:r>
            <w:r w:rsidRPr="00097FB2">
              <w:rPr>
                <w:rStyle w:val="Hyperlink"/>
                <w:noProof/>
              </w:rPr>
              <w:instrText xml:space="preserve"> </w:instrText>
            </w:r>
            <w:r>
              <w:rPr>
                <w:noProof/>
              </w:rPr>
              <w:instrText>HYPERLINK \l "_Toc106268671"</w:instrText>
            </w:r>
            <w:r w:rsidRPr="00097FB2">
              <w:rPr>
                <w:rStyle w:val="Hyperlink"/>
                <w:noProof/>
              </w:rPr>
              <w:instrText xml:space="preserve"> </w:instrText>
            </w:r>
            <w:r w:rsidRPr="00097FB2">
              <w:rPr>
                <w:rStyle w:val="Hyperlink"/>
                <w:noProof/>
              </w:rPr>
            </w:r>
            <w:r w:rsidRPr="00097FB2">
              <w:rPr>
                <w:rStyle w:val="Hyperlink"/>
                <w:noProof/>
              </w:rPr>
              <w:fldChar w:fldCharType="separate"/>
            </w:r>
            <w:r w:rsidRPr="00097FB2">
              <w:rPr>
                <w:rStyle w:val="Hyperlink"/>
                <w:rFonts w:ascii="Times New Roman" w:hAnsi="Times New Roman" w:cs="Times New Roman"/>
                <w:b/>
                <w:bCs/>
                <w:noProof/>
                <w:lang w:val="en-GB"/>
              </w:rPr>
              <w:t>Capitolul 6:</w:t>
            </w:r>
            <w:r w:rsidRPr="00097FB2">
              <w:rPr>
                <w:rStyle w:val="Hyperlink"/>
                <w:rFonts w:ascii="Times New Roman" w:hAnsi="Times New Roman" w:cs="Times New Roman"/>
                <w:b/>
                <w:bCs/>
                <w:noProof/>
              </w:rPr>
              <w:t xml:space="preserve"> Bibliografie</w:t>
            </w:r>
            <w:r>
              <w:rPr>
                <w:noProof/>
                <w:webHidden/>
              </w:rPr>
              <w:tab/>
            </w:r>
            <w:r>
              <w:rPr>
                <w:noProof/>
                <w:webHidden/>
              </w:rPr>
              <w:fldChar w:fldCharType="begin"/>
            </w:r>
            <w:r>
              <w:rPr>
                <w:noProof/>
                <w:webHidden/>
              </w:rPr>
              <w:instrText xml:space="preserve"> PAGEREF _Toc106268671 \h </w:instrText>
            </w:r>
            <w:r>
              <w:rPr>
                <w:noProof/>
                <w:webHidden/>
              </w:rPr>
            </w:r>
          </w:ins>
          <w:r>
            <w:rPr>
              <w:noProof/>
              <w:webHidden/>
            </w:rPr>
            <w:fldChar w:fldCharType="separate"/>
          </w:r>
          <w:ins w:id="91" w:author="Alexandru Uicoabă" w:date="2022-06-16T10:43:00Z">
            <w:r>
              <w:rPr>
                <w:noProof/>
                <w:webHidden/>
              </w:rPr>
              <w:t>26</w:t>
            </w:r>
            <w:r>
              <w:rPr>
                <w:noProof/>
                <w:webHidden/>
              </w:rPr>
              <w:fldChar w:fldCharType="end"/>
            </w:r>
            <w:r w:rsidRPr="00097FB2">
              <w:rPr>
                <w:rStyle w:val="Hyperlink"/>
                <w:noProof/>
              </w:rPr>
              <w:fldChar w:fldCharType="end"/>
            </w:r>
          </w:ins>
        </w:p>
        <w:p w14:paraId="6374F219" w14:textId="67E73E78" w:rsidR="008A43DC" w:rsidDel="00FB3B12" w:rsidRDefault="008A43DC">
          <w:pPr>
            <w:pStyle w:val="Cuprins1"/>
            <w:tabs>
              <w:tab w:val="right" w:leader="dot" w:pos="9016"/>
            </w:tabs>
            <w:rPr>
              <w:del w:id="92" w:author="Alexandru Uicoabă" w:date="2022-06-16T10:41:00Z"/>
              <w:rFonts w:eastAsiaTheme="minorEastAsia"/>
              <w:noProof/>
              <w:lang w:val="en-GB" w:eastAsia="en-GB"/>
            </w:rPr>
          </w:pPr>
          <w:del w:id="93" w:author="Alexandru Uicoabă" w:date="2022-06-16T10:41:00Z">
            <w:r w:rsidRPr="00FB3B12" w:rsidDel="00FB3B12">
              <w:rPr>
                <w:rFonts w:ascii="Times New Roman" w:hAnsi="Times New Roman" w:cs="Times New Roman"/>
                <w:b/>
                <w:bCs/>
                <w:noProof/>
                <w:lang w:val="en-GB"/>
                <w:rPrChange w:id="94" w:author="Alexandru Uicoabă" w:date="2022-06-16T10:41:00Z">
                  <w:rPr>
                    <w:rStyle w:val="Hyperlink"/>
                    <w:rFonts w:ascii="Times New Roman" w:hAnsi="Times New Roman" w:cs="Times New Roman"/>
                    <w:b/>
                    <w:bCs/>
                    <w:noProof/>
                    <w:lang w:val="en-GB"/>
                  </w:rPr>
                </w:rPrChange>
              </w:rPr>
              <w:delText>Capitolul 1 – Introducere</w:delText>
            </w:r>
            <w:r w:rsidDel="00FB3B12">
              <w:rPr>
                <w:noProof/>
                <w:webHidden/>
              </w:rPr>
              <w:tab/>
              <w:delText>4</w:delText>
            </w:r>
          </w:del>
        </w:p>
        <w:p w14:paraId="18789761" w14:textId="049D8AC9" w:rsidR="008A43DC" w:rsidDel="00FB3B12" w:rsidRDefault="008A43DC">
          <w:pPr>
            <w:pStyle w:val="Cuprins2"/>
            <w:tabs>
              <w:tab w:val="right" w:leader="dot" w:pos="9016"/>
            </w:tabs>
            <w:rPr>
              <w:del w:id="95" w:author="Alexandru Uicoabă" w:date="2022-06-16T10:41:00Z"/>
              <w:rFonts w:eastAsiaTheme="minorEastAsia"/>
              <w:noProof/>
              <w:lang w:val="en-GB" w:eastAsia="en-GB"/>
            </w:rPr>
          </w:pPr>
          <w:del w:id="96" w:author="Alexandru Uicoabă" w:date="2022-06-16T10:41:00Z">
            <w:r w:rsidRPr="00FB3B12" w:rsidDel="00FB3B12">
              <w:rPr>
                <w:rFonts w:ascii="Times New Roman" w:hAnsi="Times New Roman" w:cs="Times New Roman"/>
                <w:b/>
                <w:bCs/>
                <w:noProof/>
                <w:lang w:val="en-GB"/>
                <w:rPrChange w:id="97" w:author="Alexandru Uicoabă" w:date="2022-06-16T10:41:00Z">
                  <w:rPr>
                    <w:rStyle w:val="Hyperlink"/>
                    <w:rFonts w:ascii="Times New Roman" w:hAnsi="Times New Roman" w:cs="Times New Roman"/>
                    <w:b/>
                    <w:bCs/>
                    <w:noProof/>
                    <w:lang w:val="en-GB"/>
                  </w:rPr>
                </w:rPrChange>
              </w:rPr>
              <w:delText>1.1 Motiva</w:delText>
            </w:r>
            <w:r w:rsidRPr="00FB3B12" w:rsidDel="00FB3B12">
              <w:rPr>
                <w:rFonts w:ascii="Times New Roman" w:hAnsi="Times New Roman" w:cs="Times New Roman"/>
                <w:b/>
                <w:bCs/>
                <w:noProof/>
                <w:rPrChange w:id="98" w:author="Alexandru Uicoabă" w:date="2022-06-16T10:41:00Z">
                  <w:rPr>
                    <w:rStyle w:val="Hyperlink"/>
                    <w:rFonts w:ascii="Times New Roman" w:hAnsi="Times New Roman" w:cs="Times New Roman"/>
                    <w:b/>
                    <w:bCs/>
                    <w:noProof/>
                  </w:rPr>
                </w:rPrChange>
              </w:rPr>
              <w:delText>ție</w:delText>
            </w:r>
            <w:r w:rsidDel="00FB3B12">
              <w:rPr>
                <w:noProof/>
                <w:webHidden/>
              </w:rPr>
              <w:tab/>
              <w:delText>4</w:delText>
            </w:r>
          </w:del>
        </w:p>
        <w:p w14:paraId="65542619" w14:textId="13C6A6AE" w:rsidR="008A43DC" w:rsidDel="00FB3B12" w:rsidRDefault="008A43DC">
          <w:pPr>
            <w:pStyle w:val="Cuprins2"/>
            <w:tabs>
              <w:tab w:val="right" w:leader="dot" w:pos="9016"/>
            </w:tabs>
            <w:rPr>
              <w:del w:id="99" w:author="Alexandru Uicoabă" w:date="2022-06-16T10:41:00Z"/>
              <w:rFonts w:eastAsiaTheme="minorEastAsia"/>
              <w:noProof/>
              <w:lang w:val="en-GB" w:eastAsia="en-GB"/>
            </w:rPr>
          </w:pPr>
          <w:del w:id="100" w:author="Alexandru Uicoabă" w:date="2022-06-16T10:41:00Z">
            <w:r w:rsidRPr="00FB3B12" w:rsidDel="00FB3B12">
              <w:rPr>
                <w:rFonts w:ascii="Times New Roman" w:hAnsi="Times New Roman" w:cs="Times New Roman"/>
                <w:b/>
                <w:bCs/>
                <w:noProof/>
                <w:lang w:val="en-GB"/>
                <w:rPrChange w:id="101" w:author="Alexandru Uicoabă" w:date="2022-06-16T10:41:00Z">
                  <w:rPr>
                    <w:rStyle w:val="Hyperlink"/>
                    <w:rFonts w:ascii="Times New Roman" w:hAnsi="Times New Roman" w:cs="Times New Roman"/>
                    <w:b/>
                    <w:bCs/>
                    <w:noProof/>
                    <w:lang w:val="en-GB"/>
                  </w:rPr>
                </w:rPrChange>
              </w:rPr>
              <w:delText>1.2 – Obiective</w:delText>
            </w:r>
            <w:r w:rsidDel="00FB3B12">
              <w:rPr>
                <w:noProof/>
                <w:webHidden/>
              </w:rPr>
              <w:tab/>
              <w:delText>5</w:delText>
            </w:r>
          </w:del>
        </w:p>
        <w:p w14:paraId="68468052" w14:textId="43E7E8C5" w:rsidR="008A43DC" w:rsidDel="00FB3B12" w:rsidRDefault="008A43DC">
          <w:pPr>
            <w:pStyle w:val="Cuprins2"/>
            <w:tabs>
              <w:tab w:val="right" w:leader="dot" w:pos="9016"/>
            </w:tabs>
            <w:rPr>
              <w:del w:id="102" w:author="Alexandru Uicoabă" w:date="2022-06-16T10:41:00Z"/>
              <w:rFonts w:eastAsiaTheme="minorEastAsia"/>
              <w:noProof/>
              <w:lang w:val="en-GB" w:eastAsia="en-GB"/>
            </w:rPr>
          </w:pPr>
          <w:del w:id="103" w:author="Alexandru Uicoabă" w:date="2022-06-16T10:41:00Z">
            <w:r w:rsidRPr="00FB3B12" w:rsidDel="00FB3B12">
              <w:rPr>
                <w:rFonts w:ascii="Times New Roman" w:hAnsi="Times New Roman" w:cs="Times New Roman"/>
                <w:b/>
                <w:bCs/>
                <w:noProof/>
                <w:lang w:val="en-GB"/>
                <w:rPrChange w:id="104" w:author="Alexandru Uicoabă" w:date="2022-06-16T10:41:00Z">
                  <w:rPr>
                    <w:rStyle w:val="Hyperlink"/>
                    <w:rFonts w:ascii="Times New Roman" w:hAnsi="Times New Roman" w:cs="Times New Roman"/>
                    <w:b/>
                    <w:bCs/>
                    <w:noProof/>
                    <w:lang w:val="en-GB"/>
                  </w:rPr>
                </w:rPrChange>
              </w:rPr>
              <w:lastRenderedPageBreak/>
              <w:delText>3.1 Sinteza lucrării</w:delText>
            </w:r>
            <w:r w:rsidDel="00FB3B12">
              <w:rPr>
                <w:noProof/>
                <w:webHidden/>
              </w:rPr>
              <w:tab/>
              <w:delText>5</w:delText>
            </w:r>
          </w:del>
        </w:p>
        <w:p w14:paraId="73B5B190" w14:textId="0BD30DFD" w:rsidR="008A43DC" w:rsidDel="00FB3B12" w:rsidRDefault="008A43DC">
          <w:pPr>
            <w:pStyle w:val="Cuprins1"/>
            <w:tabs>
              <w:tab w:val="right" w:leader="dot" w:pos="9016"/>
            </w:tabs>
            <w:rPr>
              <w:del w:id="105" w:author="Alexandru Uicoabă" w:date="2022-06-16T10:41:00Z"/>
              <w:rFonts w:eastAsiaTheme="minorEastAsia"/>
              <w:noProof/>
              <w:lang w:val="en-GB" w:eastAsia="en-GB"/>
            </w:rPr>
          </w:pPr>
          <w:del w:id="106" w:author="Alexandru Uicoabă" w:date="2022-06-16T10:41:00Z">
            <w:r w:rsidRPr="00FB3B12" w:rsidDel="00FB3B12">
              <w:rPr>
                <w:rFonts w:ascii="Times New Roman" w:hAnsi="Times New Roman" w:cs="Times New Roman"/>
                <w:b/>
                <w:bCs/>
                <w:noProof/>
                <w:lang w:val="en-GB"/>
                <w:rPrChange w:id="107" w:author="Alexandru Uicoabă" w:date="2022-06-16T10:41:00Z">
                  <w:rPr>
                    <w:rStyle w:val="Hyperlink"/>
                    <w:rFonts w:ascii="Times New Roman" w:hAnsi="Times New Roman" w:cs="Times New Roman"/>
                    <w:b/>
                    <w:bCs/>
                    <w:noProof/>
                    <w:lang w:val="en-GB"/>
                  </w:rPr>
                </w:rPrChange>
              </w:rPr>
              <w:delText>Capitolul 2:</w:delText>
            </w:r>
            <w:r w:rsidRPr="00FB3B12" w:rsidDel="00FB3B12">
              <w:rPr>
                <w:rFonts w:ascii="Times New Roman" w:hAnsi="Times New Roman" w:cs="Times New Roman"/>
                <w:b/>
                <w:bCs/>
                <w:noProof/>
                <w:rPrChange w:id="108" w:author="Alexandru Uicoabă" w:date="2022-06-16T10:41:00Z">
                  <w:rPr>
                    <w:rStyle w:val="Hyperlink"/>
                    <w:rFonts w:ascii="Times New Roman" w:hAnsi="Times New Roman" w:cs="Times New Roman"/>
                    <w:b/>
                    <w:bCs/>
                    <w:noProof/>
                  </w:rPr>
                </w:rPrChange>
              </w:rPr>
              <w:delText xml:space="preserve"> Partea introductivă</w:delText>
            </w:r>
            <w:r w:rsidDel="00FB3B12">
              <w:rPr>
                <w:noProof/>
                <w:webHidden/>
              </w:rPr>
              <w:tab/>
              <w:delText>6</w:delText>
            </w:r>
          </w:del>
        </w:p>
        <w:p w14:paraId="1C69D11C" w14:textId="523D8A8F" w:rsidR="008A43DC" w:rsidDel="00FB3B12" w:rsidRDefault="008A43DC">
          <w:pPr>
            <w:pStyle w:val="Cuprins2"/>
            <w:tabs>
              <w:tab w:val="right" w:leader="dot" w:pos="9016"/>
            </w:tabs>
            <w:rPr>
              <w:del w:id="109" w:author="Alexandru Uicoabă" w:date="2022-06-16T10:41:00Z"/>
              <w:rFonts w:eastAsiaTheme="minorEastAsia"/>
              <w:noProof/>
              <w:lang w:val="en-GB" w:eastAsia="en-GB"/>
            </w:rPr>
          </w:pPr>
          <w:del w:id="110" w:author="Alexandru Uicoabă" w:date="2022-06-16T10:41:00Z">
            <w:r w:rsidRPr="00FB3B12" w:rsidDel="00FB3B12">
              <w:rPr>
                <w:rFonts w:ascii="Times New Roman" w:hAnsi="Times New Roman" w:cs="Times New Roman"/>
                <w:b/>
                <w:bCs/>
                <w:noProof/>
                <w:lang w:val="en-GB"/>
                <w:rPrChange w:id="111" w:author="Alexandru Uicoabă" w:date="2022-06-16T10:41:00Z">
                  <w:rPr>
                    <w:rStyle w:val="Hyperlink"/>
                    <w:rFonts w:ascii="Times New Roman" w:hAnsi="Times New Roman" w:cs="Times New Roman"/>
                    <w:b/>
                    <w:bCs/>
                    <w:noProof/>
                    <w:lang w:val="en-GB"/>
                  </w:rPr>
                </w:rPrChange>
              </w:rPr>
              <w:delText>2.1 Agenți Sotfware</w:delText>
            </w:r>
            <w:r w:rsidDel="00FB3B12">
              <w:rPr>
                <w:noProof/>
                <w:webHidden/>
              </w:rPr>
              <w:tab/>
              <w:delText>6</w:delText>
            </w:r>
          </w:del>
        </w:p>
        <w:p w14:paraId="2287D2F3" w14:textId="00EBAC00" w:rsidR="008A43DC" w:rsidDel="00FB3B12" w:rsidRDefault="008A43DC">
          <w:pPr>
            <w:pStyle w:val="Cuprins2"/>
            <w:tabs>
              <w:tab w:val="right" w:leader="dot" w:pos="9016"/>
            </w:tabs>
            <w:rPr>
              <w:del w:id="112" w:author="Alexandru Uicoabă" w:date="2022-06-16T10:41:00Z"/>
              <w:rFonts w:eastAsiaTheme="minorEastAsia"/>
              <w:noProof/>
              <w:lang w:val="en-GB" w:eastAsia="en-GB"/>
            </w:rPr>
          </w:pPr>
          <w:del w:id="113" w:author="Alexandru Uicoabă" w:date="2022-06-16T10:41:00Z">
            <w:r w:rsidRPr="00FB3B12" w:rsidDel="00FB3B12">
              <w:rPr>
                <w:rFonts w:ascii="Times New Roman" w:hAnsi="Times New Roman" w:cs="Times New Roman"/>
                <w:b/>
                <w:bCs/>
                <w:noProof/>
                <w:rPrChange w:id="114" w:author="Alexandru Uicoabă" w:date="2022-06-16T10:41:00Z">
                  <w:rPr>
                    <w:rStyle w:val="Hyperlink"/>
                    <w:rFonts w:ascii="Times New Roman" w:hAnsi="Times New Roman" w:cs="Times New Roman"/>
                    <w:b/>
                    <w:bCs/>
                    <w:noProof/>
                  </w:rPr>
                </w:rPrChange>
              </w:rPr>
              <w:delText>2.2 Domenii de aplicabilitate</w:delText>
            </w:r>
            <w:r w:rsidDel="00FB3B12">
              <w:rPr>
                <w:noProof/>
                <w:webHidden/>
              </w:rPr>
              <w:tab/>
              <w:delText>7</w:delText>
            </w:r>
          </w:del>
        </w:p>
        <w:p w14:paraId="4FB47B75" w14:textId="762BCECE" w:rsidR="008A43DC" w:rsidDel="00FB3B12" w:rsidRDefault="008A43DC">
          <w:pPr>
            <w:pStyle w:val="Cuprins2"/>
            <w:tabs>
              <w:tab w:val="right" w:leader="dot" w:pos="9016"/>
            </w:tabs>
            <w:rPr>
              <w:del w:id="115" w:author="Alexandru Uicoabă" w:date="2022-06-16T10:41:00Z"/>
              <w:rFonts w:eastAsiaTheme="minorEastAsia"/>
              <w:noProof/>
              <w:lang w:val="en-GB" w:eastAsia="en-GB"/>
            </w:rPr>
          </w:pPr>
          <w:del w:id="116" w:author="Alexandru Uicoabă" w:date="2022-06-16T10:41:00Z">
            <w:r w:rsidRPr="00FB3B12" w:rsidDel="00FB3B12">
              <w:rPr>
                <w:rFonts w:ascii="Times New Roman" w:hAnsi="Times New Roman" w:cs="Times New Roman"/>
                <w:b/>
                <w:bCs/>
                <w:noProof/>
                <w:rPrChange w:id="117" w:author="Alexandru Uicoabă" w:date="2022-06-16T10:41:00Z">
                  <w:rPr>
                    <w:rStyle w:val="Hyperlink"/>
                    <w:rFonts w:ascii="Times New Roman" w:hAnsi="Times New Roman" w:cs="Times New Roman"/>
                    <w:b/>
                    <w:bCs/>
                    <w:noProof/>
                  </w:rPr>
                </w:rPrChange>
              </w:rPr>
              <w:delText>2.3 Soluții software</w:delText>
            </w:r>
            <w:r w:rsidDel="00FB3B12">
              <w:rPr>
                <w:noProof/>
                <w:webHidden/>
              </w:rPr>
              <w:tab/>
              <w:delText>7</w:delText>
            </w:r>
          </w:del>
        </w:p>
        <w:p w14:paraId="59F126C5" w14:textId="2D7B758D" w:rsidR="008A43DC" w:rsidDel="00FB3B12" w:rsidRDefault="008A43DC">
          <w:pPr>
            <w:pStyle w:val="Cuprins1"/>
            <w:tabs>
              <w:tab w:val="right" w:leader="dot" w:pos="9016"/>
            </w:tabs>
            <w:rPr>
              <w:del w:id="118" w:author="Alexandru Uicoabă" w:date="2022-06-16T10:41:00Z"/>
              <w:rFonts w:eastAsiaTheme="minorEastAsia"/>
              <w:noProof/>
              <w:lang w:val="en-GB" w:eastAsia="en-GB"/>
            </w:rPr>
          </w:pPr>
          <w:del w:id="119" w:author="Alexandru Uicoabă" w:date="2022-06-16T10:41:00Z">
            <w:r w:rsidRPr="00FB3B12" w:rsidDel="00FB3B12">
              <w:rPr>
                <w:rFonts w:ascii="Times New Roman" w:hAnsi="Times New Roman" w:cs="Times New Roman"/>
                <w:b/>
                <w:bCs/>
                <w:noProof/>
                <w:lang w:val="en-GB"/>
                <w:rPrChange w:id="120" w:author="Alexandru Uicoabă" w:date="2022-06-16T10:41:00Z">
                  <w:rPr>
                    <w:rStyle w:val="Hyperlink"/>
                    <w:rFonts w:ascii="Times New Roman" w:hAnsi="Times New Roman" w:cs="Times New Roman"/>
                    <w:b/>
                    <w:bCs/>
                    <w:noProof/>
                    <w:lang w:val="en-GB"/>
                  </w:rPr>
                </w:rPrChange>
              </w:rPr>
              <w:delText>Capitolul 3:  Învățare automat</w:delText>
            </w:r>
            <w:r w:rsidRPr="00FB3B12" w:rsidDel="00FB3B12">
              <w:rPr>
                <w:rFonts w:ascii="Times New Roman" w:hAnsi="Times New Roman" w:cs="Times New Roman"/>
                <w:b/>
                <w:bCs/>
                <w:noProof/>
                <w:rPrChange w:id="121" w:author="Alexandru Uicoabă" w:date="2022-06-16T10:41:00Z">
                  <w:rPr>
                    <w:rStyle w:val="Hyperlink"/>
                    <w:rFonts w:ascii="Times New Roman" w:hAnsi="Times New Roman" w:cs="Times New Roman"/>
                    <w:b/>
                    <w:bCs/>
                    <w:noProof/>
                  </w:rPr>
                </w:rPrChange>
              </w:rPr>
              <w:delText>ă</w:delText>
            </w:r>
            <w:r w:rsidDel="00FB3B12">
              <w:rPr>
                <w:noProof/>
                <w:webHidden/>
              </w:rPr>
              <w:tab/>
              <w:delText>9</w:delText>
            </w:r>
          </w:del>
        </w:p>
        <w:p w14:paraId="136949A8" w14:textId="084654F5" w:rsidR="008A43DC" w:rsidDel="00FB3B12" w:rsidRDefault="008A43DC">
          <w:pPr>
            <w:pStyle w:val="Cuprins2"/>
            <w:tabs>
              <w:tab w:val="right" w:leader="dot" w:pos="9016"/>
            </w:tabs>
            <w:rPr>
              <w:del w:id="122" w:author="Alexandru Uicoabă" w:date="2022-06-16T10:41:00Z"/>
              <w:rFonts w:eastAsiaTheme="minorEastAsia"/>
              <w:noProof/>
              <w:lang w:val="en-GB" w:eastAsia="en-GB"/>
            </w:rPr>
          </w:pPr>
          <w:del w:id="123" w:author="Alexandru Uicoabă" w:date="2022-06-16T10:41:00Z">
            <w:r w:rsidRPr="00FB3B12" w:rsidDel="00FB3B12">
              <w:rPr>
                <w:rFonts w:ascii="Times New Roman" w:hAnsi="Times New Roman" w:cs="Times New Roman"/>
                <w:b/>
                <w:bCs/>
                <w:noProof/>
                <w:lang w:val="en-GB"/>
                <w:rPrChange w:id="124" w:author="Alexandru Uicoabă" w:date="2022-06-16T10:41:00Z">
                  <w:rPr>
                    <w:rStyle w:val="Hyperlink"/>
                    <w:rFonts w:ascii="Times New Roman" w:hAnsi="Times New Roman" w:cs="Times New Roman"/>
                    <w:b/>
                    <w:bCs/>
                    <w:noProof/>
                    <w:lang w:val="en-GB"/>
                  </w:rPr>
                </w:rPrChange>
              </w:rPr>
              <w:delText>3.1 Machine Learning</w:delText>
            </w:r>
            <w:r w:rsidDel="00FB3B12">
              <w:rPr>
                <w:noProof/>
                <w:webHidden/>
              </w:rPr>
              <w:tab/>
              <w:delText>9</w:delText>
            </w:r>
          </w:del>
        </w:p>
        <w:p w14:paraId="493B6FB2" w14:textId="04CAB9CD" w:rsidR="008A43DC" w:rsidDel="00FB3B12" w:rsidRDefault="008A43DC">
          <w:pPr>
            <w:pStyle w:val="Cuprins3"/>
            <w:tabs>
              <w:tab w:val="right" w:leader="dot" w:pos="9016"/>
            </w:tabs>
            <w:rPr>
              <w:del w:id="125" w:author="Alexandru Uicoabă" w:date="2022-06-16T10:41:00Z"/>
              <w:rFonts w:eastAsiaTheme="minorEastAsia"/>
              <w:noProof/>
              <w:lang w:val="en-GB" w:eastAsia="en-GB"/>
            </w:rPr>
          </w:pPr>
          <w:del w:id="126" w:author="Alexandru Uicoabă" w:date="2022-06-16T10:41:00Z">
            <w:r w:rsidRPr="00FB3B12" w:rsidDel="00FB3B12">
              <w:rPr>
                <w:rFonts w:ascii="Times New Roman" w:hAnsi="Times New Roman" w:cs="Times New Roman"/>
                <w:b/>
                <w:bCs/>
                <w:noProof/>
                <w:lang w:val="en-GB"/>
                <w:rPrChange w:id="127" w:author="Alexandru Uicoabă" w:date="2022-06-16T10:41:00Z">
                  <w:rPr>
                    <w:rStyle w:val="Hyperlink"/>
                    <w:rFonts w:ascii="Times New Roman" w:hAnsi="Times New Roman" w:cs="Times New Roman"/>
                    <w:b/>
                    <w:bCs/>
                    <w:noProof/>
                    <w:lang w:val="en-GB"/>
                  </w:rPr>
                </w:rPrChange>
              </w:rPr>
              <w:delText>3.2.1 Unsupervised ML</w:delText>
            </w:r>
            <w:r w:rsidDel="00FB3B12">
              <w:rPr>
                <w:noProof/>
                <w:webHidden/>
              </w:rPr>
              <w:tab/>
              <w:delText>10</w:delText>
            </w:r>
          </w:del>
        </w:p>
        <w:p w14:paraId="0838EC50" w14:textId="6BB21C30" w:rsidR="008A43DC" w:rsidDel="00FB3B12" w:rsidRDefault="008A43DC">
          <w:pPr>
            <w:pStyle w:val="Cuprins3"/>
            <w:tabs>
              <w:tab w:val="right" w:leader="dot" w:pos="9016"/>
            </w:tabs>
            <w:rPr>
              <w:del w:id="128" w:author="Alexandru Uicoabă" w:date="2022-06-16T10:41:00Z"/>
              <w:rFonts w:eastAsiaTheme="minorEastAsia"/>
              <w:noProof/>
              <w:lang w:val="en-GB" w:eastAsia="en-GB"/>
            </w:rPr>
          </w:pPr>
          <w:del w:id="129" w:author="Alexandru Uicoabă" w:date="2022-06-16T10:41:00Z">
            <w:r w:rsidRPr="00FB3B12" w:rsidDel="00FB3B12">
              <w:rPr>
                <w:rFonts w:ascii="Times New Roman" w:hAnsi="Times New Roman" w:cs="Times New Roman"/>
                <w:b/>
                <w:bCs/>
                <w:noProof/>
                <w:lang w:val="en-GB"/>
                <w:rPrChange w:id="130" w:author="Alexandru Uicoabă" w:date="2022-06-16T10:41:00Z">
                  <w:rPr>
                    <w:rStyle w:val="Hyperlink"/>
                    <w:rFonts w:ascii="Times New Roman" w:hAnsi="Times New Roman" w:cs="Times New Roman"/>
                    <w:b/>
                    <w:bCs/>
                    <w:noProof/>
                    <w:lang w:val="en-GB"/>
                  </w:rPr>
                </w:rPrChange>
              </w:rPr>
              <w:delText>3.2.2. Supervised ML</w:delText>
            </w:r>
            <w:r w:rsidDel="00FB3B12">
              <w:rPr>
                <w:noProof/>
                <w:webHidden/>
              </w:rPr>
              <w:tab/>
              <w:delText>10</w:delText>
            </w:r>
          </w:del>
        </w:p>
        <w:p w14:paraId="0ACE7B14" w14:textId="73F49EAB" w:rsidR="008A43DC" w:rsidDel="00FB3B12" w:rsidRDefault="008A43DC">
          <w:pPr>
            <w:pStyle w:val="Cuprins3"/>
            <w:tabs>
              <w:tab w:val="right" w:leader="dot" w:pos="9016"/>
            </w:tabs>
            <w:rPr>
              <w:del w:id="131" w:author="Alexandru Uicoabă" w:date="2022-06-16T10:41:00Z"/>
              <w:rFonts w:eastAsiaTheme="minorEastAsia"/>
              <w:noProof/>
              <w:lang w:val="en-GB" w:eastAsia="en-GB"/>
            </w:rPr>
          </w:pPr>
          <w:del w:id="132" w:author="Alexandru Uicoabă" w:date="2022-06-16T10:41:00Z">
            <w:r w:rsidRPr="00FB3B12" w:rsidDel="00FB3B12">
              <w:rPr>
                <w:rFonts w:ascii="Times New Roman" w:hAnsi="Times New Roman" w:cs="Times New Roman"/>
                <w:b/>
                <w:bCs/>
                <w:noProof/>
                <w:lang w:val="en-GB"/>
                <w:rPrChange w:id="133" w:author="Alexandru Uicoabă" w:date="2022-06-16T10:41:00Z">
                  <w:rPr>
                    <w:rStyle w:val="Hyperlink"/>
                    <w:rFonts w:ascii="Times New Roman" w:hAnsi="Times New Roman" w:cs="Times New Roman"/>
                    <w:b/>
                    <w:bCs/>
                    <w:noProof/>
                    <w:lang w:val="en-GB"/>
                  </w:rPr>
                </w:rPrChange>
              </w:rPr>
              <w:delText>3.2.3 Reinforcement Learning</w:delText>
            </w:r>
            <w:r w:rsidDel="00FB3B12">
              <w:rPr>
                <w:noProof/>
                <w:webHidden/>
              </w:rPr>
              <w:tab/>
              <w:delText>10</w:delText>
            </w:r>
          </w:del>
        </w:p>
        <w:p w14:paraId="2E5462B8" w14:textId="5C952B45" w:rsidR="008A43DC" w:rsidDel="00FB3B12" w:rsidRDefault="008A43DC">
          <w:pPr>
            <w:pStyle w:val="Cuprins3"/>
            <w:tabs>
              <w:tab w:val="right" w:leader="dot" w:pos="9016"/>
            </w:tabs>
            <w:rPr>
              <w:del w:id="134" w:author="Alexandru Uicoabă" w:date="2022-06-16T10:41:00Z"/>
              <w:rFonts w:eastAsiaTheme="minorEastAsia"/>
              <w:noProof/>
              <w:lang w:val="en-GB" w:eastAsia="en-GB"/>
            </w:rPr>
          </w:pPr>
          <w:del w:id="135" w:author="Alexandru Uicoabă" w:date="2022-06-16T10:41:00Z">
            <w:r w:rsidRPr="00FB3B12" w:rsidDel="00FB3B12">
              <w:rPr>
                <w:rFonts w:ascii="Times New Roman" w:hAnsi="Times New Roman" w:cs="Times New Roman"/>
                <w:b/>
                <w:bCs/>
                <w:noProof/>
                <w:rPrChange w:id="136" w:author="Alexandru Uicoabă" w:date="2022-06-16T10:41:00Z">
                  <w:rPr>
                    <w:rStyle w:val="Hyperlink"/>
                    <w:rFonts w:ascii="Times New Roman" w:hAnsi="Times New Roman" w:cs="Times New Roman"/>
                    <w:b/>
                    <w:bCs/>
                    <w:noProof/>
                  </w:rPr>
                </w:rPrChange>
              </w:rPr>
              <w:delText>3.3 Platforme software</w:delText>
            </w:r>
            <w:r w:rsidDel="00FB3B12">
              <w:rPr>
                <w:noProof/>
                <w:webHidden/>
              </w:rPr>
              <w:tab/>
              <w:delText>12</w:delText>
            </w:r>
          </w:del>
        </w:p>
        <w:p w14:paraId="765BE603" w14:textId="3D98C81E" w:rsidR="008A43DC" w:rsidDel="00FB3B12" w:rsidRDefault="008A43DC">
          <w:pPr>
            <w:pStyle w:val="Cuprins1"/>
            <w:tabs>
              <w:tab w:val="right" w:leader="dot" w:pos="9016"/>
            </w:tabs>
            <w:rPr>
              <w:del w:id="137" w:author="Alexandru Uicoabă" w:date="2022-06-16T10:41:00Z"/>
              <w:rFonts w:eastAsiaTheme="minorEastAsia"/>
              <w:noProof/>
              <w:lang w:val="en-GB" w:eastAsia="en-GB"/>
            </w:rPr>
          </w:pPr>
          <w:del w:id="138" w:author="Alexandru Uicoabă" w:date="2022-06-16T10:41:00Z">
            <w:r w:rsidRPr="00FB3B12" w:rsidDel="00FB3B12">
              <w:rPr>
                <w:rFonts w:ascii="Times New Roman" w:hAnsi="Times New Roman" w:cs="Times New Roman"/>
                <w:b/>
                <w:bCs/>
                <w:noProof/>
                <w:lang w:val="en-GB"/>
                <w:rPrChange w:id="139" w:author="Alexandru Uicoabă" w:date="2022-06-16T10:41:00Z">
                  <w:rPr>
                    <w:rStyle w:val="Hyperlink"/>
                    <w:rFonts w:ascii="Times New Roman" w:hAnsi="Times New Roman" w:cs="Times New Roman"/>
                    <w:b/>
                    <w:bCs/>
                    <w:noProof/>
                    <w:lang w:val="en-GB"/>
                  </w:rPr>
                </w:rPrChange>
              </w:rPr>
              <w:delText>Capitolul 4:  Proiectarea experimentului</w:delText>
            </w:r>
            <w:r w:rsidDel="00FB3B12">
              <w:rPr>
                <w:noProof/>
                <w:webHidden/>
              </w:rPr>
              <w:tab/>
              <w:delText>13</w:delText>
            </w:r>
          </w:del>
        </w:p>
        <w:p w14:paraId="3E93F1A2" w14:textId="100EE061" w:rsidR="008A43DC" w:rsidDel="00FB3B12" w:rsidRDefault="008A43DC">
          <w:pPr>
            <w:pStyle w:val="Cuprins2"/>
            <w:tabs>
              <w:tab w:val="right" w:leader="dot" w:pos="9016"/>
            </w:tabs>
            <w:rPr>
              <w:del w:id="140" w:author="Alexandru Uicoabă" w:date="2022-06-16T10:41:00Z"/>
              <w:rFonts w:eastAsiaTheme="minorEastAsia"/>
              <w:noProof/>
              <w:lang w:val="en-GB" w:eastAsia="en-GB"/>
            </w:rPr>
          </w:pPr>
          <w:del w:id="141" w:author="Alexandru Uicoabă" w:date="2022-06-16T10:41:00Z">
            <w:r w:rsidRPr="00FB3B12" w:rsidDel="00FB3B12">
              <w:rPr>
                <w:rFonts w:ascii="Times New Roman" w:hAnsi="Times New Roman" w:cs="Times New Roman"/>
                <w:b/>
                <w:bCs/>
                <w:noProof/>
                <w:lang w:val="en-GB"/>
                <w:rPrChange w:id="142" w:author="Alexandru Uicoabă" w:date="2022-06-16T10:41:00Z">
                  <w:rPr>
                    <w:rStyle w:val="Hyperlink"/>
                    <w:rFonts w:ascii="Times New Roman" w:hAnsi="Times New Roman" w:cs="Times New Roman"/>
                    <w:b/>
                    <w:bCs/>
                    <w:noProof/>
                    <w:lang w:val="en-GB"/>
                  </w:rPr>
                </w:rPrChange>
              </w:rPr>
              <w:delText>4.1 Obiectivele experimentului</w:delText>
            </w:r>
            <w:r w:rsidDel="00FB3B12">
              <w:rPr>
                <w:noProof/>
                <w:webHidden/>
              </w:rPr>
              <w:tab/>
              <w:delText>13</w:delText>
            </w:r>
          </w:del>
        </w:p>
        <w:p w14:paraId="4CA9A719" w14:textId="63DE0434" w:rsidR="008A43DC" w:rsidDel="00FB3B12" w:rsidRDefault="008A43DC">
          <w:pPr>
            <w:pStyle w:val="Cuprins2"/>
            <w:tabs>
              <w:tab w:val="right" w:leader="dot" w:pos="9016"/>
            </w:tabs>
            <w:rPr>
              <w:del w:id="143" w:author="Alexandru Uicoabă" w:date="2022-06-16T10:41:00Z"/>
              <w:rFonts w:eastAsiaTheme="minorEastAsia"/>
              <w:noProof/>
              <w:lang w:val="en-GB" w:eastAsia="en-GB"/>
            </w:rPr>
          </w:pPr>
          <w:del w:id="144" w:author="Alexandru Uicoabă" w:date="2022-06-16T10:41:00Z">
            <w:r w:rsidRPr="00FB3B12" w:rsidDel="00FB3B12">
              <w:rPr>
                <w:rFonts w:ascii="Times New Roman" w:hAnsi="Times New Roman" w:cs="Times New Roman"/>
                <w:b/>
                <w:bCs/>
                <w:noProof/>
                <w:lang w:val="en-GB"/>
                <w:rPrChange w:id="145" w:author="Alexandru Uicoabă" w:date="2022-06-16T10:41:00Z">
                  <w:rPr>
                    <w:rStyle w:val="Hyperlink"/>
                    <w:rFonts w:ascii="Times New Roman" w:hAnsi="Times New Roman" w:cs="Times New Roman"/>
                    <w:b/>
                    <w:bCs/>
                    <w:noProof/>
                    <w:lang w:val="en-GB"/>
                  </w:rPr>
                </w:rPrChange>
              </w:rPr>
              <w:delText>4.2 Arhitectura experimentului</w:delText>
            </w:r>
            <w:r w:rsidDel="00FB3B12">
              <w:rPr>
                <w:noProof/>
                <w:webHidden/>
              </w:rPr>
              <w:tab/>
              <w:delText>13</w:delText>
            </w:r>
          </w:del>
        </w:p>
        <w:p w14:paraId="237C3C5B" w14:textId="6B72EB0D" w:rsidR="008A43DC" w:rsidDel="00FB3B12" w:rsidRDefault="008A43DC">
          <w:pPr>
            <w:pStyle w:val="Cuprins3"/>
            <w:tabs>
              <w:tab w:val="right" w:leader="dot" w:pos="9016"/>
            </w:tabs>
            <w:rPr>
              <w:del w:id="146" w:author="Alexandru Uicoabă" w:date="2022-06-16T10:41:00Z"/>
              <w:rFonts w:eastAsiaTheme="minorEastAsia"/>
              <w:noProof/>
              <w:lang w:val="en-GB" w:eastAsia="en-GB"/>
            </w:rPr>
          </w:pPr>
          <w:del w:id="147" w:author="Alexandru Uicoabă" w:date="2022-06-16T10:41:00Z">
            <w:r w:rsidRPr="00FB3B12" w:rsidDel="00FB3B12">
              <w:rPr>
                <w:rFonts w:ascii="Times New Roman" w:hAnsi="Times New Roman" w:cs="Times New Roman"/>
                <w:b/>
                <w:bCs/>
                <w:noProof/>
                <w:lang w:val="en-GB"/>
                <w:rPrChange w:id="148" w:author="Alexandru Uicoabă" w:date="2022-06-16T10:41:00Z">
                  <w:rPr>
                    <w:rStyle w:val="Hyperlink"/>
                    <w:rFonts w:ascii="Times New Roman" w:hAnsi="Times New Roman" w:cs="Times New Roman"/>
                    <w:b/>
                    <w:bCs/>
                    <w:noProof/>
                    <w:lang w:val="en-GB"/>
                  </w:rPr>
                </w:rPrChange>
              </w:rPr>
              <w:delText>4.2.1 Circuitul din Unity</w:delText>
            </w:r>
            <w:r w:rsidDel="00FB3B12">
              <w:rPr>
                <w:noProof/>
                <w:webHidden/>
              </w:rPr>
              <w:tab/>
              <w:delText>13</w:delText>
            </w:r>
          </w:del>
        </w:p>
        <w:p w14:paraId="70243377" w14:textId="4B9C47EC" w:rsidR="008A43DC" w:rsidDel="00FB3B12" w:rsidRDefault="008A43DC">
          <w:pPr>
            <w:pStyle w:val="Cuprins3"/>
            <w:tabs>
              <w:tab w:val="right" w:leader="dot" w:pos="9016"/>
            </w:tabs>
            <w:rPr>
              <w:del w:id="149" w:author="Alexandru Uicoabă" w:date="2022-06-16T10:41:00Z"/>
              <w:rFonts w:eastAsiaTheme="minorEastAsia"/>
              <w:noProof/>
              <w:lang w:val="en-GB" w:eastAsia="en-GB"/>
            </w:rPr>
          </w:pPr>
          <w:del w:id="150" w:author="Alexandru Uicoabă" w:date="2022-06-16T10:41:00Z">
            <w:r w:rsidRPr="00FB3B12" w:rsidDel="00FB3B12">
              <w:rPr>
                <w:rFonts w:ascii="Times New Roman" w:hAnsi="Times New Roman" w:cs="Times New Roman"/>
                <w:b/>
                <w:bCs/>
                <w:noProof/>
                <w:lang w:val="en-GB"/>
                <w:rPrChange w:id="151" w:author="Alexandru Uicoabă" w:date="2022-06-16T10:41:00Z">
                  <w:rPr>
                    <w:rStyle w:val="Hyperlink"/>
                    <w:rFonts w:ascii="Times New Roman" w:hAnsi="Times New Roman" w:cs="Times New Roman"/>
                    <w:b/>
                    <w:bCs/>
                    <w:noProof/>
                    <w:lang w:val="en-GB"/>
                  </w:rPr>
                </w:rPrChange>
              </w:rPr>
              <w:delText>4.2.2 Colectarea datelor în C#</w:delText>
            </w:r>
            <w:r w:rsidDel="00FB3B12">
              <w:rPr>
                <w:noProof/>
                <w:webHidden/>
              </w:rPr>
              <w:tab/>
              <w:delText>16</w:delText>
            </w:r>
          </w:del>
        </w:p>
        <w:p w14:paraId="37D75637" w14:textId="1D94CC0D" w:rsidR="008A43DC" w:rsidDel="00FB3B12" w:rsidRDefault="008A43DC">
          <w:pPr>
            <w:pStyle w:val="Cuprins3"/>
            <w:tabs>
              <w:tab w:val="right" w:leader="dot" w:pos="9016"/>
            </w:tabs>
            <w:rPr>
              <w:del w:id="152" w:author="Alexandru Uicoabă" w:date="2022-06-16T10:41:00Z"/>
              <w:rFonts w:eastAsiaTheme="minorEastAsia"/>
              <w:noProof/>
              <w:lang w:val="en-GB" w:eastAsia="en-GB"/>
            </w:rPr>
          </w:pPr>
          <w:del w:id="153" w:author="Alexandru Uicoabă" w:date="2022-06-16T10:41:00Z">
            <w:r w:rsidRPr="00FB3B12" w:rsidDel="00FB3B12">
              <w:rPr>
                <w:rFonts w:ascii="Times New Roman" w:hAnsi="Times New Roman" w:cs="Times New Roman"/>
                <w:b/>
                <w:bCs/>
                <w:noProof/>
                <w:lang w:val="en-GB"/>
                <w:rPrChange w:id="154" w:author="Alexandru Uicoabă" w:date="2022-06-16T10:41:00Z">
                  <w:rPr>
                    <w:rStyle w:val="Hyperlink"/>
                    <w:rFonts w:ascii="Times New Roman" w:hAnsi="Times New Roman" w:cs="Times New Roman"/>
                    <w:b/>
                    <w:bCs/>
                    <w:noProof/>
                    <w:lang w:val="en-GB"/>
                  </w:rPr>
                </w:rPrChange>
              </w:rPr>
              <w:delText>4.2.3 Scriptul în Python – Flask API</w:delText>
            </w:r>
            <w:r w:rsidDel="00FB3B12">
              <w:rPr>
                <w:noProof/>
                <w:webHidden/>
              </w:rPr>
              <w:tab/>
              <w:delText>17</w:delText>
            </w:r>
          </w:del>
        </w:p>
        <w:p w14:paraId="5B134ABB" w14:textId="1A01262B" w:rsidR="008A43DC" w:rsidDel="00FB3B12" w:rsidRDefault="008A43DC">
          <w:pPr>
            <w:pStyle w:val="Cuprins3"/>
            <w:tabs>
              <w:tab w:val="right" w:leader="dot" w:pos="9016"/>
            </w:tabs>
            <w:rPr>
              <w:del w:id="155" w:author="Alexandru Uicoabă" w:date="2022-06-16T10:41:00Z"/>
              <w:rFonts w:eastAsiaTheme="minorEastAsia"/>
              <w:noProof/>
              <w:lang w:val="en-GB" w:eastAsia="en-GB"/>
            </w:rPr>
          </w:pPr>
          <w:del w:id="156" w:author="Alexandru Uicoabă" w:date="2022-06-16T10:41:00Z">
            <w:r w:rsidRPr="00FB3B12" w:rsidDel="00FB3B12">
              <w:rPr>
                <w:rFonts w:ascii="Times New Roman" w:hAnsi="Times New Roman" w:cs="Times New Roman"/>
                <w:b/>
                <w:bCs/>
                <w:noProof/>
                <w:lang w:val="en-GB"/>
                <w:rPrChange w:id="157" w:author="Alexandru Uicoabă" w:date="2022-06-16T10:41:00Z">
                  <w:rPr>
                    <w:rStyle w:val="Hyperlink"/>
                    <w:rFonts w:ascii="Times New Roman" w:hAnsi="Times New Roman" w:cs="Times New Roman"/>
                    <w:b/>
                    <w:bCs/>
                    <w:noProof/>
                    <w:lang w:val="en-GB"/>
                  </w:rPr>
                </w:rPrChange>
              </w:rPr>
              <w:delText>4.2.4 Sistemele de decizie implementate</w:delText>
            </w:r>
            <w:r w:rsidDel="00FB3B12">
              <w:rPr>
                <w:noProof/>
                <w:webHidden/>
              </w:rPr>
              <w:tab/>
              <w:delText>17</w:delText>
            </w:r>
          </w:del>
        </w:p>
        <w:p w14:paraId="0E26BE1B" w14:textId="6E40740D" w:rsidR="008A43DC" w:rsidDel="00FB3B12" w:rsidRDefault="008A43DC">
          <w:pPr>
            <w:pStyle w:val="Cuprins4"/>
            <w:tabs>
              <w:tab w:val="right" w:leader="dot" w:pos="9016"/>
            </w:tabs>
            <w:rPr>
              <w:del w:id="158" w:author="Alexandru Uicoabă" w:date="2022-06-16T10:41:00Z"/>
              <w:rFonts w:eastAsiaTheme="minorEastAsia"/>
              <w:noProof/>
              <w:lang w:val="en-GB" w:eastAsia="en-GB"/>
            </w:rPr>
          </w:pPr>
          <w:del w:id="159" w:author="Alexandru Uicoabă" w:date="2022-06-16T10:41:00Z">
            <w:r w:rsidRPr="00FB3B12" w:rsidDel="00FB3B12">
              <w:rPr>
                <w:rFonts w:ascii="Times New Roman" w:hAnsi="Times New Roman" w:cs="Times New Roman"/>
                <w:b/>
                <w:bCs/>
                <w:noProof/>
                <w:lang w:val="en-GB"/>
                <w:rPrChange w:id="160" w:author="Alexandru Uicoabă" w:date="2022-06-16T10:41:00Z">
                  <w:rPr>
                    <w:rStyle w:val="Hyperlink"/>
                    <w:rFonts w:ascii="Times New Roman" w:hAnsi="Times New Roman" w:cs="Times New Roman"/>
                    <w:b/>
                    <w:bCs/>
                    <w:noProof/>
                    <w:lang w:val="en-GB"/>
                  </w:rPr>
                </w:rPrChange>
              </w:rPr>
              <w:delText>4.2.4.1 Algoritmi supravegheați</w:delText>
            </w:r>
            <w:r w:rsidDel="00FB3B12">
              <w:rPr>
                <w:noProof/>
                <w:webHidden/>
              </w:rPr>
              <w:tab/>
              <w:delText>17</w:delText>
            </w:r>
          </w:del>
        </w:p>
        <w:p w14:paraId="7F57C0EF" w14:textId="15B2CFF5" w:rsidR="008A43DC" w:rsidDel="00FB3B12" w:rsidRDefault="008A43DC">
          <w:pPr>
            <w:pStyle w:val="Cuprins4"/>
            <w:tabs>
              <w:tab w:val="right" w:leader="dot" w:pos="9016"/>
            </w:tabs>
            <w:rPr>
              <w:del w:id="161" w:author="Alexandru Uicoabă" w:date="2022-06-16T10:41:00Z"/>
              <w:rFonts w:eastAsiaTheme="minorEastAsia"/>
              <w:noProof/>
              <w:lang w:val="en-GB" w:eastAsia="en-GB"/>
            </w:rPr>
          </w:pPr>
          <w:del w:id="162" w:author="Alexandru Uicoabă" w:date="2022-06-16T10:41:00Z">
            <w:r w:rsidRPr="00FB3B12" w:rsidDel="00FB3B12">
              <w:rPr>
                <w:rFonts w:ascii="Times New Roman" w:hAnsi="Times New Roman" w:cs="Times New Roman"/>
                <w:b/>
                <w:bCs/>
                <w:noProof/>
                <w:lang w:val="en-GB"/>
                <w:rPrChange w:id="163" w:author="Alexandru Uicoabă" w:date="2022-06-16T10:41:00Z">
                  <w:rPr>
                    <w:rStyle w:val="Hyperlink"/>
                    <w:rFonts w:ascii="Times New Roman" w:hAnsi="Times New Roman" w:cs="Times New Roman"/>
                    <w:b/>
                    <w:bCs/>
                    <w:noProof/>
                    <w:lang w:val="en-GB"/>
                  </w:rPr>
                </w:rPrChange>
              </w:rPr>
              <w:delText>4.2.4.2 Reinforcement Learning</w:delText>
            </w:r>
            <w:r w:rsidDel="00FB3B12">
              <w:rPr>
                <w:noProof/>
                <w:webHidden/>
              </w:rPr>
              <w:tab/>
              <w:delText>19</w:delText>
            </w:r>
          </w:del>
        </w:p>
        <w:p w14:paraId="64919AB1" w14:textId="1A5D778A" w:rsidR="008A43DC" w:rsidDel="00FB3B12" w:rsidRDefault="008A43DC">
          <w:pPr>
            <w:pStyle w:val="Cuprins3"/>
            <w:tabs>
              <w:tab w:val="right" w:leader="dot" w:pos="9016"/>
            </w:tabs>
            <w:rPr>
              <w:del w:id="164" w:author="Alexandru Uicoabă" w:date="2022-06-16T10:41:00Z"/>
              <w:rFonts w:eastAsiaTheme="minorEastAsia"/>
              <w:noProof/>
              <w:lang w:val="en-GB" w:eastAsia="en-GB"/>
            </w:rPr>
          </w:pPr>
          <w:del w:id="165" w:author="Alexandru Uicoabă" w:date="2022-06-16T10:41:00Z">
            <w:r w:rsidRPr="00FB3B12" w:rsidDel="00FB3B12">
              <w:rPr>
                <w:rFonts w:ascii="Times New Roman" w:hAnsi="Times New Roman" w:cs="Times New Roman"/>
                <w:b/>
                <w:bCs/>
                <w:noProof/>
                <w:lang w:val="en-GB"/>
                <w:rPrChange w:id="166" w:author="Alexandru Uicoabă" w:date="2022-06-16T10:41:00Z">
                  <w:rPr>
                    <w:rStyle w:val="Hyperlink"/>
                    <w:rFonts w:ascii="Times New Roman" w:hAnsi="Times New Roman" w:cs="Times New Roman"/>
                    <w:b/>
                    <w:bCs/>
                    <w:noProof/>
                    <w:lang w:val="en-GB"/>
                  </w:rPr>
                </w:rPrChange>
              </w:rPr>
              <w:delText>4.2.6 Automatizarea mediului</w:delText>
            </w:r>
            <w:r w:rsidDel="00FB3B12">
              <w:rPr>
                <w:noProof/>
                <w:webHidden/>
              </w:rPr>
              <w:tab/>
              <w:delText>20</w:delText>
            </w:r>
          </w:del>
        </w:p>
        <w:p w14:paraId="40E85A88" w14:textId="5F05DD83" w:rsidR="008A43DC" w:rsidDel="00FB3B12" w:rsidRDefault="008A43DC">
          <w:pPr>
            <w:pStyle w:val="Cuprins2"/>
            <w:tabs>
              <w:tab w:val="right" w:leader="dot" w:pos="9016"/>
            </w:tabs>
            <w:rPr>
              <w:del w:id="167" w:author="Alexandru Uicoabă" w:date="2022-06-16T10:41:00Z"/>
              <w:rFonts w:eastAsiaTheme="minorEastAsia"/>
              <w:noProof/>
              <w:lang w:val="en-GB" w:eastAsia="en-GB"/>
            </w:rPr>
          </w:pPr>
          <w:del w:id="168" w:author="Alexandru Uicoabă" w:date="2022-06-16T10:41:00Z">
            <w:r w:rsidRPr="00FB3B12" w:rsidDel="00FB3B12">
              <w:rPr>
                <w:rFonts w:ascii="Times New Roman" w:hAnsi="Times New Roman" w:cs="Times New Roman"/>
                <w:b/>
                <w:bCs/>
                <w:noProof/>
                <w:lang w:val="en-GB"/>
                <w:rPrChange w:id="169" w:author="Alexandru Uicoabă" w:date="2022-06-16T10:41:00Z">
                  <w:rPr>
                    <w:rStyle w:val="Hyperlink"/>
                    <w:rFonts w:ascii="Times New Roman" w:hAnsi="Times New Roman" w:cs="Times New Roman"/>
                    <w:b/>
                    <w:bCs/>
                    <w:noProof/>
                    <w:lang w:val="en-GB"/>
                  </w:rPr>
                </w:rPrChange>
              </w:rPr>
              <w:delText>4.3 Comparație a sistemelor de decizie</w:delText>
            </w:r>
            <w:r w:rsidDel="00FB3B12">
              <w:rPr>
                <w:noProof/>
                <w:webHidden/>
              </w:rPr>
              <w:tab/>
              <w:delText>22</w:delText>
            </w:r>
          </w:del>
        </w:p>
        <w:p w14:paraId="2CE5F244" w14:textId="55588ECD" w:rsidR="008A43DC" w:rsidDel="00FB3B12" w:rsidRDefault="008A43DC">
          <w:pPr>
            <w:pStyle w:val="Cuprins3"/>
            <w:tabs>
              <w:tab w:val="right" w:leader="dot" w:pos="9016"/>
            </w:tabs>
            <w:rPr>
              <w:del w:id="170" w:author="Alexandru Uicoabă" w:date="2022-06-16T10:41:00Z"/>
              <w:rFonts w:eastAsiaTheme="minorEastAsia"/>
              <w:noProof/>
              <w:lang w:val="en-GB" w:eastAsia="en-GB"/>
            </w:rPr>
          </w:pPr>
          <w:del w:id="171" w:author="Alexandru Uicoabă" w:date="2022-06-16T10:41:00Z">
            <w:r w:rsidRPr="00FB3B12" w:rsidDel="00FB3B12">
              <w:rPr>
                <w:rFonts w:ascii="Times New Roman" w:hAnsi="Times New Roman" w:cs="Times New Roman"/>
                <w:b/>
                <w:bCs/>
                <w:noProof/>
                <w:rPrChange w:id="172" w:author="Alexandru Uicoabă" w:date="2022-06-16T10:41:00Z">
                  <w:rPr>
                    <w:rStyle w:val="Hyperlink"/>
                    <w:rFonts w:ascii="Times New Roman" w:hAnsi="Times New Roman" w:cs="Times New Roman"/>
                    <w:b/>
                    <w:bCs/>
                    <w:noProof/>
                  </w:rPr>
                </w:rPrChange>
              </w:rPr>
              <w:delText>4.3.1 Machine Learning supravegheat vs Reinforcement Learning</w:delText>
            </w:r>
            <w:r w:rsidDel="00FB3B12">
              <w:rPr>
                <w:noProof/>
                <w:webHidden/>
              </w:rPr>
              <w:tab/>
              <w:delText>22</w:delText>
            </w:r>
          </w:del>
        </w:p>
        <w:p w14:paraId="0C8BF2E6" w14:textId="1928FBDF" w:rsidR="008A43DC" w:rsidDel="00FB3B12" w:rsidRDefault="008A43DC">
          <w:pPr>
            <w:pStyle w:val="Cuprins1"/>
            <w:tabs>
              <w:tab w:val="right" w:leader="dot" w:pos="9016"/>
            </w:tabs>
            <w:rPr>
              <w:del w:id="173" w:author="Alexandru Uicoabă" w:date="2022-06-16T10:41:00Z"/>
              <w:rFonts w:eastAsiaTheme="minorEastAsia"/>
              <w:noProof/>
              <w:lang w:val="en-GB" w:eastAsia="en-GB"/>
            </w:rPr>
          </w:pPr>
          <w:del w:id="174" w:author="Alexandru Uicoabă" w:date="2022-06-16T10:41:00Z">
            <w:r w:rsidRPr="00FB3B12" w:rsidDel="00FB3B12">
              <w:rPr>
                <w:rFonts w:ascii="Times New Roman" w:hAnsi="Times New Roman" w:cs="Times New Roman"/>
                <w:b/>
                <w:bCs/>
                <w:noProof/>
                <w:lang w:val="en-GB"/>
                <w:rPrChange w:id="175" w:author="Alexandru Uicoabă" w:date="2022-06-16T10:41:00Z">
                  <w:rPr>
                    <w:rStyle w:val="Hyperlink"/>
                    <w:rFonts w:ascii="Times New Roman" w:hAnsi="Times New Roman" w:cs="Times New Roman"/>
                    <w:b/>
                    <w:bCs/>
                    <w:noProof/>
                    <w:lang w:val="en-GB"/>
                  </w:rPr>
                </w:rPrChange>
              </w:rPr>
              <w:delText>Capitolul 5:  Concluzii</w:delText>
            </w:r>
            <w:r w:rsidDel="00FB3B12">
              <w:rPr>
                <w:noProof/>
                <w:webHidden/>
              </w:rPr>
              <w:tab/>
              <w:delText>23</w:delText>
            </w:r>
          </w:del>
        </w:p>
        <w:p w14:paraId="6FF20D03" w14:textId="14E9BB2E" w:rsidR="008A43DC" w:rsidDel="00FB3B12" w:rsidRDefault="008A43DC">
          <w:pPr>
            <w:pStyle w:val="Cuprins2"/>
            <w:tabs>
              <w:tab w:val="right" w:leader="dot" w:pos="9016"/>
            </w:tabs>
            <w:rPr>
              <w:del w:id="176" w:author="Alexandru Uicoabă" w:date="2022-06-16T10:41:00Z"/>
              <w:rFonts w:eastAsiaTheme="minorEastAsia"/>
              <w:noProof/>
              <w:lang w:val="en-GB" w:eastAsia="en-GB"/>
            </w:rPr>
          </w:pPr>
          <w:del w:id="177" w:author="Alexandru Uicoabă" w:date="2022-06-16T10:41:00Z">
            <w:r w:rsidRPr="00FB3B12" w:rsidDel="00FB3B12">
              <w:rPr>
                <w:rFonts w:ascii="Times New Roman" w:hAnsi="Times New Roman" w:cs="Times New Roman"/>
                <w:b/>
                <w:bCs/>
                <w:noProof/>
                <w:lang w:val="en-GB"/>
                <w:rPrChange w:id="178" w:author="Alexandru Uicoabă" w:date="2022-06-16T10:41:00Z">
                  <w:rPr>
                    <w:rStyle w:val="Hyperlink"/>
                    <w:rFonts w:ascii="Times New Roman" w:hAnsi="Times New Roman" w:cs="Times New Roman"/>
                    <w:b/>
                    <w:bCs/>
                    <w:noProof/>
                    <w:lang w:val="en-GB"/>
                  </w:rPr>
                </w:rPrChange>
              </w:rPr>
              <w:delText>5.1 – Contribuții proprii</w:delText>
            </w:r>
            <w:r w:rsidDel="00FB3B12">
              <w:rPr>
                <w:noProof/>
                <w:webHidden/>
              </w:rPr>
              <w:tab/>
              <w:delText>23</w:delText>
            </w:r>
          </w:del>
        </w:p>
        <w:p w14:paraId="33EA136B" w14:textId="2386EF4F" w:rsidR="008A43DC" w:rsidDel="00FB3B12" w:rsidRDefault="008A43DC">
          <w:pPr>
            <w:pStyle w:val="Cuprins2"/>
            <w:tabs>
              <w:tab w:val="right" w:leader="dot" w:pos="9016"/>
            </w:tabs>
            <w:rPr>
              <w:del w:id="179" w:author="Alexandru Uicoabă" w:date="2022-06-16T10:41:00Z"/>
              <w:rFonts w:eastAsiaTheme="minorEastAsia"/>
              <w:noProof/>
              <w:lang w:val="en-GB" w:eastAsia="en-GB"/>
            </w:rPr>
          </w:pPr>
          <w:del w:id="180" w:author="Alexandru Uicoabă" w:date="2022-06-16T10:41:00Z">
            <w:r w:rsidRPr="00FB3B12" w:rsidDel="00FB3B12">
              <w:rPr>
                <w:rFonts w:ascii="Times New Roman" w:hAnsi="Times New Roman" w:cs="Times New Roman"/>
                <w:b/>
                <w:bCs/>
                <w:noProof/>
                <w:lang w:val="en-GB"/>
                <w:rPrChange w:id="181" w:author="Alexandru Uicoabă" w:date="2022-06-16T10:41:00Z">
                  <w:rPr>
                    <w:rStyle w:val="Hyperlink"/>
                    <w:rFonts w:ascii="Times New Roman" w:hAnsi="Times New Roman" w:cs="Times New Roman"/>
                    <w:b/>
                    <w:bCs/>
                    <w:noProof/>
                    <w:lang w:val="en-GB"/>
                  </w:rPr>
                </w:rPrChange>
              </w:rPr>
              <w:delText>5.2 – Dezvoltări viitoare</w:delText>
            </w:r>
            <w:r w:rsidDel="00FB3B12">
              <w:rPr>
                <w:noProof/>
                <w:webHidden/>
              </w:rPr>
              <w:tab/>
              <w:delText>23</w:delText>
            </w:r>
          </w:del>
        </w:p>
        <w:p w14:paraId="35F7B5EE" w14:textId="60E6ACF8" w:rsidR="008A43DC" w:rsidDel="00FB3B12" w:rsidRDefault="008A43DC">
          <w:pPr>
            <w:pStyle w:val="Cuprins1"/>
            <w:tabs>
              <w:tab w:val="right" w:leader="dot" w:pos="9016"/>
            </w:tabs>
            <w:rPr>
              <w:del w:id="182" w:author="Alexandru Uicoabă" w:date="2022-06-16T10:41:00Z"/>
              <w:rFonts w:eastAsiaTheme="minorEastAsia"/>
              <w:noProof/>
              <w:lang w:val="en-GB" w:eastAsia="en-GB"/>
            </w:rPr>
          </w:pPr>
          <w:del w:id="183" w:author="Alexandru Uicoabă" w:date="2022-06-16T10:41:00Z">
            <w:r w:rsidRPr="00FB3B12" w:rsidDel="00FB3B12">
              <w:rPr>
                <w:rFonts w:ascii="Times New Roman" w:hAnsi="Times New Roman" w:cs="Times New Roman"/>
                <w:b/>
                <w:bCs/>
                <w:noProof/>
                <w:lang w:val="en-GB"/>
                <w:rPrChange w:id="184" w:author="Alexandru Uicoabă" w:date="2022-06-16T10:41:00Z">
                  <w:rPr>
                    <w:rStyle w:val="Hyperlink"/>
                    <w:rFonts w:ascii="Times New Roman" w:hAnsi="Times New Roman" w:cs="Times New Roman"/>
                    <w:b/>
                    <w:bCs/>
                    <w:noProof/>
                    <w:lang w:val="en-GB"/>
                  </w:rPr>
                </w:rPrChange>
              </w:rPr>
              <w:delText>Capitolul 6:</w:delText>
            </w:r>
            <w:r w:rsidRPr="00FB3B12" w:rsidDel="00FB3B12">
              <w:rPr>
                <w:rFonts w:ascii="Times New Roman" w:hAnsi="Times New Roman" w:cs="Times New Roman"/>
                <w:b/>
                <w:bCs/>
                <w:noProof/>
                <w:rPrChange w:id="185" w:author="Alexandru Uicoabă" w:date="2022-06-16T10:41:00Z">
                  <w:rPr>
                    <w:rStyle w:val="Hyperlink"/>
                    <w:rFonts w:ascii="Times New Roman" w:hAnsi="Times New Roman" w:cs="Times New Roman"/>
                    <w:b/>
                    <w:bCs/>
                    <w:noProof/>
                  </w:rPr>
                </w:rPrChange>
              </w:rPr>
              <w:delText xml:space="preserve"> Bibliografie</w:delText>
            </w:r>
            <w:r w:rsidDel="00FB3B12">
              <w:rPr>
                <w:noProof/>
                <w:webHidden/>
              </w:rPr>
              <w:tab/>
              <w:delText>24</w:delText>
            </w:r>
          </w:del>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Sinteza</w:t>
      </w:r>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Cap1 - Introducere</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1.1 - Motivatie</w:t>
      </w:r>
      <w:r w:rsidRPr="00335D82">
        <w:rPr>
          <w:rFonts w:ascii="Calibri" w:eastAsia="Times New Roman" w:hAnsi="Calibri" w:cs="Calibri"/>
          <w:color w:val="000000"/>
          <w:lang w:val="en-GB" w:eastAsia="en-GB"/>
        </w:rPr>
        <w:br/>
        <w:t>1.2 - Obiective</w:t>
      </w:r>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lastRenderedPageBreak/>
        <w:t>Parte generală</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Cap2 - Agenți software</w:t>
      </w:r>
      <w:r w:rsidRPr="00335D82">
        <w:rPr>
          <w:rFonts w:ascii="Calibri" w:eastAsia="Times New Roman" w:hAnsi="Calibri" w:cs="Calibri"/>
          <w:color w:val="000000"/>
          <w:lang w:val="en-GB" w:eastAsia="en-GB"/>
        </w:rPr>
        <w:br/>
        <w:t>2.1 - Domenii de aplicabilitate</w:t>
      </w:r>
      <w:r w:rsidRPr="00335D82">
        <w:rPr>
          <w:rFonts w:ascii="Calibri" w:eastAsia="Times New Roman" w:hAnsi="Calibri" w:cs="Calibri"/>
          <w:color w:val="000000"/>
          <w:lang w:val="en-GB" w:eastAsia="en-GB"/>
        </w:rPr>
        <w:br/>
        <w:t>2.2 - Soluții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Cap3 - Învățare automată</w:t>
      </w:r>
      <w:r w:rsidRPr="00335D82">
        <w:rPr>
          <w:rFonts w:ascii="Calibri" w:eastAsia="Times New Roman" w:hAnsi="Calibri" w:cs="Calibri"/>
          <w:color w:val="000000"/>
          <w:lang w:val="en-GB" w:eastAsia="en-GB"/>
        </w:rPr>
        <w:br/>
        <w:t>3.1 - Introducere în domeniu (ML clasic vs Rețele cu învățare profundă)</w:t>
      </w:r>
      <w:r w:rsidRPr="00335D82">
        <w:rPr>
          <w:rFonts w:ascii="Calibri" w:eastAsia="Times New Roman" w:hAnsi="Calibri" w:cs="Calibri"/>
          <w:color w:val="000000"/>
          <w:lang w:val="en-GB" w:eastAsia="en-GB"/>
        </w:rPr>
        <w:br/>
        <w:t>3.2 - Arhitecturi specifice problemei abordate</w:t>
      </w:r>
      <w:r w:rsidRPr="00335D82">
        <w:rPr>
          <w:rFonts w:ascii="Calibri" w:eastAsia="Times New Roman" w:hAnsi="Calibri" w:cs="Calibri"/>
          <w:color w:val="000000"/>
          <w:lang w:val="en-GB" w:eastAsia="en-GB"/>
        </w:rPr>
        <w:br/>
        <w:t>3.3 - Platforme sotfware</w:t>
      </w:r>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specială</w:t>
      </w:r>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Cap4 - Proiectarea experimentului</w:t>
      </w:r>
      <w:r w:rsidRPr="00335D82">
        <w:rPr>
          <w:rFonts w:ascii="Calibri" w:eastAsia="Times New Roman" w:hAnsi="Calibri" w:cs="Calibri"/>
          <w:color w:val="000000"/>
          <w:lang w:val="en-GB" w:eastAsia="en-GB"/>
        </w:rPr>
        <w:br/>
        <w:t>4.1 - Obiectivele experimentului</w:t>
      </w:r>
      <w:r w:rsidRPr="00335D82">
        <w:rPr>
          <w:rFonts w:ascii="Calibri" w:eastAsia="Times New Roman" w:hAnsi="Calibri" w:cs="Calibri"/>
          <w:color w:val="000000"/>
          <w:lang w:val="en-GB" w:eastAsia="en-GB"/>
        </w:rPr>
        <w:br/>
        <w:t>4.2 - Arhitectura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Circuitul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Colectarea datelor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Scriptul în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Modelul de ML (random forrest &amp; decission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Diagrama se face folosind limbajul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Automatizarea începerii jocului și repornirea în momentul în care jocul este încheiat, fie că agentul a câștigat sau a pierdut</w:t>
      </w:r>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4.3 - Comparație sisteme de decizie</w:t>
      </w:r>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5. Concluzii</w:t>
      </w:r>
      <w:r w:rsidRPr="00335D82">
        <w:rPr>
          <w:rFonts w:ascii="Calibri" w:eastAsia="Times New Roman" w:hAnsi="Calibri" w:cs="Calibri"/>
          <w:color w:val="000000"/>
          <w:lang w:val="en-GB" w:eastAsia="en-GB"/>
        </w:rPr>
        <w:br/>
        <w:t xml:space="preserve">5.1 - Contribuții </w:t>
      </w:r>
      <w:r w:rsidRPr="00335D82">
        <w:rPr>
          <w:rFonts w:ascii="Calibri" w:eastAsia="Times New Roman" w:hAnsi="Calibri" w:cs="Calibri"/>
          <w:color w:val="000000"/>
          <w:lang w:val="en-GB" w:eastAsia="en-GB"/>
        </w:rPr>
        <w:br/>
        <w:t>5.2 - Dezvoltări viitoare</w:t>
      </w:r>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BA1DAD" w14:textId="1753FD91" w:rsidR="008B6472" w:rsidRDefault="008B6472" w:rsidP="00E7416B">
      <w:pPr>
        <w:rPr>
          <w:ins w:id="186" w:author="Alexandru Uicoaba" w:date="2022-06-15T09:45:00Z"/>
          <w:lang w:val="en-GB"/>
        </w:rPr>
      </w:pPr>
    </w:p>
    <w:p w14:paraId="0C33688A" w14:textId="35CAF19F" w:rsidR="008B6472" w:rsidRDefault="008B6472" w:rsidP="008B6472">
      <w:pPr>
        <w:pStyle w:val="Titlu1"/>
        <w:jc w:val="center"/>
        <w:rPr>
          <w:ins w:id="187" w:author="Alexandru Uicoaba" w:date="2022-06-15T09:46:00Z"/>
          <w:rFonts w:ascii="Times New Roman" w:hAnsi="Times New Roman" w:cs="Times New Roman"/>
          <w:b/>
          <w:bCs/>
          <w:color w:val="auto"/>
          <w:lang w:val="en-GB"/>
        </w:rPr>
      </w:pPr>
      <w:bookmarkStart w:id="188" w:name="_Toc106268641"/>
      <w:commentRangeStart w:id="189"/>
      <w:ins w:id="190" w:author="Alexandru Uicoaba" w:date="2022-06-15T09:46:00Z">
        <w:r w:rsidRPr="008B6472">
          <w:rPr>
            <w:rFonts w:ascii="Times New Roman" w:hAnsi="Times New Roman" w:cs="Times New Roman"/>
            <w:b/>
            <w:bCs/>
            <w:color w:val="auto"/>
            <w:lang w:val="en-GB"/>
            <w:rPrChange w:id="191" w:author="Alexandru Uicoaba" w:date="2022-06-15T09:46:00Z">
              <w:rPr>
                <w:lang w:val="en-GB"/>
              </w:rPr>
            </w:rPrChange>
          </w:rPr>
          <w:t>Sinteza</w:t>
        </w:r>
      </w:ins>
      <w:commentRangeEnd w:id="189"/>
      <w:ins w:id="192" w:author="Alexandru Uicoaba" w:date="2022-06-15T09:53:00Z">
        <w:r w:rsidR="00143C1F">
          <w:rPr>
            <w:rStyle w:val="Referincomentariu"/>
            <w:rFonts w:asciiTheme="minorHAnsi" w:eastAsiaTheme="minorHAnsi" w:hAnsiTheme="minorHAnsi" w:cstheme="minorBidi"/>
            <w:color w:val="auto"/>
          </w:rPr>
          <w:commentReference w:id="189"/>
        </w:r>
      </w:ins>
      <w:bookmarkEnd w:id="188"/>
    </w:p>
    <w:p w14:paraId="45A41E5A" w14:textId="77777777" w:rsidR="00662153" w:rsidRPr="00662153" w:rsidRDefault="00662153">
      <w:pPr>
        <w:rPr>
          <w:ins w:id="193" w:author="Alexandru Uicoaba" w:date="2022-06-15T09:46:00Z"/>
          <w:lang w:val="en-GB"/>
        </w:rPr>
        <w:pPrChange w:id="194" w:author="Alexandru Uicoaba" w:date="2022-06-15T09:46:00Z">
          <w:pPr>
            <w:jc w:val="center"/>
          </w:pPr>
        </w:pPrChange>
      </w:pPr>
    </w:p>
    <w:p w14:paraId="0D07CBDC" w14:textId="77777777" w:rsidR="008B6472" w:rsidRPr="00BB7DB8" w:rsidRDefault="008B6472">
      <w:pPr>
        <w:ind w:firstLine="720"/>
        <w:jc w:val="both"/>
        <w:rPr>
          <w:moveTo w:id="195" w:author="Alexandru Uicoaba" w:date="2022-06-15T09:46:00Z"/>
          <w:rFonts w:ascii="Times New Roman" w:hAnsi="Times New Roman" w:cs="Times New Roman"/>
          <w:sz w:val="24"/>
          <w:szCs w:val="24"/>
          <w:lang w:val="en-GB"/>
        </w:rPr>
        <w:pPrChange w:id="196" w:author="Alexandru Uicoaba" w:date="2022-06-15T09:53:00Z">
          <w:pPr>
            <w:jc w:val="both"/>
          </w:pPr>
        </w:pPrChange>
      </w:pPr>
      <w:moveToRangeStart w:id="197" w:author="Alexandru Uicoaba" w:date="2022-06-15T09:46:00Z" w:name="move106178794"/>
      <w:moveTo w:id="198" w:author="Alexandru Uicoaba" w:date="2022-06-15T09:46:00Z">
        <w:r w:rsidRPr="00BB7DB8">
          <w:rPr>
            <w:rFonts w:ascii="Times New Roman" w:hAnsi="Times New Roman" w:cs="Times New Roman"/>
            <w:sz w:val="24"/>
            <w:szCs w:val="24"/>
            <w:lang w:val="en-GB"/>
          </w:rPr>
          <w:t>Această lucrare este dezvoltată în cadrul Facultății de Electronică, Telecomunicații și Tehnologi Informaționale, parte al Universității Politehnica din Timișoara. Lucrarea reprezintă munca depusă pe parcursul a doi ani de zile 2020-2022.</w:t>
        </w:r>
      </w:moveTo>
    </w:p>
    <w:p w14:paraId="7F246633" w14:textId="77777777" w:rsidR="008B6472" w:rsidRPr="00BB7DB8" w:rsidRDefault="008B6472" w:rsidP="008B6472">
      <w:pPr>
        <w:jc w:val="both"/>
        <w:rPr>
          <w:moveTo w:id="199" w:author="Alexandru Uicoaba" w:date="2022-06-15T09:46:00Z"/>
          <w:rFonts w:ascii="Times New Roman" w:hAnsi="Times New Roman" w:cs="Times New Roman"/>
          <w:sz w:val="24"/>
          <w:szCs w:val="24"/>
        </w:rPr>
      </w:pPr>
      <w:moveTo w:id="200" w:author="Alexandru Uicoaba" w:date="2022-06-15T09:46:00Z">
        <w:r w:rsidRPr="00BB7DB8">
          <w:rPr>
            <w:rFonts w:ascii="Times New Roman" w:hAnsi="Times New Roman" w:cs="Times New Roman"/>
            <w:sz w:val="24"/>
            <w:szCs w:val="24"/>
            <w:lang w:val="en-GB"/>
          </w:rPr>
          <w:lastRenderedPageBreak/>
          <w:tab/>
          <w:t>Pentru partea teoretică, s</w:t>
        </w:r>
        <w:r>
          <w:rPr>
            <w:rFonts w:ascii="Times New Roman" w:hAnsi="Times New Roman" w:cs="Times New Roman"/>
            <w:sz w:val="24"/>
            <w:szCs w:val="24"/>
            <w:lang w:val="en-GB"/>
          </w:rPr>
          <w:t>-</w:t>
        </w:r>
        <w:r w:rsidRPr="00BB7DB8">
          <w:rPr>
            <w:rFonts w:ascii="Times New Roman" w:hAnsi="Times New Roman" w:cs="Times New Roman"/>
            <w:sz w:val="24"/>
            <w:szCs w:val="24"/>
            <w:lang w:val="en-GB"/>
          </w:rPr>
          <w:t>au parcurs mai multe articole științifice și al</w:t>
        </w:r>
        <w:r>
          <w:rPr>
            <w:rFonts w:ascii="Times New Roman" w:hAnsi="Times New Roman" w:cs="Times New Roman"/>
            <w:sz w:val="24"/>
            <w:szCs w:val="24"/>
            <w:lang w:val="en-GB"/>
          </w:rPr>
          <w:t>t</w:t>
        </w:r>
        <w:r w:rsidRPr="00BB7DB8">
          <w:rPr>
            <w:rFonts w:ascii="Times New Roman" w:hAnsi="Times New Roman" w:cs="Times New Roman"/>
            <w:sz w:val="24"/>
            <w:szCs w:val="24"/>
            <w:lang w:val="en-GB"/>
          </w:rPr>
          <w:t xml:space="preserve">e resurse de documentare care ating subiecte precum Machine Learning, Reinforcement Learning și altele. De asemenea, un rol important pentru înțelegerea mai ușoară și mai rapidă a conceptelor de machine learning l-a avut și materia de </w:t>
        </w:r>
        <w:r w:rsidRPr="00BB7DB8">
          <w:rPr>
            <w:rFonts w:ascii="Times New Roman" w:hAnsi="Times New Roman" w:cs="Times New Roman"/>
            <w:i/>
            <w:iCs/>
            <w:sz w:val="24"/>
            <w:szCs w:val="24"/>
            <w:lang w:val="en-GB"/>
          </w:rPr>
          <w:t xml:space="preserve">Modelarea și Analiza datelor pentru Decizii de Management </w:t>
        </w:r>
        <w:r w:rsidRPr="00BB7DB8">
          <w:rPr>
            <w:rFonts w:ascii="Times New Roman" w:hAnsi="Times New Roman" w:cs="Times New Roman"/>
            <w:sz w:val="24"/>
            <w:szCs w:val="24"/>
            <w:lang w:val="en-GB"/>
          </w:rPr>
          <w:t>din</w:t>
        </w:r>
        <w:r w:rsidRPr="00BB7DB8">
          <w:rPr>
            <w:rFonts w:ascii="Times New Roman" w:hAnsi="Times New Roman" w:cs="Times New Roman"/>
            <w:sz w:val="24"/>
            <w:szCs w:val="24"/>
          </w:rPr>
          <w:t xml:space="preserve"> cadrul acestui program de studiu.</w:t>
        </w:r>
      </w:moveTo>
    </w:p>
    <w:p w14:paraId="3271AF79" w14:textId="77777777" w:rsidR="008B6472" w:rsidRPr="00BB7DB8" w:rsidRDefault="008B6472" w:rsidP="008B6472">
      <w:pPr>
        <w:jc w:val="both"/>
        <w:rPr>
          <w:moveTo w:id="201" w:author="Alexandru Uicoaba" w:date="2022-06-15T09:46:00Z"/>
          <w:rFonts w:ascii="Times New Roman" w:hAnsi="Times New Roman" w:cs="Times New Roman"/>
          <w:sz w:val="24"/>
          <w:szCs w:val="24"/>
        </w:rPr>
      </w:pPr>
      <w:moveTo w:id="202" w:author="Alexandru Uicoaba" w:date="2022-06-15T09:46:00Z">
        <w:r w:rsidRPr="00BB7DB8">
          <w:rPr>
            <w:rFonts w:ascii="Times New Roman" w:hAnsi="Times New Roman" w:cs="Times New Roman"/>
            <w:sz w:val="24"/>
            <w:szCs w:val="24"/>
            <w:lang w:val="en-GB"/>
          </w:rPr>
          <w:tab/>
          <w:t xml:space="preserve">Pentru partea practică s-a realizat un experiment prin intermediul căreia se compară mai mulți algoritmi de Machine Learning, atât supravegheași cât și nesupravegheați. Pe lângă partea de machine learning mai este nevoie de cunoștințe pe partea de unity, atât pe partea de design și interfață grafică, cât și pe partea logică de cod scris în limbajul de programare C#.  De asemenea, au fost nevoie și de cunoștințe pe partea de realizare de Flask API prin care se realizează comunicarea dintre cele două medii: </w:t>
        </w:r>
        <w:r w:rsidRPr="00BB7DB8">
          <w:rPr>
            <w:rFonts w:ascii="Times New Roman" w:hAnsi="Times New Roman" w:cs="Times New Roman"/>
            <w:sz w:val="24"/>
            <w:szCs w:val="24"/>
          </w:rPr>
          <w:t>Unity și scriptul Python.</w:t>
        </w:r>
      </w:moveTo>
    </w:p>
    <w:p w14:paraId="4E657745" w14:textId="77777777" w:rsidR="008B6472" w:rsidRPr="00BB7DB8" w:rsidRDefault="008B6472" w:rsidP="008B6472">
      <w:pPr>
        <w:jc w:val="both"/>
        <w:rPr>
          <w:moveTo w:id="203" w:author="Alexandru Uicoaba" w:date="2022-06-15T09:46:00Z"/>
          <w:rFonts w:ascii="Times New Roman" w:hAnsi="Times New Roman" w:cs="Times New Roman"/>
          <w:sz w:val="24"/>
          <w:szCs w:val="24"/>
          <w:lang w:val="en-GB"/>
        </w:rPr>
      </w:pPr>
      <w:moveTo w:id="204" w:author="Alexandru Uicoaba" w:date="2022-06-15T09:46:00Z">
        <w:r w:rsidRPr="00BB7DB8">
          <w:rPr>
            <w:rFonts w:ascii="Times New Roman" w:hAnsi="Times New Roman" w:cs="Times New Roman"/>
            <w:sz w:val="24"/>
            <w:szCs w:val="24"/>
            <w:lang w:val="en-GB"/>
          </w:rPr>
          <w:tab/>
          <w:t>În final se prezintă concluziile, limitările, dezvoltăriile viitorare și referințele bibliografice.</w:t>
        </w:r>
      </w:moveTo>
    </w:p>
    <w:moveToRangeEnd w:id="197"/>
    <w:p w14:paraId="76D9E665" w14:textId="328ECD8B" w:rsidR="008B6472" w:rsidRDefault="008B6472" w:rsidP="008B6472">
      <w:pPr>
        <w:jc w:val="center"/>
        <w:rPr>
          <w:ins w:id="205" w:author="Alexandru Uicoaba" w:date="2022-06-15T09:46:00Z"/>
          <w:lang w:val="en-GB"/>
        </w:rPr>
      </w:pPr>
    </w:p>
    <w:p w14:paraId="2B702371" w14:textId="6BD1B7A6" w:rsidR="008B6472" w:rsidRDefault="008B6472" w:rsidP="008B6472">
      <w:pPr>
        <w:jc w:val="center"/>
        <w:rPr>
          <w:ins w:id="206" w:author="Alexandru Uicoaba" w:date="2022-06-15T09:46:00Z"/>
          <w:lang w:val="en-GB"/>
        </w:rPr>
      </w:pPr>
    </w:p>
    <w:p w14:paraId="677F5D27" w14:textId="5A9250D0" w:rsidR="008B6472" w:rsidRDefault="008B6472" w:rsidP="008B6472">
      <w:pPr>
        <w:jc w:val="center"/>
        <w:rPr>
          <w:ins w:id="207" w:author="Alexandru Uicoaba" w:date="2022-06-15T09:46:00Z"/>
          <w:lang w:val="en-GB"/>
        </w:rPr>
      </w:pPr>
    </w:p>
    <w:p w14:paraId="3A332F1A" w14:textId="729DF5F5" w:rsidR="008B6472" w:rsidRDefault="008B6472" w:rsidP="008B6472">
      <w:pPr>
        <w:jc w:val="center"/>
        <w:rPr>
          <w:ins w:id="208" w:author="Alexandru Uicoaba" w:date="2022-06-15T09:46:00Z"/>
          <w:lang w:val="en-GB"/>
        </w:rPr>
      </w:pPr>
    </w:p>
    <w:p w14:paraId="30F1B4B0" w14:textId="55607C28" w:rsidR="008B6472" w:rsidRDefault="008B6472" w:rsidP="008B6472">
      <w:pPr>
        <w:jc w:val="center"/>
        <w:rPr>
          <w:ins w:id="209" w:author="Alexandru Uicoaba" w:date="2022-06-15T09:46:00Z"/>
          <w:lang w:val="en-GB"/>
        </w:rPr>
      </w:pPr>
    </w:p>
    <w:p w14:paraId="7187DF46" w14:textId="5B05CDD7" w:rsidR="008B6472" w:rsidRDefault="008B6472" w:rsidP="008B6472">
      <w:pPr>
        <w:jc w:val="center"/>
        <w:rPr>
          <w:ins w:id="210" w:author="Alexandru Uicoaba" w:date="2022-06-15T09:46:00Z"/>
          <w:lang w:val="en-GB"/>
        </w:rPr>
      </w:pPr>
    </w:p>
    <w:p w14:paraId="08B69703" w14:textId="4477633E" w:rsidR="008B6472" w:rsidRDefault="008B6472" w:rsidP="008B6472">
      <w:pPr>
        <w:jc w:val="center"/>
        <w:rPr>
          <w:ins w:id="211" w:author="Alexandru Uicoaba" w:date="2022-06-15T09:46:00Z"/>
          <w:lang w:val="en-GB"/>
        </w:rPr>
      </w:pPr>
    </w:p>
    <w:p w14:paraId="33271B5D" w14:textId="1406518B" w:rsidR="008B6472" w:rsidRDefault="008B6472" w:rsidP="008B6472">
      <w:pPr>
        <w:jc w:val="center"/>
        <w:rPr>
          <w:ins w:id="212" w:author="Alexandru Uicoaba" w:date="2022-06-15T09:46:00Z"/>
          <w:lang w:val="en-GB"/>
        </w:rPr>
      </w:pPr>
    </w:p>
    <w:p w14:paraId="517310B2" w14:textId="73BC18FB" w:rsidR="008B6472" w:rsidRDefault="008B6472" w:rsidP="008B6472">
      <w:pPr>
        <w:jc w:val="center"/>
        <w:rPr>
          <w:ins w:id="213" w:author="Alexandru Uicoaba" w:date="2022-06-15T09:46:00Z"/>
          <w:lang w:val="en-GB"/>
        </w:rPr>
      </w:pPr>
    </w:p>
    <w:p w14:paraId="12173AF0" w14:textId="41FC40A1" w:rsidR="008B6472" w:rsidRDefault="008B6472" w:rsidP="008B6472">
      <w:pPr>
        <w:jc w:val="center"/>
        <w:rPr>
          <w:ins w:id="214" w:author="Alexandru Uicoaba" w:date="2022-06-15T09:46:00Z"/>
          <w:lang w:val="en-GB"/>
        </w:rPr>
      </w:pPr>
    </w:p>
    <w:p w14:paraId="05483F6D" w14:textId="30E20D42" w:rsidR="008B6472" w:rsidRDefault="008B6472" w:rsidP="008B6472">
      <w:pPr>
        <w:jc w:val="center"/>
        <w:rPr>
          <w:ins w:id="215" w:author="Alexandru Uicoaba" w:date="2022-06-15T09:46:00Z"/>
          <w:lang w:val="en-GB"/>
        </w:rPr>
      </w:pPr>
    </w:p>
    <w:p w14:paraId="6B23643B" w14:textId="157CD9D6" w:rsidR="008B6472" w:rsidRDefault="008B6472" w:rsidP="008B6472">
      <w:pPr>
        <w:jc w:val="center"/>
        <w:rPr>
          <w:ins w:id="216" w:author="Alexandru Uicoaba" w:date="2022-06-15T09:46:00Z"/>
          <w:lang w:val="en-GB"/>
        </w:rPr>
      </w:pPr>
    </w:p>
    <w:p w14:paraId="71BD9771" w14:textId="10DFE914" w:rsidR="008B6472" w:rsidRDefault="008B6472" w:rsidP="008B6472">
      <w:pPr>
        <w:jc w:val="center"/>
        <w:rPr>
          <w:ins w:id="217" w:author="Alexandru Uicoaba" w:date="2022-06-15T09:46:00Z"/>
          <w:lang w:val="en-GB"/>
        </w:rPr>
      </w:pPr>
    </w:p>
    <w:p w14:paraId="78FD6573" w14:textId="3A5A6002" w:rsidR="008B6472" w:rsidRDefault="008B6472" w:rsidP="008B6472">
      <w:pPr>
        <w:jc w:val="center"/>
        <w:rPr>
          <w:ins w:id="218" w:author="Alexandru Uicoaba" w:date="2022-06-15T09:46:00Z"/>
          <w:lang w:val="en-GB"/>
        </w:rPr>
      </w:pPr>
    </w:p>
    <w:p w14:paraId="3821FE06" w14:textId="160C6546" w:rsidR="008B6472" w:rsidRDefault="008B6472" w:rsidP="008B6472">
      <w:pPr>
        <w:jc w:val="center"/>
        <w:rPr>
          <w:ins w:id="219" w:author="Alexandru Uicoaba" w:date="2022-06-15T09:46:00Z"/>
          <w:lang w:val="en-GB"/>
        </w:rPr>
      </w:pPr>
    </w:p>
    <w:p w14:paraId="7495EAAB" w14:textId="77777777" w:rsidR="008B6472" w:rsidRDefault="008B6472">
      <w:pPr>
        <w:jc w:val="center"/>
        <w:rPr>
          <w:lang w:val="en-GB"/>
        </w:rPr>
        <w:pPrChange w:id="220" w:author="Alexandru Uicoaba" w:date="2022-06-15T09:46:00Z">
          <w:pPr/>
        </w:pPrChange>
      </w:pPr>
    </w:p>
    <w:p w14:paraId="0AC0C303" w14:textId="3390325C" w:rsidR="00E7416B" w:rsidRDefault="00E7416B" w:rsidP="00BB7DB8">
      <w:pPr>
        <w:pStyle w:val="Titlu1"/>
        <w:jc w:val="center"/>
        <w:rPr>
          <w:rFonts w:ascii="Times New Roman" w:hAnsi="Times New Roman" w:cs="Times New Roman"/>
          <w:b/>
          <w:bCs/>
          <w:color w:val="auto"/>
          <w:lang w:val="en-GB"/>
        </w:rPr>
      </w:pPr>
      <w:bookmarkStart w:id="221" w:name="_Toc106268642"/>
      <w:r w:rsidRPr="00BB7DB8">
        <w:rPr>
          <w:rFonts w:ascii="Times New Roman" w:hAnsi="Times New Roman" w:cs="Times New Roman"/>
          <w:b/>
          <w:bCs/>
          <w:color w:val="auto"/>
          <w:lang w:val="en-GB"/>
        </w:rPr>
        <w:t>Capitolul 1 – Introducere</w:t>
      </w:r>
      <w:bookmarkEnd w:id="221"/>
    </w:p>
    <w:p w14:paraId="49799CDA" w14:textId="77777777" w:rsidR="00BB7DB8" w:rsidRPr="00BB7DB8" w:rsidRDefault="00BB7DB8" w:rsidP="00BB7DB8">
      <w:pPr>
        <w:rPr>
          <w:lang w:val="en-GB"/>
        </w:rPr>
      </w:pPr>
    </w:p>
    <w:p w14:paraId="5CBE3DE7" w14:textId="590B7C45" w:rsidR="00E7416B" w:rsidRPr="00BB7DB8" w:rsidRDefault="001C12D2" w:rsidP="00BB7DB8">
      <w:pPr>
        <w:pStyle w:val="Titlu2"/>
        <w:rPr>
          <w:rFonts w:ascii="Times New Roman" w:hAnsi="Times New Roman" w:cs="Times New Roman"/>
          <w:b/>
          <w:bCs/>
          <w:color w:val="auto"/>
          <w:sz w:val="28"/>
          <w:szCs w:val="28"/>
        </w:rPr>
      </w:pPr>
      <w:bookmarkStart w:id="222" w:name="_Toc106268643"/>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222"/>
    </w:p>
    <w:p w14:paraId="18A3DBF4" w14:textId="69188699" w:rsidR="00BB7DB8" w:rsidRDefault="00801564" w:rsidP="00E7416B">
      <w:pPr>
        <w:rPr>
          <w:ins w:id="223" w:author="Alexandru Uicoabă" w:date="2022-06-16T08:12:00Z"/>
          <w:lang w:val="en-GB"/>
        </w:rPr>
      </w:pPr>
      <w:r>
        <w:rPr>
          <w:lang w:val="en-GB"/>
        </w:rPr>
        <w:tab/>
      </w:r>
    </w:p>
    <w:p w14:paraId="6CF08202" w14:textId="434BC738" w:rsidR="00E712C7" w:rsidRPr="00E712C7" w:rsidRDefault="00E712C7" w:rsidP="00E7416B">
      <w:pPr>
        <w:rPr>
          <w:rPrChange w:id="224" w:author="Alexandru Uicoabă" w:date="2022-06-16T08:12:00Z">
            <w:rPr>
              <w:lang w:val="en-GB"/>
            </w:rPr>
          </w:rPrChange>
        </w:rPr>
      </w:pPr>
      <w:ins w:id="225" w:author="Alexandru Uicoabă" w:date="2022-06-16T08:12:00Z">
        <w:r>
          <w:rPr>
            <w:lang w:val="en-GB"/>
          </w:rPr>
          <w:tab/>
          <w:t>Av</w:t>
        </w:r>
        <w:r>
          <w:t xml:space="preserve">ând în vedere faptul că dorim să jucăm jocuri cât mai aproape de realitate, </w:t>
        </w:r>
      </w:ins>
      <w:ins w:id="226" w:author="Alexandru Uicoabă" w:date="2022-06-16T08:13:00Z">
        <w:r>
          <w:t xml:space="preserve">în care dorim să demonstrăm că suntem cei mai buni într-o confruntare directă, </w:t>
        </w:r>
      </w:ins>
      <w:ins w:id="227" w:author="Alexandru Uicoabă" w:date="2022-06-16T08:14:00Z">
        <w:r>
          <w:t xml:space="preserve">se pot crea agenți inteligenți care </w:t>
        </w:r>
        <w:r>
          <w:lastRenderedPageBreak/>
          <w:t>să simuleze adversarul. Dacă acești agenți sunt învățați în</w:t>
        </w:r>
      </w:ins>
      <w:ins w:id="228" w:author="Alexandru Uicoabă" w:date="2022-06-16T08:15:00Z">
        <w:r>
          <w:t>tr-un mod corect, vom avea parte de o adevărată provocare într-o luptă cu aceștia, fie că vorbim de curse cu mașini</w:t>
        </w:r>
      </w:ins>
      <w:ins w:id="229" w:author="Alexandru Uicoabă" w:date="2022-06-16T08:16:00Z">
        <w:r>
          <w:t>, de un meci de șah, de un meci de go, etc.</w:t>
        </w:r>
      </w:ins>
      <w:r w:rsidR="00673A54">
        <w:fldChar w:fldCharType="begin"/>
      </w:r>
      <w:r w:rsidR="00673A54">
        <w:instrText xml:space="preserve"> ADDIN ZOTERO_ITEM CSL_CITATION {"citationID":"Z5XUNVrq","properties":{"formattedCitation":"[1]","plainCitation":"[1]","noteIndex":0},"citationItems":[{"id":304,"uris":["http://zotero.org/users/6649884/items/3RGQMYWK"],"itemData":{"id":304,"type":"article-journal","abstract":"by making the agents in games more intelligent. If done correctly, playing with or against these AI agents will more closely capture the challenge of playing online against other people. A flexible AI architecture, such as Soar, will also make the development of intelligent agents for games easier by providing a common inference engine and reusable knowledge base that can be easily applied to many different games. Copyright 1999, American Association for Artificial Intelligence (www.aaai.org). All rights reserved. Quake II and Descent 3, both popular first person perspective action games, include software hooks allowing programmers to write C code that can access the game's internal data structures and agent controls. This has allowed us to extract symbolic information from the games without interpreting the image displayed on the computer screen. A common approach to building intelligent agents in computer games is to use C code and these programming hooks","source":"ResearchGate","title":"Intelligent Agents in Computer Games","author":[{"family":"Lent","given":"Michael"},{"family":"Laird","given":"John"},{"family":"Buckman","given":"Josh"},{"family":"Hartford","given":"Joe"},{"family":"Houchard","given":"Steve"},{"family":"Steinkraus","given":"Kurt"},{"family":"Tedrake","given":"Russ"}],"issued":{"date-parts":[["1999",9,4]]}}}],"schema":"https://github.com/citation-style-language/schema/raw/master/csl-citation.json"} </w:instrText>
      </w:r>
      <w:r w:rsidR="00673A54">
        <w:fldChar w:fldCharType="separate"/>
      </w:r>
      <w:r w:rsidR="00673A54" w:rsidRPr="00673A54">
        <w:rPr>
          <w:rFonts w:ascii="Calibri" w:hAnsi="Calibri" w:cs="Calibri"/>
        </w:rPr>
        <w:t>[1]</w:t>
      </w:r>
      <w:r w:rsidR="00673A54">
        <w:fldChar w:fldCharType="end"/>
      </w:r>
    </w:p>
    <w:p w14:paraId="18D79129" w14:textId="638178CA" w:rsidR="00E25BD8" w:rsidRDefault="00801564" w:rsidP="00BB7DB8">
      <w:pPr>
        <w:ind w:firstLine="720"/>
        <w:rPr>
          <w:lang w:val="en-GB"/>
        </w:rPr>
      </w:pPr>
      <w:commentRangeStart w:id="230"/>
      <w:commentRangeStart w:id="231"/>
      <w:commentRangeStart w:id="232"/>
      <w:del w:id="233" w:author="Alexandru Uicoabă" w:date="2022-06-16T08:19:00Z">
        <w:r w:rsidDel="00673A54">
          <w:rPr>
            <w:lang w:val="en-GB"/>
          </w:rPr>
          <w:delText>Scopul</w:delText>
        </w:r>
        <w:commentRangeEnd w:id="230"/>
        <w:r w:rsidR="0039645A" w:rsidDel="00673A54">
          <w:rPr>
            <w:rStyle w:val="Referincomentariu"/>
          </w:rPr>
          <w:commentReference w:id="230"/>
        </w:r>
      </w:del>
      <w:commentRangeEnd w:id="231"/>
      <w:r w:rsidR="00430E39">
        <w:rPr>
          <w:rStyle w:val="Referincomentariu"/>
        </w:rPr>
        <w:commentReference w:id="231"/>
      </w:r>
      <w:commentRangeEnd w:id="232"/>
      <w:r w:rsidR="00430E39">
        <w:rPr>
          <w:rStyle w:val="Referincomentariu"/>
        </w:rPr>
        <w:commentReference w:id="232"/>
      </w:r>
      <w:del w:id="234" w:author="Alexandru Uicoabă" w:date="2022-06-16T08:19:00Z">
        <w:r w:rsidDel="00673A54">
          <w:rPr>
            <w:lang w:val="en-GB"/>
          </w:rPr>
          <w:delText xml:space="preserve"> lucrării</w:delText>
        </w:r>
        <w:r w:rsidR="00B9635E" w:rsidDel="00673A54">
          <w:rPr>
            <w:lang w:val="en-GB"/>
          </w:rPr>
          <w:delText xml:space="preserve"> este de a</w:delText>
        </w:r>
      </w:del>
      <w:ins w:id="235" w:author="Alexandru Uicoabă" w:date="2022-06-16T08:19:00Z">
        <w:r w:rsidR="00673A54">
          <w:rPr>
            <w:lang w:val="en-GB"/>
          </w:rPr>
          <w:t xml:space="preserve">Așadar, acestă lucrare de </w:t>
        </w:r>
      </w:ins>
      <w:ins w:id="236" w:author="Alexandru Uicoabă" w:date="2022-06-16T08:20:00Z">
        <w:r w:rsidR="00673A54">
          <w:rPr>
            <w:lang w:val="en-GB"/>
          </w:rPr>
          <w:t>diploma își dorește</w:t>
        </w:r>
      </w:ins>
      <w:r w:rsidR="00B9635E">
        <w:rPr>
          <w:lang w:val="en-GB"/>
        </w:rPr>
        <w:t xml:space="preserve"> îmbina</w:t>
      </w:r>
      <w:ins w:id="237" w:author="Alexandru Uicoabă" w:date="2022-06-16T08:20:00Z">
        <w:r w:rsidR="00673A54">
          <w:rPr>
            <w:lang w:val="en-GB"/>
          </w:rPr>
          <w:t>rea</w:t>
        </w:r>
      </w:ins>
      <w:r w:rsidR="00B9635E">
        <w:rPr>
          <w:lang w:val="en-GB"/>
        </w:rPr>
        <w:t xml:space="preserve"> program</w:t>
      </w:r>
      <w:ins w:id="238" w:author="Alexandru Uicoabă" w:date="2022-06-16T08:20:00Z">
        <w:r w:rsidR="00673A54">
          <w:rPr>
            <w:lang w:val="en-GB"/>
          </w:rPr>
          <w:t>ării</w:t>
        </w:r>
      </w:ins>
      <w:del w:id="239" w:author="Alexandru Uicoabă" w:date="2022-06-16T08:20:00Z">
        <w:r w:rsidR="00B9635E" w:rsidDel="00673A54">
          <w:rPr>
            <w:lang w:val="en-GB"/>
          </w:rPr>
          <w:delText>area</w:delText>
        </w:r>
      </w:del>
      <w:r w:rsidR="00B9635E">
        <w:rPr>
          <w:lang w:val="en-GB"/>
        </w:rPr>
        <w:t xml:space="preserve"> cu partea de gaming, și mai precis</w:t>
      </w:r>
      <w:r>
        <w:rPr>
          <w:lang w:val="en-GB"/>
        </w:rPr>
        <w:t xml:space="preserve"> </w:t>
      </w:r>
      <w:r w:rsidR="00E25BD8">
        <w:rPr>
          <w:lang w:val="en-GB"/>
        </w:rPr>
        <w:t>de a învăța un agent șă concureze într-un mediu virtual</w:t>
      </w:r>
      <w:r w:rsidR="00C05887">
        <w:rPr>
          <w:lang w:val="en-GB"/>
        </w:rPr>
        <w:t>. Î</w:t>
      </w:r>
      <w:r w:rsidR="00E25BD8">
        <w:rPr>
          <w:lang w:val="en-GB"/>
        </w:rPr>
        <w:t xml:space="preserve">n cazul de față agentul </w:t>
      </w:r>
      <w:r w:rsidR="00C05887">
        <w:rPr>
          <w:lang w:val="en-GB"/>
        </w:rPr>
        <w:t xml:space="preserve">este </w:t>
      </w:r>
      <w:r w:rsidR="00E25BD8">
        <w:rPr>
          <w:lang w:val="en-GB"/>
        </w:rPr>
        <w:t>repre</w:t>
      </w:r>
      <w:ins w:id="240" w:author="Alexandru Uicoabă" w:date="2022-06-16T08:20:00Z">
        <w:r w:rsidR="00673A54">
          <w:rPr>
            <w:lang w:val="en-GB"/>
          </w:rPr>
          <w:t>z</w:t>
        </w:r>
      </w:ins>
      <w:del w:id="241" w:author="Alexandru Uicoabă" w:date="2022-06-16T08:20:00Z">
        <w:r w:rsidR="00E25BD8" w:rsidDel="00673A54">
          <w:rPr>
            <w:lang w:val="en-GB"/>
          </w:rPr>
          <w:delText>s</w:delText>
        </w:r>
      </w:del>
      <w:r w:rsidR="00E25BD8">
        <w:rPr>
          <w:lang w:val="en-GB"/>
        </w:rPr>
        <w:t>entat de un pilot de kart iar mediul virtual este un circuit de karting. În acest</w:t>
      </w:r>
      <w:r w:rsidR="00C05887">
        <w:rPr>
          <w:lang w:val="en-GB"/>
        </w:rPr>
        <w:t xml:space="preserve">ă direcție </w:t>
      </w:r>
      <w:r w:rsidR="00E25BD8">
        <w:rPr>
          <w:lang w:val="en-GB"/>
        </w:rPr>
        <w:t>se</w:t>
      </w:r>
      <w:ins w:id="242" w:author="Alexandru Uicoabă" w:date="2022-06-16T08:20:00Z">
        <w:r w:rsidR="00673A54">
          <w:rPr>
            <w:lang w:val="en-GB"/>
          </w:rPr>
          <w:t xml:space="preserve"> vor</w:t>
        </w:r>
      </w:ins>
      <w:r w:rsidR="00E25BD8">
        <w:rPr>
          <w:lang w:val="en-GB"/>
        </w:rPr>
        <w:t xml:space="preserve"> </w:t>
      </w:r>
      <w:r w:rsidR="00C05887">
        <w:rPr>
          <w:lang w:val="en-GB"/>
        </w:rPr>
        <w:t>implementa două experimente în vederea învățării agentului cum să conducă folosind</w:t>
      </w:r>
      <w:r w:rsidR="00041CBB">
        <w:rPr>
          <w:lang w:val="en-GB"/>
        </w:rPr>
        <w:t xml:space="preserve"> atât algoritmi</w:t>
      </w:r>
      <w:r w:rsidR="00C05887">
        <w:rPr>
          <w:lang w:val="en-GB"/>
        </w:rPr>
        <w:t xml:space="preserve"> de machine learning</w:t>
      </w:r>
      <w:r w:rsidR="00041CBB">
        <w:rPr>
          <w:lang w:val="en-GB"/>
        </w:rPr>
        <w:t xml:space="preserve"> sup</w:t>
      </w:r>
      <w:r w:rsidR="00C05887">
        <w:rPr>
          <w:lang w:val="en-GB"/>
        </w:rPr>
        <w:t>ravegheați</w:t>
      </w:r>
      <w:r w:rsidR="00041CBB">
        <w:rPr>
          <w:lang w:val="en-GB"/>
        </w:rPr>
        <w:t xml:space="preserve"> </w:t>
      </w:r>
      <w:del w:id="243" w:author="Alexandru Uicoabă" w:date="2022-06-16T08:21:00Z">
        <w:r w:rsidR="00041CBB" w:rsidDel="00673A54">
          <w:rPr>
            <w:lang w:val="en-GB"/>
          </w:rPr>
          <w:delText>(Decision Tree și Random Forrest)</w:delText>
        </w:r>
      </w:del>
      <w:r w:rsidR="00C05887">
        <w:rPr>
          <w:lang w:val="en-GB"/>
        </w:rPr>
        <w:t xml:space="preserve"> cât și parte</w:t>
      </w:r>
      <w:del w:id="244" w:author="Alexandru Uicoabă" w:date="2022-06-16T08:21:00Z">
        <w:r w:rsidR="00C05887" w:rsidDel="00673A54">
          <w:rPr>
            <w:lang w:val="en-GB"/>
          </w:rPr>
          <w:delText>a</w:delText>
        </w:r>
      </w:del>
      <w:r w:rsidR="00C05887">
        <w:rPr>
          <w:lang w:val="en-GB"/>
        </w:rPr>
        <w:t xml:space="preserve"> de reinforcement learning.</w:t>
      </w:r>
    </w:p>
    <w:p w14:paraId="629C985E" w14:textId="01AF1E5F" w:rsidR="00B86BD8" w:rsidRDefault="00B86BD8" w:rsidP="00E7416B">
      <w:r>
        <w:rPr>
          <w:lang w:val="en-GB"/>
        </w:rPr>
        <w:tab/>
      </w:r>
      <w:r>
        <w:t>Direcția în care se îndreaptă lumea de automotive este spre autonomous driving, în care mașinile înva</w:t>
      </w:r>
      <w:del w:id="245" w:author="Bogdan Dragulescu" w:date="2022-06-14T10:58:00Z">
        <w:r w:rsidDel="009C2054">
          <w:delText>ș</w:delText>
        </w:r>
      </w:del>
      <w:ins w:id="246" w:author="Bogdan Dragulescu" w:date="2022-06-14T10:58:00Z">
        <w:r w:rsidR="009C2054">
          <w:t>ț</w:t>
        </w:r>
      </w:ins>
      <w:r>
        <w:t>ă să conducă singure pe baza imaginilor captate din exterior, pe baza senzorilor</w:t>
      </w:r>
      <w:ins w:id="247" w:author="Alexandru Uicoabă" w:date="2022-06-16T08:22:00Z">
        <w:r w:rsidR="00FC0501">
          <w:t>,</w:t>
        </w:r>
      </w:ins>
      <w:del w:id="248" w:author="Alexandru Uicoabă" w:date="2022-06-16T08:22:00Z">
        <w:r w:rsidDel="00FC0501">
          <w:delText xml:space="preserve"> și</w:delText>
        </w:r>
      </w:del>
      <w:r>
        <w:t xml:space="preserve"> a poziției gps</w:t>
      </w:r>
      <w:ins w:id="249" w:author="Alexandru Uicoabă" w:date="2022-06-16T08:22:00Z">
        <w:r w:rsidR="00FC0501">
          <w:t xml:space="preserve"> și </w:t>
        </w:r>
      </w:ins>
      <w:ins w:id="250" w:author="Alexandru Uicoabă" w:date="2022-06-16T08:24:00Z">
        <w:r w:rsidR="00FC0501">
          <w:t>schimbul de informații cu celelalte vehicule aflate în trafic</w:t>
        </w:r>
      </w:ins>
      <w:r>
        <w:t>. Având în vedere acest aspect, această lucrarea poate fi considerată un punct de plecare și un prin pas în această direcție, în care se simulează partea de autonomous driving.</w:t>
      </w:r>
      <w:r w:rsidR="00430E39">
        <w:fldChar w:fldCharType="begin"/>
      </w:r>
      <w:r w:rsidR="00430E39">
        <w:instrText xml:space="preserve"> ADDIN ZOTERO_ITEM CSL_CITATION {"citationID":"mS2qpSTK","properties":{"formattedCitation":"[2]","plainCitation":"[2]","noteIndex":0},"citationItems":[{"id":307,"uris":["http://zotero.org/users/6649884/items/9KWLTSFT"],"itemData":{"id":307,"type":"article","abstract":"Autonomous driving is a multi-agent setting where the host vehicle must apply sophisticated negotiation skills with other road users when overtaking, giving way, merging, taking left and right turns and while pushing ahead in unstructured urban roadways. Since there are many possible scenarios, manually tackling all possible cases will likely yield a too simplistic policy. Moreover, one must balance between unexpected behavior of other drivers/pedestrians and at the same time not to be too defensive so that normal traffic flow is maintained. In this paper we apply deep reinforcement learning to the problem of forming long term driving strategies. We note that there are two major challenges that make autonomous driving different from other robotic tasks. First, is the necessity for ensuring functional safety - something that machine learning has difficulty with given that performance is optimized at the level of an expectation over many instances. Second, the Markov Decision Process model often used in robotics is problematic in our case because of unpredictable behavior of other agents in this multi-agent scenario. We make three contributions in our work. First, we show how policy gradient iterations can be used without Markovian assumptions. Second, we decompose the problem into a composition of a Policy for Desires (which is to be learned) and trajectory planning with hard constraints (which is not learned). The goal of Desires is to enable comfort of driving, while hard constraints guarantees the safety of driving. Third, we introduce a hierarchical temporal abstraction we call an \"Option Graph\" with a gating mechanism that significantly reduces the effective horizon and thereby reducing the variance of the gradient estimation even further.","note":"number: arXiv:1610.03295\narXiv:1610.03295 [cs, stat]","publisher":"arXiv","source":"arXiv.org","title":"Safe, Multi-Agent, Reinforcement Learning for Autonomous Driving","URL":"http://arxiv.org/abs/1610.03295","author":[{"family":"Shalev-Shwartz","given":"Shai"},{"family":"Shammah","given":"Shaked"},{"family":"Shashua","given":"Amnon"}],"accessed":{"date-parts":[["2022",6,16]]},"issued":{"date-parts":[["2016",10,11]]}}}],"schema":"https://github.com/citation-style-language/schema/raw/master/csl-citation.json"} </w:instrText>
      </w:r>
      <w:r w:rsidR="00430E39">
        <w:fldChar w:fldCharType="separate"/>
      </w:r>
      <w:r w:rsidR="00430E39" w:rsidRPr="00430E39">
        <w:rPr>
          <w:rFonts w:ascii="Calibri" w:hAnsi="Calibri" w:cs="Calibri"/>
        </w:rPr>
        <w:t>[2]</w:t>
      </w:r>
      <w:r w:rsidR="00430E39">
        <w:fldChar w:fldCharType="end"/>
      </w:r>
    </w:p>
    <w:p w14:paraId="4DFD8086" w14:textId="63E054C2" w:rsidR="00B9635E" w:rsidRDefault="00B9635E" w:rsidP="00E7416B">
      <w:pPr>
        <w:rPr>
          <w:lang w:val="en-GB"/>
        </w:rPr>
      </w:pPr>
    </w:p>
    <w:p w14:paraId="4F0C79D3" w14:textId="5A639083" w:rsidR="00041CBB" w:rsidRDefault="00041CBB" w:rsidP="00E7416B">
      <w:pPr>
        <w:rPr>
          <w:lang w:val="en-GB"/>
        </w:rPr>
      </w:pPr>
      <w:r>
        <w:rPr>
          <w:lang w:val="en-GB"/>
        </w:rPr>
        <w:tab/>
        <w:t xml:space="preserve">În vederea realizării experimentului </w:t>
      </w:r>
      <w:del w:id="251" w:author="Alexandru Uicoabă" w:date="2022-06-16T08:25:00Z">
        <w:r w:rsidDel="007A6C98">
          <w:rPr>
            <w:lang w:val="en-GB"/>
          </w:rPr>
          <w:delText>s</w:delText>
        </w:r>
      </w:del>
      <w:ins w:id="252" w:author="Alexandru Uicoabă" w:date="2022-06-16T08:25:00Z">
        <w:r w:rsidR="007A6C98">
          <w:rPr>
            <w:lang w:val="en-GB"/>
          </w:rPr>
          <w:t>e vor folosii</w:t>
        </w:r>
      </w:ins>
      <w:del w:id="253" w:author="Alexandru Uicoabă" w:date="2022-06-16T08:25:00Z">
        <w:r w:rsidDel="007A6C98">
          <w:rPr>
            <w:lang w:val="en-GB"/>
          </w:rPr>
          <w:delText>-au</w:delText>
        </w:r>
      </w:del>
      <w:r>
        <w:rPr>
          <w:lang w:val="en-GB"/>
        </w:rPr>
        <w:t xml:space="preserve"> </w:t>
      </w:r>
      <w:del w:id="254" w:author="Alexandru Uicoabă" w:date="2022-06-16T08:25:00Z">
        <w:r w:rsidDel="007A6C98">
          <w:rPr>
            <w:lang w:val="en-GB"/>
          </w:rPr>
          <w:delText xml:space="preserve">folosit </w:delText>
        </w:r>
      </w:del>
      <w:r>
        <w:rPr>
          <w:lang w:val="en-GB"/>
        </w:rPr>
        <w:t>mai multe in</w:t>
      </w:r>
      <w:ins w:id="255" w:author="Alexandru Uicoabă" w:date="2022-06-16T08:25:00Z">
        <w:r w:rsidR="007A6C98">
          <w:rPr>
            <w:lang w:val="en-GB"/>
          </w:rPr>
          <w:t>s</w:t>
        </w:r>
      </w:ins>
      <w:r>
        <w:rPr>
          <w:lang w:val="en-GB"/>
        </w:rPr>
        <w:t>trumente digitale:</w:t>
      </w:r>
    </w:p>
    <w:p w14:paraId="231C8503" w14:textId="78E90D64" w:rsidR="00041CBB" w:rsidRDefault="00041CBB" w:rsidP="00041CBB">
      <w:pPr>
        <w:pStyle w:val="Listparagraf"/>
        <w:numPr>
          <w:ilvl w:val="0"/>
          <w:numId w:val="2"/>
        </w:numPr>
        <w:rPr>
          <w:lang w:val="en-GB"/>
        </w:rPr>
      </w:pPr>
      <w:r>
        <w:rPr>
          <w:lang w:val="en-GB"/>
        </w:rPr>
        <w:t>Unity Hub pentru mediul virtual</w:t>
      </w:r>
    </w:p>
    <w:p w14:paraId="468E2898" w14:textId="5D95857C" w:rsidR="00041CBB" w:rsidRPr="00041CBB" w:rsidRDefault="00041CBB" w:rsidP="00041CBB">
      <w:pPr>
        <w:pStyle w:val="Listparagraf"/>
        <w:numPr>
          <w:ilvl w:val="0"/>
          <w:numId w:val="2"/>
        </w:numPr>
        <w:rPr>
          <w:lang w:val="en-GB"/>
        </w:rPr>
      </w:pPr>
      <w:r>
        <w:rPr>
          <w:lang w:val="en-GB"/>
        </w:rPr>
        <w:t>Anaconda – pentru realizarea API-ului care comunic</w:t>
      </w:r>
      <w:r>
        <w:t>ă cu mediul din Unity și în care se realizează partea de ML</w:t>
      </w:r>
    </w:p>
    <w:p w14:paraId="7DA7E1B7" w14:textId="32232226" w:rsidR="00B9635E" w:rsidRPr="00B9635E" w:rsidRDefault="00041CBB" w:rsidP="00B9635E">
      <w:pPr>
        <w:pStyle w:val="Listparagraf"/>
        <w:numPr>
          <w:ilvl w:val="0"/>
          <w:numId w:val="2"/>
        </w:numPr>
        <w:rPr>
          <w:lang w:val="en-GB"/>
        </w:rPr>
      </w:pPr>
      <w:r>
        <w:t>Visual Studio Code – editor text pentru Python si Mermeid</w:t>
      </w:r>
    </w:p>
    <w:p w14:paraId="6DA4C077" w14:textId="48B271E2" w:rsidR="00041CBB" w:rsidRDefault="00041CBB" w:rsidP="00041CBB">
      <w:pPr>
        <w:ind w:left="720"/>
        <w:rPr>
          <w:lang w:val="en-GB"/>
        </w:rPr>
      </w:pPr>
      <w:r>
        <w:rPr>
          <w:lang w:val="en-GB"/>
        </w:rPr>
        <w:t>Limbaje de programare utilizate:</w:t>
      </w:r>
    </w:p>
    <w:p w14:paraId="00C7D009" w14:textId="643D0A6A" w:rsidR="00041CBB" w:rsidRDefault="00041CBB" w:rsidP="00041CBB">
      <w:pPr>
        <w:pStyle w:val="Listparagraf"/>
        <w:numPr>
          <w:ilvl w:val="0"/>
          <w:numId w:val="2"/>
        </w:numPr>
      </w:pPr>
      <w:r>
        <w:t>C# - în mediul unity</w:t>
      </w:r>
    </w:p>
    <w:p w14:paraId="47E55D1F" w14:textId="379B9606" w:rsidR="00852B71" w:rsidRDefault="00041CBB" w:rsidP="00852B71">
      <w:pPr>
        <w:pStyle w:val="Listparagraf"/>
        <w:numPr>
          <w:ilvl w:val="0"/>
          <w:numId w:val="2"/>
        </w:numPr>
      </w:pPr>
      <w:r>
        <w:t xml:space="preserve">Python – pentru </w:t>
      </w:r>
      <w:ins w:id="256" w:author="Alexandru Uicoabă" w:date="2022-06-16T08:25:00Z">
        <w:r w:rsidR="00F12DF6">
          <w:t xml:space="preserve">realizarea </w:t>
        </w:r>
      </w:ins>
      <w:r>
        <w:t>API</w:t>
      </w:r>
      <w:ins w:id="257" w:author="Alexandru Uicoabă" w:date="2022-06-16T08:25:00Z">
        <w:r w:rsidR="00F12DF6">
          <w:t>-ului</w:t>
        </w:r>
      </w:ins>
      <w:r>
        <w:t xml:space="preserve"> și</w:t>
      </w:r>
      <w:ins w:id="258" w:author="Alexandru Uicoabă" w:date="2022-06-16T08:25:00Z">
        <w:r w:rsidR="00F12DF6">
          <w:t xml:space="preserve"> pentru algoritmii de învățare automat</w:t>
        </w:r>
      </w:ins>
      <w:ins w:id="259" w:author="Alexandru Uicoabă" w:date="2022-06-16T08:26:00Z">
        <w:r w:rsidR="00F12DF6">
          <w:t>ă</w:t>
        </w:r>
      </w:ins>
      <w:r>
        <w:t xml:space="preserve"> </w:t>
      </w:r>
      <w:del w:id="260" w:author="Alexandru Uicoabă" w:date="2022-06-16T08:26:00Z">
        <w:r w:rsidDel="00616FCF">
          <w:delText>Machine Learning</w:delText>
        </w:r>
      </w:del>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036CAB37" w:rsidR="00E7416B" w:rsidRDefault="000F4DE0">
      <w:pPr>
        <w:pStyle w:val="Titlu2"/>
        <w:numPr>
          <w:ilvl w:val="1"/>
          <w:numId w:val="13"/>
        </w:numPr>
        <w:rPr>
          <w:rFonts w:ascii="Times New Roman" w:hAnsi="Times New Roman" w:cs="Times New Roman"/>
          <w:b/>
          <w:bCs/>
          <w:color w:val="auto"/>
          <w:sz w:val="28"/>
          <w:szCs w:val="28"/>
          <w:lang w:val="en-GB"/>
        </w:rPr>
        <w:pPrChange w:id="261" w:author="Alexandru Uicoabă" w:date="2022-06-15T20:10:00Z">
          <w:pPr>
            <w:pStyle w:val="Titlu2"/>
          </w:pPr>
        </w:pPrChange>
      </w:pPr>
      <w:bookmarkStart w:id="262" w:name="_Toc106268644"/>
      <w:del w:id="263" w:author="Alexandru Uicoabă" w:date="2022-06-15T20:10:00Z">
        <w:r w:rsidRPr="00230B41" w:rsidDel="007139D3">
          <w:rPr>
            <w:rFonts w:ascii="Times New Roman" w:hAnsi="Times New Roman" w:cs="Times New Roman"/>
            <w:b/>
            <w:bCs/>
            <w:color w:val="auto"/>
            <w:sz w:val="28"/>
            <w:szCs w:val="28"/>
            <w:lang w:val="en-GB"/>
          </w:rPr>
          <w:lastRenderedPageBreak/>
          <w:delText>1.</w:delText>
        </w:r>
        <w:r w:rsidR="00E7416B" w:rsidRPr="00230B41" w:rsidDel="007139D3">
          <w:rPr>
            <w:rFonts w:ascii="Times New Roman" w:hAnsi="Times New Roman" w:cs="Times New Roman"/>
            <w:b/>
            <w:bCs/>
            <w:color w:val="auto"/>
            <w:sz w:val="28"/>
            <w:szCs w:val="28"/>
            <w:lang w:val="en-GB"/>
          </w:rPr>
          <w:delText xml:space="preserve">2 </w:delText>
        </w:r>
      </w:del>
      <w:r w:rsidR="00E7416B" w:rsidRPr="00230B41">
        <w:rPr>
          <w:rFonts w:ascii="Times New Roman" w:hAnsi="Times New Roman" w:cs="Times New Roman"/>
          <w:b/>
          <w:bCs/>
          <w:color w:val="auto"/>
          <w:sz w:val="28"/>
          <w:szCs w:val="28"/>
          <w:lang w:val="en-GB"/>
        </w:rPr>
        <w:t>– Obiective</w:t>
      </w:r>
      <w:bookmarkEnd w:id="262"/>
    </w:p>
    <w:p w14:paraId="1E06F201" w14:textId="784D8829" w:rsidR="00230B41" w:rsidRDefault="00230B41" w:rsidP="00230B41">
      <w:pPr>
        <w:rPr>
          <w:ins w:id="264" w:author="Alexandru Uicoabă" w:date="2022-06-15T20:06:00Z"/>
          <w:lang w:val="en-GB"/>
        </w:rPr>
      </w:pPr>
    </w:p>
    <w:p w14:paraId="516D75F1" w14:textId="1BDEDE34" w:rsidR="007139D3" w:rsidRDefault="007139D3" w:rsidP="00230B41">
      <w:pPr>
        <w:rPr>
          <w:ins w:id="265" w:author="Alexandru Uicoabă" w:date="2022-06-15T20:07:00Z"/>
        </w:rPr>
      </w:pPr>
      <w:ins w:id="266" w:author="Alexandru Uicoabă" w:date="2022-06-15T20:06:00Z">
        <w:r>
          <w:rPr>
            <w:lang w:val="en-GB"/>
          </w:rPr>
          <w:tab/>
          <w:t xml:space="preserve">Prin intermediul acestei lucrări de diplomă să se reăspundă la câteva </w:t>
        </w:r>
      </w:ins>
      <w:ins w:id="267" w:author="Alexandru Uicoabă" w:date="2022-06-15T20:07:00Z">
        <w:r>
          <w:rPr>
            <w:lang w:val="en-GB"/>
          </w:rPr>
          <w:t>întrebări de cercetare:</w:t>
        </w:r>
      </w:ins>
    </w:p>
    <w:p w14:paraId="4FFF3B25" w14:textId="5762F25E" w:rsidR="007139D3" w:rsidRDefault="007139D3">
      <w:pPr>
        <w:ind w:firstLine="720"/>
        <w:rPr>
          <w:ins w:id="268" w:author="Alexandru Uicoabă" w:date="2022-06-15T20:08:00Z"/>
        </w:rPr>
        <w:pPrChange w:id="269" w:author="Alexandru Uicoabă" w:date="2022-06-15T20:10:00Z">
          <w:pPr/>
        </w:pPrChange>
      </w:pPr>
      <w:ins w:id="270" w:author="Alexandru Uicoabă" w:date="2022-06-15T20:07:00Z">
        <w:r>
          <w:t>Întrebarea 1</w:t>
        </w:r>
        <w:r w:rsidRPr="007139D3">
          <w:rPr>
            <w:lang w:val="en-GB"/>
          </w:rPr>
          <w:t>:</w:t>
        </w:r>
        <w:r>
          <w:t xml:space="preserve"> Ce tip de algoritmi de învățare automată sunt </w:t>
        </w:r>
      </w:ins>
      <w:ins w:id="271" w:author="Alexandru Uicoabă" w:date="2022-06-15T20:08:00Z">
        <w:r>
          <w:t>mai eficienți pentru</w:t>
        </w:r>
      </w:ins>
      <w:ins w:id="272" w:author="Alexandru Uicoabă" w:date="2022-06-15T20:10:00Z">
        <w:r>
          <w:t xml:space="preserve"> </w:t>
        </w:r>
      </w:ins>
      <w:ins w:id="273" w:author="Alexandru Uicoabă" w:date="2022-06-15T20:08:00Z">
        <w:r>
          <w:t>învățarea agentului?</w:t>
        </w:r>
      </w:ins>
    </w:p>
    <w:p w14:paraId="45703F2B" w14:textId="32372C70" w:rsidR="007139D3" w:rsidRDefault="007139D3">
      <w:pPr>
        <w:ind w:firstLine="720"/>
        <w:rPr>
          <w:ins w:id="274" w:author="Alexandru Uicoabă" w:date="2022-06-15T20:08:00Z"/>
          <w:lang w:val="en-GB"/>
        </w:rPr>
        <w:pPrChange w:id="275" w:author="Alexandru Uicoabă" w:date="2022-06-15T20:09:00Z">
          <w:pPr/>
        </w:pPrChange>
      </w:pPr>
      <w:ins w:id="276" w:author="Alexandru Uicoabă" w:date="2022-06-15T20:08:00Z">
        <w:r>
          <w:t>Întrebarea 2</w:t>
        </w:r>
        <w:r>
          <w:rPr>
            <w:lang w:val="en-GB"/>
          </w:rPr>
          <w:t>:</w:t>
        </w:r>
        <w:r>
          <w:t xml:space="preserve"> Ce date are nevoie algoritmul ca și intrare?</w:t>
        </w:r>
        <w:r>
          <w:rPr>
            <w:lang w:val="en-GB"/>
          </w:rPr>
          <w:t xml:space="preserve"> </w:t>
        </w:r>
      </w:ins>
    </w:p>
    <w:p w14:paraId="44A5428B" w14:textId="50B0C71D" w:rsidR="007139D3" w:rsidRDefault="007139D3" w:rsidP="007139D3">
      <w:pPr>
        <w:ind w:firstLine="720"/>
        <w:rPr>
          <w:ins w:id="277" w:author="Alexandru Uicoabă" w:date="2022-06-15T20:10:00Z"/>
          <w:lang w:val="en-GB"/>
        </w:rPr>
      </w:pPr>
      <w:ins w:id="278" w:author="Alexandru Uicoabă" w:date="2022-06-15T20:08:00Z">
        <w:r>
          <w:t>Întrebarea 3</w:t>
        </w:r>
        <w:r>
          <w:rPr>
            <w:lang w:val="en-GB"/>
          </w:rPr>
          <w:t>: Es</w:t>
        </w:r>
      </w:ins>
      <w:ins w:id="279" w:author="Alexandru Uicoabă" w:date="2022-06-15T20:09:00Z">
        <w:r>
          <w:rPr>
            <w:lang w:val="en-GB"/>
          </w:rPr>
          <w:t>te un agent antrenat cu algoritmi de învățare automată superiori față de o persoană umană?</w:t>
        </w:r>
      </w:ins>
    </w:p>
    <w:p w14:paraId="28D395A7" w14:textId="078749D4" w:rsidR="00DA6D03" w:rsidRPr="007139D3" w:rsidDel="002E2FCE" w:rsidRDefault="00DA6D03">
      <w:pPr>
        <w:ind w:firstLine="720"/>
        <w:rPr>
          <w:del w:id="280" w:author="Alexandru Uicoabă" w:date="2022-06-15T20:11:00Z"/>
          <w:lang w:val="en-GB"/>
        </w:rPr>
        <w:pPrChange w:id="281" w:author="Alexandru Uicoabă" w:date="2022-06-15T20:11:00Z">
          <w:pPr/>
        </w:pPrChange>
      </w:pPr>
      <w:ins w:id="282" w:author="Alexandru Uicoabă" w:date="2022-06-15T20:10:00Z">
        <w:r>
          <w:rPr>
            <w:lang w:val="en-GB"/>
          </w:rPr>
          <w:t>Pornind de la aceste întrebări de cercetare, sunt necesare mai multe etape în vederea găsir</w:t>
        </w:r>
      </w:ins>
      <w:ins w:id="283" w:author="Alexandru Uicoabă" w:date="2022-06-15T20:11:00Z">
        <w:r>
          <w:rPr>
            <w:lang w:val="en-GB"/>
          </w:rPr>
          <w:t>ii răspunsurilor la acestea.</w:t>
        </w:r>
        <w:r w:rsidR="002E2FCE">
          <w:rPr>
            <w:lang w:val="en-GB"/>
          </w:rPr>
          <w:t>.</w:t>
        </w:r>
      </w:ins>
    </w:p>
    <w:p w14:paraId="1E9B5D29" w14:textId="3C84C89D" w:rsidR="0073736C" w:rsidRPr="0044253D" w:rsidRDefault="0073736C">
      <w:pPr>
        <w:ind w:firstLine="720"/>
        <w:rPr>
          <w:rFonts w:ascii="Times New Roman" w:hAnsi="Times New Roman" w:cs="Times New Roman"/>
          <w:sz w:val="24"/>
          <w:szCs w:val="24"/>
          <w:lang w:val="en-GB"/>
        </w:rPr>
        <w:pPrChange w:id="284" w:author="Alexandru Uicoabă" w:date="2022-06-15T20:11:00Z">
          <w:pPr>
            <w:jc w:val="both"/>
          </w:pPr>
        </w:pPrChange>
      </w:pPr>
      <w:del w:id="285" w:author="Alexandru Uicoabă" w:date="2022-06-15T20:11:00Z">
        <w:r w:rsidDel="002E2FCE">
          <w:rPr>
            <w:lang w:val="en-GB"/>
          </w:rPr>
          <w:tab/>
        </w:r>
        <w:commentRangeStart w:id="286"/>
        <w:commentRangeStart w:id="287"/>
        <w:commentRangeStart w:id="288"/>
        <w:r w:rsidRPr="0044253D" w:rsidDel="002E2FCE">
          <w:rPr>
            <w:rFonts w:ascii="Times New Roman" w:hAnsi="Times New Roman" w:cs="Times New Roman"/>
            <w:sz w:val="24"/>
            <w:szCs w:val="24"/>
            <w:lang w:val="en-GB"/>
          </w:rPr>
          <w:delText xml:space="preserve">Prin această lucrare se dorește experimentarea modului în care un agent dintr-un mediu virtual poate să învețe singur cum să se comporte în acel mediu. </w:delText>
        </w:r>
      </w:del>
      <w:r w:rsidRPr="0044253D">
        <w:rPr>
          <w:rFonts w:ascii="Times New Roman" w:hAnsi="Times New Roman" w:cs="Times New Roman"/>
          <w:sz w:val="24"/>
          <w:szCs w:val="24"/>
          <w:lang w:val="en-GB"/>
        </w:rPr>
        <w:t>În cazul de față, agentul software este reprezentat de un kart dintr-un joc create în mediul Unity care are ca scop să învețe să conducă pe un circuit predefinit, care nu se modifică, atingând cele trei checkpointuri în cel mai scurt timp.</w:t>
      </w:r>
      <w:commentRangeEnd w:id="286"/>
      <w:r w:rsidR="0039645A">
        <w:rPr>
          <w:rStyle w:val="Referincomentariu"/>
        </w:rPr>
        <w:commentReference w:id="286"/>
      </w:r>
      <w:commentRangeEnd w:id="287"/>
      <w:r w:rsidR="00430E39">
        <w:rPr>
          <w:rStyle w:val="Referincomentariu"/>
        </w:rPr>
        <w:commentReference w:id="287"/>
      </w:r>
      <w:commentRangeEnd w:id="288"/>
      <w:r w:rsidR="00430E39">
        <w:rPr>
          <w:rStyle w:val="Referincomentariu"/>
        </w:rPr>
        <w:commentReference w:id="288"/>
      </w:r>
      <w:ins w:id="289" w:author="Alexandru Uicoabă" w:date="2022-06-15T20:11:00Z">
        <w:r w:rsidR="002E2FCE">
          <w:rPr>
            <w:rFonts w:ascii="Times New Roman" w:hAnsi="Times New Roman" w:cs="Times New Roman"/>
            <w:sz w:val="24"/>
            <w:szCs w:val="24"/>
            <w:lang w:val="en-GB"/>
          </w:rPr>
          <w:t xml:space="preserve"> </w:t>
        </w:r>
      </w:ins>
      <w:ins w:id="290" w:author="Alexandru Uicoabă" w:date="2022-06-15T20:12:00Z">
        <w:r w:rsidR="002E2FCE">
          <w:rPr>
            <w:rFonts w:ascii="Times New Roman" w:hAnsi="Times New Roman" w:cs="Times New Roman"/>
            <w:sz w:val="24"/>
            <w:szCs w:val="24"/>
            <w:lang w:val="en-GB"/>
          </w:rPr>
          <w:t>În partea experimentală, învățarea agentului se va face folosind două tipuri de învățare automată.</w:t>
        </w:r>
      </w:ins>
    </w:p>
    <w:p w14:paraId="70430D12" w14:textId="29587691"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t xml:space="preserve">Pentru </w:t>
      </w:r>
      <w:del w:id="291" w:author="Alexandru Uicoabă" w:date="2022-06-15T20:13:00Z">
        <w:r w:rsidRPr="0044253D" w:rsidDel="002A36C6">
          <w:rPr>
            <w:rFonts w:ascii="Times New Roman" w:hAnsi="Times New Roman" w:cs="Times New Roman"/>
            <w:sz w:val="24"/>
            <w:szCs w:val="24"/>
            <w:lang w:val="en-GB"/>
          </w:rPr>
          <w:delText xml:space="preserve">realizarea acestora </w:delText>
        </w:r>
      </w:del>
      <w:ins w:id="292" w:author="Bogdan Dragulescu" w:date="2022-06-14T11:01:00Z">
        <w:del w:id="293" w:author="Alexandru Uicoabă" w:date="2022-06-15T20:13:00Z">
          <w:r w:rsidR="0039645A" w:rsidDel="002A36C6">
            <w:rPr>
              <w:rFonts w:ascii="Times New Roman" w:hAnsi="Times New Roman" w:cs="Times New Roman"/>
              <w:sz w:val="24"/>
              <w:szCs w:val="24"/>
              <w:lang w:val="en-GB"/>
            </w:rPr>
            <w:delText>a</w:delText>
          </w:r>
        </w:del>
      </w:ins>
      <w:del w:id="294" w:author="Alexandru Uicoabă" w:date="2022-06-15T20:13:00Z">
        <w:r w:rsidRPr="0044253D" w:rsidDel="002A36C6">
          <w:rPr>
            <w:rFonts w:ascii="Times New Roman" w:hAnsi="Times New Roman" w:cs="Times New Roman"/>
            <w:sz w:val="24"/>
            <w:szCs w:val="24"/>
            <w:lang w:val="en-GB"/>
          </w:rPr>
          <w:delText>evem mai multe obiective</w:delText>
        </w:r>
      </w:del>
      <w:ins w:id="295" w:author="Alexandru Uicoabă" w:date="2022-06-15T20:13:00Z">
        <w:r w:rsidR="002A36C6">
          <w:rPr>
            <w:rFonts w:ascii="Times New Roman" w:hAnsi="Times New Roman" w:cs="Times New Roman"/>
            <w:sz w:val="24"/>
            <w:szCs w:val="24"/>
            <w:lang w:val="en-GB"/>
          </w:rPr>
          <w:t>a răspunde la întrebările de cercetare trebuie îndeplinite următoarele etape</w:t>
        </w:r>
      </w:ins>
      <w:r w:rsidRPr="0044253D">
        <w:rPr>
          <w:rFonts w:ascii="Times New Roman" w:hAnsi="Times New Roman" w:cs="Times New Roman"/>
          <w:sz w:val="24"/>
          <w:szCs w:val="24"/>
          <w:lang w:val="en-GB"/>
        </w:rPr>
        <w:t>:</w:t>
      </w:r>
    </w:p>
    <w:p w14:paraId="2922D1E8" w14:textId="2B422D8E"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r w:rsidR="0031430D">
        <w:rPr>
          <w:rFonts w:ascii="Times New Roman" w:hAnsi="Times New Roman" w:cs="Times New Roman"/>
          <w:sz w:val="24"/>
          <w:szCs w:val="24"/>
        </w:rPr>
        <w:t>U</w:t>
      </w:r>
      <w:r w:rsidRPr="0044253D">
        <w:rPr>
          <w:rFonts w:ascii="Times New Roman" w:hAnsi="Times New Roman" w:cs="Times New Roman"/>
          <w:sz w:val="24"/>
          <w:szCs w:val="24"/>
        </w:rPr>
        <w:t>nity pentru a facilita colectarea da</w:t>
      </w:r>
      <w:ins w:id="296" w:author="Bogdan Dragulescu" w:date="2022-06-14T11:01:00Z">
        <w:r w:rsidR="0039645A">
          <w:rPr>
            <w:rFonts w:ascii="Times New Roman" w:hAnsi="Times New Roman" w:cs="Times New Roman"/>
            <w:sz w:val="24"/>
            <w:szCs w:val="24"/>
          </w:rPr>
          <w:t>t</w:t>
        </w:r>
      </w:ins>
      <w:del w:id="297" w:author="Bogdan Dragulescu" w:date="2022-06-14T11:01:00Z">
        <w:r w:rsidRPr="0044253D" w:rsidDel="0039645A">
          <w:rPr>
            <w:rFonts w:ascii="Times New Roman" w:hAnsi="Times New Roman" w:cs="Times New Roman"/>
            <w:sz w:val="24"/>
            <w:szCs w:val="24"/>
          </w:rPr>
          <w:delText>r</w:delText>
        </w:r>
      </w:del>
      <w:r w:rsidRPr="0044253D">
        <w:rPr>
          <w:rFonts w:ascii="Times New Roman" w:hAnsi="Times New Roman" w:cs="Times New Roman"/>
          <w:sz w:val="24"/>
          <w:szCs w:val="24"/>
        </w:rPr>
        <w:t>elor din joc și controlul agentului programatic</w:t>
      </w:r>
    </w:p>
    <w:p w14:paraId="0A4EB1A1" w14:textId="1CBD73E5"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Realizarea infrastructurii pentru comunicarea dintre mediul Unity și codul în Python prin care se va face învățarea agentului</w:t>
      </w:r>
    </w:p>
    <w:p w14:paraId="2B13D1F6" w14:textId="52028775" w:rsidR="0073736C"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algoritmi de </w:t>
      </w:r>
      <w:del w:id="298" w:author="Alexandru Uicoabă" w:date="2022-06-15T20:13:00Z">
        <w:r w:rsidRPr="0044253D" w:rsidDel="00FF02D5">
          <w:rPr>
            <w:rFonts w:ascii="Times New Roman" w:hAnsi="Times New Roman" w:cs="Times New Roman"/>
            <w:sz w:val="24"/>
            <w:szCs w:val="24"/>
          </w:rPr>
          <w:delText>machine learning</w:delText>
        </w:r>
      </w:del>
      <w:ins w:id="299" w:author="Alexandru Uicoabă" w:date="2022-06-15T20:13:00Z">
        <w:r w:rsidR="00FF02D5">
          <w:rPr>
            <w:rFonts w:ascii="Times New Roman" w:hAnsi="Times New Roman" w:cs="Times New Roman"/>
            <w:sz w:val="24"/>
            <w:szCs w:val="24"/>
          </w:rPr>
          <w:t>învățare automată</w:t>
        </w:r>
      </w:ins>
      <w:r w:rsidRPr="0044253D">
        <w:rPr>
          <w:rFonts w:ascii="Times New Roman" w:hAnsi="Times New Roman" w:cs="Times New Roman"/>
          <w:sz w:val="24"/>
          <w:szCs w:val="24"/>
        </w:rPr>
        <w:t xml:space="preserve"> supravegheați</w:t>
      </w:r>
    </w:p>
    <w:p w14:paraId="53023934" w14:textId="765B14E3"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Reinforcement Learning</w:t>
      </w:r>
    </w:p>
    <w:p w14:paraId="1F3D4346" w14:textId="1EBB5834" w:rsidR="00AB4EE8" w:rsidRPr="0044253D" w:rsidDel="00662153" w:rsidRDefault="00AB4EE8" w:rsidP="0044253D">
      <w:pPr>
        <w:pStyle w:val="Listparagraf"/>
        <w:numPr>
          <w:ilvl w:val="0"/>
          <w:numId w:val="9"/>
        </w:numPr>
        <w:jc w:val="both"/>
        <w:rPr>
          <w:del w:id="300" w:author="Alexandru Uicoaba" w:date="2022-06-15T09:46:00Z"/>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Pr="00662153" w:rsidDel="00662153" w:rsidRDefault="00AB4EE8">
      <w:pPr>
        <w:pStyle w:val="Listparagraf"/>
        <w:numPr>
          <w:ilvl w:val="0"/>
          <w:numId w:val="9"/>
        </w:numPr>
        <w:jc w:val="both"/>
        <w:rPr>
          <w:del w:id="301" w:author="Alexandru Uicoaba" w:date="2022-06-15T09:46:00Z"/>
          <w:lang w:val="en-GB"/>
        </w:rPr>
        <w:pPrChange w:id="302" w:author="Alexandru Uicoaba" w:date="2022-06-15T09:46:00Z">
          <w:pPr/>
        </w:pPrChange>
      </w:pPr>
    </w:p>
    <w:p w14:paraId="1888AFCA" w14:textId="23C866C2" w:rsidR="00E7416B" w:rsidRPr="00230B41" w:rsidDel="00662153" w:rsidRDefault="00230B41">
      <w:pPr>
        <w:pStyle w:val="Listparagraf"/>
        <w:rPr>
          <w:del w:id="303" w:author="Alexandru Uicoaba" w:date="2022-06-15T09:46:00Z"/>
          <w:rFonts w:ascii="Times New Roman" w:hAnsi="Times New Roman" w:cs="Times New Roman"/>
          <w:b/>
          <w:bCs/>
          <w:sz w:val="28"/>
          <w:szCs w:val="28"/>
          <w:lang w:val="en-GB"/>
        </w:rPr>
        <w:pPrChange w:id="304" w:author="Alexandru Uicoaba" w:date="2022-06-15T09:46:00Z">
          <w:pPr>
            <w:pStyle w:val="Titlu2"/>
          </w:pPr>
        </w:pPrChange>
      </w:pPr>
      <w:del w:id="305" w:author="Alexandru Uicoaba" w:date="2022-06-15T09:46:00Z">
        <w:r w:rsidRPr="00230B41" w:rsidDel="00662153">
          <w:rPr>
            <w:rFonts w:ascii="Times New Roman" w:hAnsi="Times New Roman" w:cs="Times New Roman"/>
            <w:b/>
            <w:bCs/>
            <w:sz w:val="28"/>
            <w:szCs w:val="28"/>
            <w:lang w:val="en-GB"/>
          </w:rPr>
          <w:delText xml:space="preserve">3.1 </w:delText>
        </w:r>
        <w:r w:rsidR="00E7416B" w:rsidRPr="00230B41" w:rsidDel="00662153">
          <w:rPr>
            <w:rFonts w:ascii="Times New Roman" w:hAnsi="Times New Roman" w:cs="Times New Roman"/>
            <w:b/>
            <w:bCs/>
            <w:sz w:val="28"/>
            <w:szCs w:val="28"/>
            <w:lang w:val="en-GB"/>
          </w:rPr>
          <w:delText xml:space="preserve">Sinteza </w:delText>
        </w:r>
        <w:commentRangeStart w:id="306"/>
        <w:commentRangeStart w:id="307"/>
        <w:r w:rsidR="00E7416B" w:rsidRPr="00230B41" w:rsidDel="00662153">
          <w:rPr>
            <w:rFonts w:ascii="Times New Roman" w:hAnsi="Times New Roman" w:cs="Times New Roman"/>
            <w:b/>
            <w:bCs/>
            <w:sz w:val="28"/>
            <w:szCs w:val="28"/>
            <w:lang w:val="en-GB"/>
          </w:rPr>
          <w:delText>lucrării</w:delText>
        </w:r>
        <w:commentRangeEnd w:id="306"/>
        <w:r w:rsidR="0039645A" w:rsidDel="00662153">
          <w:rPr>
            <w:rStyle w:val="Referincomentariu"/>
          </w:rPr>
          <w:commentReference w:id="306"/>
        </w:r>
      </w:del>
      <w:commentRangeEnd w:id="307"/>
      <w:r w:rsidR="003E0078">
        <w:rPr>
          <w:rStyle w:val="Referincomentariu"/>
        </w:rPr>
        <w:commentReference w:id="307"/>
      </w:r>
    </w:p>
    <w:p w14:paraId="69EE8929" w14:textId="77777777" w:rsidR="006E161C" w:rsidRDefault="006E161C">
      <w:pPr>
        <w:pStyle w:val="Listparagraf"/>
        <w:numPr>
          <w:ilvl w:val="0"/>
          <w:numId w:val="9"/>
        </w:numPr>
        <w:jc w:val="both"/>
        <w:rPr>
          <w:lang w:val="en-GB"/>
        </w:rPr>
        <w:pPrChange w:id="308" w:author="Alexandru Uicoaba" w:date="2022-06-15T09:46:00Z">
          <w:pPr>
            <w:jc w:val="both"/>
          </w:pPr>
        </w:pPrChange>
      </w:pPr>
    </w:p>
    <w:p w14:paraId="01217976" w14:textId="7F2F3980" w:rsidR="00E7416B" w:rsidRPr="00BB7DB8" w:rsidDel="008B6472" w:rsidRDefault="00E7416B" w:rsidP="00143C1F">
      <w:pPr>
        <w:jc w:val="both"/>
        <w:rPr>
          <w:moveFrom w:id="309" w:author="Alexandru Uicoaba" w:date="2022-06-15T09:46:00Z"/>
          <w:rFonts w:ascii="Times New Roman" w:hAnsi="Times New Roman" w:cs="Times New Roman"/>
          <w:sz w:val="24"/>
          <w:szCs w:val="24"/>
          <w:lang w:val="en-GB"/>
        </w:rPr>
      </w:pPr>
      <w:r>
        <w:rPr>
          <w:lang w:val="en-GB"/>
        </w:rPr>
        <w:tab/>
      </w:r>
      <w:moveFromRangeStart w:id="310" w:author="Alexandru Uicoaba" w:date="2022-06-15T09:46:00Z" w:name="move106178794"/>
      <w:moveFrom w:id="311" w:author="Alexandru Uicoaba" w:date="2022-06-15T09:46:00Z">
        <w:r w:rsidRPr="00BB7DB8" w:rsidDel="008B6472">
          <w:rPr>
            <w:rFonts w:ascii="Times New Roman" w:hAnsi="Times New Roman" w:cs="Times New Roman"/>
            <w:sz w:val="24"/>
            <w:szCs w:val="24"/>
            <w:lang w:val="en-GB"/>
          </w:rPr>
          <w:t>Această lucrare este dezvoltată î</w:t>
        </w:r>
        <w:r w:rsidR="00D87837" w:rsidRPr="00BB7DB8" w:rsidDel="008B6472">
          <w:rPr>
            <w:rFonts w:ascii="Times New Roman" w:hAnsi="Times New Roman" w:cs="Times New Roman"/>
            <w:sz w:val="24"/>
            <w:szCs w:val="24"/>
            <w:lang w:val="en-GB"/>
          </w:rPr>
          <w:t>n cadrul Facultății de Electronică, Telecomunicații și Tehnologi Informaționale, parte al Universității Politehnica din Timișoara. Lucrarea reprezintă munca depusă pe parcursul a doi ani de zile 2020-2022.</w:t>
        </w:r>
      </w:moveFrom>
    </w:p>
    <w:p w14:paraId="0C5A757E" w14:textId="2E8B0032" w:rsidR="00D87837" w:rsidRPr="00BB7DB8" w:rsidDel="008B6472" w:rsidRDefault="00D87837" w:rsidP="00143C1F">
      <w:pPr>
        <w:jc w:val="both"/>
        <w:rPr>
          <w:moveFrom w:id="312" w:author="Alexandru Uicoaba" w:date="2022-06-15T09:46:00Z"/>
          <w:rFonts w:ascii="Times New Roman" w:hAnsi="Times New Roman" w:cs="Times New Roman"/>
          <w:sz w:val="24"/>
          <w:szCs w:val="24"/>
        </w:rPr>
      </w:pPr>
      <w:moveFrom w:id="313" w:author="Alexandru Uicoaba" w:date="2022-06-15T09:46:00Z">
        <w:r w:rsidRPr="00BB7DB8" w:rsidDel="008B6472">
          <w:rPr>
            <w:rFonts w:ascii="Times New Roman" w:hAnsi="Times New Roman" w:cs="Times New Roman"/>
            <w:sz w:val="24"/>
            <w:szCs w:val="24"/>
            <w:lang w:val="en-GB"/>
          </w:rPr>
          <w:tab/>
          <w:t>Pentru partea teoretică, s</w:t>
        </w:r>
        <w:ins w:id="314" w:author="Bogdan Dragulescu" w:date="2022-06-14T11:05:00Z">
          <w:r w:rsidR="0039645A" w:rsidDel="008B6472">
            <w:rPr>
              <w:rFonts w:ascii="Times New Roman" w:hAnsi="Times New Roman" w:cs="Times New Roman"/>
              <w:sz w:val="24"/>
              <w:szCs w:val="24"/>
              <w:lang w:val="en-GB"/>
            </w:rPr>
            <w:t>-</w:t>
          </w:r>
        </w:ins>
        <w:r w:rsidRPr="00BB7DB8" w:rsidDel="008B6472">
          <w:rPr>
            <w:rFonts w:ascii="Times New Roman" w:hAnsi="Times New Roman" w:cs="Times New Roman"/>
            <w:sz w:val="24"/>
            <w:szCs w:val="24"/>
            <w:lang w:val="en-GB"/>
          </w:rPr>
          <w:t>au parcurs mai multe articole științifice și al</w:t>
        </w:r>
        <w:ins w:id="315" w:author="Bogdan Dragulescu" w:date="2022-06-14T11:05:00Z">
          <w:r w:rsidR="003A0ECA" w:rsidDel="008B6472">
            <w:rPr>
              <w:rFonts w:ascii="Times New Roman" w:hAnsi="Times New Roman" w:cs="Times New Roman"/>
              <w:sz w:val="24"/>
              <w:szCs w:val="24"/>
              <w:lang w:val="en-GB"/>
            </w:rPr>
            <w:t>t</w:t>
          </w:r>
        </w:ins>
        <w:r w:rsidRPr="00BB7DB8" w:rsidDel="008B6472">
          <w:rPr>
            <w:rFonts w:ascii="Times New Roman" w:hAnsi="Times New Roman" w:cs="Times New Roman"/>
            <w:sz w:val="24"/>
            <w:szCs w:val="24"/>
            <w:lang w:val="en-GB"/>
          </w:rPr>
          <w:t>e resurse de documentare care ating subiecte precum Machine Learning, Reinforcement Learning și altele.</w:t>
        </w:r>
        <w:r w:rsidR="00AB4EE8" w:rsidRPr="00BB7DB8" w:rsidDel="008B6472">
          <w:rPr>
            <w:rFonts w:ascii="Times New Roman" w:hAnsi="Times New Roman" w:cs="Times New Roman"/>
            <w:sz w:val="24"/>
            <w:szCs w:val="24"/>
            <w:lang w:val="en-GB"/>
          </w:rPr>
          <w:t xml:space="preserve"> De asemenea, un rol important pentru înțelegerea mai ușoară și mai rapidă a conceptelor de machine learning l-a avut și materia de </w:t>
        </w:r>
        <w:r w:rsidR="00AB4EE8" w:rsidRPr="00BB7DB8" w:rsidDel="008B6472">
          <w:rPr>
            <w:rFonts w:ascii="Times New Roman" w:hAnsi="Times New Roman" w:cs="Times New Roman"/>
            <w:i/>
            <w:iCs/>
            <w:sz w:val="24"/>
            <w:szCs w:val="24"/>
            <w:lang w:val="en-GB"/>
          </w:rPr>
          <w:t xml:space="preserve">Modelarea și Analiza datelor pentru Decizii de Management </w:t>
        </w:r>
        <w:r w:rsidR="00AB4EE8" w:rsidRPr="00BB7DB8" w:rsidDel="008B6472">
          <w:rPr>
            <w:rFonts w:ascii="Times New Roman" w:hAnsi="Times New Roman" w:cs="Times New Roman"/>
            <w:sz w:val="24"/>
            <w:szCs w:val="24"/>
            <w:lang w:val="en-GB"/>
          </w:rPr>
          <w:t>din</w:t>
        </w:r>
        <w:r w:rsidR="00AB4EE8" w:rsidRPr="00BB7DB8" w:rsidDel="008B6472">
          <w:rPr>
            <w:rFonts w:ascii="Times New Roman" w:hAnsi="Times New Roman" w:cs="Times New Roman"/>
            <w:sz w:val="24"/>
            <w:szCs w:val="24"/>
          </w:rPr>
          <w:t xml:space="preserve"> cadrul acestui program de studiu.</w:t>
        </w:r>
      </w:moveFrom>
    </w:p>
    <w:p w14:paraId="68D51FF1" w14:textId="78D9A0A5" w:rsidR="00D87837" w:rsidRPr="00BB7DB8" w:rsidDel="008B6472" w:rsidRDefault="00D87837" w:rsidP="00143C1F">
      <w:pPr>
        <w:jc w:val="both"/>
        <w:rPr>
          <w:moveFrom w:id="316" w:author="Alexandru Uicoaba" w:date="2022-06-15T09:46:00Z"/>
          <w:rFonts w:ascii="Times New Roman" w:hAnsi="Times New Roman" w:cs="Times New Roman"/>
          <w:sz w:val="24"/>
          <w:szCs w:val="24"/>
        </w:rPr>
      </w:pPr>
      <w:moveFrom w:id="317" w:author="Alexandru Uicoaba" w:date="2022-06-15T09:46:00Z">
        <w:r w:rsidRPr="00BB7DB8" w:rsidDel="008B6472">
          <w:rPr>
            <w:rFonts w:ascii="Times New Roman" w:hAnsi="Times New Roman" w:cs="Times New Roman"/>
            <w:sz w:val="24"/>
            <w:szCs w:val="24"/>
            <w:lang w:val="en-GB"/>
          </w:rPr>
          <w:tab/>
          <w:t xml:space="preserve">Pentru partea practică s-a realizat un experiment prin intermediul căreia se </w:t>
        </w:r>
        <w:r w:rsidR="00D0215A" w:rsidRPr="00BB7DB8" w:rsidDel="008B6472">
          <w:rPr>
            <w:rFonts w:ascii="Times New Roman" w:hAnsi="Times New Roman" w:cs="Times New Roman"/>
            <w:sz w:val="24"/>
            <w:szCs w:val="24"/>
            <w:lang w:val="en-GB"/>
          </w:rPr>
          <w:t xml:space="preserve">compară mai mulți algoritmi de Machine Learning, atât </w:t>
        </w:r>
        <w:r w:rsidR="00AB4EE8" w:rsidRPr="00BB7DB8" w:rsidDel="008B6472">
          <w:rPr>
            <w:rFonts w:ascii="Times New Roman" w:hAnsi="Times New Roman" w:cs="Times New Roman"/>
            <w:sz w:val="24"/>
            <w:szCs w:val="24"/>
            <w:lang w:val="en-GB"/>
          </w:rPr>
          <w:t>supravegheași</w:t>
        </w:r>
        <w:r w:rsidR="00D0215A" w:rsidRPr="00BB7DB8" w:rsidDel="008B6472">
          <w:rPr>
            <w:rFonts w:ascii="Times New Roman" w:hAnsi="Times New Roman" w:cs="Times New Roman"/>
            <w:sz w:val="24"/>
            <w:szCs w:val="24"/>
            <w:lang w:val="en-GB"/>
          </w:rPr>
          <w:t xml:space="preserve"> cât și nesup</w:t>
        </w:r>
        <w:r w:rsidR="00AB4EE8" w:rsidRPr="00BB7DB8" w:rsidDel="008B6472">
          <w:rPr>
            <w:rFonts w:ascii="Times New Roman" w:hAnsi="Times New Roman" w:cs="Times New Roman"/>
            <w:sz w:val="24"/>
            <w:szCs w:val="24"/>
            <w:lang w:val="en-GB"/>
          </w:rPr>
          <w:t>raveghea</w:t>
        </w:r>
        <w:r w:rsidR="007E5452" w:rsidRPr="00BB7DB8" w:rsidDel="008B6472">
          <w:rPr>
            <w:rFonts w:ascii="Times New Roman" w:hAnsi="Times New Roman" w:cs="Times New Roman"/>
            <w:sz w:val="24"/>
            <w:szCs w:val="24"/>
            <w:lang w:val="en-GB"/>
          </w:rPr>
          <w:t>ți</w:t>
        </w:r>
        <w:r w:rsidR="00D0215A" w:rsidRPr="00BB7DB8" w:rsidDel="008B6472">
          <w:rPr>
            <w:rFonts w:ascii="Times New Roman" w:hAnsi="Times New Roman" w:cs="Times New Roman"/>
            <w:sz w:val="24"/>
            <w:szCs w:val="24"/>
            <w:lang w:val="en-GB"/>
          </w:rPr>
          <w:t>.</w:t>
        </w:r>
        <w:r w:rsidR="00C92171" w:rsidRPr="00BB7DB8" w:rsidDel="008B6472">
          <w:rPr>
            <w:rFonts w:ascii="Times New Roman" w:hAnsi="Times New Roman" w:cs="Times New Roman"/>
            <w:sz w:val="24"/>
            <w:szCs w:val="24"/>
            <w:lang w:val="en-GB"/>
          </w:rPr>
          <w:t xml:space="preserve"> </w:t>
        </w:r>
        <w:r w:rsidR="00BB7DB8" w:rsidRPr="00BB7DB8" w:rsidDel="008B6472">
          <w:rPr>
            <w:rFonts w:ascii="Times New Roman" w:hAnsi="Times New Roman" w:cs="Times New Roman"/>
            <w:sz w:val="24"/>
            <w:szCs w:val="24"/>
            <w:lang w:val="en-GB"/>
          </w:rPr>
          <w:t>P</w:t>
        </w:r>
        <w:r w:rsidR="00C92171" w:rsidRPr="00BB7DB8" w:rsidDel="008B6472">
          <w:rPr>
            <w:rFonts w:ascii="Times New Roman" w:hAnsi="Times New Roman" w:cs="Times New Roman"/>
            <w:sz w:val="24"/>
            <w:szCs w:val="24"/>
            <w:lang w:val="en-GB"/>
          </w:rPr>
          <w:t xml:space="preserve">e lângă partea de machine learning mai este nevoie de cunoștințe pe partea de unity, </w:t>
        </w:r>
        <w:r w:rsidR="00A35F63" w:rsidRPr="00BB7DB8" w:rsidDel="008B6472">
          <w:rPr>
            <w:rFonts w:ascii="Times New Roman" w:hAnsi="Times New Roman" w:cs="Times New Roman"/>
            <w:sz w:val="24"/>
            <w:szCs w:val="24"/>
            <w:lang w:val="en-GB"/>
          </w:rPr>
          <w:t xml:space="preserve">atât pe partea de </w:t>
        </w:r>
        <w:r w:rsidR="00A35F63" w:rsidRPr="00BB7DB8" w:rsidDel="008B6472">
          <w:rPr>
            <w:rFonts w:ascii="Times New Roman" w:hAnsi="Times New Roman" w:cs="Times New Roman"/>
            <w:sz w:val="24"/>
            <w:szCs w:val="24"/>
            <w:lang w:val="en-GB"/>
          </w:rPr>
          <w:lastRenderedPageBreak/>
          <w:t xml:space="preserve">design și interfață grafică, cât și pe partea logică de cod scris în limbajul de programare C#. </w:t>
        </w:r>
        <w:r w:rsidR="00C92171" w:rsidRPr="00BB7DB8" w:rsidDel="008B6472">
          <w:rPr>
            <w:rFonts w:ascii="Times New Roman" w:hAnsi="Times New Roman" w:cs="Times New Roman"/>
            <w:sz w:val="24"/>
            <w:szCs w:val="24"/>
            <w:lang w:val="en-GB"/>
          </w:rPr>
          <w:t xml:space="preserve"> </w:t>
        </w:r>
        <w:r w:rsidR="00A35F63" w:rsidRPr="00BB7DB8" w:rsidDel="008B6472">
          <w:rPr>
            <w:rFonts w:ascii="Times New Roman" w:hAnsi="Times New Roman" w:cs="Times New Roman"/>
            <w:sz w:val="24"/>
            <w:szCs w:val="24"/>
            <w:lang w:val="en-GB"/>
          </w:rPr>
          <w:t xml:space="preserve">De asemenea, au fost nevoie și de cunoștințe pe partea de realizare de Flask API prin care se realizează comunicarea dintre cele două medii: </w:t>
        </w:r>
        <w:r w:rsidR="00A35F63" w:rsidRPr="00BB7DB8" w:rsidDel="008B6472">
          <w:rPr>
            <w:rFonts w:ascii="Times New Roman" w:hAnsi="Times New Roman" w:cs="Times New Roman"/>
            <w:sz w:val="24"/>
            <w:szCs w:val="24"/>
          </w:rPr>
          <w:t>Unity și scriptul Python.</w:t>
        </w:r>
      </w:moveFrom>
    </w:p>
    <w:p w14:paraId="3142FF92" w14:textId="0089A1F2" w:rsidR="00D0215A" w:rsidRPr="00BB7DB8" w:rsidRDefault="00801564" w:rsidP="008B6472">
      <w:pPr>
        <w:jc w:val="both"/>
        <w:rPr>
          <w:rFonts w:ascii="Times New Roman" w:hAnsi="Times New Roman" w:cs="Times New Roman"/>
          <w:sz w:val="24"/>
          <w:szCs w:val="24"/>
          <w:lang w:val="en-GB"/>
        </w:rPr>
      </w:pPr>
      <w:moveFrom w:id="318" w:author="Alexandru Uicoaba" w:date="2022-06-15T09:46:00Z">
        <w:r w:rsidRPr="00BB7DB8" w:rsidDel="008B6472">
          <w:rPr>
            <w:rFonts w:ascii="Times New Roman" w:hAnsi="Times New Roman" w:cs="Times New Roman"/>
            <w:sz w:val="24"/>
            <w:szCs w:val="24"/>
            <w:lang w:val="en-GB"/>
          </w:rPr>
          <w:tab/>
        </w:r>
        <w:r w:rsidR="00BB7DB8" w:rsidRPr="00BB7DB8" w:rsidDel="008B6472">
          <w:rPr>
            <w:rFonts w:ascii="Times New Roman" w:hAnsi="Times New Roman" w:cs="Times New Roman"/>
            <w:sz w:val="24"/>
            <w:szCs w:val="24"/>
            <w:lang w:val="en-GB"/>
          </w:rPr>
          <w:t>În final se prezintă concluziile, limitările, dezvoltăriile viitorare și referințele bibliografice.</w:t>
        </w:r>
      </w:moveFrom>
      <w:moveFromRangeEnd w:id="310"/>
    </w:p>
    <w:p w14:paraId="68F84DCA" w14:textId="18CD1F6B" w:rsidR="00E6691C" w:rsidDel="00620185" w:rsidRDefault="00E6691C" w:rsidP="00E7416B">
      <w:pPr>
        <w:rPr>
          <w:del w:id="319" w:author="Alexandru Uicoabă" w:date="2022-06-15T18:49:00Z"/>
          <w:lang w:val="en-GB"/>
        </w:rPr>
      </w:pPr>
    </w:p>
    <w:p w14:paraId="103B07F8" w14:textId="43AD5C22" w:rsidR="00E6691C" w:rsidDel="00620185" w:rsidRDefault="00E6691C" w:rsidP="00E7416B">
      <w:pPr>
        <w:rPr>
          <w:del w:id="320" w:author="Alexandru Uicoabă" w:date="2022-06-15T18:49:00Z"/>
          <w:lang w:val="en-GB"/>
        </w:rPr>
      </w:pPr>
    </w:p>
    <w:p w14:paraId="6CB4502D" w14:textId="5C74C7A8" w:rsidR="00E6691C" w:rsidDel="00620185" w:rsidRDefault="00E6691C" w:rsidP="00E7416B">
      <w:pPr>
        <w:rPr>
          <w:del w:id="321" w:author="Alexandru Uicoabă" w:date="2022-06-15T18:49:00Z"/>
          <w:lang w:val="en-GB"/>
        </w:rPr>
      </w:pPr>
    </w:p>
    <w:p w14:paraId="071C54DF" w14:textId="681C866B" w:rsidR="00E6691C" w:rsidDel="00620185" w:rsidRDefault="00E6691C" w:rsidP="00E7416B">
      <w:pPr>
        <w:rPr>
          <w:ins w:id="322" w:author="Alexandru Uicoaba" w:date="2022-06-15T09:53:00Z"/>
          <w:del w:id="323" w:author="Alexandru Uicoabă" w:date="2022-06-15T18:49:00Z"/>
          <w:lang w:val="en-GB"/>
        </w:rPr>
      </w:pPr>
    </w:p>
    <w:p w14:paraId="295D9FC6" w14:textId="0C84B723" w:rsidR="009F06D9" w:rsidDel="00620185" w:rsidRDefault="009F06D9" w:rsidP="00E7416B">
      <w:pPr>
        <w:rPr>
          <w:ins w:id="324" w:author="Alexandru Uicoaba" w:date="2022-06-15T09:53:00Z"/>
          <w:del w:id="325" w:author="Alexandru Uicoabă" w:date="2022-06-15T18:49:00Z"/>
          <w:lang w:val="en-GB"/>
        </w:rPr>
      </w:pPr>
    </w:p>
    <w:p w14:paraId="5A727595" w14:textId="07D43155" w:rsidR="009F06D9" w:rsidDel="00620185" w:rsidRDefault="009F06D9" w:rsidP="00E7416B">
      <w:pPr>
        <w:rPr>
          <w:ins w:id="326" w:author="Alexandru Uicoaba" w:date="2022-06-15T09:53:00Z"/>
          <w:del w:id="327" w:author="Alexandru Uicoabă" w:date="2022-06-15T18:49:00Z"/>
          <w:lang w:val="en-GB"/>
        </w:rPr>
      </w:pPr>
    </w:p>
    <w:p w14:paraId="7275436C" w14:textId="576F72D8" w:rsidR="009F06D9" w:rsidDel="00620185" w:rsidRDefault="009F06D9" w:rsidP="00E7416B">
      <w:pPr>
        <w:rPr>
          <w:ins w:id="328" w:author="Alexandru Uicoaba" w:date="2022-06-15T09:53:00Z"/>
          <w:del w:id="329" w:author="Alexandru Uicoabă" w:date="2022-06-15T18:49:00Z"/>
          <w:lang w:val="en-GB"/>
        </w:rPr>
      </w:pPr>
    </w:p>
    <w:p w14:paraId="6995BC4E" w14:textId="4D78AC07" w:rsidR="009F06D9" w:rsidDel="00620185" w:rsidRDefault="009F06D9" w:rsidP="00E7416B">
      <w:pPr>
        <w:rPr>
          <w:ins w:id="330" w:author="Alexandru Uicoaba" w:date="2022-06-15T09:53:00Z"/>
          <w:del w:id="331" w:author="Alexandru Uicoabă" w:date="2022-06-15T18:49:00Z"/>
          <w:lang w:val="en-GB"/>
        </w:rPr>
      </w:pPr>
    </w:p>
    <w:p w14:paraId="296C5725" w14:textId="39837324" w:rsidR="009F06D9" w:rsidDel="00620185" w:rsidRDefault="009F06D9" w:rsidP="00E7416B">
      <w:pPr>
        <w:rPr>
          <w:ins w:id="332" w:author="Alexandru Uicoaba" w:date="2022-06-15T09:53:00Z"/>
          <w:del w:id="333" w:author="Alexandru Uicoabă" w:date="2022-06-15T18:49:00Z"/>
          <w:lang w:val="en-GB"/>
        </w:rPr>
      </w:pPr>
    </w:p>
    <w:p w14:paraId="02E4EDA5" w14:textId="742C40B0" w:rsidR="009F06D9" w:rsidDel="00620185" w:rsidRDefault="009F06D9" w:rsidP="00E7416B">
      <w:pPr>
        <w:rPr>
          <w:ins w:id="334" w:author="Alexandru Uicoaba" w:date="2022-06-15T09:53:00Z"/>
          <w:del w:id="335" w:author="Alexandru Uicoabă" w:date="2022-06-15T18:49:00Z"/>
          <w:lang w:val="en-GB"/>
        </w:rPr>
      </w:pPr>
    </w:p>
    <w:p w14:paraId="60BA92BA" w14:textId="61927C9B" w:rsidR="009F06D9" w:rsidDel="00620185" w:rsidRDefault="009F06D9" w:rsidP="00E7416B">
      <w:pPr>
        <w:rPr>
          <w:ins w:id="336" w:author="Alexandru Uicoaba" w:date="2022-06-15T09:53:00Z"/>
          <w:del w:id="337" w:author="Alexandru Uicoabă" w:date="2022-06-15T18:49:00Z"/>
          <w:lang w:val="en-GB"/>
        </w:rPr>
      </w:pPr>
    </w:p>
    <w:p w14:paraId="4BC31E93" w14:textId="38137852" w:rsidR="009F06D9" w:rsidDel="00620185" w:rsidRDefault="009F06D9" w:rsidP="00E7416B">
      <w:pPr>
        <w:rPr>
          <w:ins w:id="338" w:author="Alexandru Uicoaba" w:date="2022-06-15T09:53:00Z"/>
          <w:del w:id="339" w:author="Alexandru Uicoabă" w:date="2022-06-15T18:49:00Z"/>
          <w:lang w:val="en-GB"/>
        </w:rPr>
      </w:pPr>
    </w:p>
    <w:p w14:paraId="5DFBC451" w14:textId="38D7806D" w:rsidR="009F06D9" w:rsidDel="00620185" w:rsidRDefault="009F06D9" w:rsidP="00E7416B">
      <w:pPr>
        <w:rPr>
          <w:ins w:id="340" w:author="Alexandru Uicoaba" w:date="2022-06-15T09:53:00Z"/>
          <w:del w:id="341" w:author="Alexandru Uicoabă" w:date="2022-06-15T18:49:00Z"/>
          <w:lang w:val="en-GB"/>
        </w:rPr>
      </w:pPr>
    </w:p>
    <w:p w14:paraId="3E66B488" w14:textId="7834EF49" w:rsidR="009F06D9" w:rsidDel="00620185" w:rsidRDefault="009F06D9" w:rsidP="00E7416B">
      <w:pPr>
        <w:rPr>
          <w:ins w:id="342" w:author="Alexandru Uicoaba" w:date="2022-06-15T09:53:00Z"/>
          <w:del w:id="343" w:author="Alexandru Uicoabă" w:date="2022-06-15T18:49:00Z"/>
          <w:lang w:val="en-GB"/>
        </w:rPr>
      </w:pPr>
    </w:p>
    <w:p w14:paraId="21CCB45D" w14:textId="17F798A9" w:rsidR="009F06D9" w:rsidDel="00620185" w:rsidRDefault="009F06D9" w:rsidP="00E7416B">
      <w:pPr>
        <w:rPr>
          <w:ins w:id="344" w:author="Alexandru Uicoaba" w:date="2022-06-15T09:53:00Z"/>
          <w:del w:id="345" w:author="Alexandru Uicoabă" w:date="2022-06-15T18:49:00Z"/>
          <w:lang w:val="en-GB"/>
        </w:rPr>
      </w:pPr>
    </w:p>
    <w:p w14:paraId="10A85C8C" w14:textId="77777777" w:rsidR="009F06D9" w:rsidDel="00620185" w:rsidRDefault="009F06D9" w:rsidP="00E7416B">
      <w:pPr>
        <w:rPr>
          <w:del w:id="346" w:author="Alexandru Uicoabă" w:date="2022-06-15T18:49:00Z"/>
          <w:lang w:val="en-GB"/>
        </w:rPr>
      </w:pPr>
    </w:p>
    <w:p w14:paraId="6EBBB96F" w14:textId="32C5C518" w:rsidR="00A35F63" w:rsidRDefault="00A35F63" w:rsidP="0044253D">
      <w:pPr>
        <w:rPr>
          <w:lang w:val="en-GB"/>
        </w:rPr>
      </w:pPr>
    </w:p>
    <w:p w14:paraId="6827079A" w14:textId="79B13BED" w:rsidR="00A35F63" w:rsidRDefault="00AB0F07" w:rsidP="00AB0F07">
      <w:pPr>
        <w:pStyle w:val="Titlu1"/>
        <w:jc w:val="center"/>
        <w:rPr>
          <w:rFonts w:ascii="Times New Roman" w:hAnsi="Times New Roman" w:cs="Times New Roman"/>
          <w:b/>
          <w:bCs/>
          <w:color w:val="auto"/>
        </w:rPr>
      </w:pPr>
      <w:bookmarkStart w:id="347" w:name="_Toc106268645"/>
      <w:r w:rsidRPr="00AB0F07">
        <w:rPr>
          <w:rFonts w:ascii="Times New Roman" w:hAnsi="Times New Roman" w:cs="Times New Roman"/>
          <w:b/>
          <w:bCs/>
          <w:color w:val="auto"/>
          <w:lang w:val="en-GB"/>
        </w:rPr>
        <w:t>Capitolul 2:</w:t>
      </w:r>
      <w:r w:rsidRPr="00AB0F07">
        <w:rPr>
          <w:rFonts w:ascii="Times New Roman" w:hAnsi="Times New Roman" w:cs="Times New Roman"/>
          <w:b/>
          <w:bCs/>
          <w:color w:val="auto"/>
        </w:rPr>
        <w:t xml:space="preserve"> Partea </w:t>
      </w:r>
      <w:commentRangeStart w:id="348"/>
      <w:commentRangeStart w:id="349"/>
      <w:commentRangeStart w:id="350"/>
      <w:r w:rsidRPr="00AB0F07">
        <w:rPr>
          <w:rFonts w:ascii="Times New Roman" w:hAnsi="Times New Roman" w:cs="Times New Roman"/>
          <w:b/>
          <w:bCs/>
          <w:color w:val="auto"/>
        </w:rPr>
        <w:t>introductivă</w:t>
      </w:r>
      <w:commentRangeEnd w:id="348"/>
      <w:r w:rsidR="003A0ECA">
        <w:rPr>
          <w:rStyle w:val="Referincomentariu"/>
          <w:rFonts w:asciiTheme="minorHAnsi" w:eastAsiaTheme="minorHAnsi" w:hAnsiTheme="minorHAnsi" w:cstheme="minorBidi"/>
          <w:color w:val="auto"/>
        </w:rPr>
        <w:commentReference w:id="348"/>
      </w:r>
      <w:commentRangeEnd w:id="349"/>
      <w:r w:rsidR="00814089">
        <w:rPr>
          <w:rStyle w:val="Referincomentariu"/>
          <w:rFonts w:asciiTheme="minorHAnsi" w:eastAsiaTheme="minorHAnsi" w:hAnsiTheme="minorHAnsi" w:cstheme="minorBidi"/>
          <w:color w:val="auto"/>
        </w:rPr>
        <w:commentReference w:id="349"/>
      </w:r>
      <w:commentRangeEnd w:id="350"/>
      <w:r w:rsidR="00814089">
        <w:rPr>
          <w:rStyle w:val="Referincomentariu"/>
          <w:rFonts w:asciiTheme="minorHAnsi" w:eastAsiaTheme="minorHAnsi" w:hAnsiTheme="minorHAnsi" w:cstheme="minorBidi"/>
          <w:color w:val="auto"/>
        </w:rPr>
        <w:commentReference w:id="350"/>
      </w:r>
      <w:bookmarkEnd w:id="347"/>
    </w:p>
    <w:p w14:paraId="1F54FEB1" w14:textId="44AF434D" w:rsidR="00AB0F07" w:rsidRDefault="00AB0F07" w:rsidP="00AB0F07">
      <w:pPr>
        <w:rPr>
          <w:ins w:id="351" w:author="Alexandru Uicoaba" w:date="2022-06-15T09:54:00Z"/>
        </w:rPr>
      </w:pPr>
    </w:p>
    <w:p w14:paraId="12B5AE14" w14:textId="03BC4D0B" w:rsidR="00C81F31" w:rsidRDefault="00C81F31" w:rsidP="00AB0F07">
      <w:pPr>
        <w:rPr>
          <w:ins w:id="352" w:author="Alexandru Uicoaba" w:date="2022-06-15T09:54:00Z"/>
        </w:rPr>
      </w:pPr>
      <w:ins w:id="353" w:author="Alexandru Uicoaba" w:date="2022-06-15T09:54:00Z">
        <w:r>
          <w:tab/>
          <w:t xml:space="preserve">În </w:t>
        </w:r>
      </w:ins>
      <w:ins w:id="354" w:author="Alexandru Uicoaba" w:date="2022-06-15T09:55:00Z">
        <w:r>
          <w:t xml:space="preserve">cadrul acestui capitol se vor prezenta </w:t>
        </w:r>
      </w:ins>
      <w:ins w:id="355" w:author="Alexandru Uicoaba" w:date="2022-06-15T09:56:00Z">
        <w:r w:rsidR="003B2618">
          <w:t>conceptele teoretice de care este nevoie în implementarea experimentelor, cum ar fi agenți software</w:t>
        </w:r>
      </w:ins>
      <w:ins w:id="356" w:author="Alexandru Uicoaba" w:date="2022-06-15T09:57:00Z">
        <w:r w:rsidR="003B2618">
          <w:t xml:space="preserve"> și domenile în care se pot folosii acești agenți inteligenți. De asemenea, se vor </w:t>
        </w:r>
      </w:ins>
      <w:ins w:id="357" w:author="Alexandru Uicoaba" w:date="2022-06-15T09:58:00Z">
        <w:r w:rsidR="003B2618">
          <w:t>prezenta și câteva lucrări conexe în care s-au realizat antrenarea unor agenți într-un mediu virtual</w:t>
        </w:r>
        <w:r w:rsidR="00814089">
          <w:t>.</w:t>
        </w:r>
      </w:ins>
    </w:p>
    <w:p w14:paraId="4D27F601" w14:textId="77777777" w:rsidR="00C81F31" w:rsidRPr="00AB0F07" w:rsidRDefault="00C81F31" w:rsidP="00AB0F07"/>
    <w:p w14:paraId="58353D5A" w14:textId="355BE9FA" w:rsidR="00E6691C" w:rsidRPr="00AB0F07" w:rsidRDefault="00FF1A7A" w:rsidP="00AB0F07">
      <w:pPr>
        <w:pStyle w:val="Titlu2"/>
        <w:rPr>
          <w:rFonts w:ascii="Times New Roman" w:hAnsi="Times New Roman" w:cs="Times New Roman"/>
          <w:b/>
          <w:bCs/>
          <w:color w:val="auto"/>
          <w:sz w:val="28"/>
          <w:szCs w:val="28"/>
          <w:lang w:val="en-GB"/>
        </w:rPr>
      </w:pPr>
      <w:bookmarkStart w:id="358" w:name="_Toc106268646"/>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Agen</w:t>
      </w:r>
      <w:r w:rsidR="00AB0F07" w:rsidRPr="00AB0F07">
        <w:rPr>
          <w:rFonts w:ascii="Times New Roman" w:hAnsi="Times New Roman" w:cs="Times New Roman"/>
          <w:b/>
          <w:bCs/>
          <w:color w:val="auto"/>
          <w:sz w:val="28"/>
          <w:szCs w:val="28"/>
          <w:lang w:val="en-GB"/>
        </w:rPr>
        <w:t>ți</w:t>
      </w:r>
      <w:r w:rsidRPr="00AB0F07">
        <w:rPr>
          <w:rFonts w:ascii="Times New Roman" w:hAnsi="Times New Roman" w:cs="Times New Roman"/>
          <w:b/>
          <w:bCs/>
          <w:color w:val="auto"/>
          <w:sz w:val="28"/>
          <w:szCs w:val="28"/>
          <w:lang w:val="en-GB"/>
        </w:rPr>
        <w:t xml:space="preserve"> Sotfware</w:t>
      </w:r>
      <w:bookmarkEnd w:id="358"/>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36368F24"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Un agent software este un obiect software autonom, care are access la informațiile din mediul virtual în care acesta se găsește.</w:t>
      </w:r>
      <w:commentRangeStart w:id="359"/>
      <w:commentRangeStart w:id="360"/>
      <w:commentRangeStart w:id="361"/>
      <w:r w:rsidR="0068010A" w:rsidRPr="00D46087">
        <w:rPr>
          <w:rFonts w:ascii="Times New Roman" w:hAnsi="Times New Roman" w:cs="Times New Roman"/>
          <w:sz w:val="24"/>
          <w:szCs w:val="24"/>
          <w:lang w:val="en-GB"/>
        </w:rPr>
        <w:fldChar w:fldCharType="begin"/>
      </w:r>
      <w:r w:rsidR="00430E39">
        <w:rPr>
          <w:rFonts w:ascii="Times New Roman" w:hAnsi="Times New Roman" w:cs="Times New Roman"/>
          <w:sz w:val="24"/>
          <w:szCs w:val="24"/>
          <w:lang w:val="en-GB"/>
        </w:rPr>
        <w:instrText xml:space="preserve"> ADDIN ZOTERO_ITEM CSL_CITATION {"citationID":"9bf08fiM","properties":{"formattedCitation":"[3]","plainCitation":"[3]","noteIndex":0},"citationItems":[{"id":276,"uris":["http://zotero.org/users/6649884/items/9VVXWB5X"],"itemData":{"id":276,"type":"article-journal","abstract":"Mobile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0068010A" w:rsidRPr="00D46087">
        <w:rPr>
          <w:rFonts w:ascii="Times New Roman" w:hAnsi="Times New Roman" w:cs="Times New Roman"/>
          <w:sz w:val="24"/>
          <w:szCs w:val="24"/>
          <w:lang w:val="en-GB"/>
        </w:rPr>
        <w:fldChar w:fldCharType="separate"/>
      </w:r>
      <w:r w:rsidR="00430E39" w:rsidRPr="00430E39">
        <w:rPr>
          <w:rFonts w:ascii="Times New Roman" w:hAnsi="Times New Roman" w:cs="Times New Roman"/>
          <w:sz w:val="24"/>
        </w:rPr>
        <w:t>[3]</w:t>
      </w:r>
      <w:r w:rsidR="0068010A" w:rsidRPr="00D46087">
        <w:rPr>
          <w:rFonts w:ascii="Times New Roman" w:hAnsi="Times New Roman" w:cs="Times New Roman"/>
          <w:sz w:val="24"/>
          <w:szCs w:val="24"/>
          <w:lang w:val="en-GB"/>
        </w:rPr>
        <w:fldChar w:fldCharType="end"/>
      </w:r>
      <w:r w:rsidR="007E219A" w:rsidRPr="00D46087">
        <w:rPr>
          <w:rFonts w:ascii="Times New Roman" w:hAnsi="Times New Roman" w:cs="Times New Roman"/>
          <w:sz w:val="24"/>
          <w:szCs w:val="24"/>
          <w:lang w:val="en-GB"/>
        </w:rPr>
        <w:t xml:space="preserve"> </w:t>
      </w:r>
      <w:commentRangeEnd w:id="359"/>
      <w:r w:rsidR="003A0ECA">
        <w:rPr>
          <w:rStyle w:val="Referincomentariu"/>
        </w:rPr>
        <w:commentReference w:id="359"/>
      </w:r>
      <w:commentRangeEnd w:id="360"/>
      <w:r w:rsidR="0068010A">
        <w:rPr>
          <w:rStyle w:val="Referincomentariu"/>
        </w:rPr>
        <w:commentReference w:id="360"/>
      </w:r>
      <w:commentRangeEnd w:id="361"/>
      <w:r w:rsidR="0068010A">
        <w:rPr>
          <w:rStyle w:val="Referincomentariu"/>
        </w:rPr>
        <w:commentReference w:id="361"/>
      </w:r>
      <w:r w:rsidR="007E219A" w:rsidRPr="00D46087">
        <w:rPr>
          <w:rFonts w:ascii="Times New Roman" w:hAnsi="Times New Roman" w:cs="Times New Roman"/>
          <w:sz w:val="24"/>
          <w:szCs w:val="24"/>
          <w:lang w:val="en-GB"/>
        </w:rPr>
        <w:t>În cazul acestui experiment, agentul software este reprezentat de un kart care are misiunea să obțină cel mai r</w:t>
      </w:r>
      <w:del w:id="362" w:author="Bogdan Dragulescu" w:date="2022-06-14T11:08:00Z">
        <w:r w:rsidR="007E219A" w:rsidRPr="00D46087" w:rsidDel="003A0ECA">
          <w:rPr>
            <w:rFonts w:ascii="Times New Roman" w:hAnsi="Times New Roman" w:cs="Times New Roman"/>
            <w:sz w:val="24"/>
            <w:szCs w:val="24"/>
            <w:lang w:val="en-GB"/>
          </w:rPr>
          <w:delText>e</w:delText>
        </w:r>
      </w:del>
      <w:ins w:id="363" w:author="Bogdan Dragulescu" w:date="2022-06-14T11:08:00Z">
        <w:r w:rsidR="003A0ECA">
          <w:rPr>
            <w:rFonts w:ascii="Times New Roman" w:hAnsi="Times New Roman" w:cs="Times New Roman"/>
            <w:sz w:val="24"/>
            <w:szCs w:val="24"/>
            <w:lang w:val="en-GB"/>
          </w:rPr>
          <w:t>a</w:t>
        </w:r>
      </w:ins>
      <w:r w:rsidR="007E219A" w:rsidRPr="00D46087">
        <w:rPr>
          <w:rFonts w:ascii="Times New Roman" w:hAnsi="Times New Roman" w:cs="Times New Roman"/>
          <w:sz w:val="24"/>
          <w:szCs w:val="24"/>
          <w:lang w:val="en-GB"/>
        </w:rPr>
        <w:t>pid timp pe traseul respectiv.</w:t>
      </w:r>
    </w:p>
    <w:p w14:paraId="11D239AA" w14:textId="77777777" w:rsidR="00B9635E" w:rsidRPr="00D46087" w:rsidRDefault="007E219A" w:rsidP="0044253D">
      <w:pPr>
        <w:pStyle w:val="Corptext"/>
        <w:rPr>
          <w:sz w:val="24"/>
          <w:szCs w:val="24"/>
          <w:lang w:val="ro-RO"/>
        </w:rPr>
      </w:pPr>
      <w:r w:rsidRPr="00D46087">
        <w:rPr>
          <w:sz w:val="24"/>
          <w:szCs w:val="24"/>
          <w:lang w:val="en-GB"/>
        </w:rPr>
        <w:lastRenderedPageBreak/>
        <w:tab/>
      </w:r>
      <w:r w:rsidR="00B9635E" w:rsidRPr="00D46087">
        <w:rPr>
          <w:sz w:val="24"/>
          <w:szCs w:val="24"/>
          <w:lang w:val="en-GB"/>
        </w:rPr>
        <w:t>Agenții inteligenți</w:t>
      </w:r>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364" w:name="ZOTERO_BREF_rGjyGvGwcCri"/>
      <w:r w:rsidR="00B9635E" w:rsidRPr="00D46087">
        <w:rPr>
          <w:sz w:val="24"/>
          <w:szCs w:val="24"/>
        </w:rPr>
        <w:t>[1]</w:t>
      </w:r>
      <w:bookmarkEnd w:id="364"/>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365" w:name="ZOTERO_BREF_8ACunXfNHPOj"/>
      <w:r w:rsidR="00B9635E" w:rsidRPr="00D46087">
        <w:rPr>
          <w:sz w:val="24"/>
          <w:szCs w:val="24"/>
        </w:rPr>
        <w:t>[2]</w:t>
      </w:r>
      <w:bookmarkEnd w:id="365"/>
    </w:p>
    <w:p w14:paraId="3C482BA9" w14:textId="77777777" w:rsidR="00B9635E" w:rsidRPr="00D46087" w:rsidRDefault="00B9635E" w:rsidP="0044253D">
      <w:pPr>
        <w:pStyle w:val="Corp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366" w:name="ZOTERO_BREF_mLllIhPJlMhY"/>
      <w:r w:rsidRPr="00D46087">
        <w:rPr>
          <w:sz w:val="24"/>
          <w:szCs w:val="24"/>
        </w:rPr>
        <w:t>[3]</w:t>
      </w:r>
      <w:bookmarkEnd w:id="366"/>
    </w:p>
    <w:p w14:paraId="37BFD5D3" w14:textId="77777777" w:rsidR="00B9635E" w:rsidRPr="00D46087" w:rsidRDefault="00B9635E" w:rsidP="0044253D">
      <w:pPr>
        <w:pStyle w:val="Corp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Corp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Corp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367" w:name="ZOTERO_BREF_Q8UID43Q5oC1"/>
      <w:r w:rsidRPr="00D46087">
        <w:rPr>
          <w:sz w:val="24"/>
          <w:szCs w:val="24"/>
        </w:rPr>
        <w:t>[4]</w:t>
      </w:r>
      <w:bookmarkEnd w:id="367"/>
    </w:p>
    <w:p w14:paraId="0785BCF0" w14:textId="30ADFF48" w:rsidR="00521892" w:rsidRDefault="00521892" w:rsidP="0044253D">
      <w:pPr>
        <w:pStyle w:val="Corptext"/>
        <w:rPr>
          <w:sz w:val="24"/>
          <w:szCs w:val="24"/>
        </w:rPr>
      </w:pPr>
    </w:p>
    <w:p w14:paraId="1E273A8F" w14:textId="7119D4EB" w:rsidR="00521892" w:rsidRDefault="00521892" w:rsidP="0044253D">
      <w:pPr>
        <w:pStyle w:val="Corptext"/>
        <w:rPr>
          <w:sz w:val="24"/>
          <w:szCs w:val="24"/>
        </w:rPr>
      </w:pPr>
    </w:p>
    <w:p w14:paraId="070A36C8" w14:textId="11469A63" w:rsidR="00521892" w:rsidRDefault="00521892" w:rsidP="0044253D">
      <w:pPr>
        <w:pStyle w:val="Corptext"/>
        <w:rPr>
          <w:sz w:val="24"/>
          <w:szCs w:val="24"/>
        </w:rPr>
      </w:pPr>
    </w:p>
    <w:p w14:paraId="5C9D8F4C" w14:textId="21D2F28B" w:rsidR="00521892" w:rsidRDefault="00521892" w:rsidP="0044253D">
      <w:pPr>
        <w:pStyle w:val="Corptext"/>
        <w:rPr>
          <w:sz w:val="24"/>
          <w:szCs w:val="24"/>
        </w:rPr>
      </w:pPr>
    </w:p>
    <w:p w14:paraId="34AF7DBD" w14:textId="10AD2D4D" w:rsidR="00521892" w:rsidRDefault="00521892" w:rsidP="0044253D">
      <w:pPr>
        <w:pStyle w:val="Corptext"/>
        <w:rPr>
          <w:sz w:val="24"/>
          <w:szCs w:val="24"/>
        </w:rPr>
      </w:pPr>
    </w:p>
    <w:p w14:paraId="5EAF9EEA" w14:textId="369D6AC2" w:rsidR="00521892" w:rsidRDefault="00521892" w:rsidP="0044253D">
      <w:pPr>
        <w:pStyle w:val="Corptext"/>
        <w:rPr>
          <w:sz w:val="24"/>
          <w:szCs w:val="24"/>
        </w:rPr>
      </w:pPr>
    </w:p>
    <w:p w14:paraId="5015785B" w14:textId="177CA65B" w:rsidR="00521892" w:rsidRDefault="00521892" w:rsidP="0044253D">
      <w:pPr>
        <w:pStyle w:val="Corptext"/>
        <w:rPr>
          <w:sz w:val="24"/>
          <w:szCs w:val="24"/>
        </w:rPr>
      </w:pPr>
    </w:p>
    <w:p w14:paraId="2406B146" w14:textId="7471BCBE" w:rsidR="00521892" w:rsidRDefault="00521892" w:rsidP="0044253D">
      <w:pPr>
        <w:pStyle w:val="Corptext"/>
        <w:rPr>
          <w:sz w:val="24"/>
          <w:szCs w:val="24"/>
        </w:rPr>
      </w:pPr>
    </w:p>
    <w:p w14:paraId="4A62C646" w14:textId="27B57EDA" w:rsidR="00521892" w:rsidRDefault="00521892" w:rsidP="0044253D">
      <w:pPr>
        <w:pStyle w:val="Corptext"/>
        <w:rPr>
          <w:ins w:id="368" w:author="Alexandru Uicoabă" w:date="2022-06-14T21:18:00Z"/>
          <w:sz w:val="24"/>
          <w:szCs w:val="24"/>
        </w:rPr>
      </w:pPr>
    </w:p>
    <w:p w14:paraId="78D043B0" w14:textId="58A86B41" w:rsidR="0068010A" w:rsidRDefault="0068010A" w:rsidP="0044253D">
      <w:pPr>
        <w:pStyle w:val="Corptext"/>
        <w:rPr>
          <w:ins w:id="369" w:author="Alexandru Uicoabă" w:date="2022-06-14T21:18:00Z"/>
          <w:sz w:val="24"/>
          <w:szCs w:val="24"/>
        </w:rPr>
      </w:pPr>
    </w:p>
    <w:p w14:paraId="50278B48" w14:textId="06DF7636" w:rsidR="0068010A" w:rsidRDefault="0068010A" w:rsidP="0044253D">
      <w:pPr>
        <w:pStyle w:val="Corptext"/>
        <w:rPr>
          <w:ins w:id="370" w:author="Alexandru Uicoabă" w:date="2022-06-14T21:18:00Z"/>
          <w:sz w:val="24"/>
          <w:szCs w:val="24"/>
        </w:rPr>
      </w:pPr>
    </w:p>
    <w:p w14:paraId="45C6B6F4" w14:textId="77777777" w:rsidR="0068010A" w:rsidRDefault="0068010A" w:rsidP="0044253D">
      <w:pPr>
        <w:pStyle w:val="Corptext"/>
        <w:rPr>
          <w:sz w:val="24"/>
          <w:szCs w:val="24"/>
        </w:rPr>
      </w:pPr>
    </w:p>
    <w:p w14:paraId="2CA9C07F" w14:textId="77777777" w:rsidR="00521892" w:rsidRPr="00D46087" w:rsidRDefault="00521892" w:rsidP="0044253D">
      <w:pPr>
        <w:pStyle w:val="Corptext"/>
        <w:rPr>
          <w:sz w:val="24"/>
          <w:szCs w:val="24"/>
        </w:rPr>
      </w:pPr>
    </w:p>
    <w:p w14:paraId="5A04AB14" w14:textId="6BF25449" w:rsidR="007E219A" w:rsidRPr="00320621" w:rsidRDefault="00320621" w:rsidP="00320621">
      <w:pPr>
        <w:pStyle w:val="Titlu2"/>
        <w:rPr>
          <w:rFonts w:ascii="Times New Roman" w:hAnsi="Times New Roman" w:cs="Times New Roman"/>
          <w:b/>
          <w:bCs/>
          <w:color w:val="auto"/>
          <w:sz w:val="28"/>
          <w:szCs w:val="28"/>
        </w:rPr>
      </w:pPr>
      <w:bookmarkStart w:id="371" w:name="_Toc106268647"/>
      <w:r w:rsidRPr="00320621">
        <w:rPr>
          <w:rFonts w:ascii="Times New Roman" w:hAnsi="Times New Roman" w:cs="Times New Roman"/>
          <w:b/>
          <w:bCs/>
          <w:color w:val="auto"/>
          <w:sz w:val="28"/>
          <w:szCs w:val="28"/>
        </w:rPr>
        <w:t>2.2 Domenii de aplicabilitate</w:t>
      </w:r>
      <w:bookmarkEnd w:id="371"/>
    </w:p>
    <w:p w14:paraId="3D3586A2" w14:textId="4A987818" w:rsidR="00D46087" w:rsidRDefault="00D46087" w:rsidP="00E7416B"/>
    <w:p w14:paraId="5644090F" w14:textId="57341FB8" w:rsidR="00320621" w:rsidRPr="0044253D" w:rsidRDefault="00320621" w:rsidP="0044253D">
      <w:pPr>
        <w:jc w:val="both"/>
        <w:rPr>
          <w:rFonts w:ascii="Times New Roman" w:hAnsi="Times New Roman" w:cs="Times New Roman"/>
          <w:sz w:val="24"/>
          <w:szCs w:val="24"/>
        </w:rPr>
      </w:pPr>
      <w:r>
        <w:tab/>
      </w:r>
      <w:commentRangeStart w:id="372"/>
      <w:commentRangeStart w:id="373"/>
      <w:commentRangeStart w:id="374"/>
      <w:r w:rsidRPr="0044253D">
        <w:rPr>
          <w:rFonts w:ascii="Times New Roman" w:hAnsi="Times New Roman" w:cs="Times New Roman"/>
          <w:sz w:val="24"/>
          <w:szCs w:val="24"/>
        </w:rPr>
        <w:t>Din punct de vedere al domeniului de aplicabilitate, agenți software inteligenți pot fi folosiși în foarte multe domenii, cum ar fi</w:t>
      </w:r>
      <w:del w:id="375" w:author="Alexandru Uicoabă" w:date="2022-06-16T10:17:00Z">
        <w:r w:rsidR="0044253D" w:rsidDel="00F81DDC">
          <w:rPr>
            <w:rFonts w:ascii="Times New Roman" w:hAnsi="Times New Roman" w:cs="Times New Roman"/>
            <w:sz w:val="24"/>
            <w:szCs w:val="24"/>
          </w:rPr>
          <w:delText xml:space="preserve"> </w:delText>
        </w:r>
        <w:r w:rsidR="0068010A" w:rsidRPr="0044253D" w:rsidDel="00F81DDC">
          <w:rPr>
            <w:rFonts w:ascii="Times New Roman" w:hAnsi="Times New Roman" w:cs="Times New Roman"/>
            <w:sz w:val="24"/>
            <w:szCs w:val="24"/>
          </w:rPr>
          <w:fldChar w:fldCharType="begin"/>
        </w:r>
        <w:r w:rsidR="00430E39" w:rsidDel="00F81DDC">
          <w:rPr>
            <w:rFonts w:ascii="Times New Roman" w:hAnsi="Times New Roman" w:cs="Times New Roman"/>
            <w:sz w:val="24"/>
            <w:szCs w:val="24"/>
          </w:rPr>
          <w:delInstrText xml:space="preserve"> ADDIN ZOTERO_ITEM CSL_CITATION {"citationID":"yQTvTgy9","properties":{"formattedCitation":"[4]","plainCitation":"[4]","noteIndex":0},"citationItems":[{"id":292,"uris":["http://zotero.org/users/6649884/items/LZ3M28KF"],"itemData":{"id":292,"type":"document","abstract":"Agent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delInstrText>
        </w:r>
        <w:r w:rsidR="0068010A" w:rsidRPr="0044253D" w:rsidDel="00F81DDC">
          <w:rPr>
            <w:rFonts w:ascii="Times New Roman" w:hAnsi="Times New Roman" w:cs="Times New Roman"/>
            <w:sz w:val="24"/>
            <w:szCs w:val="24"/>
          </w:rPr>
          <w:fldChar w:fldCharType="separate"/>
        </w:r>
        <w:r w:rsidR="00430E39" w:rsidRPr="00430E39" w:rsidDel="00F81DDC">
          <w:rPr>
            <w:rFonts w:ascii="Times New Roman" w:hAnsi="Times New Roman" w:cs="Times New Roman"/>
            <w:sz w:val="24"/>
          </w:rPr>
          <w:delText>[4]</w:delText>
        </w:r>
        <w:r w:rsidR="0068010A" w:rsidRPr="0044253D" w:rsidDel="00F81DDC">
          <w:rPr>
            <w:rFonts w:ascii="Times New Roman" w:hAnsi="Times New Roman" w:cs="Times New Roman"/>
            <w:sz w:val="24"/>
            <w:szCs w:val="24"/>
          </w:rPr>
          <w:fldChar w:fldCharType="end"/>
        </w:r>
      </w:del>
      <w:r w:rsidRPr="0044253D">
        <w:rPr>
          <w:rFonts w:ascii="Times New Roman" w:hAnsi="Times New Roman" w:cs="Times New Roman"/>
          <w:sz w:val="24"/>
          <w:szCs w:val="24"/>
          <w:lang w:val="en-GB"/>
        </w:rPr>
        <w:t>:</w:t>
      </w:r>
    </w:p>
    <w:p w14:paraId="269E006A" w14:textId="4386A5DF" w:rsidR="00320621" w:rsidRPr="0044253D" w:rsidDel="000028A4" w:rsidRDefault="00320621" w:rsidP="0044253D">
      <w:pPr>
        <w:pStyle w:val="Listparagraf"/>
        <w:numPr>
          <w:ilvl w:val="0"/>
          <w:numId w:val="2"/>
        </w:numPr>
        <w:jc w:val="both"/>
        <w:rPr>
          <w:del w:id="376" w:author="Alexandru Uicoabă" w:date="2022-06-16T08:52:00Z"/>
          <w:rFonts w:ascii="Times New Roman" w:hAnsi="Times New Roman" w:cs="Times New Roman"/>
          <w:sz w:val="24"/>
          <w:szCs w:val="24"/>
        </w:rPr>
      </w:pPr>
      <w:del w:id="377" w:author="Alexandru Uicoabă" w:date="2022-06-16T08:52:00Z">
        <w:r w:rsidRPr="0044253D" w:rsidDel="000028A4">
          <w:rPr>
            <w:rFonts w:ascii="Times New Roman" w:hAnsi="Times New Roman" w:cs="Times New Roman"/>
            <w:sz w:val="24"/>
            <w:szCs w:val="24"/>
          </w:rPr>
          <w:delText>Managementul fluxurilor de lucru</w:delText>
        </w:r>
      </w:del>
    </w:p>
    <w:p w14:paraId="71F96F32" w14:textId="62C1DC2B" w:rsidR="00320621" w:rsidRPr="0044253D" w:rsidDel="000028A4" w:rsidRDefault="00320621" w:rsidP="0044253D">
      <w:pPr>
        <w:pStyle w:val="Listparagraf"/>
        <w:numPr>
          <w:ilvl w:val="0"/>
          <w:numId w:val="2"/>
        </w:numPr>
        <w:jc w:val="both"/>
        <w:rPr>
          <w:del w:id="378" w:author="Alexandru Uicoabă" w:date="2022-06-16T08:52:00Z"/>
          <w:rFonts w:ascii="Times New Roman" w:hAnsi="Times New Roman" w:cs="Times New Roman"/>
          <w:sz w:val="24"/>
          <w:szCs w:val="24"/>
        </w:rPr>
      </w:pPr>
      <w:del w:id="379" w:author="Alexandru Uicoabă" w:date="2022-06-16T08:52:00Z">
        <w:r w:rsidRPr="0044253D" w:rsidDel="000028A4">
          <w:rPr>
            <w:rFonts w:ascii="Times New Roman" w:hAnsi="Times New Roman" w:cs="Times New Roman"/>
            <w:sz w:val="24"/>
            <w:szCs w:val="24"/>
          </w:rPr>
          <w:delText>Managementul rețelelor</w:delText>
        </w:r>
      </w:del>
    </w:p>
    <w:p w14:paraId="237FEDEF" w14:textId="1D3D6C06" w:rsidR="00320621" w:rsidRPr="0044253D" w:rsidDel="000028A4" w:rsidRDefault="00320621" w:rsidP="0044253D">
      <w:pPr>
        <w:pStyle w:val="Listparagraf"/>
        <w:numPr>
          <w:ilvl w:val="0"/>
          <w:numId w:val="2"/>
        </w:numPr>
        <w:jc w:val="both"/>
        <w:rPr>
          <w:del w:id="380" w:author="Alexandru Uicoabă" w:date="2022-06-16T08:52:00Z"/>
          <w:rFonts w:ascii="Times New Roman" w:hAnsi="Times New Roman" w:cs="Times New Roman"/>
          <w:sz w:val="24"/>
          <w:szCs w:val="24"/>
        </w:rPr>
      </w:pPr>
      <w:del w:id="381" w:author="Alexandru Uicoabă" w:date="2022-06-16T08:52:00Z">
        <w:r w:rsidRPr="0044253D" w:rsidDel="000028A4">
          <w:rPr>
            <w:rFonts w:ascii="Times New Roman" w:hAnsi="Times New Roman" w:cs="Times New Roman"/>
            <w:sz w:val="24"/>
            <w:szCs w:val="24"/>
          </w:rPr>
          <w:delText>Controlul traficului aerian</w:delText>
        </w:r>
      </w:del>
    </w:p>
    <w:p w14:paraId="09A7D694" w14:textId="5652193C" w:rsidR="00320621" w:rsidRPr="0044253D" w:rsidDel="000028A4" w:rsidRDefault="00320621" w:rsidP="0044253D">
      <w:pPr>
        <w:pStyle w:val="Listparagraf"/>
        <w:numPr>
          <w:ilvl w:val="0"/>
          <w:numId w:val="2"/>
        </w:numPr>
        <w:jc w:val="both"/>
        <w:rPr>
          <w:del w:id="382" w:author="Alexandru Uicoabă" w:date="2022-06-16T08:52:00Z"/>
          <w:rFonts w:ascii="Times New Roman" w:hAnsi="Times New Roman" w:cs="Times New Roman"/>
          <w:sz w:val="24"/>
          <w:szCs w:val="24"/>
        </w:rPr>
      </w:pPr>
      <w:del w:id="383" w:author="Alexandru Uicoabă" w:date="2022-06-16T08:52:00Z">
        <w:r w:rsidRPr="0044253D" w:rsidDel="000028A4">
          <w:rPr>
            <w:rFonts w:ascii="Times New Roman" w:hAnsi="Times New Roman" w:cs="Times New Roman"/>
            <w:sz w:val="24"/>
            <w:szCs w:val="24"/>
          </w:rPr>
          <w:delText>Data minig</w:delText>
        </w:r>
      </w:del>
    </w:p>
    <w:p w14:paraId="3F8DA4C7" w14:textId="216F6851" w:rsidR="00320621" w:rsidRDefault="00655A0A" w:rsidP="0044253D">
      <w:pPr>
        <w:pStyle w:val="Listparagraf"/>
        <w:numPr>
          <w:ilvl w:val="0"/>
          <w:numId w:val="2"/>
        </w:numPr>
        <w:jc w:val="both"/>
        <w:rPr>
          <w:ins w:id="384" w:author="Alexandru Uicoabă" w:date="2022-06-16T08:47:00Z"/>
          <w:rFonts w:ascii="Times New Roman" w:hAnsi="Times New Roman" w:cs="Times New Roman"/>
          <w:sz w:val="24"/>
          <w:szCs w:val="24"/>
        </w:rPr>
      </w:pPr>
      <w:del w:id="385" w:author="Alexandru Uicoabă" w:date="2022-06-16T08:47:00Z">
        <w:r w:rsidRPr="0044253D" w:rsidDel="00A07F76">
          <w:rPr>
            <w:rFonts w:ascii="Times New Roman" w:hAnsi="Times New Roman" w:cs="Times New Roman"/>
            <w:sz w:val="24"/>
            <w:szCs w:val="24"/>
          </w:rPr>
          <w:delText>Comerț electronic</w:delText>
        </w:r>
      </w:del>
      <w:ins w:id="386" w:author="Alexandru Uicoabă" w:date="2022-06-16T08:47:00Z">
        <w:r w:rsidR="00A07F76">
          <w:rPr>
            <w:rFonts w:ascii="Times New Roman" w:hAnsi="Times New Roman" w:cs="Times New Roman"/>
            <w:sz w:val="24"/>
            <w:szCs w:val="24"/>
          </w:rPr>
          <w:t>Furnizarea de recomandări</w:t>
        </w:r>
      </w:ins>
    </w:p>
    <w:p w14:paraId="4A01BAB3" w14:textId="0DB2502C" w:rsidR="00A07F76" w:rsidRPr="00A07F76" w:rsidRDefault="00A07F76" w:rsidP="00A07F76">
      <w:pPr>
        <w:ind w:left="1080"/>
        <w:jc w:val="both"/>
        <w:rPr>
          <w:rFonts w:ascii="Times New Roman" w:hAnsi="Times New Roman" w:cs="Times New Roman"/>
          <w:sz w:val="24"/>
          <w:szCs w:val="24"/>
          <w:rPrChange w:id="387" w:author="Alexandru Uicoabă" w:date="2022-06-16T08:47:00Z">
            <w:rPr/>
          </w:rPrChange>
        </w:rPr>
        <w:pPrChange w:id="388" w:author="Alexandru Uicoabă" w:date="2022-06-16T08:47:00Z">
          <w:pPr>
            <w:pStyle w:val="Listparagraf"/>
            <w:numPr>
              <w:numId w:val="2"/>
            </w:numPr>
            <w:ind w:left="1080" w:hanging="360"/>
            <w:jc w:val="both"/>
          </w:pPr>
        </w:pPrChange>
      </w:pPr>
      <w:ins w:id="389" w:author="Alexandru Uicoabă" w:date="2022-06-16T08:48:00Z">
        <w:r>
          <w:rPr>
            <w:rFonts w:ascii="Times New Roman" w:hAnsi="Times New Roman" w:cs="Times New Roman"/>
            <w:sz w:val="24"/>
            <w:szCs w:val="24"/>
          </w:rPr>
          <w:lastRenderedPageBreak/>
          <w:t xml:space="preserve">Agenții inteligenți joacă un rol important în partea de furnizare de recomandări. Prin intermediul acestora, </w:t>
        </w:r>
      </w:ins>
      <w:ins w:id="390" w:author="Alexandru Uicoabă" w:date="2022-06-16T08:49:00Z">
        <w:r>
          <w:rPr>
            <w:rFonts w:ascii="Times New Roman" w:hAnsi="Times New Roman" w:cs="Times New Roman"/>
            <w:sz w:val="24"/>
            <w:szCs w:val="24"/>
          </w:rPr>
          <w:t xml:space="preserve">se poate realiza </w:t>
        </w:r>
        <w:r w:rsidR="00C433C8">
          <w:rPr>
            <w:rFonts w:ascii="Times New Roman" w:hAnsi="Times New Roman" w:cs="Times New Roman"/>
            <w:sz w:val="24"/>
            <w:szCs w:val="24"/>
          </w:rPr>
          <w:t xml:space="preserve">prin mai multe </w:t>
        </w:r>
      </w:ins>
      <w:ins w:id="391" w:author="Alexandru Uicoabă" w:date="2022-06-16T08:50:00Z">
        <w:r w:rsidR="00C433C8">
          <w:rPr>
            <w:rFonts w:ascii="Times New Roman" w:hAnsi="Times New Roman" w:cs="Times New Roman"/>
            <w:sz w:val="24"/>
            <w:szCs w:val="24"/>
          </w:rPr>
          <w:t xml:space="preserve">tehnici, cum ar fi cea bazată pe conținut, cea colaborativă sau un mix </w:t>
        </w:r>
      </w:ins>
      <w:ins w:id="392" w:author="Alexandru Uicoabă" w:date="2022-06-16T08:51:00Z">
        <w:r w:rsidR="00C433C8">
          <w:rPr>
            <w:rFonts w:ascii="Times New Roman" w:hAnsi="Times New Roman" w:cs="Times New Roman"/>
            <w:sz w:val="24"/>
            <w:szCs w:val="24"/>
          </w:rPr>
          <w:t xml:space="preserve">între cele două. </w:t>
        </w:r>
      </w:ins>
      <w:r w:rsidR="00C433C8">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{"citationID":"Bdv7JLE7","properties":{"formattedCitation":"[4]","plainCitation":"[4]","noteIndex":0},"citationItems":[{"id":320,"uris":["http://zotero.org/users/6649884/items/P8KHPNW8"],"itemData":{"id":320,"type":"article-journal","abstract":"Zero Touch network requires no human involvement other than high level implementation and declarative independent intents. Machine and human interaction learning help machines to achieve the human objective efficiently and enhances the security domain. At the different places of the network, computation and intelligence decisions with cloud environment will enhance the performance of the network. Scalability and heterogeneity in IoT framework are important parameters for performance of 6LoWPAN network. Protocol stack of NGN is a key part of protocol for supporting limited processing capabilities, low memory and limited power constrained power supply devices to Internet. Heavy network traffic causes congestion in the network which degrades the network performance and influences the QoS aspects goodput, throughput, E2E delay, jitter, Energy consumption, reliability and latency. Numerous congestion control heuristics are discussed based on traffic modeling, queue management and hybrid algorithms. This paper represents the queue management in the heterogeneous ad hoc network. Impact of minimum and maximum value of queue size on goodput and with respect of packet size is discussed in this paper. Throughput, delay and Jitter for different objective functions are compared and burst rate in case of 6LoWPAN is represented. For IoT application requirements, a novel traffic modeling based on congestion for future work is summarized.","source":"ResearchGate","title":"Congestion Aware and Stability Based Routing with Cross-Layer Optimization for 6LowPAN","author":[{"family":"Vijay","given":"Sandip"},{"family":"Sethi","given":"Anita"}],"issued":{"date-parts":[["2020",4,11]]}}}],"schema":"https://github.com/citation-style-language/schema/raw/master/csl-citation.json"} </w:instrText>
      </w:r>
      <w:r w:rsidR="00C433C8">
        <w:rPr>
          <w:rFonts w:ascii="Times New Roman" w:hAnsi="Times New Roman" w:cs="Times New Roman"/>
          <w:sz w:val="24"/>
          <w:szCs w:val="24"/>
        </w:rPr>
        <w:fldChar w:fldCharType="separate"/>
      </w:r>
      <w:r w:rsidR="00733C36" w:rsidRPr="00733C36">
        <w:rPr>
          <w:rFonts w:ascii="Times New Roman" w:hAnsi="Times New Roman" w:cs="Times New Roman"/>
          <w:sz w:val="24"/>
        </w:rPr>
        <w:t>[4]</w:t>
      </w:r>
      <w:r w:rsidR="00C433C8">
        <w:rPr>
          <w:rFonts w:ascii="Times New Roman" w:hAnsi="Times New Roman" w:cs="Times New Roman"/>
          <w:sz w:val="24"/>
          <w:szCs w:val="24"/>
        </w:rPr>
        <w:fldChar w:fldCharType="end"/>
      </w:r>
    </w:p>
    <w:p w14:paraId="09DDFB4B" w14:textId="50A0CFE8" w:rsidR="00655A0A" w:rsidRDefault="00655A0A" w:rsidP="0044253D">
      <w:pPr>
        <w:pStyle w:val="Listparagraf"/>
        <w:numPr>
          <w:ilvl w:val="0"/>
          <w:numId w:val="2"/>
        </w:numPr>
        <w:jc w:val="both"/>
        <w:rPr>
          <w:ins w:id="393" w:author="Alexandru Uicoabă" w:date="2022-06-16T08:40:00Z"/>
          <w:rFonts w:ascii="Times New Roman" w:hAnsi="Times New Roman" w:cs="Times New Roman"/>
          <w:sz w:val="24"/>
          <w:szCs w:val="24"/>
        </w:rPr>
      </w:pPr>
      <w:r w:rsidRPr="0044253D">
        <w:rPr>
          <w:rFonts w:ascii="Times New Roman" w:hAnsi="Times New Roman" w:cs="Times New Roman"/>
          <w:sz w:val="24"/>
          <w:szCs w:val="24"/>
        </w:rPr>
        <w:t>Educație</w:t>
      </w:r>
    </w:p>
    <w:p w14:paraId="4454C7FB" w14:textId="39D3075D" w:rsidR="0096587C" w:rsidRPr="0096587C" w:rsidRDefault="0096587C" w:rsidP="0096587C">
      <w:pPr>
        <w:ind w:left="360" w:firstLine="720"/>
        <w:jc w:val="both"/>
        <w:rPr>
          <w:rFonts w:ascii="Times New Roman" w:hAnsi="Times New Roman" w:cs="Times New Roman"/>
          <w:sz w:val="24"/>
          <w:szCs w:val="24"/>
          <w:rPrChange w:id="394" w:author="Alexandru Uicoabă" w:date="2022-06-16T08:40:00Z">
            <w:rPr/>
          </w:rPrChange>
        </w:rPr>
        <w:pPrChange w:id="395" w:author="Alexandru Uicoabă" w:date="2022-06-16T08:40:00Z">
          <w:pPr>
            <w:pStyle w:val="Listparagraf"/>
            <w:numPr>
              <w:numId w:val="2"/>
            </w:numPr>
            <w:ind w:left="1080" w:hanging="360"/>
            <w:jc w:val="both"/>
          </w:pPr>
        </w:pPrChange>
      </w:pPr>
      <w:ins w:id="396" w:author="Alexandru Uicoabă" w:date="2022-06-16T08:41:00Z">
        <w:r>
          <w:rPr>
            <w:rFonts w:ascii="Times New Roman" w:hAnsi="Times New Roman" w:cs="Times New Roman"/>
            <w:sz w:val="24"/>
            <w:szCs w:val="24"/>
          </w:rPr>
          <w:t xml:space="preserve">Agenții inteligenți pot fi utilizați și în această ramură, mai ales în zona de cursuri online unde aceștia </w:t>
        </w:r>
      </w:ins>
      <w:ins w:id="397" w:author="Alexandru Uicoabă" w:date="2022-06-16T08:42:00Z">
        <w:r>
          <w:rPr>
            <w:rFonts w:ascii="Times New Roman" w:hAnsi="Times New Roman" w:cs="Times New Roman"/>
            <w:sz w:val="24"/>
            <w:szCs w:val="24"/>
          </w:rPr>
          <w:t xml:space="preserve">realizează mai multe sarcini, cum ar fi planificarea procesului educațional, </w:t>
        </w:r>
      </w:ins>
      <w:ins w:id="398" w:author="Alexandru Uicoabă" w:date="2022-06-16T08:43:00Z">
        <w:r>
          <w:rPr>
            <w:rFonts w:ascii="Times New Roman" w:hAnsi="Times New Roman" w:cs="Times New Roman"/>
            <w:sz w:val="24"/>
            <w:szCs w:val="24"/>
          </w:rPr>
          <w:t>creare de conținut educațional, evaluarea participanților la cursuri</w:t>
        </w:r>
        <w:r w:rsidR="00A07F76">
          <w:rPr>
            <w:rFonts w:ascii="Times New Roman" w:hAnsi="Times New Roman" w:cs="Times New Roman"/>
            <w:sz w:val="24"/>
            <w:szCs w:val="24"/>
          </w:rPr>
          <w:t>, etc.</w:t>
        </w:r>
      </w:ins>
      <w:r w:rsidR="00A07F76">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{"citationID":"n1doiyZy","properties":{"formattedCitation":"[5]","plainCitation":"[5]","noteIndex":0},"citationItems":[{"id":319,"uris":["http://zotero.org/users/6649884/items/5SPDWL58"],"itemData":{"id":319,"type":"article-journal","abstract":"The online courses were developed from ordinary courses, simple text converted in an electronic form, to learning environments, capable to guide students in their activities of learning. Also, an acceptable environment for teaching and learning has to satisfy requirements of the participants at the education process: teachers and students. This demand could be accomplished if the developers of online learning environment use intelligent agents, semi-autonomous software programs that assist the users in their tasks.","language":"en","page":"7","source":"Zotero","title":"THE ROLE OF INTELLIGENT AGENTS IN ONLINE LEARNING ENVIRONMENT","author":[{"family":"Moise","given":"Gabriela"}]}}],"schema":"https://github.com/citation-style-language/schema/raw/master/csl-citation.json"} </w:instrText>
      </w:r>
      <w:r w:rsidR="00A07F76">
        <w:rPr>
          <w:rFonts w:ascii="Times New Roman" w:hAnsi="Times New Roman" w:cs="Times New Roman"/>
          <w:sz w:val="24"/>
          <w:szCs w:val="24"/>
        </w:rPr>
        <w:fldChar w:fldCharType="separate"/>
      </w:r>
      <w:r w:rsidR="00733C36" w:rsidRPr="00733C36">
        <w:rPr>
          <w:rFonts w:ascii="Times New Roman" w:hAnsi="Times New Roman" w:cs="Times New Roman"/>
          <w:sz w:val="24"/>
        </w:rPr>
        <w:t>[5]</w:t>
      </w:r>
      <w:r w:rsidR="00A07F76">
        <w:rPr>
          <w:rFonts w:ascii="Times New Roman" w:hAnsi="Times New Roman" w:cs="Times New Roman"/>
          <w:sz w:val="24"/>
          <w:szCs w:val="24"/>
        </w:rPr>
        <w:fldChar w:fldCharType="end"/>
      </w:r>
    </w:p>
    <w:p w14:paraId="0FA32979" w14:textId="74CD5FCC" w:rsidR="00655A0A" w:rsidRPr="0044253D" w:rsidDel="000028A4" w:rsidRDefault="00655A0A" w:rsidP="0044253D">
      <w:pPr>
        <w:pStyle w:val="Listparagraf"/>
        <w:numPr>
          <w:ilvl w:val="0"/>
          <w:numId w:val="2"/>
        </w:numPr>
        <w:jc w:val="both"/>
        <w:rPr>
          <w:del w:id="399" w:author="Alexandru Uicoabă" w:date="2022-06-16T08:52:00Z"/>
          <w:rFonts w:ascii="Times New Roman" w:hAnsi="Times New Roman" w:cs="Times New Roman"/>
          <w:sz w:val="24"/>
          <w:szCs w:val="24"/>
        </w:rPr>
      </w:pPr>
      <w:del w:id="400" w:author="Alexandru Uicoabă" w:date="2022-06-16T08:52:00Z">
        <w:r w:rsidRPr="0044253D" w:rsidDel="000028A4">
          <w:rPr>
            <w:rFonts w:ascii="Times New Roman" w:hAnsi="Times New Roman" w:cs="Times New Roman"/>
            <w:sz w:val="24"/>
            <w:szCs w:val="24"/>
          </w:rPr>
          <w:delText>Biblioteci digitale</w:delText>
        </w:r>
      </w:del>
    </w:p>
    <w:p w14:paraId="6DBE77DB" w14:textId="258E6029" w:rsidR="00655A0A" w:rsidRPr="0044253D" w:rsidDel="000028A4" w:rsidRDefault="00655A0A" w:rsidP="0044253D">
      <w:pPr>
        <w:pStyle w:val="Listparagraf"/>
        <w:numPr>
          <w:ilvl w:val="0"/>
          <w:numId w:val="2"/>
        </w:numPr>
        <w:jc w:val="both"/>
        <w:rPr>
          <w:del w:id="401" w:author="Alexandru Uicoabă" w:date="2022-06-16T08:52:00Z"/>
          <w:rFonts w:ascii="Times New Roman" w:hAnsi="Times New Roman" w:cs="Times New Roman"/>
          <w:sz w:val="24"/>
          <w:szCs w:val="24"/>
        </w:rPr>
      </w:pPr>
      <w:del w:id="402" w:author="Alexandru Uicoabă" w:date="2022-06-16T08:52:00Z">
        <w:r w:rsidRPr="0044253D" w:rsidDel="000028A4">
          <w:rPr>
            <w:rFonts w:ascii="Times New Roman" w:hAnsi="Times New Roman" w:cs="Times New Roman"/>
            <w:sz w:val="24"/>
            <w:szCs w:val="24"/>
          </w:rPr>
          <w:delText>Baze de date inteligente</w:delText>
        </w:r>
      </w:del>
    </w:p>
    <w:p w14:paraId="77B6BA50" w14:textId="7A4D5C68" w:rsidR="00655A0A" w:rsidRPr="0044253D" w:rsidDel="000028A4" w:rsidRDefault="00655A0A" w:rsidP="0044253D">
      <w:pPr>
        <w:pStyle w:val="Listparagraf"/>
        <w:numPr>
          <w:ilvl w:val="0"/>
          <w:numId w:val="2"/>
        </w:numPr>
        <w:jc w:val="both"/>
        <w:rPr>
          <w:del w:id="403" w:author="Alexandru Uicoabă" w:date="2022-06-16T08:52:00Z"/>
          <w:rFonts w:ascii="Times New Roman" w:hAnsi="Times New Roman" w:cs="Times New Roman"/>
          <w:sz w:val="24"/>
          <w:szCs w:val="24"/>
        </w:rPr>
      </w:pPr>
      <w:del w:id="404" w:author="Alexandru Uicoabă" w:date="2022-06-16T08:52:00Z">
        <w:r w:rsidRPr="0044253D" w:rsidDel="000028A4">
          <w:rPr>
            <w:rFonts w:ascii="Times New Roman" w:hAnsi="Times New Roman" w:cs="Times New Roman"/>
            <w:sz w:val="24"/>
            <w:szCs w:val="24"/>
          </w:rPr>
          <w:delText>Planificarea și gestionarea agendei</w:delText>
        </w:r>
      </w:del>
    </w:p>
    <w:p w14:paraId="41FFE3D8" w14:textId="4E52120B" w:rsidR="003E0078" w:rsidRDefault="00655A0A" w:rsidP="003E0078">
      <w:pPr>
        <w:pStyle w:val="Listparagraf"/>
        <w:numPr>
          <w:ilvl w:val="0"/>
          <w:numId w:val="2"/>
        </w:numPr>
        <w:jc w:val="both"/>
        <w:rPr>
          <w:ins w:id="405" w:author="Alexandru Uicoabă" w:date="2022-06-16T08:31:00Z"/>
          <w:rFonts w:ascii="Times New Roman" w:hAnsi="Times New Roman" w:cs="Times New Roman"/>
          <w:sz w:val="24"/>
          <w:szCs w:val="24"/>
        </w:rPr>
      </w:pPr>
      <w:r w:rsidRPr="0044253D">
        <w:rPr>
          <w:rFonts w:ascii="Times New Roman" w:hAnsi="Times New Roman" w:cs="Times New Roman"/>
          <w:sz w:val="24"/>
          <w:szCs w:val="24"/>
        </w:rPr>
        <w:t>Jocuri video</w:t>
      </w:r>
      <w:commentRangeEnd w:id="372"/>
      <w:r w:rsidR="00B039D3">
        <w:rPr>
          <w:rStyle w:val="Referincomentariu"/>
        </w:rPr>
        <w:commentReference w:id="372"/>
      </w:r>
      <w:commentRangeEnd w:id="373"/>
      <w:r w:rsidR="000C0A9D">
        <w:rPr>
          <w:rStyle w:val="Referincomentariu"/>
        </w:rPr>
        <w:commentReference w:id="373"/>
      </w:r>
      <w:commentRangeEnd w:id="374"/>
      <w:r w:rsidR="0046651C">
        <w:rPr>
          <w:rStyle w:val="Referincomentariu"/>
        </w:rPr>
        <w:commentReference w:id="374"/>
      </w:r>
    </w:p>
    <w:p w14:paraId="3D8B185F" w14:textId="29A20579" w:rsidR="003E0078" w:rsidRPr="003E0078" w:rsidRDefault="003E0078" w:rsidP="003E0078">
      <w:pPr>
        <w:pStyle w:val="Listparagraf"/>
        <w:ind w:left="1080"/>
        <w:jc w:val="both"/>
        <w:rPr>
          <w:rFonts w:ascii="Times New Roman" w:hAnsi="Times New Roman" w:cs="Times New Roman"/>
          <w:sz w:val="24"/>
          <w:szCs w:val="24"/>
          <w:rPrChange w:id="406" w:author="Alexandru Uicoabă" w:date="2022-06-16T08:31:00Z">
            <w:rPr/>
          </w:rPrChange>
        </w:rPr>
        <w:pPrChange w:id="407" w:author="Alexandru Uicoabă" w:date="2022-06-16T08:31:00Z">
          <w:pPr>
            <w:pStyle w:val="Listparagraf"/>
            <w:numPr>
              <w:numId w:val="2"/>
            </w:numPr>
            <w:ind w:left="1080" w:hanging="360"/>
            <w:jc w:val="both"/>
          </w:pPr>
        </w:pPrChange>
      </w:pPr>
      <w:ins w:id="408" w:author="Alexandru Uicoabă" w:date="2022-06-16T08:31:00Z">
        <w:r>
          <w:rPr>
            <w:rFonts w:ascii="Times New Roman" w:hAnsi="Times New Roman" w:cs="Times New Roman"/>
            <w:sz w:val="24"/>
            <w:szCs w:val="24"/>
          </w:rPr>
          <w:t>Implicarea agenților inteligenți în jocurile video este una foarte vast</w:t>
        </w:r>
      </w:ins>
      <w:ins w:id="409" w:author="Alexandru Uicoabă" w:date="2022-06-16T08:32:00Z">
        <w:r>
          <w:rPr>
            <w:rFonts w:ascii="Times New Roman" w:hAnsi="Times New Roman" w:cs="Times New Roman"/>
            <w:sz w:val="24"/>
            <w:szCs w:val="24"/>
          </w:rPr>
          <w:t>ă, acești facânduși prezența în jocuri clasice precum șahul</w:t>
        </w:r>
      </w:ins>
      <w:r w:rsidR="002B3C93">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{"citationID":"gucjyqpF","properties":{"formattedCitation":"[6]","plainCitation":"[6]","noteIndex":0},"citationItems":[{"id":311,"uris":["http://zotero.org/users/6649884/items/MLD5DCJA"],"itemData":{"id":311,"type":"paper-conference","abstract":"In this article we discuss chess as a problem to be solved by artificial intelligence. We analyze chess and describe why it is a particularly popular AI problem. This article also explores the history of chess playing agents and discusses their advancement over time. We also highlight the competition that erupted between chess players and computer engineers. We also discuss different algorithms and programming techniques for playing chess. We then offer an opinion of the combination of techniques that are most often used and seem to have the greatest success at making winning chess agents.","container-title":"Proceedings of the 8th annual conference on Genetic and evolutionary computation  - GECCO '06","DOI":"10.1145/1143997.1144144","event":"the 8th annual conference","event-place":"Seattle, Washington, USA","ISBN":"978-1-59593-186-3","language":"en","page":"831","publisher":"ACM Press","publisher-place":"Seattle, Washington, USA","source":"DOI.org (Crossref)","title":"Genetically programmed strategies for chess endgame","URL":"http://portal.acm.org/citation.cfm?doid=1143997.1144144","author":[{"family":"Lassabe","given":"Nicolas"},{"family":"Sanchez","given":"Stéphane"},{"family":"Luga","given":"Hervée"},{"family":"Duthen","given":"Yves"}],"accessed":{"date-parts":[["2022",6,16]]},"issued":{"date-parts":[["2006"]]}}}],"schema":"https://github.com/citation-style-language/schema/raw/master/csl-citation.json"} </w:instrText>
      </w:r>
      <w:r w:rsidR="002B3C93">
        <w:rPr>
          <w:rFonts w:ascii="Times New Roman" w:hAnsi="Times New Roman" w:cs="Times New Roman"/>
          <w:sz w:val="24"/>
          <w:szCs w:val="24"/>
        </w:rPr>
        <w:fldChar w:fldCharType="separate"/>
      </w:r>
      <w:r w:rsidR="00733C36" w:rsidRPr="00733C36">
        <w:rPr>
          <w:rFonts w:ascii="Times New Roman" w:hAnsi="Times New Roman" w:cs="Times New Roman"/>
          <w:sz w:val="24"/>
        </w:rPr>
        <w:t>[6]</w:t>
      </w:r>
      <w:r w:rsidR="002B3C93">
        <w:rPr>
          <w:rFonts w:ascii="Times New Roman" w:hAnsi="Times New Roman" w:cs="Times New Roman"/>
          <w:sz w:val="24"/>
          <w:szCs w:val="24"/>
        </w:rPr>
        <w:fldChar w:fldCharType="end"/>
      </w:r>
      <w:ins w:id="410" w:author="Alexandru Uicoabă" w:date="2022-06-16T08:33:00Z">
        <w:r w:rsidR="002B3C93">
          <w:rPr>
            <w:rFonts w:ascii="Times New Roman" w:hAnsi="Times New Roman" w:cs="Times New Roman"/>
            <w:sz w:val="24"/>
            <w:szCs w:val="24"/>
          </w:rPr>
          <w:t>, jocul Go</w:t>
        </w:r>
      </w:ins>
      <w:r w:rsidR="002B3C93">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{"citationID":"Rit7Tgqr","properties":{"formattedCitation":"[7]","plainCitation":"[7]","noteIndex":0},"citationItems":[{"id":312,"uris":["http://zotero.org/users/6649884/items/FK6PGDC2"],"itemData":{"id":312,"type":"article-journal","abstract":"Monte-Carlo Tree Search (MCTS) is a very efficient recent technology for games and planning, particularly in the high-dimensional case, when the number of time steps is moderate and when there is no natural evaluation function. Surprisingly, MCTS makes very little use of learning. In this paper, we present four techniques (ontologies, Bernstein races, Contextual Monte-Carlo and poolRave) for learning agents in Monte-Carlo Tree Search, and experiment them in difficult games and in particular, the Game of Go.","container-title":"Computational Intelligence Magazine, IEEE","DOI":"10.1109/MCI.2010.938360","journalAbbreviation":"Computational Intelligence Magazine, IEEE","page":"28-42","source":"ResearchGate","title":"Intelligent Agents for the Game of Go","volume":"5","author":[{"family":"Hoock","given":"Jean-Baptiste"},{"family":"Lee","given":"Chang-Shing"},{"family":"Rimmel","given":"Arpad"},{"family":"Teytaud","given":"Fabien"},{"family":"Wang","given":"Mei-Hui"},{"family":"Teytaud","given":"Oliver"}],"issued":{"date-parts":[["2010",12,1]]}}}],"schema":"https://github.com/citation-style-language/schema/raw/master/csl-citation.json"} </w:instrText>
      </w:r>
      <w:r w:rsidR="002B3C93">
        <w:rPr>
          <w:rFonts w:ascii="Times New Roman" w:hAnsi="Times New Roman" w:cs="Times New Roman"/>
          <w:sz w:val="24"/>
          <w:szCs w:val="24"/>
        </w:rPr>
        <w:fldChar w:fldCharType="separate"/>
      </w:r>
      <w:r w:rsidR="00733C36" w:rsidRPr="00733C36">
        <w:rPr>
          <w:rFonts w:ascii="Times New Roman" w:hAnsi="Times New Roman" w:cs="Times New Roman"/>
          <w:sz w:val="24"/>
        </w:rPr>
        <w:t>[7]</w:t>
      </w:r>
      <w:r w:rsidR="002B3C93">
        <w:rPr>
          <w:rFonts w:ascii="Times New Roman" w:hAnsi="Times New Roman" w:cs="Times New Roman"/>
          <w:sz w:val="24"/>
          <w:szCs w:val="24"/>
        </w:rPr>
        <w:fldChar w:fldCharType="end"/>
      </w:r>
      <w:ins w:id="411" w:author="Alexandru Uicoabă" w:date="2022-06-16T08:34:00Z">
        <w:r w:rsidR="002B3C93">
          <w:rPr>
            <w:rFonts w:ascii="Times New Roman" w:hAnsi="Times New Roman" w:cs="Times New Roman"/>
            <w:sz w:val="24"/>
            <w:szCs w:val="24"/>
          </w:rPr>
          <w:t>, sau alte jocuri mai complexe cum ar fi F</w:t>
        </w:r>
      </w:ins>
      <w:ins w:id="412" w:author="Alexandru Uicoabă" w:date="2022-06-16T08:35:00Z">
        <w:r w:rsidR="002B3C93">
          <w:rPr>
            <w:rFonts w:ascii="Times New Roman" w:hAnsi="Times New Roman" w:cs="Times New Roman"/>
            <w:sz w:val="24"/>
            <w:szCs w:val="24"/>
          </w:rPr>
          <w:t xml:space="preserve">IFA </w:t>
        </w:r>
      </w:ins>
      <w:r w:rsidR="002B3C93">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{"citationID":"GMwVczdj","properties":{"formattedCitation":"[8]","plainCitation":"[8]","noteIndex":0},"citationItems":[{"id":202,"uris":["http://zotero.org/users/6649884/items/J2TSPAS6"],"itemData":{"id":202,"type":"paper-conference","abstract":"Deep Learning is a state-of-the-art approach for machine learning using real-world or realist data. FIFA is a soccer simulation game that provides a very realistic environment, but which has been relatively poorly explored in the context of learned game-playing agents. This paper explores the Deep Active Imitation (DAI) learning strategy applied to a dynamic environment in FIFA game. DAI is a segment of Imitation Learning, which consists of a supervised Deep Learning training strategy where the agents learn by observing and replicating human experts' behavior. Noteworthy here is that such learning strategy has only been validated in static navigation scenarios in the sense that the environment is changed only through the actions of the agent. In this way, the main objective of the present work is to investigate the efficacy of DAI to cope with a dynamic FIFA scenario named confrontation mode. The agents were evaluated in terms of in-game score through tournaments against FIFA's engine. The results show that DAI performs well in the confrontation mode. Thus, this work indicates that such learning strategy can be used to solve complex problems.","container-title":"2019 18th IEEE International Conference On Machine Learning And Applications (ICMLA)","DOI":"10.1109/ICMLA.2019.00043","event":"2019 18th IEEE International Conference On Machine Learning And Applications (ICMLA)","page":"228-233","source":"IEEE Xplore","title":"Evaluating the Performance of the Deep Active Imitation Learning Algorithm in the Dynamic Environment of FIFA Player Agents","author":[{"family":"Faria","given":"M. Prado Prandini"},{"family":"Julia","given":"R. Maria Silva"},{"family":"Tomaz","given":"L. Bononi Paiva"}],"issued":{"date-parts":[["2019",12]]}}}],"schema":"https://github.com/citation-style-language/schema/raw/master/csl-citation.json"} </w:instrText>
      </w:r>
      <w:r w:rsidR="002B3C93">
        <w:rPr>
          <w:rFonts w:ascii="Times New Roman" w:hAnsi="Times New Roman" w:cs="Times New Roman"/>
          <w:sz w:val="24"/>
          <w:szCs w:val="24"/>
        </w:rPr>
        <w:fldChar w:fldCharType="separate"/>
      </w:r>
      <w:r w:rsidR="00733C36" w:rsidRPr="00733C36">
        <w:rPr>
          <w:rFonts w:ascii="Times New Roman" w:hAnsi="Times New Roman" w:cs="Times New Roman"/>
          <w:sz w:val="24"/>
        </w:rPr>
        <w:t>[8]</w:t>
      </w:r>
      <w:r w:rsidR="002B3C93">
        <w:rPr>
          <w:rFonts w:ascii="Times New Roman" w:hAnsi="Times New Roman" w:cs="Times New Roman"/>
          <w:sz w:val="24"/>
          <w:szCs w:val="24"/>
        </w:rPr>
        <w:fldChar w:fldCharType="end"/>
      </w:r>
      <w:ins w:id="413" w:author="Alexandru Uicoabă" w:date="2022-06-16T08:37:00Z">
        <w:r w:rsidR="002B3C93">
          <w:rPr>
            <w:rFonts w:ascii="Times New Roman" w:hAnsi="Times New Roman" w:cs="Times New Roman"/>
            <w:sz w:val="24"/>
            <w:szCs w:val="24"/>
          </w:rPr>
          <w:t>. De asemenea, agenți inteli</w:t>
        </w:r>
      </w:ins>
      <w:ins w:id="414" w:author="Alexandru Uicoabă" w:date="2022-06-16T08:38:00Z">
        <w:r w:rsidR="002B3C93">
          <w:rPr>
            <w:rFonts w:ascii="Times New Roman" w:hAnsi="Times New Roman" w:cs="Times New Roman"/>
            <w:sz w:val="24"/>
            <w:szCs w:val="24"/>
          </w:rPr>
          <w:t xml:space="preserve">genți pot înfrânge și cea mai bună echipă într-un joc MOBA(Multiplayer </w:t>
        </w:r>
        <w:r w:rsidR="0096587C">
          <w:rPr>
            <w:rFonts w:ascii="Times New Roman" w:hAnsi="Times New Roman" w:cs="Times New Roman"/>
            <w:sz w:val="24"/>
            <w:szCs w:val="24"/>
          </w:rPr>
          <w:t>Online Battle Arena</w:t>
        </w:r>
        <w:r w:rsidR="002B3C93">
          <w:rPr>
            <w:rFonts w:ascii="Times New Roman" w:hAnsi="Times New Roman" w:cs="Times New Roman"/>
            <w:sz w:val="24"/>
            <w:szCs w:val="24"/>
          </w:rPr>
          <w:t>)</w:t>
        </w:r>
        <w:r w:rsidR="0096587C">
          <w:rPr>
            <w:rFonts w:ascii="Times New Roman" w:hAnsi="Times New Roman" w:cs="Times New Roman"/>
            <w:sz w:val="24"/>
            <w:szCs w:val="24"/>
          </w:rPr>
          <w:t xml:space="preserve">, </w:t>
        </w:r>
      </w:ins>
      <w:ins w:id="415" w:author="Alexandru Uicoabă" w:date="2022-06-16T08:39:00Z">
        <w:r w:rsidR="0096587C">
          <w:rPr>
            <w:rFonts w:ascii="Times New Roman" w:hAnsi="Times New Roman" w:cs="Times New Roman"/>
            <w:sz w:val="24"/>
            <w:szCs w:val="24"/>
          </w:rPr>
          <w:t xml:space="preserve">cum s-a întâmplat în cazul jocului Dota 2 </w:t>
        </w:r>
      </w:ins>
      <w:r w:rsidR="0096587C">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{"citationID":"7q0OhL9V","properties":{"formattedCitation":"[9]","plainCitation":"[9]","noteIndex":0},"citationItems":[{"id":315,"uris":["http://zotero.org/users/6649884/items/U475W53W"],"itemData":{"id":315,"type":"article","abstract":"On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task.","note":"number: arXiv:1912.06680\narXiv:1912.06680 [cs, stat]","publisher":"arXiv","source":"arXiv.org","title":"Dota 2 with Large Scale Deep Reinforcement Learning","URL":"http://arxiv.org/abs/1912.06680","author":[{"family":"OpenAI","given":""},{"family":"Berner","given":"Christopher"},{"family":"Brockman","given":"Greg"},{"family":"Chan","given":"Brooke"},{"family":"Cheung","given":"Vicki"},{"family":"Dębiak","given":"Przemysław"},{"family":"Dennison","given":"Christy"},{"family":"Farhi","given":"David"},{"family":"Fischer","given":"Quirin"},{"family":"Hashme","given":"Shariq"},{"family":"Hesse","given":"Chris"},{"family":"Józefowicz","given":"Rafal"},{"family":"Gray","given":"Scott"},{"family":"Olsson","given":"Catherine"},{"family":"Pachocki","given":"Jakub"},{"family":"Petrov","given":"Michael"},{"family":"Pinto","given":"Henrique P. d O."},{"family":"Raiman","given":"Jonathan"},{"family":"Salimans","given":"Tim"},{"family":"Schlatter","given":"Jeremy"},{"family":"Schneider","given":"Jonas"},{"family":"Sidor","given":"Szymon"},{"family":"Sutskever","given":"Ilya"},{"family":"Tang","given":"Jie"},{"family":"Wolski","given":"Filip"},{"family":"Zhang","given":"Susan"}],"accessed":{"date-parts":[["2022",6,16]]},"issued":{"date-parts":[["2019",12,13]]}}}],"schema":"https://github.com/citation-style-language/schema/raw/master/csl-citation.json"} </w:instrText>
      </w:r>
      <w:r w:rsidR="0096587C">
        <w:rPr>
          <w:rFonts w:ascii="Times New Roman" w:hAnsi="Times New Roman" w:cs="Times New Roman"/>
          <w:sz w:val="24"/>
          <w:szCs w:val="24"/>
        </w:rPr>
        <w:fldChar w:fldCharType="separate"/>
      </w:r>
      <w:r w:rsidR="00733C36" w:rsidRPr="00733C36">
        <w:rPr>
          <w:rFonts w:ascii="Times New Roman" w:hAnsi="Times New Roman" w:cs="Times New Roman"/>
          <w:sz w:val="24"/>
        </w:rPr>
        <w:t>[9]</w:t>
      </w:r>
      <w:r w:rsidR="0096587C">
        <w:rPr>
          <w:rFonts w:ascii="Times New Roman" w:hAnsi="Times New Roman" w:cs="Times New Roman"/>
          <w:sz w:val="24"/>
          <w:szCs w:val="24"/>
        </w:rPr>
        <w:fldChar w:fldCharType="end"/>
      </w:r>
      <w:ins w:id="416" w:author="Alexandru Uicoabă" w:date="2022-06-16T08:39:00Z">
        <w:r w:rsidR="0096587C">
          <w:rPr>
            <w:rFonts w:ascii="Times New Roman" w:hAnsi="Times New Roman" w:cs="Times New Roman"/>
            <w:sz w:val="24"/>
            <w:szCs w:val="24"/>
          </w:rPr>
          <w:t>.</w:t>
        </w:r>
      </w:ins>
    </w:p>
    <w:p w14:paraId="1983DC22" w14:textId="7753A947" w:rsidR="00655A0A" w:rsidRDefault="00655A0A" w:rsidP="00655A0A">
      <w:pPr>
        <w:ind w:left="720"/>
        <w:rPr>
          <w:ins w:id="417" w:author="Alexandru Uicoaba" w:date="2022-06-15T10:00:00Z"/>
        </w:rPr>
      </w:pPr>
    </w:p>
    <w:p w14:paraId="5F921296" w14:textId="67AE57C9" w:rsidR="00814089" w:rsidRDefault="00814089" w:rsidP="00655A0A">
      <w:pPr>
        <w:ind w:left="720"/>
        <w:rPr>
          <w:ins w:id="418" w:author="Alexandru Uicoaba" w:date="2022-06-15T10:00:00Z"/>
        </w:rPr>
      </w:pPr>
    </w:p>
    <w:p w14:paraId="266AB9ED" w14:textId="77777777" w:rsidR="00814089" w:rsidRPr="00320621" w:rsidRDefault="00814089" w:rsidP="00655A0A">
      <w:pPr>
        <w:ind w:left="720"/>
      </w:pPr>
    </w:p>
    <w:p w14:paraId="79498C89" w14:textId="1ECA0BCA" w:rsidR="00320621" w:rsidRDefault="00134EE6" w:rsidP="00134EE6">
      <w:pPr>
        <w:pStyle w:val="Titlu2"/>
        <w:rPr>
          <w:rFonts w:ascii="Times New Roman" w:hAnsi="Times New Roman" w:cs="Times New Roman"/>
          <w:b/>
          <w:bCs/>
          <w:color w:val="auto"/>
          <w:sz w:val="28"/>
          <w:szCs w:val="28"/>
        </w:rPr>
      </w:pPr>
      <w:bookmarkStart w:id="419" w:name="_Toc106268648"/>
      <w:r w:rsidRPr="009A4691">
        <w:rPr>
          <w:rFonts w:ascii="Times New Roman" w:hAnsi="Times New Roman" w:cs="Times New Roman"/>
          <w:b/>
          <w:bCs/>
          <w:color w:val="auto"/>
          <w:sz w:val="28"/>
          <w:szCs w:val="28"/>
        </w:rPr>
        <w:t>2.</w:t>
      </w:r>
      <w:commentRangeStart w:id="420"/>
      <w:commentRangeStart w:id="421"/>
      <w:commentRangeStart w:id="422"/>
      <w:r w:rsidRPr="009A4691">
        <w:rPr>
          <w:rFonts w:ascii="Times New Roman" w:hAnsi="Times New Roman" w:cs="Times New Roman"/>
          <w:b/>
          <w:bCs/>
          <w:color w:val="auto"/>
          <w:sz w:val="28"/>
          <w:szCs w:val="28"/>
        </w:rPr>
        <w:t xml:space="preserve">3 </w:t>
      </w:r>
      <w:del w:id="423" w:author="Alexandru Uicoabă" w:date="2022-06-14T21:58:00Z">
        <w:r w:rsidRPr="009A4691" w:rsidDel="001A7F2D">
          <w:rPr>
            <w:rFonts w:ascii="Times New Roman" w:hAnsi="Times New Roman" w:cs="Times New Roman"/>
            <w:b/>
            <w:bCs/>
            <w:color w:val="auto"/>
            <w:sz w:val="28"/>
            <w:szCs w:val="28"/>
          </w:rPr>
          <w:delText>Solu</w:delText>
        </w:r>
        <w:r w:rsidR="009A4691" w:rsidRPr="009A4691" w:rsidDel="001A7F2D">
          <w:rPr>
            <w:rFonts w:ascii="Times New Roman" w:hAnsi="Times New Roman" w:cs="Times New Roman"/>
            <w:b/>
            <w:bCs/>
            <w:color w:val="auto"/>
            <w:sz w:val="28"/>
            <w:szCs w:val="28"/>
          </w:rPr>
          <w:delText>ț</w:delText>
        </w:r>
        <w:r w:rsidRPr="009A4691" w:rsidDel="001A7F2D">
          <w:rPr>
            <w:rFonts w:ascii="Times New Roman" w:hAnsi="Times New Roman" w:cs="Times New Roman"/>
            <w:b/>
            <w:bCs/>
            <w:color w:val="auto"/>
            <w:sz w:val="28"/>
            <w:szCs w:val="28"/>
          </w:rPr>
          <w:delText xml:space="preserve">ii </w:delText>
        </w:r>
      </w:del>
      <w:ins w:id="424" w:author="Alexandru Uicoabă" w:date="2022-06-14T21:58:00Z">
        <w:r w:rsidR="001A7F2D">
          <w:rPr>
            <w:rFonts w:ascii="Times New Roman" w:hAnsi="Times New Roman" w:cs="Times New Roman"/>
            <w:b/>
            <w:bCs/>
            <w:color w:val="auto"/>
            <w:sz w:val="28"/>
            <w:szCs w:val="28"/>
          </w:rPr>
          <w:t>Lucrări</w:t>
        </w:r>
        <w:r w:rsidR="001A7F2D" w:rsidRPr="009A4691">
          <w:rPr>
            <w:rFonts w:ascii="Times New Roman" w:hAnsi="Times New Roman" w:cs="Times New Roman"/>
            <w:b/>
            <w:bCs/>
            <w:color w:val="auto"/>
            <w:sz w:val="28"/>
            <w:szCs w:val="28"/>
          </w:rPr>
          <w:t xml:space="preserve"> </w:t>
        </w:r>
        <w:r w:rsidR="001A7F2D">
          <w:rPr>
            <w:rFonts w:ascii="Times New Roman" w:hAnsi="Times New Roman" w:cs="Times New Roman"/>
            <w:b/>
            <w:bCs/>
            <w:color w:val="auto"/>
            <w:sz w:val="28"/>
            <w:szCs w:val="28"/>
          </w:rPr>
          <w:t>conexe</w:t>
        </w:r>
      </w:ins>
      <w:del w:id="425" w:author="Alexandru Uicoabă" w:date="2022-06-14T21:58:00Z">
        <w:r w:rsidRPr="009A4691" w:rsidDel="001A7F2D">
          <w:rPr>
            <w:rFonts w:ascii="Times New Roman" w:hAnsi="Times New Roman" w:cs="Times New Roman"/>
            <w:b/>
            <w:bCs/>
            <w:color w:val="auto"/>
            <w:sz w:val="28"/>
            <w:szCs w:val="28"/>
          </w:rPr>
          <w:delText>software</w:delText>
        </w:r>
      </w:del>
      <w:commentRangeEnd w:id="420"/>
      <w:r w:rsidR="00193F60">
        <w:rPr>
          <w:rStyle w:val="Referincomentariu"/>
          <w:rFonts w:asciiTheme="minorHAnsi" w:eastAsiaTheme="minorHAnsi" w:hAnsiTheme="minorHAnsi" w:cstheme="minorBidi"/>
          <w:color w:val="auto"/>
        </w:rPr>
        <w:commentReference w:id="420"/>
      </w:r>
      <w:commentRangeEnd w:id="421"/>
      <w:r w:rsidR="001A7F2D">
        <w:rPr>
          <w:rStyle w:val="Referincomentariu"/>
          <w:rFonts w:asciiTheme="minorHAnsi" w:eastAsiaTheme="minorHAnsi" w:hAnsiTheme="minorHAnsi" w:cstheme="minorBidi"/>
          <w:color w:val="auto"/>
        </w:rPr>
        <w:commentReference w:id="421"/>
      </w:r>
      <w:commentRangeEnd w:id="422"/>
      <w:r w:rsidR="001A7F2D">
        <w:rPr>
          <w:rStyle w:val="Referincomentariu"/>
          <w:rFonts w:asciiTheme="minorHAnsi" w:eastAsiaTheme="minorHAnsi" w:hAnsiTheme="minorHAnsi" w:cstheme="minorBidi"/>
          <w:color w:val="auto"/>
        </w:rPr>
        <w:commentReference w:id="422"/>
      </w:r>
      <w:bookmarkEnd w:id="419"/>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6386ED3F" w:rsidR="009A4691" w:rsidRPr="000352C6" w:rsidRDefault="009A4691" w:rsidP="000352C6">
      <w:pPr>
        <w:pStyle w:val="Corptext"/>
        <w:rPr>
          <w:sz w:val="24"/>
          <w:szCs w:val="24"/>
        </w:rPr>
      </w:pPr>
      <w:r w:rsidRPr="000352C6">
        <w:rPr>
          <w:sz w:val="24"/>
          <w:szCs w:val="24"/>
        </w:rPr>
        <w:tab/>
      </w:r>
      <w:r w:rsidRPr="000352C6">
        <w:rPr>
          <w:b/>
          <w:bCs/>
          <w:sz w:val="24"/>
          <w:szCs w:val="24"/>
          <w:lang w:val="ro-RO"/>
        </w:rPr>
        <w:t>Monte-Carlo Tree Search</w:t>
      </w:r>
      <w:r w:rsidRPr="000352C6">
        <w:rPr>
          <w:sz w:val="24"/>
          <w:szCs w:val="24"/>
          <w:lang w:val="ro-RO"/>
        </w:rPr>
        <w:t xml:space="preserve"> (M</w:t>
      </w:r>
      <w:del w:id="426" w:author="Alexandru Uicoabă" w:date="2022-06-16T10:39:00Z">
        <w:r w:rsidRPr="000352C6" w:rsidDel="00B475C7">
          <w:rPr>
            <w:sz w:val="24"/>
            <w:szCs w:val="24"/>
            <w:lang w:val="ro-RO"/>
          </w:rPr>
          <w:delText>T</w:delText>
        </w:r>
      </w:del>
      <w:r w:rsidRPr="000352C6">
        <w:rPr>
          <w:sz w:val="24"/>
          <w:szCs w:val="24"/>
          <w:lang w:val="ro-RO"/>
        </w:rPr>
        <w:t>C</w:t>
      </w:r>
      <w:ins w:id="427" w:author="Alexandru Uicoabă" w:date="2022-06-16T10:39:00Z">
        <w:r w:rsidR="00B475C7">
          <w:rPr>
            <w:sz w:val="24"/>
            <w:szCs w:val="24"/>
            <w:lang w:val="ro-RO"/>
          </w:rPr>
          <w:t>T</w:t>
        </w:r>
      </w:ins>
      <w:r w:rsidRPr="000352C6">
        <w:rPr>
          <w:sz w:val="24"/>
          <w:szCs w:val="24"/>
          <w:lang w:val="ro-RO"/>
        </w:rPr>
        <w:t xml:space="preserve">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Pepels, este foarte importantă </w:t>
      </w:r>
      <w:commentRangeStart w:id="428"/>
      <w:commentRangeStart w:id="429"/>
      <w:commentRangeStart w:id="430"/>
      <w:r w:rsidRPr="000352C6">
        <w:rPr>
          <w:sz w:val="24"/>
          <w:szCs w:val="24"/>
          <w:lang w:val="ro-RO"/>
        </w:rPr>
        <w:t>consistența</w:t>
      </w:r>
      <w:commentRangeEnd w:id="428"/>
      <w:r w:rsidR="00B039D3">
        <w:rPr>
          <w:rStyle w:val="Referincomentariu"/>
          <w:rFonts w:asciiTheme="minorHAnsi" w:eastAsiaTheme="minorHAnsi" w:hAnsiTheme="minorHAnsi" w:cstheme="minorBidi"/>
          <w:spacing w:val="0"/>
          <w:lang w:val="ro-RO" w:eastAsia="en-US"/>
        </w:rPr>
        <w:commentReference w:id="428"/>
      </w:r>
      <w:commentRangeEnd w:id="429"/>
      <w:r w:rsidR="00226031">
        <w:rPr>
          <w:rStyle w:val="Referincomentariu"/>
          <w:rFonts w:asciiTheme="minorHAnsi" w:eastAsiaTheme="minorHAnsi" w:hAnsiTheme="minorHAnsi" w:cstheme="minorBidi"/>
          <w:spacing w:val="0"/>
          <w:lang w:val="ro-RO" w:eastAsia="en-US"/>
        </w:rPr>
        <w:commentReference w:id="429"/>
      </w:r>
      <w:commentRangeEnd w:id="430"/>
      <w:r w:rsidR="00226031">
        <w:rPr>
          <w:rStyle w:val="Referincomentariu"/>
          <w:rFonts w:asciiTheme="minorHAnsi" w:eastAsiaTheme="minorHAnsi" w:hAnsiTheme="minorHAnsi" w:cstheme="minorBidi"/>
          <w:spacing w:val="0"/>
          <w:lang w:val="ro-RO" w:eastAsia="en-US"/>
        </w:rPr>
        <w:commentReference w:id="430"/>
      </w:r>
      <w:ins w:id="431" w:author="Alexandru Uicoabă" w:date="2022-06-14T21:57:00Z">
        <w:r w:rsidR="00226031">
          <w:rPr>
            <w:sz w:val="24"/>
            <w:szCs w:val="24"/>
            <w:lang w:val="ro-RO"/>
          </w:rPr>
          <w:t xml:space="preserve">  rezultatelor obținute de agent</w:t>
        </w:r>
      </w:ins>
      <w:r w:rsidRPr="000352C6">
        <w:rPr>
          <w:sz w:val="24"/>
          <w:szCs w:val="24"/>
          <w:lang w:val="ro-RO"/>
        </w:rPr>
        <w:t>. Aceasta reiese din faptul că agentul a obținut un scor ridicat, concurând atât contra unor echipe de fantome mai slabe, cât și împotriva unora mai puternice. Fiind un joc pe mai multe nivele, agentul trebuie să țină cont atât de obiectivele pe termen scurt (short-term goals) cât și de cele pe termen lung (long-term goals)</w:t>
      </w:r>
      <w:ins w:id="432" w:author="Alexandru Uicoabă" w:date="2022-06-16T10:33:00Z">
        <w:r w:rsidR="00733C36">
          <w:rPr>
            <w:sz w:val="24"/>
            <w:szCs w:val="24"/>
            <w:lang w:val="ro-RO"/>
          </w:rPr>
          <w:t>.</w:t>
        </w:r>
      </w:ins>
      <w:r w:rsidR="00733C36">
        <w:rPr>
          <w:sz w:val="24"/>
          <w:szCs w:val="24"/>
          <w:lang w:val="ro-RO"/>
        </w:rPr>
        <w:fldChar w:fldCharType="begin"/>
      </w:r>
      <w:r w:rsidR="00733C36">
        <w:rPr>
          <w:sz w:val="24"/>
          <w:szCs w:val="24"/>
          <w:lang w:val="ro-RO"/>
        </w:rPr>
        <w:instrText xml:space="preserve"> ADDIN ZOTERO_ITEM CSL_CITATION {"citationID":"YoX6VooN","properties":{"formattedCitation":"[10]","plainCitation":"[10]","noteIndex":0},"citationItems":[{"id":1,"uris":["http://zotero.org/users/6649884/items/Z386VRQP"],"itemData":{"id":1,"type":"article-journal","abstract":"In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sidR="00733C36">
        <w:rPr>
          <w:sz w:val="24"/>
          <w:szCs w:val="24"/>
          <w:lang w:val="ro-RO"/>
        </w:rPr>
        <w:fldChar w:fldCharType="separate"/>
      </w:r>
      <w:r w:rsidR="00733C36" w:rsidRPr="00733C36">
        <w:rPr>
          <w:sz w:val="24"/>
        </w:rPr>
        <w:t>[10]</w:t>
      </w:r>
      <w:r w:rsidR="00733C36">
        <w:rPr>
          <w:sz w:val="24"/>
          <w:szCs w:val="24"/>
          <w:lang w:val="ro-RO"/>
        </w:rPr>
        <w:fldChar w:fldCharType="end"/>
      </w:r>
      <w:del w:id="433" w:author="Alexandru Uicoabă" w:date="2022-06-16T10:33:00Z">
        <w:r w:rsidRPr="000352C6" w:rsidDel="00733C36">
          <w:rPr>
            <w:sz w:val="24"/>
            <w:szCs w:val="24"/>
            <w:lang w:val="ro-RO"/>
          </w:rPr>
          <w:delText>.</w:delText>
        </w:r>
      </w:del>
      <w:ins w:id="434" w:author="Alexandru Uicoabă" w:date="2022-06-16T10:33:00Z">
        <w:r w:rsidR="00733C36" w:rsidDel="00733C36">
          <w:rPr>
            <w:sz w:val="24"/>
            <w:szCs w:val="24"/>
          </w:rPr>
          <w:t xml:space="preserve"> </w:t>
        </w:r>
      </w:ins>
      <w:del w:id="435" w:author="Alexandru Uicoabă" w:date="2022-06-16T10:33:00Z">
        <w:r w:rsidR="0068010A" w:rsidDel="00733C36">
          <w:rPr>
            <w:sz w:val="24"/>
            <w:szCs w:val="24"/>
          </w:rPr>
          <w:fldChar w:fldCharType="begin"/>
        </w:r>
        <w:r w:rsidR="00C433C8" w:rsidDel="00733C36">
          <w:rPr>
            <w:sz w:val="24"/>
            <w:szCs w:val="24"/>
          </w:rPr>
          <w:delInstrText xml:space="preserve"> ADDIN ZOTERO_ITEM CSL_CITATION {"citationID":"FqEpZ3mW","properties":{"formattedCitation":"[11]","plainCitation":"[11]","noteIndex":0},"citationItems":[{"id":1,"uris":["http://zotero.org/users/6649884/items/Z386VRQP"],"itemData":{"id":1,"type":"article-journal","abstract":"In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delInstrText>
        </w:r>
        <w:r w:rsidR="0068010A" w:rsidDel="00733C36">
          <w:rPr>
            <w:sz w:val="24"/>
            <w:szCs w:val="24"/>
          </w:rPr>
          <w:fldChar w:fldCharType="separate"/>
        </w:r>
        <w:r w:rsidR="00C433C8" w:rsidRPr="00C433C8" w:rsidDel="00733C36">
          <w:rPr>
            <w:sz w:val="24"/>
          </w:rPr>
          <w:delText>[11]</w:delText>
        </w:r>
        <w:r w:rsidR="0068010A" w:rsidDel="00733C36">
          <w:rPr>
            <w:sz w:val="24"/>
            <w:szCs w:val="24"/>
          </w:rPr>
          <w:fldChar w:fldCharType="end"/>
        </w:r>
      </w:del>
    </w:p>
    <w:p w14:paraId="1B2DC60C" w14:textId="64C3C730" w:rsidR="00733C36" w:rsidRPr="00B475C7" w:rsidRDefault="009A4691" w:rsidP="00733C36">
      <w:pPr>
        <w:pStyle w:val="Corptext"/>
        <w:rPr>
          <w:ins w:id="436" w:author="Alexandru Uicoabă" w:date="2022-06-16T10:32:00Z"/>
          <w:sz w:val="24"/>
          <w:szCs w:val="24"/>
          <w:lang w:val="ro-RO"/>
          <w:rPrChange w:id="437" w:author="Alexandru Uicoabă" w:date="2022-06-16T10:38:00Z">
            <w:rPr>
              <w:ins w:id="438" w:author="Alexandru Uicoabă" w:date="2022-06-16T10:32:00Z"/>
              <w:lang w:val="ro-RO"/>
            </w:rPr>
          </w:rPrChange>
        </w:rPr>
      </w:pPr>
      <w:r w:rsidRPr="000352C6">
        <w:rPr>
          <w:sz w:val="24"/>
          <w:szCs w:val="24"/>
        </w:rPr>
        <w:tab/>
      </w:r>
      <w:ins w:id="439" w:author="Alexandru Uicoabă" w:date="2022-06-16T10:32:00Z">
        <w:r w:rsidR="00733C36" w:rsidRPr="00B475C7">
          <w:rPr>
            <w:sz w:val="24"/>
            <w:szCs w:val="24"/>
            <w:lang w:val="ro-RO"/>
            <w:rPrChange w:id="440" w:author="Alexandru Uicoabă" w:date="2022-06-16T10:38:00Z">
              <w:rPr>
                <w:lang w:val="ro-RO"/>
              </w:rPr>
            </w:rPrChange>
          </w:rPr>
          <w:t xml:space="preserve">În cel de-al doilea articol, care este realizat de către Ibrahim Fathy, ni se prezintă un agent inteligent bazat atât pe RL cât și pe </w:t>
        </w:r>
        <w:r w:rsidR="00733C36" w:rsidRPr="00B475C7">
          <w:rPr>
            <w:b/>
            <w:bCs/>
            <w:sz w:val="24"/>
            <w:szCs w:val="24"/>
            <w:lang w:val="ro-RO"/>
            <w:rPrChange w:id="441" w:author="Alexandru Uicoabă" w:date="2022-06-16T10:38:00Z">
              <w:rPr>
                <w:b/>
                <w:bCs/>
                <w:lang w:val="ro-RO"/>
              </w:rPr>
            </w:rPrChange>
          </w:rPr>
          <w:t>Online Case-Based Planing</w:t>
        </w:r>
        <w:r w:rsidR="00733C36" w:rsidRPr="00B475C7">
          <w:rPr>
            <w:sz w:val="24"/>
            <w:szCs w:val="24"/>
            <w:lang w:val="ro-RO"/>
            <w:rPrChange w:id="442" w:author="Alexandru Uicoabă" w:date="2022-06-16T10:38:00Z">
              <w:rPr>
                <w:lang w:val="ro-RO"/>
              </w:rPr>
            </w:rPrChange>
          </w:rPr>
          <w:t xml:space="preserve"> (OLCBP), acesta fiind evaluat prin intermediul jocului </w:t>
        </w:r>
        <w:r w:rsidR="00733C36" w:rsidRPr="00B475C7">
          <w:rPr>
            <w:b/>
            <w:bCs/>
            <w:sz w:val="24"/>
            <w:szCs w:val="24"/>
            <w:lang w:val="ro-RO"/>
            <w:rPrChange w:id="443" w:author="Alexandru Uicoabă" w:date="2022-06-16T10:38:00Z">
              <w:rPr>
                <w:b/>
                <w:bCs/>
                <w:lang w:val="ro-RO"/>
              </w:rPr>
            </w:rPrChange>
          </w:rPr>
          <w:t>Wargus</w:t>
        </w:r>
        <w:r w:rsidR="00733C36" w:rsidRPr="00B475C7">
          <w:rPr>
            <w:sz w:val="24"/>
            <w:szCs w:val="24"/>
            <w:lang w:val="ro-RO"/>
            <w:rPrChange w:id="444" w:author="Alexandru Uicoabă" w:date="2022-06-16T10:38:00Z">
              <w:rPr>
                <w:lang w:val="ro-RO"/>
              </w:rPr>
            </w:rPrChange>
          </w:rPr>
          <w:t>. Prin hibridizarea celor doi algoritmi, alegerea planurilor de către agent se face într-un mod mai eficient și cu o rată ridicată de succes.</w:t>
        </w:r>
      </w:ins>
      <w:r w:rsidR="00733C36" w:rsidRPr="00B475C7">
        <w:rPr>
          <w:sz w:val="24"/>
          <w:szCs w:val="24"/>
          <w:lang w:val="ro-RO"/>
          <w:rPrChange w:id="445" w:author="Alexandru Uicoabă" w:date="2022-06-16T10:38:00Z">
            <w:rPr>
              <w:lang w:val="ro-RO"/>
            </w:rPr>
          </w:rPrChange>
        </w:rPr>
        <w:fldChar w:fldCharType="begin"/>
      </w:r>
      <w:r w:rsidR="00733C36" w:rsidRPr="00B475C7">
        <w:rPr>
          <w:sz w:val="24"/>
          <w:szCs w:val="24"/>
          <w:lang w:val="ro-RO"/>
          <w:rPrChange w:id="446" w:author="Alexandru Uicoabă" w:date="2022-06-16T10:38:00Z">
            <w:rPr>
              <w:lang w:val="ro-RO"/>
            </w:rPr>
          </w:rPrChange>
        </w:rPr>
        <w:instrText xml:space="preserve"> ADDIN ZOTERO_ITEM CSL_CITATION {"citationID":"86rmFF9p","properties":{"formattedCitation":"[11]","plainCitation":"[11]","noteIndex":0},"citationItems":[{"id":199,"uris":["http://zotero.org/users/6649884/items/GBB3NVG2"],"itemData":{"id":199,"type":"paper-conference","abstract":"Research in learning and planning in real-time strategy (RTS) games is very interesting in several industries such as military industry, robotics, and most importantly game industry. A recent published work on online case-based planning in RTS Games does not include the capability of online learning from experience, so the knowledge certainty remains constant, which leads to inefficient decisions. In this paper, an intelligent agent model based on both online case-based planning (OLCBP) and reinforcement learning (RL) techniques is proposed. In addition, the proposed model has been evaluated using empirical simulation on Wargus (an open-source clone of the well known RTS game Warcraft 2). This evaluation shows that the proposed model increases the certainty of the case base by learning from experience, and hence the process of decision making for selecting more efficient, effective and successful plans.","container-title":"2010 10th International Conference on Intelligent Systems Design and Applications","DOI":"10.1109/ISDA.2010.5687225","event":"2010 10th International Conference on Intelligent Systems Design and Applications","note":"ISSN: 2164-7151","page":"445-450","source":"IEEE Xplore","title":"Intelligent online case-based planning agent model for real-time strategy games","author":[{"family":"Fathy","given":"I."},{"family":"Aref","given":"M."},{"family":"Enayet","given":"O."},{"family":"Al-Ogail","given":"A."}],"issued":{"date-parts":[["2010",11]]}}}],"schema":"https://github.com/citation-style-language/schema/raw/master/csl-citation.json"} </w:instrText>
      </w:r>
      <w:r w:rsidR="00733C36" w:rsidRPr="00B475C7">
        <w:rPr>
          <w:sz w:val="24"/>
          <w:szCs w:val="24"/>
          <w:lang w:val="ro-RO"/>
          <w:rPrChange w:id="447" w:author="Alexandru Uicoabă" w:date="2022-06-16T10:38:00Z">
            <w:rPr>
              <w:lang w:val="ro-RO"/>
            </w:rPr>
          </w:rPrChange>
        </w:rPr>
        <w:fldChar w:fldCharType="separate"/>
      </w:r>
      <w:r w:rsidR="00733C36" w:rsidRPr="00B475C7">
        <w:rPr>
          <w:sz w:val="24"/>
          <w:szCs w:val="24"/>
          <w:rPrChange w:id="448" w:author="Alexandru Uicoabă" w:date="2022-06-16T10:38:00Z">
            <w:rPr/>
          </w:rPrChange>
        </w:rPr>
        <w:t>[11]</w:t>
      </w:r>
      <w:r w:rsidR="00733C36" w:rsidRPr="00B475C7">
        <w:rPr>
          <w:sz w:val="24"/>
          <w:szCs w:val="24"/>
          <w:lang w:val="ro-RO"/>
          <w:rPrChange w:id="449" w:author="Alexandru Uicoabă" w:date="2022-06-16T10:38:00Z">
            <w:rPr>
              <w:lang w:val="ro-RO"/>
            </w:rPr>
          </w:rPrChange>
        </w:rPr>
        <w:fldChar w:fldCharType="end"/>
      </w:r>
    </w:p>
    <w:p w14:paraId="5C5FF6D2" w14:textId="7591C939" w:rsidR="009A4691" w:rsidRPr="00B475C7" w:rsidRDefault="00733C36" w:rsidP="00733C36">
      <w:pPr>
        <w:pStyle w:val="Corptext"/>
        <w:ind w:firstLine="0"/>
        <w:rPr>
          <w:ins w:id="450" w:author="Alexandru Uicoabă" w:date="2022-06-16T10:34:00Z"/>
          <w:sz w:val="24"/>
          <w:szCs w:val="24"/>
          <w:rPrChange w:id="451" w:author="Alexandru Uicoabă" w:date="2022-06-16T10:38:00Z">
            <w:rPr>
              <w:ins w:id="452" w:author="Alexandru Uicoabă" w:date="2022-06-16T10:34:00Z"/>
            </w:rPr>
          </w:rPrChange>
        </w:rPr>
      </w:pPr>
      <w:ins w:id="453" w:author="Alexandru Uicoabă" w:date="2022-06-16T10:34:00Z">
        <w:r w:rsidRPr="00B475C7">
          <w:rPr>
            <w:sz w:val="24"/>
            <w:szCs w:val="24"/>
            <w:lang w:val="ro-RO"/>
          </w:rPr>
          <w:tab/>
        </w:r>
        <w:r w:rsidRPr="00B475C7">
          <w:rPr>
            <w:sz w:val="24"/>
            <w:szCs w:val="24"/>
            <w:lang w:val="ro-RO"/>
          </w:rPr>
          <w:tab/>
        </w:r>
        <w:r w:rsidRPr="00B475C7">
          <w:rPr>
            <w:sz w:val="24"/>
            <w:szCs w:val="24"/>
            <w:rPrChange w:id="454" w:author="Alexandru Uicoabă" w:date="2022-06-16T10:38:00Z">
              <w:rPr/>
            </w:rPrChange>
          </w:rPr>
          <w:t xml:space="preserve">Pornind de la RL, pentru ca agenții să rezolve task-urile împreună și în vederea obținerii unui caștig maximal în jocuri repetitive, Zhen Zhang propune algoritmul </w:t>
        </w:r>
        <w:r w:rsidRPr="00B475C7">
          <w:rPr>
            <w:b/>
            <w:bCs/>
            <w:sz w:val="24"/>
            <w:szCs w:val="24"/>
            <w:rPrChange w:id="455" w:author="Alexandru Uicoabă" w:date="2022-06-16T10:38:00Z">
              <w:rPr>
                <w:b/>
                <w:bCs/>
              </w:rPr>
            </w:rPrChange>
          </w:rPr>
          <w:t>Probability of Maximal Reward based on the Infinitesimal Gradient Ascent</w:t>
        </w:r>
        <w:r w:rsidRPr="00B475C7">
          <w:rPr>
            <w:sz w:val="24"/>
            <w:szCs w:val="24"/>
            <w:rPrChange w:id="456" w:author="Alexandru Uicoabă" w:date="2022-06-16T10:38:00Z">
              <w:rPr/>
            </w:rPrChange>
          </w:rPr>
          <w:t xml:space="preserve"> (PMR-IGA). Un astfel de rezultat se obține indiferent de condițiile inițiale, având un număr finit de jucători și un număr finit de acțiuni. Folosind o astfel de abordare, ne permite abordarea unor probleme mai practice. În articol, algoritmul prezintă rezultate bune și o consistență în scenariile stocastice.</w:t>
        </w:r>
      </w:ins>
      <w:r w:rsidRPr="00B475C7">
        <w:rPr>
          <w:sz w:val="24"/>
          <w:szCs w:val="24"/>
          <w:rPrChange w:id="457" w:author="Alexandru Uicoabă" w:date="2022-06-16T10:38:00Z">
            <w:rPr/>
          </w:rPrChange>
        </w:rPr>
        <w:fldChar w:fldCharType="begin"/>
      </w:r>
      <w:r w:rsidRPr="00B475C7">
        <w:rPr>
          <w:sz w:val="24"/>
          <w:szCs w:val="24"/>
          <w:rPrChange w:id="458" w:author="Alexandru Uicoabă" w:date="2022-06-16T10:38:00Z">
            <w:rPr/>
          </w:rPrChange>
        </w:rPr>
        <w:instrText xml:space="preserve"> ADDIN ZOTERO_ITEM CSL_CITATION {"citationID":"E90pQan1","properties":{"formattedCitation":"[12]","plainCitation":"[12]","noteIndex":0},"citationItems":[{"id":11,"uris":["http://zotero.org/users/6649884/items/MNQ8V5NN"],"itemData":{"id":11,"type":"article-journal","abstract":"Multi-agent reinforcement learning (MARL) can be used to design intelligent agents for solving cooperative tasks. Within the MARL category, this paper proposes the probability of maximal reward based on the infinitesimal gradient ascent (PMR-IGA) algorithm to reach the maximal total reward in repeated games. Theoretical analyses show that in a finite-player-finite-action repeated game with two pure optimal joint actions where no common component action exists, both the optimal joint actions are stable critical points of the PMR-IGA model. Furthermore, we apply the Q-value function to estimate the gradient and derive the probability of maximal reward based on estimated gradient ascent (PMR-EGA) algorithm. Theoretical analyses and simulations of case studies of repeated games show that the maximal total reward can be achieved under any initial conditions. The PMR-EGA can be naturally extended to optimize cooperative stochastic games. Two stochastic games, i.e., box pushing and a distributed sensor network, are used as test beds. The simulations show that the PMR-EGA displays consistently an excellent performance for both stochastic games.","container-title":"IEEE Access","DOI":"10.1109/ACCESS.2018.2878853","ISSN":"2169-3536","note":"event: IEEE Access","page":"70223-70235","source":"IEEE Xplore","title":"A Gradient-Based Reinforcement Learning Algorithm for Multiple Cooperative Agents","volume":"6","author":[{"family":"Zhang","given":"Z."},{"family":"Wang","given":"D."},{"family":"Zhao","given":"D."},{"family":"Han","given":"Q."},{"family":"Song","given":"T."}],"issued":{"date-parts":[["2018"]]}}}],"schema":"https://github.com/citation-style-language/schema/raw/master/csl-citation.json"} </w:instrText>
      </w:r>
      <w:r w:rsidRPr="00B475C7">
        <w:rPr>
          <w:sz w:val="24"/>
          <w:szCs w:val="24"/>
          <w:rPrChange w:id="459" w:author="Alexandru Uicoabă" w:date="2022-06-16T10:38:00Z">
            <w:rPr/>
          </w:rPrChange>
        </w:rPr>
        <w:fldChar w:fldCharType="separate"/>
      </w:r>
      <w:r w:rsidRPr="00B475C7">
        <w:rPr>
          <w:sz w:val="24"/>
          <w:szCs w:val="24"/>
          <w:rPrChange w:id="460" w:author="Alexandru Uicoabă" w:date="2022-06-16T10:38:00Z">
            <w:rPr/>
          </w:rPrChange>
        </w:rPr>
        <w:t>[12]</w:t>
      </w:r>
      <w:r w:rsidRPr="00B475C7">
        <w:rPr>
          <w:sz w:val="24"/>
          <w:szCs w:val="24"/>
          <w:rPrChange w:id="461" w:author="Alexandru Uicoabă" w:date="2022-06-16T10:38:00Z">
            <w:rPr/>
          </w:rPrChange>
        </w:rPr>
        <w:fldChar w:fldCharType="end"/>
      </w:r>
      <w:del w:id="462" w:author="Alexandru Uicoabă" w:date="2022-06-16T10:32:00Z">
        <w:r w:rsidR="009A4691" w:rsidRPr="00B475C7" w:rsidDel="00733C36">
          <w:rPr>
            <w:sz w:val="24"/>
            <w:szCs w:val="24"/>
            <w:lang w:val="ro-RO"/>
          </w:rPr>
          <w:delText xml:space="preserve">Un alt articol în care s-a implementat un agent care să joace mai multe jocuri diferite este cel al lui Chiara F. Sironi, în care utilizând algoritmul </w:delText>
        </w:r>
        <w:r w:rsidR="009A4691" w:rsidRPr="00B475C7" w:rsidDel="00733C36">
          <w:rPr>
            <w:b/>
            <w:bCs/>
            <w:sz w:val="24"/>
            <w:szCs w:val="24"/>
            <w:lang w:val="ro-RO"/>
          </w:rPr>
          <w:delText>Self-adaptive Monte-Carlo Tree Search</w:delText>
        </w:r>
        <w:r w:rsidR="009A4691" w:rsidRPr="00B475C7" w:rsidDel="00733C36">
          <w:rPr>
            <w:sz w:val="24"/>
            <w:szCs w:val="24"/>
            <w:lang w:val="ro-RO"/>
          </w:rPr>
          <w:delText xml:space="preserve"> (SA-MCTS) se ajunge la o versiune extinsă prin reglarea parametrilor on-line (online parameter </w:delText>
        </w:r>
        <w:r w:rsidR="009A4691" w:rsidRPr="00B475C7" w:rsidDel="00733C36">
          <w:rPr>
            <w:sz w:val="24"/>
            <w:szCs w:val="24"/>
            <w:lang w:val="ro-RO"/>
          </w:rPr>
          <w:lastRenderedPageBreak/>
          <w:delText xml:space="preserve">tuning). Totuși, această versiune oferă o performanță ridicată doar în unele jocuri, unde se poate ajunge la un număr mai mare de simulări. </w:delText>
        </w:r>
        <w:r w:rsidR="0068010A" w:rsidRPr="00B475C7" w:rsidDel="00733C36">
          <w:rPr>
            <w:sz w:val="24"/>
            <w:szCs w:val="24"/>
          </w:rPr>
          <w:fldChar w:fldCharType="begin"/>
        </w:r>
        <w:r w:rsidR="00C433C8" w:rsidRPr="00B475C7" w:rsidDel="00733C36">
          <w:rPr>
            <w:sz w:val="24"/>
            <w:szCs w:val="24"/>
          </w:rPr>
          <w:delInstrText xml:space="preserve"> ADDIN ZOTERO_ITEM CSL_CITATION {"citationID":"GjIE6vF8","properties":{"formattedCitation":"[12]","plainCitation":"[12]","noteIndex":0},"citationItems":[{"id":160,"uris":["http://zotero.org/users/6649884/items/YA2I3E8W"],"itemData":{"id":160,"type":"paper-conference","abstract":"A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delInstrText>
        </w:r>
        <w:r w:rsidR="0068010A" w:rsidRPr="00B475C7" w:rsidDel="00733C36">
          <w:rPr>
            <w:sz w:val="24"/>
            <w:szCs w:val="24"/>
          </w:rPr>
          <w:fldChar w:fldCharType="separate"/>
        </w:r>
        <w:r w:rsidR="00C433C8" w:rsidRPr="00B475C7" w:rsidDel="00733C36">
          <w:rPr>
            <w:sz w:val="24"/>
            <w:szCs w:val="24"/>
          </w:rPr>
          <w:delText>[12]</w:delText>
        </w:r>
        <w:r w:rsidR="0068010A" w:rsidRPr="00B475C7" w:rsidDel="00733C36">
          <w:rPr>
            <w:sz w:val="24"/>
            <w:szCs w:val="24"/>
          </w:rPr>
          <w:fldChar w:fldCharType="end"/>
        </w:r>
      </w:del>
    </w:p>
    <w:p w14:paraId="74E18A96" w14:textId="47464523" w:rsidR="00733C36" w:rsidRPr="00B475C7" w:rsidRDefault="00733C36" w:rsidP="00733C36">
      <w:pPr>
        <w:pStyle w:val="Corptext"/>
        <w:ind w:firstLine="0"/>
        <w:rPr>
          <w:ins w:id="463" w:author="Alexandru Uicoabă" w:date="2022-06-16T10:35:00Z"/>
          <w:sz w:val="24"/>
          <w:szCs w:val="24"/>
          <w:rPrChange w:id="464" w:author="Alexandru Uicoabă" w:date="2022-06-16T10:38:00Z">
            <w:rPr>
              <w:ins w:id="465" w:author="Alexandru Uicoabă" w:date="2022-06-16T10:35:00Z"/>
            </w:rPr>
          </w:rPrChange>
        </w:rPr>
      </w:pPr>
      <w:ins w:id="466" w:author="Alexandru Uicoabă" w:date="2022-06-16T10:34:00Z">
        <w:r w:rsidRPr="00B475C7">
          <w:rPr>
            <w:sz w:val="24"/>
            <w:szCs w:val="24"/>
            <w:lang w:val="ro-RO"/>
          </w:rPr>
          <w:tab/>
        </w:r>
      </w:ins>
      <w:ins w:id="467" w:author="Alexandru Uicoabă" w:date="2022-06-16T10:35:00Z">
        <w:r w:rsidRPr="00B475C7">
          <w:rPr>
            <w:sz w:val="24"/>
            <w:szCs w:val="24"/>
            <w:lang w:val="ro-RO"/>
          </w:rPr>
          <w:tab/>
        </w:r>
        <w:r w:rsidRPr="00B475C7">
          <w:rPr>
            <w:sz w:val="24"/>
            <w:szCs w:val="24"/>
            <w:rPrChange w:id="468" w:author="Alexandru Uicoabă" w:date="2022-06-16T10:38:00Z">
              <w:rPr/>
            </w:rPrChange>
          </w:rPr>
          <w:t xml:space="preserve">Articolul realizat de către Damon Daylamani-Zad și Marios C. Anfelides se focusează pe folosirea </w:t>
        </w:r>
        <w:r w:rsidRPr="00B475C7">
          <w:rPr>
            <w:b/>
            <w:sz w:val="24"/>
            <w:szCs w:val="24"/>
            <w:rPrChange w:id="469" w:author="Alexandru Uicoabă" w:date="2022-06-16T10:38:00Z">
              <w:rPr>
                <w:b/>
              </w:rPr>
            </w:rPrChange>
          </w:rPr>
          <w:t>Deep Reinforcement Learning</w:t>
        </w:r>
        <w:r w:rsidRPr="00B475C7">
          <w:rPr>
            <w:sz w:val="24"/>
            <w:szCs w:val="24"/>
            <w:rPrChange w:id="470" w:author="Alexandru Uicoabă" w:date="2022-06-16T10:38:00Z">
              <w:rPr/>
            </w:rPrChange>
          </w:rPr>
          <w:t xml:space="preserve"> (DRL), cu precădere a PPO, cu scopul de a descoperii impactul pe care îl are altruismul și egoismul asupra credibilității agenților. În urma experimentelor, jucătorii găsesc comportamentul altruist mai credibil decât cel egoism.</w:t>
        </w:r>
      </w:ins>
      <w:r w:rsidRPr="00B475C7">
        <w:rPr>
          <w:sz w:val="24"/>
          <w:szCs w:val="24"/>
          <w:rPrChange w:id="471" w:author="Alexandru Uicoabă" w:date="2022-06-16T10:38:00Z">
            <w:rPr/>
          </w:rPrChange>
        </w:rPr>
        <w:fldChar w:fldCharType="begin"/>
      </w:r>
      <w:r w:rsidRPr="00B475C7">
        <w:rPr>
          <w:sz w:val="24"/>
          <w:szCs w:val="24"/>
          <w:rPrChange w:id="472" w:author="Alexandru Uicoabă" w:date="2022-06-16T10:38:00Z">
            <w:rPr/>
          </w:rPrChange>
        </w:rPr>
        <w:instrText xml:space="preserve"> ADDIN ZOTERO_ITEM CSL_CITATION {"citationID":"PLIL62U0","properties":{"formattedCitation":"[13]","plainCitation":"[13]","noteIndex":0},"citationItems":[{"id":2,"uris":["http://zotero.org/users/6649884/items/FRXH9A2I"],"itemData":{"id":2,"type":"article-journal","abstract":"This paper focuses on using Deep Reinforcement Learning, specifically Proximity Policy Optimization to train agents in a social dilemma game, modified Dictator Game, in order to investigate the effect of selfishness and altruism on the believability of the game agents. We present the design and implementation of the training environment, including the reward functions which are based on the findings of established empirical research, with three agent profiles mapped to the three standard Constant Elasticity of Substitution (CES) utility functions, i.e. selfish, perfect substitutes and Leontief which measure different levels of selfishness/altruism. The trained models are validated and then used in a sample game, which is used to evaluate the believability of the three agent profiles using the agent believability metrics. The results indicate that players find altruistic behaviour more believable and consider selfishness less so. Analysis of the results indicate that human-like behaviour resulting from the application of AI evolves from perceived human behaviour rather than the observed. The analysis also indicates that selfishness/altruism may be considered as an extra dimension to be included in the believability metrics.","container-title":"IEEE Transactions on Games","DOI":"10.1109/TG.2020.2989636","ISSN":"2475-1510","note":"event: IEEE Transactions on Games","page":"1-1","source":"IEEE Xplore","title":"Altruism and Selfishness in Believable Game Agents: Deep Reinforcement Learning in Modified Dictator Games","title-short":"Altruism and Selfishness in Believable Game Agents","author":[{"family":"Daylamani-Zad","given":"D."},{"family":"Angelides","given":"M. C."}],"issued":{"date-parts":[["2020"]]}}}],"schema":"https://github.com/citation-style-language/schema/raw/master/csl-citation.json"} </w:instrText>
      </w:r>
      <w:r w:rsidRPr="00B475C7">
        <w:rPr>
          <w:sz w:val="24"/>
          <w:szCs w:val="24"/>
          <w:rPrChange w:id="473" w:author="Alexandru Uicoabă" w:date="2022-06-16T10:38:00Z">
            <w:rPr/>
          </w:rPrChange>
        </w:rPr>
        <w:fldChar w:fldCharType="separate"/>
      </w:r>
      <w:r w:rsidRPr="00B475C7">
        <w:rPr>
          <w:sz w:val="24"/>
          <w:szCs w:val="24"/>
          <w:rPrChange w:id="474" w:author="Alexandru Uicoabă" w:date="2022-06-16T10:38:00Z">
            <w:rPr/>
          </w:rPrChange>
        </w:rPr>
        <w:t>[13]</w:t>
      </w:r>
      <w:r w:rsidRPr="00B475C7">
        <w:rPr>
          <w:sz w:val="24"/>
          <w:szCs w:val="24"/>
          <w:rPrChange w:id="475" w:author="Alexandru Uicoabă" w:date="2022-06-16T10:38:00Z">
            <w:rPr/>
          </w:rPrChange>
        </w:rPr>
        <w:fldChar w:fldCharType="end"/>
      </w:r>
    </w:p>
    <w:p w14:paraId="6DD7340B" w14:textId="52EF7D15" w:rsidR="00733C36" w:rsidRPr="00B475C7" w:rsidRDefault="00733C36" w:rsidP="00733C36">
      <w:pPr>
        <w:pStyle w:val="Corptext"/>
        <w:ind w:firstLine="0"/>
        <w:rPr>
          <w:ins w:id="476" w:author="Alexandru Uicoabă" w:date="2022-06-16T10:36:00Z"/>
          <w:sz w:val="24"/>
          <w:szCs w:val="24"/>
          <w:lang w:val="ro-RO"/>
          <w:rPrChange w:id="477" w:author="Alexandru Uicoabă" w:date="2022-06-16T10:38:00Z">
            <w:rPr>
              <w:ins w:id="478" w:author="Alexandru Uicoabă" w:date="2022-06-16T10:36:00Z"/>
              <w:lang w:val="ro-RO"/>
            </w:rPr>
          </w:rPrChange>
        </w:rPr>
      </w:pPr>
      <w:ins w:id="479" w:author="Alexandru Uicoabă" w:date="2022-06-16T10:35:00Z">
        <w:r w:rsidRPr="00B475C7">
          <w:rPr>
            <w:sz w:val="24"/>
            <w:szCs w:val="24"/>
            <w:rPrChange w:id="480" w:author="Alexandru Uicoabă" w:date="2022-06-16T10:38:00Z">
              <w:rPr/>
            </w:rPrChange>
          </w:rPr>
          <w:tab/>
        </w:r>
        <w:r w:rsidRPr="00B475C7">
          <w:rPr>
            <w:sz w:val="24"/>
            <w:szCs w:val="24"/>
            <w:rPrChange w:id="481" w:author="Alexandru Uicoabă" w:date="2022-06-16T10:38:00Z">
              <w:rPr/>
            </w:rPrChange>
          </w:rPr>
          <w:tab/>
        </w:r>
        <w:r w:rsidRPr="00B475C7">
          <w:rPr>
            <w:sz w:val="24"/>
            <w:szCs w:val="24"/>
            <w:rPrChange w:id="482" w:author="Alexandru Uicoabă" w:date="2022-06-16T10:38:00Z">
              <w:rPr/>
            </w:rPrChange>
          </w:rPr>
          <w:t xml:space="preserve">În articolul realizat de către Yoshina Takano, s-au implementat doi agenți într-un joc de lupte (figthing game), utilizându-se atât </w:t>
        </w:r>
      </w:ins>
      <w:ins w:id="483" w:author="Alexandru Uicoabă" w:date="2022-06-16T10:39:00Z">
        <w:r w:rsidR="00B475C7">
          <w:rPr>
            <w:sz w:val="24"/>
            <w:szCs w:val="24"/>
            <w:lang w:val="ro-RO"/>
          </w:rPr>
          <w:t>DRL</w:t>
        </w:r>
      </w:ins>
      <w:ins w:id="484" w:author="Alexandru Uicoabă" w:date="2022-06-16T10:35:00Z">
        <w:r w:rsidRPr="00B475C7">
          <w:rPr>
            <w:sz w:val="24"/>
            <w:szCs w:val="24"/>
            <w:rPrChange w:id="485" w:author="Alexandru Uicoabă" w:date="2022-06-16T10:38:00Z">
              <w:rPr/>
            </w:rPrChange>
          </w:rPr>
          <w:t xml:space="preserve"> cât și MCST. În cadrul acestui joc, unul din agentul implementat folosind DRL poate fi considerat un agent dublu, deoarece acesta are atât un rol ofensiv, cât și defensiv. S-a realizat o comparație între cei doi, și a rezultat că agentul dublu DRL a avut cu 30% mai multe șanse de câștig ca agentul simplu MCTS</w:t>
        </w:r>
        <w:r w:rsidRPr="00B475C7">
          <w:rPr>
            <w:sz w:val="24"/>
            <w:szCs w:val="24"/>
            <w:lang w:val="ro-RO"/>
            <w:rPrChange w:id="486" w:author="Alexandru Uicoabă" w:date="2022-06-16T10:38:00Z">
              <w:rPr>
                <w:lang w:val="ro-RO"/>
              </w:rPr>
            </w:rPrChange>
          </w:rPr>
          <w:t xml:space="preserve">. </w:t>
        </w:r>
      </w:ins>
      <w:r w:rsidRPr="00B475C7">
        <w:rPr>
          <w:sz w:val="24"/>
          <w:szCs w:val="24"/>
          <w:lang w:val="ro-RO"/>
          <w:rPrChange w:id="487" w:author="Alexandru Uicoabă" w:date="2022-06-16T10:38:00Z">
            <w:rPr>
              <w:lang w:val="ro-RO"/>
            </w:rPr>
          </w:rPrChange>
        </w:rPr>
        <w:fldChar w:fldCharType="begin"/>
      </w:r>
      <w:r w:rsidRPr="00B475C7">
        <w:rPr>
          <w:sz w:val="24"/>
          <w:szCs w:val="24"/>
          <w:lang w:val="ro-RO"/>
          <w:rPrChange w:id="488" w:author="Alexandru Uicoabă" w:date="2022-06-16T10:38:00Z">
            <w:rPr>
              <w:lang w:val="ro-RO"/>
            </w:rPr>
          </w:rPrChange>
        </w:rPr>
        <w:instrText xml:space="preserve"> ADDIN ZOTERO_ITEM CSL_CITATION {"citationID":"O1vjjczL","properties":{"formattedCitation":"[14]","plainCitation":"[14]","noteIndex":0},"citationItems":[{"id":187,"uris":["http://zotero.org/users/6649884/items/H85Z4VVA"],"itemData":{"id":187,"type":"paper-conference","abstract":"In this paper, we propose a method for implementing a competent game AI using two expert agents that are separately trained for different purposes. Deep reinforcement learning (DRL) has been successfully applied to achieve human-level results for many types of games. However, DRL has not yet been successfully applied to fighting games in terms of performance. We, thus, examine if a competent fighting game AI can be implemented by DRL. The proposed method uses two expert agents which are trained using separate Deep Q-Networks (DQNs) for a fighting game AI. For performance evaluation, we use FightingICE which has been used as a game platform in a game AI competition at a game-AI international conference since 2014. Our experimental results show that proposed AI is superior to an AI using a single DQN.","container-title":"2018 IEEE 7th Global Conference on Consumer Electronics (GCCE)","DOI":"10.1109/GCCE.2018.8574675","event":"2018 IEEE 7th Global Conference on Consumer Electronics (GCCE)","note":"ISSN: 2378-8143","page":"594-595","source":"IEEE Xplore","title":"Utilizing Multiple Agents for Decision Making in a Fighting Game","author":[{"family":"Takano","given":"Y."},{"family":"Ito","given":"S."},{"family":"Harada","given":"T."},{"family":"Thawonmas","given":"R."}],"issued":{"date-parts":[["2018",10]]}}}],"schema":"https://github.com/citation-style-language/schema/raw/master/csl-citation.json"} </w:instrText>
      </w:r>
      <w:r w:rsidRPr="00B475C7">
        <w:rPr>
          <w:sz w:val="24"/>
          <w:szCs w:val="24"/>
          <w:lang w:val="ro-RO"/>
          <w:rPrChange w:id="489" w:author="Alexandru Uicoabă" w:date="2022-06-16T10:38:00Z">
            <w:rPr>
              <w:lang w:val="ro-RO"/>
            </w:rPr>
          </w:rPrChange>
        </w:rPr>
        <w:fldChar w:fldCharType="separate"/>
      </w:r>
      <w:r w:rsidRPr="00B475C7">
        <w:rPr>
          <w:sz w:val="24"/>
          <w:szCs w:val="24"/>
          <w:rPrChange w:id="490" w:author="Alexandru Uicoabă" w:date="2022-06-16T10:38:00Z">
            <w:rPr/>
          </w:rPrChange>
        </w:rPr>
        <w:t>[14]</w:t>
      </w:r>
      <w:r w:rsidRPr="00B475C7">
        <w:rPr>
          <w:sz w:val="24"/>
          <w:szCs w:val="24"/>
          <w:lang w:val="ro-RO"/>
          <w:rPrChange w:id="491" w:author="Alexandru Uicoabă" w:date="2022-06-16T10:38:00Z">
            <w:rPr>
              <w:lang w:val="ro-RO"/>
            </w:rPr>
          </w:rPrChange>
        </w:rPr>
        <w:fldChar w:fldCharType="end"/>
      </w:r>
    </w:p>
    <w:p w14:paraId="16799046" w14:textId="3672556B" w:rsidR="00733C36" w:rsidRPr="00B475C7" w:rsidRDefault="00733C36" w:rsidP="00733C36">
      <w:pPr>
        <w:pStyle w:val="Corptext"/>
        <w:ind w:firstLine="0"/>
        <w:rPr>
          <w:sz w:val="24"/>
          <w:szCs w:val="24"/>
          <w:lang w:val="ro-RO"/>
        </w:rPr>
        <w:pPrChange w:id="492" w:author="Alexandru Uicoabă" w:date="2022-06-16T10:32:00Z">
          <w:pPr>
            <w:pStyle w:val="Corptext"/>
          </w:pPr>
        </w:pPrChange>
      </w:pPr>
      <w:ins w:id="493" w:author="Alexandru Uicoabă" w:date="2022-06-16T10:36:00Z">
        <w:r w:rsidRPr="00B475C7">
          <w:rPr>
            <w:sz w:val="24"/>
            <w:szCs w:val="24"/>
            <w:lang w:val="ro-RO"/>
            <w:rPrChange w:id="494" w:author="Alexandru Uicoabă" w:date="2022-06-16T10:38:00Z">
              <w:rPr>
                <w:lang w:val="ro-RO"/>
              </w:rPr>
            </w:rPrChange>
          </w:rPr>
          <w:tab/>
        </w:r>
        <w:r w:rsidRPr="00B475C7">
          <w:rPr>
            <w:sz w:val="24"/>
            <w:szCs w:val="24"/>
            <w:lang w:val="ro-RO"/>
            <w:rPrChange w:id="495" w:author="Alexandru Uicoabă" w:date="2022-06-16T10:38:00Z">
              <w:rPr>
                <w:lang w:val="ro-RO"/>
              </w:rPr>
            </w:rPrChange>
          </w:rPr>
          <w:tab/>
        </w:r>
        <w:r w:rsidRPr="00B475C7">
          <w:rPr>
            <w:sz w:val="24"/>
            <w:szCs w:val="24"/>
            <w:rPrChange w:id="496" w:author="Alexandru Uicoabă" w:date="2022-06-16T10:38:00Z">
              <w:rPr/>
            </w:rPrChange>
          </w:rPr>
          <w:t xml:space="preserve">Tot prin intermediul </w:t>
        </w:r>
      </w:ins>
      <w:ins w:id="497" w:author="Alexandru Uicoabă" w:date="2022-06-16T10:39:00Z">
        <w:r w:rsidR="00B475C7">
          <w:rPr>
            <w:sz w:val="24"/>
            <w:szCs w:val="24"/>
            <w:lang w:val="ro-RO"/>
          </w:rPr>
          <w:t>DRL</w:t>
        </w:r>
      </w:ins>
      <w:ins w:id="498" w:author="Alexandru Uicoabă" w:date="2022-06-16T10:36:00Z">
        <w:r w:rsidRPr="00B475C7">
          <w:rPr>
            <w:sz w:val="24"/>
            <w:szCs w:val="24"/>
            <w:rPrChange w:id="499" w:author="Alexandru Uicoabă" w:date="2022-06-16T10:38:00Z">
              <w:rPr/>
            </w:rPrChange>
          </w:rPr>
          <w:t xml:space="preserve"> se pot antrena agenți în jocuri de tipul </w:t>
        </w:r>
        <w:r w:rsidRPr="00B475C7">
          <w:rPr>
            <w:b/>
            <w:bCs/>
            <w:sz w:val="24"/>
            <w:szCs w:val="24"/>
            <w:rPrChange w:id="500" w:author="Alexandru Uicoabă" w:date="2022-06-16T10:38:00Z">
              <w:rPr>
                <w:b/>
                <w:bCs/>
              </w:rPr>
            </w:rPrChange>
          </w:rPr>
          <w:t>First-Person Shooter</w:t>
        </w:r>
        <w:r w:rsidRPr="00B475C7">
          <w:rPr>
            <w:sz w:val="24"/>
            <w:szCs w:val="24"/>
            <w:rPrChange w:id="501" w:author="Alexandru Uicoabă" w:date="2022-06-16T10:38:00Z">
              <w:rPr/>
            </w:rPrChange>
          </w:rPr>
          <w:t>. În experimentul realizat de către Paulo B. S. Serafim s-a realizat împărțirea agenților în 3 grupuri de câte 5. Primele două grupuri s-au antrenat concurând una versus celeilalte, iar ultima dintre ele s-a antrenat concurând versus oponenți care se comportă aleatoriu. Din rezultate reiese faptul că agenții care s-au antrenat contra unor agenți autonomi au avut rezultate mult mai bune decât cei care s-au antrenat cu oponenți aleatorii. De asemenea, un lucru interesant este faptul că agenții au dobândit și comportamente foarte complexe, cum ar fi anticiparea mișcărilor adversarului.</w:t>
        </w:r>
      </w:ins>
      <w:r w:rsidRPr="00B475C7">
        <w:rPr>
          <w:sz w:val="24"/>
          <w:szCs w:val="24"/>
          <w:rPrChange w:id="502" w:author="Alexandru Uicoabă" w:date="2022-06-16T10:38:00Z">
            <w:rPr/>
          </w:rPrChange>
        </w:rPr>
        <w:fldChar w:fldCharType="begin"/>
      </w:r>
      <w:r w:rsidRPr="00B475C7">
        <w:rPr>
          <w:sz w:val="24"/>
          <w:szCs w:val="24"/>
          <w:rPrChange w:id="503" w:author="Alexandru Uicoabă" w:date="2022-06-16T10:38:00Z">
            <w:rPr/>
          </w:rPrChange>
        </w:rPr>
        <w:instrText xml:space="preserve"> ADDIN ZOTERO_ITEM CSL_CITATION {"citationID":"Xwgi0VHp","properties":{"formattedCitation":"[8]","plainCitation":"[8]","noteIndex":0},"citationItems":[{"id":202,"uris":["http://zotero.org/users/6649884/items/J2TSPAS6"],"itemData":{"id":202,"type":"paper-conference","abstract":"Deep Learning is a state-of-the-art approach for machine learning using real-world or realist data. FIFA is a soccer simulation game that provides a very realistic environment, but which has been relatively poorly explored in the context of learned game-playing agents. This paper explores the Deep Active Imitation (DAI) learning strategy applied to a dynamic environment in FIFA game. DAI is a segment of Imitation Learning, which consists of a supervised Deep Learning training strategy where the agents learn by observing and replicating human experts' behavior. Noteworthy here is that such learning strategy has only been validated in static navigation scenarios in the sense that the environment is changed only through the actions of the agent. In this way, the main objective of the present work is to investigate the efficacy of DAI to cope with a dynamic FIFA scenario named confrontation mode. The agents were evaluated in terms of in-game score through tournaments against FIFA's engine. The results show that DAI performs well in the confrontation mode. Thus, this work indicates that such learning strategy can be used to solve complex problems.","container-title":"2019 18th IEEE International Conference On Machine Learning And Applications (ICMLA)","DOI":"10.1109/ICMLA.2019.00043","event":"2019 18th IEEE International Conference On Machine Learning And Applications (ICMLA)","page":"228-233","source":"IEEE Xplore","title":"Evaluating the Performance of the Deep Active Imitation Learning Algorithm in the Dynamic Environment of FIFA Player Agents","author":[{"family":"Faria","given":"M. Prado Prandini"},{"family":"Julia","given":"R. Maria Silva"},{"family":"Tomaz","given":"L. Bononi Paiva"}],"issued":{"date-parts":[["2019",12]]}}}],"schema":"https://github.com/citation-style-language/schema/raw/master/csl-citation.json"} </w:instrText>
      </w:r>
      <w:r w:rsidRPr="00B475C7">
        <w:rPr>
          <w:sz w:val="24"/>
          <w:szCs w:val="24"/>
          <w:rPrChange w:id="504" w:author="Alexandru Uicoabă" w:date="2022-06-16T10:38:00Z">
            <w:rPr/>
          </w:rPrChange>
        </w:rPr>
        <w:fldChar w:fldCharType="separate"/>
      </w:r>
      <w:r w:rsidRPr="00B475C7">
        <w:rPr>
          <w:sz w:val="24"/>
          <w:szCs w:val="24"/>
          <w:rPrChange w:id="505" w:author="Alexandru Uicoabă" w:date="2022-06-16T10:38:00Z">
            <w:rPr/>
          </w:rPrChange>
        </w:rPr>
        <w:t>[8]</w:t>
      </w:r>
      <w:r w:rsidRPr="00B475C7">
        <w:rPr>
          <w:sz w:val="24"/>
          <w:szCs w:val="24"/>
          <w:rPrChange w:id="506" w:author="Alexandru Uicoabă" w:date="2022-06-16T10:38:00Z">
            <w:rPr/>
          </w:rPrChange>
        </w:rPr>
        <w:fldChar w:fldCharType="end"/>
      </w:r>
    </w:p>
    <w:p w14:paraId="4A80D35D" w14:textId="1B0C64FF" w:rsidR="00521892" w:rsidDel="003E54FD" w:rsidRDefault="00521892" w:rsidP="003E54FD">
      <w:pPr>
        <w:pStyle w:val="Corptext"/>
        <w:ind w:firstLine="0"/>
        <w:rPr>
          <w:del w:id="507" w:author="Alexandru Uicoabă" w:date="2022-06-16T10:25:00Z"/>
          <w:sz w:val="24"/>
          <w:szCs w:val="24"/>
          <w:lang w:val="ro-RO"/>
        </w:rPr>
        <w:pPrChange w:id="508" w:author="Alexandru Uicoabă" w:date="2022-06-16T10:25:00Z">
          <w:pPr>
            <w:pStyle w:val="Corptext"/>
          </w:pPr>
        </w:pPrChange>
      </w:pPr>
    </w:p>
    <w:p w14:paraId="458B5B56" w14:textId="0E3BBDC6" w:rsidR="00521892" w:rsidDel="003E54FD" w:rsidRDefault="00521892" w:rsidP="003E54FD">
      <w:pPr>
        <w:pStyle w:val="Corptext"/>
        <w:ind w:firstLine="0"/>
        <w:rPr>
          <w:del w:id="509" w:author="Alexandru Uicoabă" w:date="2022-06-16T10:25:00Z"/>
          <w:sz w:val="24"/>
          <w:szCs w:val="24"/>
          <w:lang w:val="ro-RO"/>
        </w:rPr>
        <w:pPrChange w:id="510" w:author="Alexandru Uicoabă" w:date="2022-06-16T10:25:00Z">
          <w:pPr>
            <w:pStyle w:val="Corptext"/>
          </w:pPr>
        </w:pPrChange>
      </w:pPr>
    </w:p>
    <w:p w14:paraId="24EC0C01" w14:textId="0E954940" w:rsidR="00521892" w:rsidDel="003E54FD" w:rsidRDefault="00521892" w:rsidP="003E54FD">
      <w:pPr>
        <w:pStyle w:val="Corptext"/>
        <w:ind w:firstLine="0"/>
        <w:rPr>
          <w:del w:id="511" w:author="Alexandru Uicoabă" w:date="2022-06-16T10:25:00Z"/>
          <w:sz w:val="24"/>
          <w:szCs w:val="24"/>
          <w:lang w:val="ro-RO"/>
        </w:rPr>
        <w:pPrChange w:id="512" w:author="Alexandru Uicoabă" w:date="2022-06-16T10:25:00Z">
          <w:pPr>
            <w:pStyle w:val="Corptext"/>
          </w:pPr>
        </w:pPrChange>
      </w:pPr>
    </w:p>
    <w:p w14:paraId="7B916550" w14:textId="77777777" w:rsidR="00521892" w:rsidRPr="000352C6" w:rsidDel="00733C36" w:rsidRDefault="00521892" w:rsidP="003E54FD">
      <w:pPr>
        <w:pStyle w:val="Corptext"/>
        <w:ind w:firstLine="0"/>
        <w:rPr>
          <w:del w:id="513" w:author="Alexandru Uicoabă" w:date="2022-06-16T10:37:00Z"/>
          <w:sz w:val="24"/>
          <w:szCs w:val="24"/>
          <w:lang w:val="ro-RO"/>
        </w:rPr>
        <w:pPrChange w:id="514" w:author="Alexandru Uicoabă" w:date="2022-06-16T10:25:00Z">
          <w:pPr>
            <w:pStyle w:val="Corptext"/>
          </w:pPr>
        </w:pPrChange>
      </w:pPr>
    </w:p>
    <w:p w14:paraId="097836A2" w14:textId="37290112" w:rsidR="009A4691" w:rsidRPr="000352C6" w:rsidDel="00733C36" w:rsidRDefault="009A4691" w:rsidP="00FD1BA6">
      <w:pPr>
        <w:jc w:val="both"/>
        <w:rPr>
          <w:del w:id="515" w:author="Alexandru Uicoabă" w:date="2022-06-16T10:37:00Z"/>
          <w:rFonts w:ascii="Times New Roman" w:hAnsi="Times New Roman" w:cs="Times New Roman"/>
          <w:sz w:val="24"/>
          <w:szCs w:val="24"/>
        </w:rPr>
      </w:pPr>
      <w:del w:id="516" w:author="Alexandru Uicoabă" w:date="2022-06-16T10:37:00Z">
        <w:r w:rsidRPr="000352C6" w:rsidDel="00733C36">
          <w:rPr>
            <w:rFonts w:ascii="Times New Roman" w:hAnsi="Times New Roman" w:cs="Times New Roman"/>
            <w:sz w:val="24"/>
            <w:szCs w:val="24"/>
          </w:rPr>
          <w:tab/>
          <w:delText xml:space="preserve">Un alt joc în care s-a implementat un agent prin intermediul aceluiași algoritm MTCS este </w:delText>
        </w:r>
        <w:r w:rsidRPr="000352C6" w:rsidDel="00733C36">
          <w:rPr>
            <w:rFonts w:ascii="Times New Roman" w:hAnsi="Times New Roman" w:cs="Times New Roman"/>
            <w:b/>
            <w:bCs/>
            <w:sz w:val="24"/>
            <w:szCs w:val="24"/>
          </w:rPr>
          <w:delText>AI Factory Spades</w:delText>
        </w:r>
        <w:r w:rsidRPr="000352C6" w:rsidDel="00733C36">
          <w:rPr>
            <w:rFonts w:ascii="Times New Roman" w:hAnsi="Times New Roman" w:cs="Times New Roman"/>
            <w:sz w:val="24"/>
            <w:szCs w:val="24"/>
          </w:rPr>
          <w:delTex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delText>
        </w:r>
        <w:r w:rsidR="0068010A" w:rsidDel="00733C36">
          <w:rPr>
            <w:rFonts w:ascii="Times New Roman" w:hAnsi="Times New Roman" w:cs="Times New Roman"/>
            <w:sz w:val="24"/>
            <w:szCs w:val="24"/>
          </w:rPr>
          <w:fldChar w:fldCharType="begin"/>
        </w:r>
        <w:r w:rsidR="00733C36" w:rsidDel="00733C36">
          <w:rPr>
            <w:rFonts w:ascii="Times New Roman" w:hAnsi="Times New Roman" w:cs="Times New Roman"/>
            <w:sz w:val="24"/>
            <w:szCs w:val="24"/>
          </w:rPr>
          <w:delInstrText xml:space="preserve"> ADDIN ZOTERO_ITEM CSL_CITATION {"citationID":"Kp6V6MSa","properties":{"formattedCitation":"[15]","plainCitation":"[15]","noteIndex":0},"citationItems":[{"id":181,"uris":["http://zotero.org/users/6649884/items/LA63TUF9"],"itemData":{"id":181,"type":"article-journal","abstract":"Monte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delInstrText>
        </w:r>
        <w:r w:rsidR="0068010A" w:rsidDel="00733C36">
          <w:rPr>
            <w:rFonts w:ascii="Times New Roman" w:hAnsi="Times New Roman" w:cs="Times New Roman"/>
            <w:sz w:val="24"/>
            <w:szCs w:val="24"/>
          </w:rPr>
          <w:fldChar w:fldCharType="separate"/>
        </w:r>
        <w:r w:rsidR="00733C36" w:rsidRPr="00733C36" w:rsidDel="00733C36">
          <w:rPr>
            <w:rFonts w:ascii="Times New Roman" w:hAnsi="Times New Roman" w:cs="Times New Roman"/>
            <w:sz w:val="24"/>
          </w:rPr>
          <w:delText>[15]</w:delText>
        </w:r>
        <w:r w:rsidR="0068010A" w:rsidDel="00733C36">
          <w:rPr>
            <w:rFonts w:ascii="Times New Roman" w:hAnsi="Times New Roman" w:cs="Times New Roman"/>
            <w:sz w:val="24"/>
            <w:szCs w:val="24"/>
          </w:rPr>
          <w:fldChar w:fldCharType="end"/>
        </w:r>
      </w:del>
    </w:p>
    <w:p w14:paraId="47DFDAFC" w14:textId="1575D91C" w:rsidR="009A4691" w:rsidRPr="000352C6" w:rsidDel="00733C36" w:rsidRDefault="009A4691" w:rsidP="00733C36">
      <w:pPr>
        <w:jc w:val="both"/>
        <w:rPr>
          <w:del w:id="517" w:author="Alexandru Uicoabă" w:date="2022-06-16T10:37:00Z"/>
          <w:sz w:val="24"/>
          <w:szCs w:val="24"/>
        </w:rPr>
        <w:pPrChange w:id="518" w:author="Alexandru Uicoabă" w:date="2022-06-16T10:37:00Z">
          <w:pPr>
            <w:pStyle w:val="Corptext"/>
          </w:pPr>
        </w:pPrChange>
      </w:pPr>
      <w:del w:id="519" w:author="Alexandru Uicoabă" w:date="2022-06-16T10:37:00Z">
        <w:r w:rsidRPr="000352C6" w:rsidDel="00733C36">
          <w:rPr>
            <w:sz w:val="24"/>
            <w:szCs w:val="24"/>
          </w:rPr>
          <w:tab/>
          <w:delText xml:space="preserve">Pac-Man nu este singurul joc clasic în care s-a realizat învățarea automată a agentului. Zpepei Wei și echipa sa au obținut un agent autonom capabil să joace bine cunoscutul joc </w:delText>
        </w:r>
        <w:r w:rsidRPr="000352C6" w:rsidDel="00733C36">
          <w:rPr>
            <w:b/>
            <w:bCs/>
            <w:sz w:val="24"/>
            <w:szCs w:val="24"/>
          </w:rPr>
          <w:delText>Snake</w:delText>
        </w:r>
        <w:r w:rsidRPr="000352C6" w:rsidDel="00733C36">
          <w:rPr>
            <w:sz w:val="24"/>
            <w:szCs w:val="24"/>
          </w:rPr>
          <w:delText xml:space="preserve">. Antrenarea agentului s-a realizat prin folosirea de </w:delText>
        </w:r>
        <w:r w:rsidRPr="000352C6" w:rsidDel="00733C36">
          <w:rPr>
            <w:b/>
            <w:bCs/>
            <w:sz w:val="24"/>
            <w:szCs w:val="24"/>
          </w:rPr>
          <w:delText>Convolutional Neural Network</w:delText>
        </w:r>
        <w:r w:rsidRPr="000352C6" w:rsidDel="00733C36">
          <w:rPr>
            <w:sz w:val="24"/>
            <w:szCs w:val="24"/>
          </w:rPr>
          <w:delTex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delText>
        </w:r>
        <w:commentRangeStart w:id="520"/>
        <w:commentRangeStart w:id="521"/>
        <w:r w:rsidRPr="000352C6" w:rsidDel="00733C36">
          <w:rPr>
            <w:sz w:val="24"/>
            <w:szCs w:val="24"/>
          </w:rPr>
          <w:delText>.</w:delText>
        </w:r>
        <w:commentRangeEnd w:id="520"/>
        <w:commentRangeEnd w:id="521"/>
        <w:r w:rsidR="0068010A" w:rsidDel="00733C36">
          <w:rPr>
            <w:sz w:val="24"/>
            <w:szCs w:val="24"/>
          </w:rPr>
          <w:fldChar w:fldCharType="begin"/>
        </w:r>
        <w:r w:rsidR="00733C36" w:rsidDel="00733C36">
          <w:rPr>
            <w:sz w:val="24"/>
            <w:szCs w:val="24"/>
          </w:rPr>
          <w:delInstrText xml:space="preserve"> ADDIN ZOTERO_ITEM CSL_CITATION {"citationID":"Z5VwX3ZH","properties":{"formattedCitation":"[16]","plainCitation":"[16]","noteIndex":0},"citationItems":[{"id":169,"uris":["http://zotero.org/users/6649884/items/UAV5GVCP"],"itemData":{"id":169,"type":"paper-conference","abstract":"Since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delInstrText>
        </w:r>
        <w:r w:rsidR="0068010A" w:rsidDel="00733C36">
          <w:rPr>
            <w:sz w:val="24"/>
            <w:szCs w:val="24"/>
          </w:rPr>
          <w:fldChar w:fldCharType="separate"/>
        </w:r>
        <w:r w:rsidR="00733C36" w:rsidRPr="00733C36" w:rsidDel="00733C36">
          <w:rPr>
            <w:rFonts w:ascii="Times New Roman" w:hAnsi="Times New Roman" w:cs="Times New Roman"/>
            <w:sz w:val="24"/>
          </w:rPr>
          <w:delText>[16]</w:delText>
        </w:r>
        <w:r w:rsidR="0068010A" w:rsidDel="00733C36">
          <w:rPr>
            <w:sz w:val="24"/>
            <w:szCs w:val="24"/>
          </w:rPr>
          <w:fldChar w:fldCharType="end"/>
        </w:r>
        <w:r w:rsidR="00B620F9" w:rsidDel="00733C36">
          <w:rPr>
            <w:rStyle w:val="Referincomentariu"/>
          </w:rPr>
          <w:commentReference w:id="520"/>
        </w:r>
      </w:del>
      <w:r w:rsidR="005831BC">
        <w:rPr>
          <w:rStyle w:val="Referincomentariu"/>
        </w:rPr>
        <w:commentReference w:id="521"/>
      </w:r>
    </w:p>
    <w:p w14:paraId="61F2E95F" w14:textId="5A2206F1" w:rsidR="00315364" w:rsidRPr="000352C6" w:rsidRDefault="009A4691" w:rsidP="000352C6">
      <w:pPr>
        <w:jc w:val="both"/>
        <w:rPr>
          <w:rFonts w:ascii="Times New Roman" w:hAnsi="Times New Roman" w:cs="Times New Roman"/>
          <w:sz w:val="24"/>
          <w:szCs w:val="24"/>
        </w:rPr>
      </w:pPr>
      <w:del w:id="522" w:author="Alexandru Uicoabă" w:date="2022-06-16T10:37:00Z">
        <w:r w:rsidRPr="000352C6" w:rsidDel="00733C36">
          <w:rPr>
            <w:rFonts w:ascii="Times New Roman" w:hAnsi="Times New Roman" w:cs="Times New Roman"/>
            <w:sz w:val="24"/>
            <w:szCs w:val="24"/>
          </w:rPr>
          <w:tab/>
          <w:delText>Un alt tip de implementare este cea care folosește Markov Decision Process for Decision Making (MDP)  . Folosind acest algoritm, pornind de la comportamenul albinelor, s-au create grupuri cooperative de agenți inteligenți pentru jocuri de tip Real-Time Strategy (RTS). Rezultatele au arătat un nivel ridicat de inteligență colectivă. Un lucru interesant a fost apariția temporară de așa numiți Team Leaders, care au condus cu succes echipa în bătălie</w:delText>
        </w:r>
        <w:commentRangeStart w:id="523"/>
        <w:commentRangeStart w:id="524"/>
        <w:r w:rsidRPr="000352C6" w:rsidDel="00733C36">
          <w:rPr>
            <w:rFonts w:ascii="Times New Roman" w:hAnsi="Times New Roman" w:cs="Times New Roman"/>
            <w:sz w:val="24"/>
            <w:szCs w:val="24"/>
          </w:rPr>
          <w:delText>.</w:delText>
        </w:r>
        <w:commentRangeEnd w:id="523"/>
        <w:commentRangeEnd w:id="524"/>
        <w:r w:rsidR="0068010A" w:rsidDel="00733C36">
          <w:rPr>
            <w:rFonts w:ascii="Times New Roman" w:hAnsi="Times New Roman" w:cs="Times New Roman"/>
            <w:sz w:val="24"/>
            <w:szCs w:val="24"/>
          </w:rPr>
          <w:fldChar w:fldCharType="begin"/>
        </w:r>
        <w:r w:rsidR="00733C36" w:rsidDel="00733C36">
          <w:rPr>
            <w:rFonts w:ascii="Times New Roman" w:hAnsi="Times New Roman" w:cs="Times New Roman"/>
            <w:sz w:val="24"/>
            <w:szCs w:val="24"/>
          </w:rPr>
          <w:delInstrText xml:space="preserve"> ADDIN ZOTERO_ITEM CSL_CITATION {"citationID":"J7YmACQ4","properties":{"formattedCitation":"[17]","plainCitation":"[17]","noteIndex":0},"citationItems":[{"id":155,"uris":["http://zotero.org/users/6649884/items/XZYHA9WX"],"itemData":{"id":155,"type":"paper-conference","abstract":"This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delInstrText>
        </w:r>
        <w:r w:rsidR="0068010A" w:rsidDel="00733C36">
          <w:rPr>
            <w:rFonts w:ascii="Times New Roman" w:hAnsi="Times New Roman" w:cs="Times New Roman"/>
            <w:sz w:val="24"/>
            <w:szCs w:val="24"/>
          </w:rPr>
          <w:fldChar w:fldCharType="separate"/>
        </w:r>
        <w:r w:rsidR="00733C36" w:rsidRPr="00733C36" w:rsidDel="00733C36">
          <w:rPr>
            <w:rFonts w:ascii="Times New Roman" w:hAnsi="Times New Roman" w:cs="Times New Roman"/>
            <w:sz w:val="24"/>
          </w:rPr>
          <w:delText>[17]</w:delText>
        </w:r>
        <w:r w:rsidR="0068010A" w:rsidDel="00733C36">
          <w:rPr>
            <w:rFonts w:ascii="Times New Roman" w:hAnsi="Times New Roman" w:cs="Times New Roman"/>
            <w:sz w:val="24"/>
            <w:szCs w:val="24"/>
          </w:rPr>
          <w:fldChar w:fldCharType="end"/>
        </w:r>
        <w:r w:rsidR="00B620F9" w:rsidDel="00733C36">
          <w:rPr>
            <w:rStyle w:val="Referincomentariu"/>
          </w:rPr>
          <w:commentReference w:id="523"/>
        </w:r>
      </w:del>
      <w:r w:rsidR="00F02BEE">
        <w:rPr>
          <w:rStyle w:val="Referincomentariu"/>
        </w:rPr>
        <w:commentReference w:id="524"/>
      </w:r>
      <w:ins w:id="525" w:author="Alexandru Uicoabă" w:date="2022-06-14T22:00:00Z">
        <w:r w:rsidR="00315364">
          <w:rPr>
            <w:rFonts w:ascii="Times New Roman" w:hAnsi="Times New Roman" w:cs="Times New Roman"/>
            <w:sz w:val="24"/>
            <w:szCs w:val="24"/>
          </w:rPr>
          <w:tab/>
          <w:t>După parcurgerea articolelor de mai sus,</w:t>
        </w:r>
      </w:ins>
      <w:ins w:id="526" w:author="Alexandru Uicoabă" w:date="2022-06-14T22:01:00Z">
        <w:r w:rsidR="00315364">
          <w:rPr>
            <w:rFonts w:ascii="Times New Roman" w:hAnsi="Times New Roman" w:cs="Times New Roman"/>
            <w:sz w:val="24"/>
            <w:szCs w:val="24"/>
          </w:rPr>
          <w:t xml:space="preserve"> s-a observat că într-un procent ridicat, a</w:t>
        </w:r>
      </w:ins>
      <w:ins w:id="527" w:author="Alexandru Uicoabă" w:date="2022-06-14T22:02:00Z">
        <w:r w:rsidR="00315364">
          <w:rPr>
            <w:rFonts w:ascii="Times New Roman" w:hAnsi="Times New Roman" w:cs="Times New Roman"/>
            <w:sz w:val="24"/>
            <w:szCs w:val="24"/>
          </w:rPr>
          <w:t>u</w:t>
        </w:r>
      </w:ins>
      <w:ins w:id="528" w:author="Alexandru Uicoabă" w:date="2022-06-14T22:01:00Z">
        <w:r w:rsidR="00315364">
          <w:rPr>
            <w:rFonts w:ascii="Times New Roman" w:hAnsi="Times New Roman" w:cs="Times New Roman"/>
            <w:sz w:val="24"/>
            <w:szCs w:val="24"/>
          </w:rPr>
          <w:t xml:space="preserve"> fost prefera</w:t>
        </w:r>
      </w:ins>
      <w:ins w:id="529" w:author="Alexandru Uicoabă" w:date="2022-06-14T22:04:00Z">
        <w:r w:rsidR="00315364">
          <w:rPr>
            <w:rFonts w:ascii="Times New Roman" w:hAnsi="Times New Roman" w:cs="Times New Roman"/>
            <w:sz w:val="24"/>
            <w:szCs w:val="24"/>
          </w:rPr>
          <w:t>t</w:t>
        </w:r>
      </w:ins>
      <w:ins w:id="530" w:author="Alexandru Uicoabă" w:date="2022-06-14T22:02:00Z">
        <w:r w:rsidR="00315364">
          <w:rPr>
            <w:rFonts w:ascii="Times New Roman" w:hAnsi="Times New Roman" w:cs="Times New Roman"/>
            <w:sz w:val="24"/>
            <w:szCs w:val="24"/>
          </w:rPr>
          <w:t xml:space="preserve"> </w:t>
        </w:r>
      </w:ins>
      <w:ins w:id="531" w:author="Alexandru Uicoabă" w:date="2022-06-16T10:37:00Z">
        <w:r w:rsidR="00733C36">
          <w:rPr>
            <w:rFonts w:ascii="Times New Roman" w:hAnsi="Times New Roman" w:cs="Times New Roman"/>
            <w:sz w:val="24"/>
            <w:szCs w:val="24"/>
          </w:rPr>
          <w:t>utilizarea</w:t>
        </w:r>
      </w:ins>
      <w:ins w:id="532" w:author="Alexandru Uicoabă" w:date="2022-06-16T10:38:00Z">
        <w:r w:rsidR="00733C36">
          <w:rPr>
            <w:rFonts w:ascii="Times New Roman" w:hAnsi="Times New Roman" w:cs="Times New Roman"/>
            <w:sz w:val="24"/>
            <w:szCs w:val="24"/>
          </w:rPr>
          <w:t xml:space="preserve"> de</w:t>
        </w:r>
      </w:ins>
      <w:ins w:id="533" w:author="Alexandru Uicoabă" w:date="2022-06-16T10:37:00Z">
        <w:r w:rsidR="00733C36">
          <w:rPr>
            <w:rFonts w:ascii="Times New Roman" w:hAnsi="Times New Roman" w:cs="Times New Roman"/>
            <w:sz w:val="24"/>
            <w:szCs w:val="24"/>
          </w:rPr>
          <w:t xml:space="preserve"> Reinforcement Learning</w:t>
        </w:r>
      </w:ins>
      <w:ins w:id="534" w:author="Alexandru Uicoabă" w:date="2022-06-16T10:38:00Z">
        <w:r w:rsidR="00733C36">
          <w:rPr>
            <w:rFonts w:ascii="Times New Roman" w:hAnsi="Times New Roman" w:cs="Times New Roman"/>
            <w:sz w:val="24"/>
            <w:szCs w:val="24"/>
          </w:rPr>
          <w:t xml:space="preserve"> sau Deep Reinforcement Learning</w:t>
        </w:r>
      </w:ins>
      <w:ins w:id="535" w:author="Alexandru Uicoabă" w:date="2022-06-16T10:37:00Z">
        <w:r w:rsidR="00733C36">
          <w:rPr>
            <w:rFonts w:ascii="Times New Roman" w:hAnsi="Times New Roman" w:cs="Times New Roman"/>
            <w:sz w:val="24"/>
            <w:szCs w:val="24"/>
          </w:rPr>
          <w:t xml:space="preserve"> </w:t>
        </w:r>
      </w:ins>
      <w:ins w:id="536" w:author="Alexandru Uicoabă" w:date="2022-06-14T22:01:00Z">
        <w:r w:rsidR="00315364">
          <w:rPr>
            <w:rFonts w:ascii="Times New Roman" w:hAnsi="Times New Roman" w:cs="Times New Roman"/>
            <w:sz w:val="24"/>
            <w:szCs w:val="24"/>
          </w:rPr>
          <w:t>pentru învățarea agentului</w:t>
        </w:r>
      </w:ins>
      <w:ins w:id="537" w:author="Alexandru Uicoabă" w:date="2022-06-14T22:02:00Z">
        <w:r w:rsidR="00315364">
          <w:rPr>
            <w:rFonts w:ascii="Times New Roman" w:hAnsi="Times New Roman" w:cs="Times New Roman"/>
            <w:sz w:val="24"/>
            <w:szCs w:val="24"/>
          </w:rPr>
          <w:t>.</w:t>
        </w:r>
      </w:ins>
      <w:ins w:id="538" w:author="Alexandru Uicoabă" w:date="2022-06-14T22:05:00Z">
        <w:r w:rsidR="00315364">
          <w:rPr>
            <w:rFonts w:ascii="Times New Roman" w:hAnsi="Times New Roman" w:cs="Times New Roman"/>
            <w:sz w:val="24"/>
            <w:szCs w:val="24"/>
          </w:rPr>
          <w:t xml:space="preserve"> De asemenea, în articolele parcurse s-a preferat învățarea unui singur agent. În partea de experiment, se vor </w:t>
        </w:r>
      </w:ins>
      <w:ins w:id="539" w:author="Alexandru Uicoabă" w:date="2022-06-14T22:06:00Z">
        <w:r w:rsidR="00315364">
          <w:rPr>
            <w:rFonts w:ascii="Times New Roman" w:hAnsi="Times New Roman" w:cs="Times New Roman"/>
            <w:sz w:val="24"/>
            <w:szCs w:val="24"/>
          </w:rPr>
          <w:t>implementa două experimente, unul folosind algoritmi de machine learning supravegheați, iar în celălalt se va folosi un algoritm de reinforcement learning.</w:t>
        </w:r>
      </w:ins>
      <w:ins w:id="540" w:author="Alexandru Uicoabă" w:date="2022-06-14T22:02:00Z">
        <w:r w:rsidR="00315364">
          <w:rPr>
            <w:rFonts w:ascii="Times New Roman" w:hAnsi="Times New Roman" w:cs="Times New Roman"/>
            <w:sz w:val="24"/>
            <w:szCs w:val="24"/>
          </w:rPr>
          <w:t xml:space="preserve">  </w:t>
        </w:r>
      </w:ins>
    </w:p>
    <w:p w14:paraId="7D3F96C9" w14:textId="0B88A5EB" w:rsidR="00D46087" w:rsidRDefault="00D46087" w:rsidP="00E7416B"/>
    <w:p w14:paraId="1451D674" w14:textId="57ECA482" w:rsidR="00D46087" w:rsidRDefault="00D46087" w:rsidP="00E7416B"/>
    <w:p w14:paraId="576679B9" w14:textId="77777777" w:rsidR="00EC2F26" w:rsidRPr="0047132F" w:rsidRDefault="00EC2F26" w:rsidP="0047132F">
      <w:pPr>
        <w:pStyle w:val="Titlu2"/>
        <w:rPr>
          <w:ins w:id="541" w:author="Alexandru Uicoabă" w:date="2022-06-16T09:51:00Z"/>
          <w:rFonts w:ascii="Times New Roman" w:hAnsi="Times New Roman" w:cs="Times New Roman"/>
          <w:b/>
          <w:bCs/>
          <w:sz w:val="32"/>
          <w:szCs w:val="32"/>
          <w:rPrChange w:id="542" w:author="Alexandru Uicoabă" w:date="2022-06-16T10:43:00Z">
            <w:rPr>
              <w:ins w:id="543" w:author="Alexandru Uicoabă" w:date="2022-06-16T09:51:00Z"/>
            </w:rPr>
          </w:rPrChange>
        </w:rPr>
        <w:pPrChange w:id="544" w:author="Alexandru Uicoabă" w:date="2022-06-16T10:43:00Z">
          <w:pPr/>
        </w:pPrChange>
      </w:pPr>
      <w:bookmarkStart w:id="545" w:name="_Toc106268649"/>
      <w:ins w:id="546" w:author="Alexandru Uicoabă" w:date="2022-06-16T09:51:00Z">
        <w:r w:rsidRPr="0047132F">
          <w:rPr>
            <w:rFonts w:ascii="Times New Roman" w:hAnsi="Times New Roman" w:cs="Times New Roman"/>
            <w:b/>
            <w:bCs/>
            <w:color w:val="auto"/>
            <w:sz w:val="32"/>
            <w:szCs w:val="32"/>
            <w:rPrChange w:id="547" w:author="Alexandru Uicoabă" w:date="2022-06-16T10:43:00Z">
              <w:rPr/>
            </w:rPrChange>
          </w:rPr>
          <w:t>2.4</w:t>
        </w:r>
        <w:r w:rsidRPr="0047132F">
          <w:rPr>
            <w:rFonts w:ascii="Times New Roman" w:hAnsi="Times New Roman" w:cs="Times New Roman"/>
            <w:b/>
            <w:bCs/>
            <w:color w:val="auto"/>
            <w:sz w:val="32"/>
            <w:szCs w:val="32"/>
            <w:rPrChange w:id="548" w:author="Alexandru Uicoabă" w:date="2022-06-16T10:43:00Z">
              <w:rPr/>
            </w:rPrChange>
          </w:rPr>
          <w:t xml:space="preserve"> Platforme </w:t>
        </w:r>
        <w:commentRangeStart w:id="549"/>
        <w:commentRangeStart w:id="550"/>
        <w:r w:rsidRPr="0047132F">
          <w:rPr>
            <w:rFonts w:ascii="Times New Roman" w:hAnsi="Times New Roman" w:cs="Times New Roman"/>
            <w:b/>
            <w:bCs/>
            <w:color w:val="auto"/>
            <w:sz w:val="32"/>
            <w:szCs w:val="32"/>
            <w:rPrChange w:id="551" w:author="Alexandru Uicoabă" w:date="2022-06-16T10:43:00Z">
              <w:rPr/>
            </w:rPrChange>
          </w:rPr>
          <w:t>software</w:t>
        </w:r>
        <w:commentRangeEnd w:id="549"/>
        <w:r w:rsidRPr="0047132F">
          <w:rPr>
            <w:rStyle w:val="Referincomentariu"/>
            <w:rFonts w:ascii="Times New Roman" w:eastAsiaTheme="minorHAnsi" w:hAnsi="Times New Roman" w:cs="Times New Roman"/>
            <w:b/>
            <w:bCs/>
            <w:color w:val="auto"/>
            <w:sz w:val="32"/>
            <w:szCs w:val="32"/>
            <w:rPrChange w:id="552" w:author="Alexandru Uicoabă" w:date="2022-06-16T10:43:00Z">
              <w:rPr>
                <w:rStyle w:val="Referincomentariu"/>
              </w:rPr>
            </w:rPrChange>
          </w:rPr>
          <w:commentReference w:id="549"/>
        </w:r>
      </w:ins>
      <w:commentRangeEnd w:id="550"/>
      <w:ins w:id="553" w:author="Alexandru Uicoabă" w:date="2022-06-16T10:18:00Z">
        <w:r w:rsidR="00EA7C3B" w:rsidRPr="0047132F">
          <w:rPr>
            <w:rStyle w:val="Referincomentariu"/>
            <w:rFonts w:ascii="Times New Roman" w:hAnsi="Times New Roman" w:cs="Times New Roman"/>
            <w:b/>
            <w:bCs/>
            <w:color w:val="auto"/>
            <w:sz w:val="32"/>
            <w:szCs w:val="32"/>
            <w:rPrChange w:id="554" w:author="Alexandru Uicoabă" w:date="2022-06-16T10:43:00Z">
              <w:rPr>
                <w:rStyle w:val="Referincomentariu"/>
              </w:rPr>
            </w:rPrChange>
          </w:rPr>
          <w:commentReference w:id="550"/>
        </w:r>
      </w:ins>
      <w:bookmarkEnd w:id="545"/>
      <w:ins w:id="555" w:author="Alexandru Uicoabă" w:date="2022-06-16T09:51:00Z">
        <w:r w:rsidRPr="0047132F">
          <w:rPr>
            <w:rFonts w:ascii="Times New Roman" w:hAnsi="Times New Roman" w:cs="Times New Roman"/>
            <w:b/>
            <w:bCs/>
            <w:sz w:val="32"/>
            <w:szCs w:val="32"/>
            <w:rPrChange w:id="556" w:author="Alexandru Uicoabă" w:date="2022-06-16T10:43:00Z">
              <w:rPr/>
            </w:rPrChange>
          </w:rPr>
          <w:tab/>
        </w:r>
      </w:ins>
    </w:p>
    <w:p w14:paraId="18B591B7" w14:textId="77777777" w:rsidR="00EC2F26" w:rsidRDefault="00EC2F26" w:rsidP="00EC2F26">
      <w:pPr>
        <w:ind w:firstLine="720"/>
        <w:rPr>
          <w:ins w:id="557" w:author="Alexandru Uicoabă" w:date="2022-06-16T09:51:00Z"/>
        </w:rPr>
      </w:pPr>
      <w:ins w:id="558" w:author="Alexandru Uicoabă" w:date="2022-06-16T09:51:00Z">
        <w:r>
          <w:t>Mai jos sunt desrise câteva platforme software care facilitează crearea mediului și antrenarea agenților.</w:t>
        </w:r>
      </w:ins>
    </w:p>
    <w:p w14:paraId="7FEF3613" w14:textId="39269882" w:rsidR="00EC2F26" w:rsidRPr="00EC2F26" w:rsidRDefault="00EC2F26" w:rsidP="00EC2F26">
      <w:pPr>
        <w:rPr>
          <w:ins w:id="559" w:author="Alexandru Uicoabă" w:date="2022-06-16T09:51:00Z"/>
          <w:rPrChange w:id="560" w:author="Alexandru Uicoabă" w:date="2022-06-16T09:51:00Z">
            <w:rPr>
              <w:ins w:id="561" w:author="Alexandru Uicoabă" w:date="2022-06-16T09:51:00Z"/>
              <w:rFonts w:ascii="Times New Roman" w:hAnsi="Times New Roman" w:cs="Times New Roman"/>
              <w:sz w:val="28"/>
              <w:szCs w:val="28"/>
            </w:rPr>
          </w:rPrChange>
        </w:rPr>
      </w:pPr>
      <w:ins w:id="562" w:author="Alexandru Uicoabă" w:date="2022-06-16T09:51:00Z">
        <w:r w:rsidRPr="00EA586A">
          <w:rPr>
            <w:rFonts w:ascii="Times New Roman" w:hAnsi="Times New Roman" w:cs="Times New Roman"/>
            <w:sz w:val="28"/>
            <w:szCs w:val="28"/>
          </w:rPr>
          <w:t xml:space="preserve">Anaconda </w:t>
        </w:r>
      </w:ins>
    </w:p>
    <w:p w14:paraId="16FA7B9A" w14:textId="3863125C" w:rsidR="00EC2F26" w:rsidRDefault="00EC2F26" w:rsidP="00EC2F26">
      <w:pPr>
        <w:jc w:val="both"/>
        <w:rPr>
          <w:ins w:id="563" w:author="Alexandru Uicoabă" w:date="2022-06-16T09:51:00Z"/>
          <w:rFonts w:ascii="Times New Roman" w:hAnsi="Times New Roman" w:cs="Times New Roman"/>
          <w:sz w:val="24"/>
          <w:szCs w:val="24"/>
        </w:rPr>
      </w:pPr>
      <w:ins w:id="564" w:author="Alexandru Uicoabă" w:date="2022-06-16T09:51:00Z">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Pr="007B1F64">
          <w:rPr>
            <w:rFonts w:ascii="Times New Roman" w:hAnsi="Times New Roman" w:cs="Times New Roman"/>
            <w:sz w:val="24"/>
            <w:szCs w:val="24"/>
          </w:rPr>
          <w:t xml:space="preserve"> este o distribuție pentru știința datelor Python/R care conține conda, un manager de pachete și medii, care ajută utilizatorii să gestioneze o colecție de peste 7000 de pachete open-source disponibile.</w:t>
        </w:r>
        <w:r w:rsidRPr="007B1F64">
          <w:rPr>
            <w:rFonts w:ascii="Times New Roman" w:hAnsi="Times New Roman" w:cs="Times New Roman"/>
            <w:sz w:val="24"/>
            <w:szCs w:val="24"/>
          </w:rPr>
          <w:fldChar w:fldCharType="begin"/>
        </w:r>
      </w:ins>
      <w:r w:rsidR="00733C36">
        <w:rPr>
          <w:rFonts w:ascii="Times New Roman" w:hAnsi="Times New Roman" w:cs="Times New Roman"/>
          <w:sz w:val="24"/>
          <w:szCs w:val="24"/>
        </w:rPr>
        <w:instrText xml:space="preserve"> ADDIN ZOTERO_ITEM CSL_CITATION {"citationID":"NXiEa5JY","properties":{"formattedCitation":"[18]","plainCitation":"[18]","noteIndex":0},"citationItems":[{"id":297,"uris":["http://zotero.org/users/6649884/items/C9S5GE5B"],"itemData":{"id":297,"type":"webpage","title":"Anaconda Distribution — Anaconda documentation","URL":"https://docs.anaconda.com/anaconda/","accessed":{"date-parts":[["2022",6,13]]}}}],"schema":"https://github.com/citation-style-language/schema/raw/master/csl-citation.json"} </w:instrText>
      </w:r>
      <w:ins w:id="565" w:author="Alexandru Uicoabă" w:date="2022-06-16T09:51:00Z">
        <w:r w:rsidRPr="007B1F64">
          <w:rPr>
            <w:rFonts w:ascii="Times New Roman" w:hAnsi="Times New Roman" w:cs="Times New Roman"/>
            <w:sz w:val="24"/>
            <w:szCs w:val="24"/>
          </w:rPr>
          <w:fldChar w:fldCharType="separate"/>
        </w:r>
      </w:ins>
      <w:r w:rsidR="00733C36" w:rsidRPr="00733C36">
        <w:rPr>
          <w:rFonts w:ascii="Times New Roman" w:hAnsi="Times New Roman" w:cs="Times New Roman"/>
          <w:sz w:val="24"/>
        </w:rPr>
        <w:t>[18]</w:t>
      </w:r>
      <w:ins w:id="566" w:author="Alexandru Uicoabă" w:date="2022-06-16T09:51:00Z">
        <w:r w:rsidRPr="007B1F64">
          <w:rPr>
            <w:rFonts w:ascii="Times New Roman" w:hAnsi="Times New Roman" w:cs="Times New Roman"/>
            <w:sz w:val="24"/>
            <w:szCs w:val="24"/>
          </w:rPr>
          <w:fldChar w:fldCharType="end"/>
        </w:r>
      </w:ins>
    </w:p>
    <w:p w14:paraId="226490CC" w14:textId="77777777" w:rsidR="00EC2F26" w:rsidRPr="007B1F64" w:rsidRDefault="00EC2F26" w:rsidP="00EC2F26">
      <w:pPr>
        <w:jc w:val="both"/>
        <w:rPr>
          <w:ins w:id="567" w:author="Alexandru Uicoabă" w:date="2022-06-16T09:51:00Z"/>
          <w:rFonts w:ascii="Times New Roman" w:hAnsi="Times New Roman" w:cs="Times New Roman"/>
          <w:sz w:val="24"/>
          <w:szCs w:val="24"/>
        </w:rPr>
      </w:pPr>
    </w:p>
    <w:p w14:paraId="0713B163" w14:textId="77777777" w:rsidR="00EC2F26" w:rsidRPr="00E43C5B" w:rsidRDefault="00EC2F26" w:rsidP="00EC2F26">
      <w:pPr>
        <w:rPr>
          <w:ins w:id="568" w:author="Alexandru Uicoabă" w:date="2022-06-16T09:51:00Z"/>
          <w:rFonts w:ascii="Times New Roman" w:hAnsi="Times New Roman" w:cs="Times New Roman"/>
          <w:sz w:val="28"/>
          <w:szCs w:val="28"/>
        </w:rPr>
      </w:pPr>
      <w:ins w:id="569" w:author="Alexandru Uicoabă" w:date="2022-06-16T09:51:00Z">
        <w:r w:rsidRPr="00EA586A">
          <w:rPr>
            <w:rFonts w:ascii="Times New Roman" w:hAnsi="Times New Roman" w:cs="Times New Roman"/>
            <w:sz w:val="28"/>
            <w:szCs w:val="28"/>
          </w:rPr>
          <w:t>Flask</w:t>
        </w:r>
      </w:ins>
    </w:p>
    <w:p w14:paraId="1988DD30" w14:textId="7191840D" w:rsidR="00EC2F26" w:rsidRDefault="00EC2F26" w:rsidP="00EC2F26">
      <w:pPr>
        <w:jc w:val="both"/>
        <w:rPr>
          <w:ins w:id="570" w:author="Alexandru Uicoabă" w:date="2022-06-16T09:51:00Z"/>
          <w:rFonts w:ascii="Times New Roman" w:hAnsi="Times New Roman" w:cs="Times New Roman"/>
          <w:sz w:val="24"/>
          <w:szCs w:val="24"/>
        </w:rPr>
      </w:pPr>
      <w:ins w:id="571" w:author="Alexandru Uicoabă" w:date="2022-06-16T09:51:00Z">
        <w:r w:rsidRPr="007B1F64">
          <w:rPr>
            <w:rFonts w:ascii="Times New Roman" w:hAnsi="Times New Roman" w:cs="Times New Roman"/>
            <w:sz w:val="24"/>
            <w:szCs w:val="24"/>
          </w:rPr>
          <w:tab/>
        </w:r>
        <w:r w:rsidRPr="00521892">
          <w:rPr>
            <w:rFonts w:ascii="Times New Roman" w:hAnsi="Times New Roman" w:cs="Times New Roman"/>
            <w:i/>
            <w:iCs/>
            <w:sz w:val="24"/>
            <w:szCs w:val="24"/>
          </w:rPr>
          <w:t>Flask</w:t>
        </w:r>
        <w:r w:rsidRPr="007B1F64">
          <w:rPr>
            <w:rFonts w:ascii="Times New Roman" w:hAnsi="Times New Roman" w:cs="Times New Roman"/>
            <w:sz w:val="24"/>
            <w:szCs w:val="24"/>
          </w:rPr>
          <w:t xml:space="preserve"> este un framework web pe care îl putem folosi pentru a construi cu ușurință o aplicație web. Flask oferă pachetele și modulele necesare astfel încât, în calitate de dezvoltator, trebuie să ne concentrăm doar pe logica prop</w:t>
        </w:r>
        <w:r>
          <w:rPr>
            <w:rFonts w:ascii="Times New Roman" w:hAnsi="Times New Roman" w:cs="Times New Roman"/>
            <w:sz w:val="24"/>
            <w:szCs w:val="24"/>
          </w:rPr>
          <w:t>r</w:t>
        </w:r>
        <w:r w:rsidRPr="007B1F64">
          <w:rPr>
            <w:rFonts w:ascii="Times New Roman" w:hAnsi="Times New Roman" w:cs="Times New Roman"/>
            <w:sz w:val="24"/>
            <w:szCs w:val="24"/>
          </w:rPr>
          <w:t>iu-zisă a aplicației.</w:t>
        </w:r>
        <w:r w:rsidRPr="007B1F64">
          <w:rPr>
            <w:rFonts w:ascii="Times New Roman" w:hAnsi="Times New Roman" w:cs="Times New Roman"/>
            <w:sz w:val="24"/>
            <w:szCs w:val="24"/>
          </w:rPr>
          <w:fldChar w:fldCharType="begin"/>
        </w:r>
      </w:ins>
      <w:r w:rsidR="00733C36">
        <w:rPr>
          <w:rFonts w:ascii="Times New Roman" w:hAnsi="Times New Roman" w:cs="Times New Roman"/>
          <w:sz w:val="24"/>
          <w:szCs w:val="24"/>
        </w:rPr>
        <w:instrText xml:space="preserve"> ADDIN ZOTERO_ITEM CSL_CITATION {"citationID":"L6QshG8t","properties":{"formattedCitation":"[19]","plainCitation":"[19]","noteIndex":0},"citationItems":[{"id":299,"uris":["http://zotero.org/users/6649884/items/DRVUQQGT"],"itemData":{"id":299,"type":"book","publisher":"Packt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ins w:id="572" w:author="Alexandru Uicoabă" w:date="2022-06-16T09:51:00Z">
        <w:r w:rsidRPr="007B1F64">
          <w:rPr>
            <w:rFonts w:ascii="Times New Roman" w:hAnsi="Times New Roman" w:cs="Times New Roman"/>
            <w:sz w:val="24"/>
            <w:szCs w:val="24"/>
          </w:rPr>
          <w:fldChar w:fldCharType="separate"/>
        </w:r>
      </w:ins>
      <w:r w:rsidR="00733C36" w:rsidRPr="00733C36">
        <w:rPr>
          <w:rFonts w:ascii="Times New Roman" w:hAnsi="Times New Roman" w:cs="Times New Roman"/>
          <w:sz w:val="24"/>
        </w:rPr>
        <w:t>[19]</w:t>
      </w:r>
      <w:ins w:id="573" w:author="Alexandru Uicoabă" w:date="2022-06-16T09:51:00Z">
        <w:r w:rsidRPr="007B1F64">
          <w:rPr>
            <w:rFonts w:ascii="Times New Roman" w:hAnsi="Times New Roman" w:cs="Times New Roman"/>
            <w:sz w:val="24"/>
            <w:szCs w:val="24"/>
          </w:rPr>
          <w:fldChar w:fldCharType="end"/>
        </w:r>
      </w:ins>
    </w:p>
    <w:p w14:paraId="329A3316" w14:textId="77777777" w:rsidR="00EC2F26" w:rsidRPr="007B1F64" w:rsidRDefault="00EC2F26" w:rsidP="00EC2F26">
      <w:pPr>
        <w:jc w:val="both"/>
        <w:rPr>
          <w:ins w:id="574" w:author="Alexandru Uicoabă" w:date="2022-06-16T09:51:00Z"/>
          <w:rFonts w:ascii="Times New Roman" w:hAnsi="Times New Roman" w:cs="Times New Roman"/>
          <w:sz w:val="24"/>
          <w:szCs w:val="24"/>
        </w:rPr>
      </w:pPr>
    </w:p>
    <w:p w14:paraId="60A692C1" w14:textId="77777777" w:rsidR="00EC2F26" w:rsidRPr="00E43C5B" w:rsidRDefault="00EC2F26" w:rsidP="00EC2F26">
      <w:pPr>
        <w:rPr>
          <w:ins w:id="575" w:author="Alexandru Uicoabă" w:date="2022-06-16T09:51:00Z"/>
          <w:rFonts w:ascii="Times New Roman" w:hAnsi="Times New Roman" w:cs="Times New Roman"/>
          <w:sz w:val="28"/>
          <w:szCs w:val="28"/>
        </w:rPr>
      </w:pPr>
      <w:ins w:id="576" w:author="Alexandru Uicoabă" w:date="2022-06-16T09:51:00Z">
        <w:r w:rsidRPr="00EA586A">
          <w:rPr>
            <w:rFonts w:ascii="Times New Roman" w:hAnsi="Times New Roman" w:cs="Times New Roman"/>
            <w:sz w:val="28"/>
            <w:szCs w:val="28"/>
          </w:rPr>
          <w:t>Scikit-learn</w:t>
        </w:r>
      </w:ins>
    </w:p>
    <w:p w14:paraId="7158E60E" w14:textId="3C836D5F" w:rsidR="00EC2F26" w:rsidRPr="007B1F64" w:rsidRDefault="00EC2F26" w:rsidP="00EC2F26">
      <w:pPr>
        <w:ind w:firstLine="720"/>
        <w:jc w:val="both"/>
        <w:rPr>
          <w:ins w:id="577" w:author="Alexandru Uicoabă" w:date="2022-06-16T09:51:00Z"/>
          <w:rFonts w:ascii="Times New Roman" w:hAnsi="Times New Roman" w:cs="Times New Roman"/>
          <w:sz w:val="24"/>
          <w:szCs w:val="24"/>
        </w:rPr>
      </w:pPr>
      <w:ins w:id="578" w:author="Alexandru Uicoabă" w:date="2022-06-16T09:51:00Z">
        <w:r w:rsidRPr="007B1F64">
          <w:rPr>
            <w:rFonts w:ascii="Times New Roman" w:hAnsi="Times New Roman" w:cs="Times New Roman"/>
            <w:i/>
            <w:iCs/>
            <w:sz w:val="24"/>
            <w:szCs w:val="24"/>
          </w:rPr>
          <w:t>Scikit-learn</w:t>
        </w:r>
        <w:r w:rsidRPr="007B1F64">
          <w:rPr>
            <w:rFonts w:ascii="Times New Roman" w:hAnsi="Times New Roman" w:cs="Times New Roman"/>
            <w:sz w:val="24"/>
            <w:szCs w:val="24"/>
          </w:rPr>
          <w:t xml:space="preserve"> este un modul Python care integrează o gamă largă de algoritmi de învățare automată de ultimă generație pentru probleme supravegheate și nesupravegheate. Accentul este pus pe ușurința în utilizare, performanță, documentație și coerența API</w:t>
        </w:r>
        <w:commentRangeStart w:id="579"/>
        <w:commentRangeStart w:id="580"/>
        <w:commentRangeStart w:id="581"/>
        <w:r w:rsidRPr="007B1F64">
          <w:rPr>
            <w:rFonts w:ascii="Times New Roman" w:hAnsi="Times New Roman" w:cs="Times New Roman"/>
            <w:sz w:val="24"/>
            <w:szCs w:val="24"/>
          </w:rPr>
          <w:t>.</w:t>
        </w:r>
        <w:commentRangeEnd w:id="579"/>
        <w:commentRangeEnd w:id="580"/>
        <w:commentRangeEnd w:id="581"/>
        <w:r>
          <w:rPr>
            <w:rFonts w:ascii="Times New Roman" w:hAnsi="Times New Roman" w:cs="Times New Roman"/>
            <w:sz w:val="24"/>
            <w:szCs w:val="24"/>
          </w:rPr>
          <w:t xml:space="preserve"> Acest modul va fi folosit pentru antrenarea modelului de învățare automată supravegheată.</w:t>
        </w:r>
        <w:r w:rsidRPr="007B1F64">
          <w:rPr>
            <w:rFonts w:ascii="Times New Roman" w:hAnsi="Times New Roman" w:cs="Times New Roman"/>
            <w:sz w:val="24"/>
            <w:szCs w:val="24"/>
          </w:rPr>
          <w:fldChar w:fldCharType="begin"/>
        </w:r>
      </w:ins>
      <w:r w:rsidR="00733C36">
        <w:rPr>
          <w:rFonts w:ascii="Times New Roman" w:hAnsi="Times New Roman" w:cs="Times New Roman"/>
          <w:sz w:val="24"/>
          <w:szCs w:val="24"/>
        </w:rPr>
        <w:instrText xml:space="preserve"> ADDIN ZOTERO_ITEM CSL_CITATION {"citationID":"K35AN5VU","properties":{"formattedCitation":"[20]","plainCitation":"[20]","noteIndex":0},"citationItems":[{"id":295,"uris":["http://zotero.org/users/6649884/items/GI725HQ8"],"itemData":{"id":295,"type":"article-journal","abstract":"Scikit-learn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ins w:id="582" w:author="Alexandru Uicoabă" w:date="2022-06-16T09:51:00Z">
        <w:r w:rsidRPr="007B1F64">
          <w:rPr>
            <w:rFonts w:ascii="Times New Roman" w:hAnsi="Times New Roman" w:cs="Times New Roman"/>
            <w:sz w:val="24"/>
            <w:szCs w:val="24"/>
          </w:rPr>
          <w:fldChar w:fldCharType="separate"/>
        </w:r>
      </w:ins>
      <w:r w:rsidR="00733C36" w:rsidRPr="00733C36">
        <w:rPr>
          <w:rFonts w:ascii="Times New Roman" w:hAnsi="Times New Roman" w:cs="Times New Roman"/>
          <w:sz w:val="24"/>
        </w:rPr>
        <w:t>[20]</w:t>
      </w:r>
      <w:ins w:id="583" w:author="Alexandru Uicoabă" w:date="2022-06-16T09:51:00Z">
        <w:r w:rsidRPr="007B1F64">
          <w:rPr>
            <w:rFonts w:ascii="Times New Roman" w:hAnsi="Times New Roman" w:cs="Times New Roman"/>
            <w:sz w:val="24"/>
            <w:szCs w:val="24"/>
          </w:rPr>
          <w:fldChar w:fldCharType="end"/>
        </w:r>
        <w:r>
          <w:rPr>
            <w:rStyle w:val="Referincomentariu"/>
          </w:rPr>
          <w:commentReference w:id="579"/>
        </w:r>
        <w:r>
          <w:rPr>
            <w:rStyle w:val="Referincomentariu"/>
          </w:rPr>
          <w:commentReference w:id="580"/>
        </w:r>
        <w:r>
          <w:rPr>
            <w:rStyle w:val="Referincomentariu"/>
          </w:rPr>
          <w:commentReference w:id="581"/>
        </w:r>
      </w:ins>
    </w:p>
    <w:p w14:paraId="7A7E8F28" w14:textId="77777777" w:rsidR="00EC2F26" w:rsidRPr="007B1F64" w:rsidRDefault="00EC2F26" w:rsidP="00EC2F26">
      <w:pPr>
        <w:jc w:val="both"/>
        <w:rPr>
          <w:ins w:id="584" w:author="Alexandru Uicoabă" w:date="2022-06-16T09:51:00Z"/>
          <w:rFonts w:ascii="Times New Roman" w:hAnsi="Times New Roman" w:cs="Times New Roman"/>
          <w:sz w:val="24"/>
          <w:szCs w:val="24"/>
        </w:rPr>
      </w:pPr>
    </w:p>
    <w:p w14:paraId="6446FD45" w14:textId="77777777" w:rsidR="00EC2F26" w:rsidRPr="00E43C5B" w:rsidRDefault="00EC2F26" w:rsidP="00EC2F26">
      <w:pPr>
        <w:rPr>
          <w:ins w:id="585" w:author="Alexandru Uicoabă" w:date="2022-06-16T09:51:00Z"/>
          <w:rFonts w:ascii="Times New Roman" w:hAnsi="Times New Roman" w:cs="Times New Roman"/>
          <w:sz w:val="28"/>
          <w:szCs w:val="28"/>
        </w:rPr>
      </w:pPr>
      <w:ins w:id="586" w:author="Alexandru Uicoabă" w:date="2022-06-16T09:51:00Z">
        <w:r w:rsidRPr="00EA586A">
          <w:rPr>
            <w:rFonts w:ascii="Times New Roman" w:hAnsi="Times New Roman" w:cs="Times New Roman"/>
            <w:sz w:val="28"/>
            <w:szCs w:val="28"/>
          </w:rPr>
          <w:t xml:space="preserve"> Unity</w:t>
        </w:r>
      </w:ins>
    </w:p>
    <w:p w14:paraId="126F3721" w14:textId="2654BE5C" w:rsidR="00EC2F26" w:rsidRDefault="00EC2F26" w:rsidP="00EC2F26">
      <w:pPr>
        <w:jc w:val="both"/>
        <w:rPr>
          <w:ins w:id="587" w:author="Alexandru Uicoabă" w:date="2022-06-16T09:51:00Z"/>
          <w:rFonts w:ascii="Times New Roman" w:hAnsi="Times New Roman" w:cs="Times New Roman"/>
          <w:sz w:val="24"/>
          <w:szCs w:val="24"/>
        </w:rPr>
      </w:pPr>
      <w:ins w:id="588" w:author="Alexandru Uicoabă" w:date="2022-06-16T09:51:00Z">
        <w:r w:rsidRPr="007B1F64">
          <w:rPr>
            <w:rFonts w:ascii="Times New Roman" w:hAnsi="Times New Roman" w:cs="Times New Roman"/>
            <w:sz w:val="24"/>
            <w:szCs w:val="24"/>
          </w:rPr>
          <w:tab/>
          <w:t xml:space="preserve">Motorul de joc </w:t>
        </w:r>
        <w:r w:rsidRPr="00521892">
          <w:rPr>
            <w:rFonts w:ascii="Times New Roman" w:hAnsi="Times New Roman" w:cs="Times New Roman"/>
            <w:i/>
            <w:iCs/>
            <w:sz w:val="24"/>
            <w:szCs w:val="24"/>
          </w:rPr>
          <w:t>Unity</w:t>
        </w:r>
        <w:r w:rsidRPr="007B1F64">
          <w:rPr>
            <w:rFonts w:ascii="Times New Roman" w:hAnsi="Times New Roman" w:cs="Times New Roman"/>
            <w:sz w:val="24"/>
            <w:szCs w:val="24"/>
          </w:rPr>
          <w:t xml:space="preserve"> este dezvoltat de Unity Technologies ș</w:t>
        </w:r>
        <w:r>
          <w:rPr>
            <w:rFonts w:ascii="Times New Roman" w:hAnsi="Times New Roman" w:cs="Times New Roman"/>
            <w:sz w:val="24"/>
            <w:szCs w:val="24"/>
          </w:rPr>
          <w:t>i</w:t>
        </w:r>
        <w:r w:rsidRPr="007B1F64">
          <w:rPr>
            <w:rFonts w:ascii="Times New Roman" w:hAnsi="Times New Roman" w:cs="Times New Roman"/>
            <w:sz w:val="24"/>
            <w:szCs w:val="24"/>
          </w:rPr>
          <w: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de tip drag-and-drop. Fiecărui obiect din interfață i se pot atribui mai multe scripturi scrise în C#.</w:t>
        </w:r>
        <w:r w:rsidRPr="007B1F64">
          <w:rPr>
            <w:rFonts w:ascii="Times New Roman" w:hAnsi="Times New Roman" w:cs="Times New Roman"/>
            <w:sz w:val="24"/>
            <w:szCs w:val="24"/>
          </w:rPr>
          <w:fldChar w:fldCharType="begin"/>
        </w:r>
      </w:ins>
      <w:r w:rsidR="00733C36">
        <w:rPr>
          <w:rFonts w:ascii="Times New Roman" w:hAnsi="Times New Roman" w:cs="Times New Roman"/>
          <w:sz w:val="24"/>
          <w:szCs w:val="24"/>
        </w:rPr>
        <w:instrText xml:space="preserve"> ADDIN ZOTERO_ITEM CSL_CITATION {"citationID":"n5dpVkQs","properties":{"formattedCitation":"[21]","plainCitation":"[21]","noteIndex":0},"citationItems":[{"id":302,"uris":["http://zotero.org/users/6649884/items/C9N68758"],"itemData":{"id":302,"type":"article-journal","abstract":"This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ins w:id="589" w:author="Alexandru Uicoabă" w:date="2022-06-16T09:51:00Z">
        <w:r w:rsidRPr="007B1F64">
          <w:rPr>
            <w:rFonts w:ascii="Times New Roman" w:hAnsi="Times New Roman" w:cs="Times New Roman"/>
            <w:sz w:val="24"/>
            <w:szCs w:val="24"/>
          </w:rPr>
          <w:fldChar w:fldCharType="separate"/>
        </w:r>
      </w:ins>
      <w:r w:rsidR="00733C36" w:rsidRPr="00733C36">
        <w:rPr>
          <w:rFonts w:ascii="Times New Roman" w:hAnsi="Times New Roman" w:cs="Times New Roman"/>
          <w:sz w:val="24"/>
        </w:rPr>
        <w:t>[21]</w:t>
      </w:r>
      <w:ins w:id="590" w:author="Alexandru Uicoabă" w:date="2022-06-16T09:51:00Z">
        <w:r w:rsidRPr="007B1F64">
          <w:rPr>
            <w:rFonts w:ascii="Times New Roman" w:hAnsi="Times New Roman" w:cs="Times New Roman"/>
            <w:sz w:val="24"/>
            <w:szCs w:val="24"/>
          </w:rPr>
          <w:fldChar w:fldCharType="end"/>
        </w:r>
        <w:r w:rsidRPr="007B1F64">
          <w:rPr>
            <w:rFonts w:ascii="Times New Roman" w:hAnsi="Times New Roman" w:cs="Times New Roman"/>
            <w:sz w:val="24"/>
            <w:szCs w:val="24"/>
          </w:rPr>
          <w:t xml:space="preserve"> </w:t>
        </w:r>
      </w:ins>
    </w:p>
    <w:p w14:paraId="4FA2B884" w14:textId="77777777" w:rsidR="00EC2F26" w:rsidRDefault="00EC2F26" w:rsidP="00EC2F26">
      <w:pPr>
        <w:jc w:val="both"/>
        <w:rPr>
          <w:ins w:id="591" w:author="Alexandru Uicoabă" w:date="2022-06-16T09:51:00Z"/>
          <w:rFonts w:ascii="Times New Roman" w:hAnsi="Times New Roman" w:cs="Times New Roman"/>
          <w:sz w:val="24"/>
          <w:szCs w:val="24"/>
        </w:rPr>
      </w:pPr>
    </w:p>
    <w:p w14:paraId="308D7D64" w14:textId="77777777" w:rsidR="00EC2F26" w:rsidRDefault="00EC2F26" w:rsidP="00EC2F26">
      <w:pPr>
        <w:jc w:val="both"/>
        <w:rPr>
          <w:ins w:id="592" w:author="Alexandru Uicoabă" w:date="2022-06-16T09:51:00Z"/>
          <w:rFonts w:ascii="Times New Roman" w:hAnsi="Times New Roman" w:cs="Times New Roman"/>
          <w:sz w:val="24"/>
          <w:szCs w:val="24"/>
        </w:rPr>
      </w:pPr>
      <w:ins w:id="593" w:author="Alexandru Uicoabă" w:date="2022-06-16T09:51:00Z">
        <w:r>
          <w:rPr>
            <w:rFonts w:ascii="Times New Roman" w:hAnsi="Times New Roman" w:cs="Times New Roman"/>
            <w:sz w:val="24"/>
            <w:szCs w:val="24"/>
          </w:rPr>
          <w:t>OpenAI Gym</w:t>
        </w:r>
      </w:ins>
    </w:p>
    <w:p w14:paraId="3F102C36" w14:textId="4354D145" w:rsidR="00EC2F26" w:rsidRPr="007B1F64" w:rsidRDefault="00EC2F26" w:rsidP="00EC2F26">
      <w:pPr>
        <w:jc w:val="both"/>
        <w:rPr>
          <w:ins w:id="594" w:author="Alexandru Uicoabă" w:date="2022-06-16T09:51:00Z"/>
          <w:rFonts w:ascii="Times New Roman" w:hAnsi="Times New Roman" w:cs="Times New Roman"/>
          <w:sz w:val="24"/>
          <w:szCs w:val="24"/>
        </w:rPr>
      </w:pPr>
      <w:ins w:id="595" w:author="Alexandru Uicoabă" w:date="2022-06-16T09:51:00Z">
        <w:r>
          <w:rPr>
            <w:rFonts w:ascii="Times New Roman" w:hAnsi="Times New Roman" w:cs="Times New Roman"/>
            <w:sz w:val="24"/>
            <w:szCs w:val="24"/>
          </w:rPr>
          <w:tab/>
          <w:t>OpenAi Gym este un set de instrumente pentru cercetarea în domeniul de reinforcemenet learning. Aceasta include o colecție tot mai mare de probleme de referință care expun o interfață comună. Acesta se concentrează pe episoade. Scopul agentului este să maximiseze recompensa totală și de a atinge un nivel ridicat de performantă în cât mai puține episoade posibile.</w:t>
        </w:r>
        <w:r>
          <w:rPr>
            <w:rFonts w:ascii="Times New Roman" w:hAnsi="Times New Roman" w:cs="Times New Roman"/>
            <w:sz w:val="24"/>
            <w:szCs w:val="24"/>
          </w:rPr>
          <w:fldChar w:fldCharType="begin"/>
        </w:r>
      </w:ins>
      <w:r w:rsidR="00733C36">
        <w:rPr>
          <w:rFonts w:ascii="Times New Roman" w:hAnsi="Times New Roman" w:cs="Times New Roman"/>
          <w:sz w:val="24"/>
          <w:szCs w:val="24"/>
        </w:rPr>
        <w:instrText xml:space="preserve"> ADDIN ZOTERO_ITEM CSL_CITATION {"citationID":"sXsrjCMi","properties":{"formattedCitation":"[22]","plainCitation":"[22]","noteIndex":0},"citationItems":[{"id":287,"uris":["http://zotero.org/users/6649884/items/Z285RTD5"],"itemData":{"id":287,"type":"report","abstract":"OpenAI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instrText>
      </w:r>
      <w:ins w:id="596" w:author="Alexandru Uicoabă" w:date="2022-06-16T09:51:00Z">
        <w:r>
          <w:rPr>
            <w:rFonts w:ascii="Times New Roman" w:hAnsi="Times New Roman" w:cs="Times New Roman"/>
            <w:sz w:val="24"/>
            <w:szCs w:val="24"/>
          </w:rPr>
          <w:fldChar w:fldCharType="separate"/>
        </w:r>
      </w:ins>
      <w:r w:rsidR="00733C36" w:rsidRPr="00733C36">
        <w:rPr>
          <w:rFonts w:ascii="Times New Roman" w:hAnsi="Times New Roman" w:cs="Times New Roman"/>
          <w:sz w:val="24"/>
        </w:rPr>
        <w:t>[22]</w:t>
      </w:r>
      <w:ins w:id="597" w:author="Alexandru Uicoabă" w:date="2022-06-16T09:51:00Z">
        <w:r>
          <w:rPr>
            <w:rFonts w:ascii="Times New Roman" w:hAnsi="Times New Roman" w:cs="Times New Roman"/>
            <w:sz w:val="24"/>
            <w:szCs w:val="24"/>
          </w:rPr>
          <w:fldChar w:fldCharType="end"/>
        </w:r>
      </w:ins>
    </w:p>
    <w:p w14:paraId="6A7CE703" w14:textId="77777777" w:rsidR="00EC2F26" w:rsidRDefault="00EC2F26" w:rsidP="00EC2F26">
      <w:pPr>
        <w:rPr>
          <w:ins w:id="598" w:author="Alexandru Uicoabă" w:date="2022-06-16T09:51:00Z"/>
          <w:rFonts w:ascii="Times New Roman" w:hAnsi="Times New Roman" w:cs="Times New Roman"/>
          <w:sz w:val="24"/>
          <w:szCs w:val="24"/>
        </w:rPr>
      </w:pPr>
      <w:ins w:id="599" w:author="Alexandru Uicoabă" w:date="2022-06-16T09:51:00Z">
        <w:r>
          <w:rPr>
            <w:lang w:val="en-GB"/>
          </w:rPr>
          <w:lastRenderedPageBreak/>
          <w:tab/>
        </w:r>
        <w:r>
          <w:rPr>
            <w:rFonts w:ascii="Times New Roman" w:hAnsi="Times New Roman" w:cs="Times New Roman"/>
            <w:sz w:val="24"/>
            <w:szCs w:val="24"/>
          </w:rPr>
          <w:t>Datorită faptului că există deja o scenă care pune la dispoziție kartul și circuitul și am experiență în limbajul C#, s-a ales Unity pentru gestionarea jocului. Pentru partea de realizare a infrasctructurii de comunicare între Unity și scripturile Python se vor folosii soluțiile Anaconda și Flask API</w:t>
        </w:r>
      </w:ins>
    </w:p>
    <w:p w14:paraId="54B73E4C" w14:textId="77777777" w:rsidR="00EC2F26" w:rsidRDefault="00EC2F26" w:rsidP="00EC2F26">
      <w:pPr>
        <w:ind w:firstLine="720"/>
        <w:rPr>
          <w:ins w:id="600" w:author="Alexandru Uicoabă" w:date="2022-06-16T09:51:00Z"/>
          <w:lang w:val="en-GB"/>
        </w:rPr>
      </w:pPr>
      <w:ins w:id="601" w:author="Alexandru Uicoabă" w:date="2022-06-16T09:51:00Z">
        <w:r>
          <w:rPr>
            <w:rFonts w:ascii="Times New Roman" w:hAnsi="Times New Roman" w:cs="Times New Roman"/>
            <w:sz w:val="24"/>
            <w:szCs w:val="24"/>
          </w:rPr>
          <w:t>Pentru antrenarea agentului, pentru algoritmii de învățare automată se va folosi Scikit-Learn, deoarece are o documentație și o comunitate bine pusă la punct. Pentru partea de reinforcement learning se va utiliza OpenAI Gym, deoarece este ușor de folosit și puine la dispozițieo sumedenie de exemple din care te poți inspira.</w:t>
        </w:r>
      </w:ins>
    </w:p>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071CACB" w:rsidR="00D96A93" w:rsidRDefault="00D96A93" w:rsidP="000352C6">
      <w:pPr>
        <w:pStyle w:val="Titlu1"/>
        <w:jc w:val="center"/>
        <w:rPr>
          <w:ins w:id="602" w:author="Alexandru Uicoaba" w:date="2022-06-15T10:01:00Z"/>
          <w:rFonts w:ascii="Times New Roman" w:hAnsi="Times New Roman" w:cs="Times New Roman"/>
          <w:b/>
          <w:bCs/>
          <w:color w:val="auto"/>
        </w:rPr>
      </w:pPr>
      <w:bookmarkStart w:id="603" w:name="_Toc106268650"/>
      <w:r w:rsidRPr="000352C6">
        <w:rPr>
          <w:rFonts w:ascii="Times New Roman" w:hAnsi="Times New Roman" w:cs="Times New Roman"/>
          <w:b/>
          <w:bCs/>
          <w:color w:val="auto"/>
          <w:lang w:val="en-GB"/>
        </w:rPr>
        <w:t>Capitolul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Învățare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603"/>
    </w:p>
    <w:p w14:paraId="687D9DFE" w14:textId="609E082E" w:rsidR="00C433F3" w:rsidRDefault="00C433F3" w:rsidP="00C433F3">
      <w:pPr>
        <w:rPr>
          <w:ins w:id="604" w:author="Alexandru Uicoaba" w:date="2022-06-15T10:01:00Z"/>
        </w:rPr>
      </w:pPr>
    </w:p>
    <w:p w14:paraId="29ACB7DC" w14:textId="12073671" w:rsidR="00C433F3" w:rsidRPr="00774F82" w:rsidRDefault="00C433F3">
      <w:pPr>
        <w:rPr>
          <w:lang w:val="en-US"/>
          <w:rPrChange w:id="605" w:author="Alexandru Uicoaba" w:date="2022-06-15T11:00:00Z">
            <w:rPr>
              <w:rFonts w:ascii="Times New Roman" w:hAnsi="Times New Roman" w:cs="Times New Roman"/>
              <w:b/>
              <w:bCs/>
              <w:color w:val="auto"/>
            </w:rPr>
          </w:rPrChange>
        </w:rPr>
        <w:pPrChange w:id="606" w:author="Alexandru Uicoaba" w:date="2022-06-15T10:01:00Z">
          <w:pPr>
            <w:pStyle w:val="Titlu1"/>
            <w:jc w:val="center"/>
          </w:pPr>
        </w:pPrChange>
      </w:pPr>
      <w:ins w:id="607" w:author="Alexandru Uicoaba" w:date="2022-06-15T10:01:00Z">
        <w:r>
          <w:tab/>
          <w:t xml:space="preserve">În cadrul acestui capitol, se prezintă </w:t>
        </w:r>
      </w:ins>
      <w:ins w:id="608" w:author="Alexandru Uicoaba" w:date="2022-06-15T10:14:00Z">
        <w:r w:rsidR="00336E96">
          <w:rPr>
            <w:lang w:val="en-US"/>
          </w:rPr>
          <w:t xml:space="preserve">concepte teoretice de </w:t>
        </w:r>
        <w:r w:rsidR="00336E96">
          <w:t>învățare automă, se face o clasificare a acestora</w:t>
        </w:r>
      </w:ins>
      <w:ins w:id="609" w:author="Alexandru Uicoaba" w:date="2022-06-15T11:00:00Z">
        <w:r w:rsidR="00774F82">
          <w:t xml:space="preserve"> după mod</w:t>
        </w:r>
      </w:ins>
      <w:ins w:id="610" w:author="Alexandru Uicoaba" w:date="2022-06-15T11:01:00Z">
        <w:r w:rsidR="00774F82">
          <w:t>ul de antrenare și se prezintă soluțiile software folosite pentru realizarea experimentului.</w:t>
        </w:r>
      </w:ins>
    </w:p>
    <w:p w14:paraId="665C7CA8" w14:textId="77777777" w:rsidR="000352C6" w:rsidRPr="000352C6" w:rsidRDefault="000352C6" w:rsidP="000352C6"/>
    <w:p w14:paraId="0DF79663" w14:textId="3383D70D" w:rsidR="00CA2B21" w:rsidRDefault="000352C6" w:rsidP="000352C6">
      <w:pPr>
        <w:pStyle w:val="Titlu2"/>
        <w:rPr>
          <w:rFonts w:ascii="Times New Roman" w:hAnsi="Times New Roman" w:cs="Times New Roman"/>
          <w:b/>
          <w:bCs/>
          <w:color w:val="auto"/>
          <w:sz w:val="28"/>
          <w:szCs w:val="28"/>
          <w:lang w:val="en-GB"/>
        </w:rPr>
      </w:pPr>
      <w:bookmarkStart w:id="611" w:name="_Toc106268651"/>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611"/>
    </w:p>
    <w:p w14:paraId="63DDD9A0" w14:textId="77777777" w:rsidR="000352C6" w:rsidRPr="000352C6" w:rsidRDefault="000352C6" w:rsidP="000352C6">
      <w:pPr>
        <w:rPr>
          <w:lang w:val="en-GB"/>
        </w:rPr>
      </w:pPr>
    </w:p>
    <w:p w14:paraId="63B41D05" w14:textId="51634771"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este un domeniu </w:t>
      </w:r>
      <w:del w:id="612" w:author="Bogdan Dragulescu" w:date="2022-06-14T12:02:00Z">
        <w:r w:rsidRPr="00C93AAA" w:rsidDel="00742111">
          <w:rPr>
            <w:rFonts w:ascii="Times New Roman" w:hAnsi="Times New Roman" w:cs="Times New Roman"/>
            <w:sz w:val="24"/>
            <w:szCs w:val="24"/>
            <w:lang w:val="en-GB"/>
          </w:rPr>
          <w:delText xml:space="preserve">foarte </w:delText>
        </w:r>
      </w:del>
      <w:r w:rsidRPr="00C93AAA">
        <w:rPr>
          <w:rFonts w:ascii="Times New Roman" w:hAnsi="Times New Roman" w:cs="Times New Roman"/>
          <w:sz w:val="24"/>
          <w:szCs w:val="24"/>
          <w:lang w:val="en-GB"/>
        </w:rPr>
        <w:t>de actualitate în zilele noastre, fie că vorbim de domenii precum Automotive, Cyber Security, Data Sience,</w:t>
      </w:r>
      <w:r w:rsidR="002D2CAC" w:rsidRPr="00C93AAA">
        <w:rPr>
          <w:rFonts w:ascii="Times New Roman" w:hAnsi="Times New Roman" w:cs="Times New Roman"/>
          <w:sz w:val="24"/>
          <w:szCs w:val="24"/>
          <w:lang w:val="en-GB"/>
        </w:rPr>
        <w:t xml:space="preserve"> detecții de imagini,</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punct de vedere al definiților, am expus mai jos două dintre ele</w:t>
      </w:r>
      <w:r w:rsidR="0068010A">
        <w:fldChar w:fldCharType="begin"/>
      </w:r>
      <w:r w:rsidR="00733C36">
        <w:instrText xml:space="preserve"> ADDIN ZOTERO_ITEM CSL_CITATION {"citationID":"HVVncBUc","properties":{"formattedCitation":"[23]","plainCitation":"[23]","noteIndex":0},"citationItems":[{"id":282,"uris":["http://zotero.org/users/6649884/items/FGFWVNXR"],"itemData":{"id":282,"type":"book","edition":"2nd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733C36" w:rsidRPr="00733C36">
        <w:rPr>
          <w:rFonts w:ascii="Calibri" w:hAnsi="Calibri" w:cs="Calibri"/>
        </w:rPr>
        <w:t>[23]</w:t>
      </w:r>
      <w:r w:rsidR="0068010A">
        <w:fldChar w:fldCharType="end"/>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200CDB2E"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O defini</w:t>
      </w:r>
      <w:r w:rsidRPr="00C93AAA">
        <w:rPr>
          <w:rFonts w:ascii="Times New Roman" w:hAnsi="Times New Roman" w:cs="Times New Roman"/>
          <w:sz w:val="24"/>
          <w:szCs w:val="24"/>
        </w:rPr>
        <w:t>ție mai generală a machine learning este următoarea</w:t>
      </w:r>
      <w:r w:rsidR="0068010A" w:rsidRPr="00C93AAA">
        <w:rPr>
          <w:rFonts w:ascii="Times New Roman" w:hAnsi="Times New Roman" w:cs="Times New Roman"/>
          <w:sz w:val="24"/>
          <w:szCs w:val="24"/>
        </w:rPr>
        <w:fldChar w:fldCharType="begin"/>
      </w:r>
      <w:r w:rsidR="00733C36">
        <w:rPr>
          <w:rFonts w:ascii="Times New Roman" w:hAnsi="Times New Roman" w:cs="Times New Roman"/>
          <w:sz w:val="24"/>
          <w:szCs w:val="24"/>
        </w:rPr>
        <w:instrText xml:space="preserve"> ADDIN ZOTERO_ITEM CSL_CITATION {"citationID":"3nwc1QER","properties":{"formattedCitation":"[23]","plainCitation":"[23]","noteIndex":0},"citationItems":[{"id":282,"uris":["http://zotero.org/users/6649884/items/FGFWVNXR"],"itemData":{"id":282,"type":"book","edition":"2nd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C93AAA">
        <w:rPr>
          <w:rFonts w:ascii="Times New Roman" w:hAnsi="Times New Roman" w:cs="Times New Roman"/>
          <w:sz w:val="24"/>
          <w:szCs w:val="24"/>
        </w:rPr>
        <w:fldChar w:fldCharType="separate"/>
      </w:r>
      <w:r w:rsidR="00733C36" w:rsidRPr="00733C36">
        <w:rPr>
          <w:rFonts w:ascii="Times New Roman" w:hAnsi="Times New Roman" w:cs="Times New Roman"/>
          <w:sz w:val="24"/>
        </w:rPr>
        <w:t>[23]</w:t>
      </w:r>
      <w:r w:rsidR="0068010A" w:rsidRPr="00C93AAA">
        <w:rPr>
          <w:rFonts w:ascii="Times New Roman" w:hAnsi="Times New Roman" w:cs="Times New Roman"/>
          <w:sz w:val="24"/>
          <w:szCs w:val="24"/>
        </w:rPr>
        <w:fldChar w:fldCharType="end"/>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Machine learning-ul este domeniul de studiu care oferă abilitatea calculatoarelor să învețe fară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și o definiție orietată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lastRenderedPageBreak/>
        <w:t xml:space="preserve">Unui program software îi este spus să învețe din experiența E respectând niște cerințe C </w:t>
      </w:r>
      <w:r w:rsidR="00B20EB8" w:rsidRPr="00C93AAA">
        <w:rPr>
          <w:rFonts w:ascii="Times New Roman" w:hAnsi="Times New Roman" w:cs="Times New Roman"/>
          <w:sz w:val="24"/>
          <w:szCs w:val="24"/>
        </w:rPr>
        <w:t>și având niște unități de măsură a performanței P. Dacă performanțele respectă cerințele C, măsurate în P, atunci programul software își îmbunătățește experiența E. (Tom Mitchel</w:t>
      </w:r>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0896C58" w:rsidR="002D2CAC" w:rsidRPr="00C93AAA" w:rsidDel="00016C92" w:rsidRDefault="00016C92" w:rsidP="00C93AAA">
      <w:pPr>
        <w:ind w:left="720"/>
        <w:jc w:val="both"/>
        <w:rPr>
          <w:del w:id="613" w:author="Alexandru Uicoabă" w:date="2022-06-16T10:20:00Z"/>
          <w:rFonts w:ascii="Times New Roman" w:hAnsi="Times New Roman" w:cs="Times New Roman"/>
          <w:sz w:val="24"/>
          <w:szCs w:val="24"/>
        </w:rPr>
      </w:pPr>
      <w:ins w:id="614" w:author="Alexandru Uicoabă" w:date="2022-06-16T10:20:00Z">
        <w:r>
          <w:rPr>
            <w:rFonts w:ascii="Times New Roman" w:hAnsi="Times New Roman" w:cs="Times New Roman"/>
            <w:sz w:val="24"/>
            <w:szCs w:val="24"/>
          </w:rPr>
          <w:t>Mai jos sunt prezentate cele principalele sisteme de învățare automată după modul de antrenare al acestora.</w:t>
        </w:r>
      </w:ins>
      <w:commentRangeStart w:id="615"/>
      <w:commentRangeStart w:id="616"/>
      <w:commentRangeStart w:id="617"/>
      <w:del w:id="618" w:author="Alexandru Uicoabă" w:date="2022-06-16T10:20:00Z">
        <w:r w:rsidR="002D2CAC" w:rsidRPr="00C93AAA" w:rsidDel="00016C92">
          <w:rPr>
            <w:rFonts w:ascii="Times New Roman" w:hAnsi="Times New Roman" w:cs="Times New Roman"/>
            <w:sz w:val="24"/>
            <w:szCs w:val="24"/>
          </w:rPr>
          <w:delText>Clasificarea sistemelor de Machine Learning</w:delText>
        </w:r>
      </w:del>
    </w:p>
    <w:p w14:paraId="206AA8D6" w14:textId="55CE2734" w:rsidR="002D2CAC" w:rsidRPr="00C93AAA" w:rsidDel="00016C92" w:rsidRDefault="002D2CAC" w:rsidP="00C93AAA">
      <w:pPr>
        <w:ind w:left="720"/>
        <w:jc w:val="both"/>
        <w:rPr>
          <w:del w:id="619" w:author="Alexandru Uicoabă" w:date="2022-06-16T10:20:00Z"/>
          <w:rFonts w:ascii="Times New Roman" w:hAnsi="Times New Roman" w:cs="Times New Roman"/>
          <w:sz w:val="24"/>
          <w:szCs w:val="24"/>
          <w:lang w:val="en-GB"/>
        </w:rPr>
      </w:pPr>
      <w:del w:id="620" w:author="Alexandru Uicoabă" w:date="2022-06-16T10:20:00Z">
        <w:r w:rsidRPr="00C93AAA" w:rsidDel="00016C92">
          <w:rPr>
            <w:rFonts w:ascii="Times New Roman" w:hAnsi="Times New Roman" w:cs="Times New Roman"/>
            <w:sz w:val="24"/>
            <w:szCs w:val="24"/>
          </w:rPr>
          <w:delText>Există mai multe clasificări a sistemelor de ML (Machine Learning) avem următoarele clasificăr</w:delText>
        </w:r>
        <w:r w:rsidR="00AB6883" w:rsidDel="00016C92">
          <w:rPr>
            <w:rFonts w:ascii="Times New Roman" w:hAnsi="Times New Roman" w:cs="Times New Roman"/>
            <w:sz w:val="24"/>
            <w:szCs w:val="24"/>
          </w:rPr>
          <w:delText>i</w:delText>
        </w:r>
        <w:r w:rsidR="0068010A" w:rsidDel="00016C92">
          <w:fldChar w:fldCharType="begin"/>
        </w:r>
        <w:r w:rsidR="00C433C8" w:rsidDel="00016C92">
          <w:delInstrText xml:space="preserve"> ADDIN ZOTERO_ITEM CSL_CITATION {"citationID":"VWUAUbPd","properties":{"formattedCitation":"[16]","plainCitation":"[16]","noteIndex":0},"citationItems":[{"id":282,"uris":["http://zotero.org/users/6649884/items/FGFWVNXR"],"itemData":{"id":282,"type":"book","edition":"2nd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delInstrText>
        </w:r>
        <w:r w:rsidR="0068010A" w:rsidDel="00016C92">
          <w:fldChar w:fldCharType="separate"/>
        </w:r>
        <w:r w:rsidR="00C433C8" w:rsidRPr="00C433C8" w:rsidDel="00016C92">
          <w:rPr>
            <w:rFonts w:ascii="Calibri" w:hAnsi="Calibri" w:cs="Calibri"/>
          </w:rPr>
          <w:delText>[16]</w:delText>
        </w:r>
        <w:r w:rsidR="0068010A" w:rsidDel="00016C92">
          <w:fldChar w:fldCharType="end"/>
        </w:r>
        <w:r w:rsidRPr="00C93AAA" w:rsidDel="00016C92">
          <w:rPr>
            <w:rFonts w:ascii="Times New Roman" w:hAnsi="Times New Roman" w:cs="Times New Roman"/>
            <w:sz w:val="24"/>
            <w:szCs w:val="24"/>
            <w:lang w:val="en-GB"/>
          </w:rPr>
          <w:delText>:</w:delText>
        </w:r>
      </w:del>
    </w:p>
    <w:p w14:paraId="6747BFC9" w14:textId="30A19CD3" w:rsidR="002D2CAC" w:rsidRPr="00C93AAA" w:rsidDel="00016C92" w:rsidRDefault="002D2CAC" w:rsidP="00C93AAA">
      <w:pPr>
        <w:pStyle w:val="Listparagraf"/>
        <w:numPr>
          <w:ilvl w:val="0"/>
          <w:numId w:val="10"/>
        </w:numPr>
        <w:jc w:val="both"/>
        <w:rPr>
          <w:del w:id="621" w:author="Alexandru Uicoabă" w:date="2022-06-16T10:20:00Z"/>
          <w:rFonts w:ascii="Times New Roman" w:hAnsi="Times New Roman" w:cs="Times New Roman"/>
          <w:sz w:val="24"/>
          <w:szCs w:val="24"/>
          <w:lang w:val="en-GB"/>
        </w:rPr>
      </w:pPr>
      <w:del w:id="622" w:author="Alexandru Uicoabă" w:date="2022-06-16T10:20:00Z">
        <w:r w:rsidRPr="00C93AAA" w:rsidDel="00016C92">
          <w:rPr>
            <w:rFonts w:ascii="Times New Roman" w:hAnsi="Times New Roman" w:cs="Times New Roman"/>
            <w:sz w:val="24"/>
            <w:szCs w:val="24"/>
            <w:lang w:val="en-GB"/>
          </w:rPr>
          <w:delText>Modul de antrenare a sistemelor:</w:delText>
        </w:r>
      </w:del>
    </w:p>
    <w:p w14:paraId="532C6573" w14:textId="083DF3FE" w:rsidR="002D2CAC" w:rsidRPr="00C93AAA" w:rsidDel="00016C92" w:rsidRDefault="002D2CAC" w:rsidP="00C93AAA">
      <w:pPr>
        <w:pStyle w:val="Listparagraf"/>
        <w:numPr>
          <w:ilvl w:val="0"/>
          <w:numId w:val="2"/>
        </w:numPr>
        <w:jc w:val="both"/>
        <w:rPr>
          <w:del w:id="623" w:author="Alexandru Uicoabă" w:date="2022-06-16T10:20:00Z"/>
          <w:rFonts w:ascii="Times New Roman" w:hAnsi="Times New Roman" w:cs="Times New Roman"/>
          <w:sz w:val="24"/>
          <w:szCs w:val="24"/>
          <w:lang w:val="en-GB"/>
        </w:rPr>
      </w:pPr>
      <w:del w:id="624" w:author="Alexandru Uicoabă" w:date="2022-06-16T10:20:00Z">
        <w:r w:rsidRPr="00C93AAA" w:rsidDel="00016C92">
          <w:rPr>
            <w:rFonts w:ascii="Times New Roman" w:hAnsi="Times New Roman" w:cs="Times New Roman"/>
            <w:sz w:val="24"/>
            <w:szCs w:val="24"/>
          </w:rPr>
          <w:delText xml:space="preserve">Sisteme </w:delText>
        </w:r>
        <w:r w:rsidR="008E120D" w:rsidRPr="00C93AAA" w:rsidDel="00016C92">
          <w:rPr>
            <w:rFonts w:ascii="Times New Roman" w:hAnsi="Times New Roman" w:cs="Times New Roman"/>
            <w:sz w:val="24"/>
            <w:szCs w:val="24"/>
          </w:rPr>
          <w:delText>supravegheate</w:delText>
        </w:r>
      </w:del>
    </w:p>
    <w:p w14:paraId="7B94BC4C" w14:textId="7279756A" w:rsidR="002D2CAC" w:rsidRPr="00C93AAA" w:rsidDel="00016C92" w:rsidRDefault="002D2CAC" w:rsidP="00C93AAA">
      <w:pPr>
        <w:pStyle w:val="Listparagraf"/>
        <w:numPr>
          <w:ilvl w:val="0"/>
          <w:numId w:val="2"/>
        </w:numPr>
        <w:jc w:val="both"/>
        <w:rPr>
          <w:del w:id="625" w:author="Alexandru Uicoabă" w:date="2022-06-16T10:20:00Z"/>
          <w:rFonts w:ascii="Times New Roman" w:hAnsi="Times New Roman" w:cs="Times New Roman"/>
          <w:sz w:val="24"/>
          <w:szCs w:val="24"/>
          <w:lang w:val="en-GB"/>
        </w:rPr>
      </w:pPr>
      <w:del w:id="626" w:author="Alexandru Uicoabă" w:date="2022-06-16T10:20:00Z">
        <w:r w:rsidRPr="00C93AAA" w:rsidDel="00016C92">
          <w:rPr>
            <w:rFonts w:ascii="Times New Roman" w:hAnsi="Times New Roman" w:cs="Times New Roman"/>
            <w:sz w:val="24"/>
            <w:szCs w:val="24"/>
          </w:rPr>
          <w:delText xml:space="preserve">Sisteme </w:delText>
        </w:r>
        <w:r w:rsidR="008E120D" w:rsidRPr="00C93AAA" w:rsidDel="00016C92">
          <w:rPr>
            <w:rFonts w:ascii="Times New Roman" w:hAnsi="Times New Roman" w:cs="Times New Roman"/>
            <w:sz w:val="24"/>
            <w:szCs w:val="24"/>
          </w:rPr>
          <w:delText>nesupravegheate</w:delText>
        </w:r>
      </w:del>
    </w:p>
    <w:p w14:paraId="229F7884" w14:textId="792E165B" w:rsidR="002D2CAC" w:rsidRPr="00C93AAA" w:rsidDel="00016C92" w:rsidRDefault="002D2CAC" w:rsidP="00C93AAA">
      <w:pPr>
        <w:pStyle w:val="Listparagraf"/>
        <w:numPr>
          <w:ilvl w:val="0"/>
          <w:numId w:val="2"/>
        </w:numPr>
        <w:jc w:val="both"/>
        <w:rPr>
          <w:del w:id="627" w:author="Alexandru Uicoabă" w:date="2022-06-16T10:20:00Z"/>
          <w:rFonts w:ascii="Times New Roman" w:hAnsi="Times New Roman" w:cs="Times New Roman"/>
          <w:sz w:val="24"/>
          <w:szCs w:val="24"/>
          <w:lang w:val="en-GB"/>
        </w:rPr>
      </w:pPr>
      <w:del w:id="628" w:author="Alexandru Uicoabă" w:date="2022-06-16T10:20:00Z">
        <w:r w:rsidRPr="00C93AAA" w:rsidDel="00016C92">
          <w:rPr>
            <w:rFonts w:ascii="Times New Roman" w:hAnsi="Times New Roman" w:cs="Times New Roman"/>
            <w:sz w:val="24"/>
            <w:szCs w:val="24"/>
          </w:rPr>
          <w:delText>Sisteme semi-</w:delText>
        </w:r>
        <w:r w:rsidR="008E120D" w:rsidRPr="00C93AAA" w:rsidDel="00016C92">
          <w:rPr>
            <w:rFonts w:ascii="Times New Roman" w:hAnsi="Times New Roman" w:cs="Times New Roman"/>
            <w:sz w:val="24"/>
            <w:szCs w:val="24"/>
          </w:rPr>
          <w:delText xml:space="preserve"> supravegheate</w:delText>
        </w:r>
      </w:del>
    </w:p>
    <w:p w14:paraId="24529672" w14:textId="7AE535CB" w:rsidR="002D2CAC" w:rsidRPr="00C93AAA" w:rsidDel="00016C92" w:rsidRDefault="002D2CAC" w:rsidP="00C93AAA">
      <w:pPr>
        <w:pStyle w:val="Listparagraf"/>
        <w:numPr>
          <w:ilvl w:val="0"/>
          <w:numId w:val="2"/>
        </w:numPr>
        <w:jc w:val="both"/>
        <w:rPr>
          <w:del w:id="629" w:author="Alexandru Uicoabă" w:date="2022-06-16T10:20:00Z"/>
          <w:rFonts w:ascii="Times New Roman" w:hAnsi="Times New Roman" w:cs="Times New Roman"/>
          <w:sz w:val="24"/>
          <w:szCs w:val="24"/>
          <w:lang w:val="en-GB"/>
        </w:rPr>
      </w:pPr>
      <w:del w:id="630" w:author="Alexandru Uicoabă" w:date="2022-06-16T10:20:00Z">
        <w:r w:rsidRPr="00C93AAA" w:rsidDel="00016C92">
          <w:rPr>
            <w:rFonts w:ascii="Times New Roman" w:hAnsi="Times New Roman" w:cs="Times New Roman"/>
            <w:sz w:val="24"/>
            <w:szCs w:val="24"/>
          </w:rPr>
          <w:delText>Reinforcement Learning</w:delText>
        </w:r>
      </w:del>
    </w:p>
    <w:p w14:paraId="229806A0" w14:textId="2D0D76BB" w:rsidR="002D2CAC" w:rsidRPr="00C93AAA" w:rsidDel="00016C92" w:rsidRDefault="002D2CAC" w:rsidP="00C93AAA">
      <w:pPr>
        <w:pStyle w:val="Listparagraf"/>
        <w:numPr>
          <w:ilvl w:val="0"/>
          <w:numId w:val="10"/>
        </w:numPr>
        <w:jc w:val="both"/>
        <w:rPr>
          <w:del w:id="631" w:author="Alexandru Uicoabă" w:date="2022-06-16T10:20:00Z"/>
          <w:rFonts w:ascii="Times New Roman" w:hAnsi="Times New Roman" w:cs="Times New Roman"/>
          <w:sz w:val="24"/>
          <w:szCs w:val="24"/>
          <w:lang w:val="en-GB"/>
        </w:rPr>
      </w:pPr>
      <w:del w:id="632" w:author="Alexandru Uicoabă" w:date="2022-06-16T10:20:00Z">
        <w:r w:rsidRPr="00C93AAA" w:rsidDel="00016C92">
          <w:rPr>
            <w:rFonts w:ascii="Times New Roman" w:hAnsi="Times New Roman" w:cs="Times New Roman"/>
            <w:sz w:val="24"/>
            <w:szCs w:val="24"/>
            <w:lang w:val="en-GB"/>
          </w:rPr>
          <w:delText>Modul de învățare</w:delText>
        </w:r>
      </w:del>
    </w:p>
    <w:p w14:paraId="193D68D0" w14:textId="645A0043" w:rsidR="002D2CAC" w:rsidRPr="00C93AAA" w:rsidDel="00016C92" w:rsidRDefault="005B1C1D" w:rsidP="00C93AAA">
      <w:pPr>
        <w:pStyle w:val="Listparagraf"/>
        <w:numPr>
          <w:ilvl w:val="0"/>
          <w:numId w:val="2"/>
        </w:numPr>
        <w:jc w:val="both"/>
        <w:rPr>
          <w:del w:id="633" w:author="Alexandru Uicoabă" w:date="2022-06-16T10:20:00Z"/>
          <w:rFonts w:ascii="Times New Roman" w:hAnsi="Times New Roman" w:cs="Times New Roman"/>
          <w:sz w:val="24"/>
          <w:szCs w:val="24"/>
          <w:lang w:val="en-GB"/>
        </w:rPr>
      </w:pPr>
      <w:del w:id="634" w:author="Alexandru Uicoabă" w:date="2022-06-16T10:20:00Z">
        <w:r w:rsidRPr="00C93AAA" w:rsidDel="00016C92">
          <w:rPr>
            <w:rFonts w:ascii="Times New Roman" w:hAnsi="Times New Roman" w:cs="Times New Roman"/>
            <w:sz w:val="24"/>
            <w:szCs w:val="24"/>
            <w:lang w:val="en-GB"/>
          </w:rPr>
          <w:delText>Online prediction</w:delText>
        </w:r>
      </w:del>
    </w:p>
    <w:p w14:paraId="5AF3B08E" w14:textId="29A98A78" w:rsidR="008E120D" w:rsidRPr="00C93AAA" w:rsidDel="00016C92" w:rsidRDefault="005B1C1D" w:rsidP="00C93AAA">
      <w:pPr>
        <w:pStyle w:val="Listparagraf"/>
        <w:numPr>
          <w:ilvl w:val="0"/>
          <w:numId w:val="2"/>
        </w:numPr>
        <w:jc w:val="both"/>
        <w:rPr>
          <w:del w:id="635" w:author="Alexandru Uicoabă" w:date="2022-06-16T10:20:00Z"/>
          <w:rFonts w:ascii="Times New Roman" w:hAnsi="Times New Roman" w:cs="Times New Roman"/>
          <w:sz w:val="24"/>
          <w:szCs w:val="24"/>
          <w:lang w:val="en-GB"/>
        </w:rPr>
      </w:pPr>
      <w:del w:id="636" w:author="Alexandru Uicoabă" w:date="2022-06-16T10:20:00Z">
        <w:r w:rsidRPr="00C93AAA" w:rsidDel="00016C92">
          <w:rPr>
            <w:rFonts w:ascii="Times New Roman" w:hAnsi="Times New Roman" w:cs="Times New Roman"/>
            <w:sz w:val="24"/>
            <w:szCs w:val="24"/>
            <w:lang w:val="en-GB"/>
          </w:rPr>
          <w:delText>Batch prediction</w:delText>
        </w:r>
        <w:commentRangeEnd w:id="615"/>
        <w:r w:rsidR="00742111" w:rsidDel="00016C92">
          <w:rPr>
            <w:rStyle w:val="Referincomentariu"/>
          </w:rPr>
          <w:commentReference w:id="615"/>
        </w:r>
      </w:del>
      <w:commentRangeEnd w:id="616"/>
      <w:r w:rsidR="001C5EB1">
        <w:rPr>
          <w:rStyle w:val="Referincomentariu"/>
        </w:rPr>
        <w:commentReference w:id="616"/>
      </w:r>
      <w:commentRangeEnd w:id="617"/>
      <w:r w:rsidR="001C5EB1">
        <w:rPr>
          <w:rStyle w:val="Referincomentariu"/>
        </w:rPr>
        <w:commentReference w:id="617"/>
      </w:r>
    </w:p>
    <w:p w14:paraId="5B13ED40" w14:textId="2324BCBB" w:rsidR="000352C6" w:rsidRDefault="000352C6" w:rsidP="000352C6">
      <w:pPr>
        <w:pStyle w:val="Listparagraf"/>
        <w:ind w:left="1080"/>
        <w:rPr>
          <w:lang w:val="en-GB"/>
        </w:rPr>
      </w:pPr>
    </w:p>
    <w:p w14:paraId="536918E4" w14:textId="3E80D35F" w:rsidR="00521892" w:rsidRDefault="00521892" w:rsidP="000352C6">
      <w:pPr>
        <w:pStyle w:val="Listparagraf"/>
        <w:ind w:left="1080"/>
        <w:rPr>
          <w:lang w:val="en-GB"/>
        </w:rPr>
      </w:pPr>
    </w:p>
    <w:p w14:paraId="6F39CB6F" w14:textId="537AE438" w:rsidR="00521892" w:rsidRDefault="00521892" w:rsidP="000352C6">
      <w:pPr>
        <w:pStyle w:val="Listparagraf"/>
        <w:ind w:left="1080"/>
        <w:rPr>
          <w:lang w:val="en-GB"/>
        </w:rPr>
      </w:pPr>
    </w:p>
    <w:p w14:paraId="2C921854" w14:textId="126AFF39" w:rsidR="00521892" w:rsidRDefault="00521892" w:rsidP="000352C6">
      <w:pPr>
        <w:pStyle w:val="Listparagraf"/>
        <w:ind w:left="1080"/>
        <w:rPr>
          <w:lang w:val="en-GB"/>
        </w:rPr>
      </w:pPr>
    </w:p>
    <w:p w14:paraId="2DCDEC46" w14:textId="48FAB787" w:rsidR="00521892" w:rsidRDefault="00521892" w:rsidP="000352C6">
      <w:pPr>
        <w:pStyle w:val="Listparagraf"/>
        <w:ind w:left="1080"/>
        <w:rPr>
          <w:lang w:val="en-GB"/>
        </w:rPr>
      </w:pPr>
    </w:p>
    <w:p w14:paraId="555F91AE" w14:textId="27E11FE2" w:rsidR="00521892" w:rsidRDefault="00521892" w:rsidP="000352C6">
      <w:pPr>
        <w:pStyle w:val="Listparagraf"/>
        <w:ind w:left="1080"/>
        <w:rPr>
          <w:lang w:val="en-GB"/>
        </w:rPr>
      </w:pPr>
    </w:p>
    <w:p w14:paraId="0290E511" w14:textId="04A60619" w:rsidR="00521892" w:rsidRDefault="00521892" w:rsidP="000352C6">
      <w:pPr>
        <w:pStyle w:val="Listparagraf"/>
        <w:ind w:left="1080"/>
        <w:rPr>
          <w:lang w:val="en-GB"/>
        </w:rPr>
      </w:pPr>
    </w:p>
    <w:p w14:paraId="70449904" w14:textId="1BD55DA6" w:rsidR="00521892" w:rsidRDefault="00521892" w:rsidP="000352C6">
      <w:pPr>
        <w:pStyle w:val="Listparagraf"/>
        <w:ind w:left="1080"/>
        <w:rPr>
          <w:lang w:val="en-GB"/>
        </w:rPr>
      </w:pPr>
    </w:p>
    <w:p w14:paraId="63765908" w14:textId="77777777" w:rsidR="00AB6883" w:rsidRDefault="00AB6883" w:rsidP="000352C6">
      <w:pPr>
        <w:pStyle w:val="Listparagraf"/>
        <w:ind w:left="1080"/>
        <w:rPr>
          <w:lang w:val="en-GB"/>
        </w:rPr>
      </w:pPr>
    </w:p>
    <w:p w14:paraId="67D72302" w14:textId="7F7CB4BF" w:rsidR="008E120D" w:rsidRPr="000352C6" w:rsidRDefault="000352C6" w:rsidP="000352C6">
      <w:pPr>
        <w:pStyle w:val="Titlu3"/>
        <w:rPr>
          <w:rFonts w:ascii="Times New Roman" w:hAnsi="Times New Roman" w:cs="Times New Roman"/>
          <w:b/>
          <w:bCs/>
          <w:color w:val="auto"/>
          <w:sz w:val="28"/>
          <w:szCs w:val="28"/>
          <w:lang w:val="en-GB"/>
        </w:rPr>
      </w:pPr>
      <w:bookmarkStart w:id="637" w:name="_Toc106268652"/>
      <w:r w:rsidRPr="000352C6">
        <w:rPr>
          <w:rFonts w:ascii="Times New Roman" w:hAnsi="Times New Roman" w:cs="Times New Roman"/>
          <w:b/>
          <w:bCs/>
          <w:color w:val="auto"/>
          <w:sz w:val="28"/>
          <w:szCs w:val="28"/>
          <w:lang w:val="en-GB"/>
        </w:rPr>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ins w:id="638" w:author="Alexandru Uicoabă" w:date="2022-06-16T10:21:00Z">
        <w:r w:rsidR="003E518B">
          <w:rPr>
            <w:rFonts w:ascii="Times New Roman" w:hAnsi="Times New Roman" w:cs="Times New Roman"/>
            <w:b/>
            <w:bCs/>
            <w:color w:val="auto"/>
            <w:sz w:val="28"/>
            <w:szCs w:val="28"/>
            <w:lang w:val="en-GB"/>
          </w:rPr>
          <w:t>Învățare automat</w:t>
        </w:r>
      </w:ins>
      <w:ins w:id="639" w:author="Alexandru Uicoabă" w:date="2022-06-16T10:23:00Z">
        <w:r w:rsidR="00322BFC">
          <w:rPr>
            <w:rFonts w:ascii="Times New Roman" w:hAnsi="Times New Roman" w:cs="Times New Roman"/>
            <w:b/>
            <w:bCs/>
            <w:color w:val="auto"/>
            <w:sz w:val="28"/>
            <w:szCs w:val="28"/>
            <w:lang w:val="en-GB"/>
          </w:rPr>
          <w:t>ă</w:t>
        </w:r>
      </w:ins>
      <w:ins w:id="640" w:author="Alexandru Uicoabă" w:date="2022-06-16T10:21:00Z">
        <w:r w:rsidR="003E518B">
          <w:rPr>
            <w:rFonts w:ascii="Times New Roman" w:hAnsi="Times New Roman" w:cs="Times New Roman"/>
            <w:b/>
            <w:bCs/>
            <w:color w:val="auto"/>
            <w:sz w:val="28"/>
            <w:szCs w:val="28"/>
            <w:lang w:val="en-GB"/>
          </w:rPr>
          <w:t xml:space="preserve"> nesuprav</w:t>
        </w:r>
        <w:r w:rsidR="002B7DB0">
          <w:rPr>
            <w:rFonts w:ascii="Times New Roman" w:hAnsi="Times New Roman" w:cs="Times New Roman"/>
            <w:b/>
            <w:bCs/>
            <w:color w:val="auto"/>
            <w:sz w:val="28"/>
            <w:szCs w:val="28"/>
            <w:lang w:val="en-GB"/>
          </w:rPr>
          <w:t>egheată (Unsupervised ML)</w:t>
        </w:r>
      </w:ins>
      <w:del w:id="641" w:author="Alexandru Uicoabă" w:date="2022-06-16T10:20:00Z">
        <w:r w:rsidR="008E120D" w:rsidRPr="000352C6" w:rsidDel="003E518B">
          <w:rPr>
            <w:rFonts w:ascii="Times New Roman" w:hAnsi="Times New Roman" w:cs="Times New Roman"/>
            <w:b/>
            <w:bCs/>
            <w:color w:val="auto"/>
            <w:sz w:val="28"/>
            <w:szCs w:val="28"/>
            <w:lang w:val="en-GB"/>
          </w:rPr>
          <w:delText>Unsupervised ML</w:delText>
        </w:r>
      </w:del>
      <w:bookmarkEnd w:id="637"/>
    </w:p>
    <w:p w14:paraId="3FA12496" w14:textId="77777777" w:rsidR="000352C6" w:rsidRDefault="008E120D" w:rsidP="008E120D">
      <w:pPr>
        <w:rPr>
          <w:lang w:val="en-GB"/>
        </w:rPr>
      </w:pPr>
      <w:r>
        <w:rPr>
          <w:lang w:val="en-GB"/>
        </w:rPr>
        <w:tab/>
      </w:r>
    </w:p>
    <w:p w14:paraId="0A84652E" w14:textId="6203F741" w:rsidR="008E120D" w:rsidRPr="00C93AAA" w:rsidRDefault="008E120D" w:rsidP="00C93AAA">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Metodele de învățare automat</w:t>
      </w:r>
      <w:r w:rsidR="00B63DF2" w:rsidRPr="00C93AAA">
        <w:rPr>
          <w:rFonts w:ascii="Times New Roman" w:hAnsi="Times New Roman" w:cs="Times New Roman"/>
          <w:sz w:val="24"/>
          <w:szCs w:val="24"/>
          <w:lang w:val="en-GB"/>
        </w:rPr>
        <w:t>ă</w:t>
      </w:r>
      <w:r w:rsidRPr="00C93AAA">
        <w:rPr>
          <w:rFonts w:ascii="Times New Roman" w:hAnsi="Times New Roman" w:cs="Times New Roman"/>
          <w:sz w:val="24"/>
          <w:szCs w:val="24"/>
          <w:lang w:val="en-GB"/>
        </w:rPr>
        <w:t xml:space="preserve"> nesupravegheată</w:t>
      </w:r>
      <w:r w:rsidR="00C006F4" w:rsidRPr="00C93AAA">
        <w:rPr>
          <w:rFonts w:ascii="Times New Roman" w:hAnsi="Times New Roman" w:cs="Times New Roman"/>
          <w:sz w:val="24"/>
          <w:szCs w:val="24"/>
          <w:lang w:val="en-GB"/>
        </w:rPr>
        <w:t xml:space="preserve"> sunt deosebit de utile în sarcinile de descriere, deoarece urmăresc să găsească relații într-o structură de date fără a avea un rezultat măsurat. Această categorie de învățare automata este denumită nesupravegheată deoarece îi lipsește o variabilă de răspuns care să poată supraveghea analiza.</w:t>
      </w:r>
      <w:r w:rsidR="0068010A" w:rsidRPr="00C93AAA">
        <w:rPr>
          <w:rFonts w:ascii="Times New Roman" w:hAnsi="Times New Roman" w:cs="Times New Roman"/>
          <w:sz w:val="24"/>
          <w:szCs w:val="24"/>
          <w:lang w:val="en-GB"/>
        </w:rPr>
        <w:fldChar w:fldCharType="begin"/>
      </w:r>
      <w:r w:rsidR="00733C36">
        <w:rPr>
          <w:rFonts w:ascii="Times New Roman" w:hAnsi="Times New Roman" w:cs="Times New Roman"/>
          <w:sz w:val="24"/>
          <w:szCs w:val="24"/>
          <w:lang w:val="en-GB"/>
        </w:rPr>
        <w:instrText xml:space="preserve"> ADDIN ZOTERO_ITEM CSL_CITATION {"citationID":"34bpXqVx","properties":{"formattedCitation":"[24]","plainCitation":"[24]","noteIndex":0},"citationItems":[{"id":283,"uris":["http://zotero.org/users/6649884/items/PYKL5GQK"],"itemData":{"id":283,"type":"article-journal","abstract":"Machine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733C36" w:rsidRPr="00733C36">
        <w:rPr>
          <w:rFonts w:ascii="Times New Roman" w:hAnsi="Times New Roman" w:cs="Times New Roman"/>
          <w:sz w:val="24"/>
        </w:rPr>
        <w:t>[24]</w:t>
      </w:r>
      <w:r w:rsidR="0068010A" w:rsidRPr="00C93AAA">
        <w:rPr>
          <w:rFonts w:ascii="Times New Roman" w:hAnsi="Times New Roman" w:cs="Times New Roman"/>
          <w:sz w:val="24"/>
          <w:szCs w:val="24"/>
          <w:lang w:val="en-GB"/>
        </w:rPr>
        <w:fldChar w:fldCharType="end"/>
      </w:r>
    </w:p>
    <w:p w14:paraId="068EC936" w14:textId="77777777" w:rsidR="000352C6" w:rsidRDefault="000352C6" w:rsidP="000352C6">
      <w:pPr>
        <w:ind w:firstLine="720"/>
        <w:rPr>
          <w:lang w:val="en-GB"/>
        </w:rPr>
      </w:pPr>
    </w:p>
    <w:p w14:paraId="556442C9" w14:textId="59643689" w:rsidR="00B63DF2" w:rsidRDefault="000352C6" w:rsidP="000352C6">
      <w:pPr>
        <w:pStyle w:val="Titlu3"/>
        <w:rPr>
          <w:rFonts w:ascii="Times New Roman" w:hAnsi="Times New Roman" w:cs="Times New Roman"/>
          <w:b/>
          <w:bCs/>
          <w:color w:val="auto"/>
          <w:sz w:val="28"/>
          <w:szCs w:val="28"/>
          <w:lang w:val="en-GB"/>
        </w:rPr>
      </w:pPr>
      <w:bookmarkStart w:id="642" w:name="_Toc106268653"/>
      <w:r w:rsidRPr="000352C6">
        <w:rPr>
          <w:rFonts w:ascii="Times New Roman" w:hAnsi="Times New Roman" w:cs="Times New Roman"/>
          <w:b/>
          <w:bCs/>
          <w:color w:val="auto"/>
          <w:sz w:val="28"/>
          <w:szCs w:val="28"/>
          <w:lang w:val="en-GB"/>
        </w:rPr>
        <w:t>3.2.2.</w:t>
      </w:r>
      <w:ins w:id="643" w:author="Alexandru Uicoabă" w:date="2022-06-16T10:22:00Z">
        <w:r w:rsidR="003F7C6C">
          <w:rPr>
            <w:rFonts w:ascii="Times New Roman" w:hAnsi="Times New Roman" w:cs="Times New Roman"/>
            <w:b/>
            <w:bCs/>
            <w:color w:val="auto"/>
            <w:sz w:val="28"/>
            <w:szCs w:val="28"/>
            <w:lang w:val="en-GB"/>
          </w:rPr>
          <w:t xml:space="preserve"> </w:t>
        </w:r>
      </w:ins>
      <w:ins w:id="644" w:author="Alexandru Uicoabă" w:date="2022-06-16T10:21:00Z">
        <w:r w:rsidR="002B7DB0">
          <w:rPr>
            <w:rFonts w:ascii="Times New Roman" w:hAnsi="Times New Roman" w:cs="Times New Roman"/>
            <w:b/>
            <w:bCs/>
            <w:color w:val="auto"/>
            <w:sz w:val="28"/>
            <w:szCs w:val="28"/>
            <w:lang w:val="en-GB"/>
          </w:rPr>
          <w:t>Învățare automata s</w:t>
        </w:r>
      </w:ins>
      <w:ins w:id="645" w:author="Alexandru Uicoabă" w:date="2022-06-16T10:22:00Z">
        <w:r w:rsidR="002B7DB0">
          <w:rPr>
            <w:rFonts w:ascii="Times New Roman" w:hAnsi="Times New Roman" w:cs="Times New Roman"/>
            <w:b/>
            <w:bCs/>
            <w:color w:val="auto"/>
            <w:sz w:val="28"/>
            <w:szCs w:val="28"/>
            <w:lang w:val="en-GB"/>
          </w:rPr>
          <w:t>upravegheată</w:t>
        </w:r>
      </w:ins>
      <w:ins w:id="646" w:author="Alexandru Uicoabă" w:date="2022-06-16T10:21:00Z">
        <w:r w:rsidR="002B7DB0">
          <w:rPr>
            <w:rFonts w:ascii="Times New Roman" w:hAnsi="Times New Roman" w:cs="Times New Roman"/>
            <w:b/>
            <w:bCs/>
            <w:color w:val="auto"/>
            <w:sz w:val="28"/>
            <w:szCs w:val="28"/>
            <w:lang w:val="en-GB"/>
          </w:rPr>
          <w:t>(</w:t>
        </w:r>
      </w:ins>
      <w:del w:id="647" w:author="Alexandru Uicoabă" w:date="2022-06-16T10:21:00Z">
        <w:r w:rsidRPr="000352C6" w:rsidDel="002B7DB0">
          <w:rPr>
            <w:rFonts w:ascii="Times New Roman" w:hAnsi="Times New Roman" w:cs="Times New Roman"/>
            <w:b/>
            <w:bCs/>
            <w:color w:val="auto"/>
            <w:sz w:val="28"/>
            <w:szCs w:val="28"/>
            <w:lang w:val="en-GB"/>
          </w:rPr>
          <w:delText xml:space="preserve"> </w:delText>
        </w:r>
      </w:del>
      <w:r w:rsidR="00B63DF2" w:rsidRPr="000352C6">
        <w:rPr>
          <w:rFonts w:ascii="Times New Roman" w:hAnsi="Times New Roman" w:cs="Times New Roman"/>
          <w:b/>
          <w:bCs/>
          <w:color w:val="auto"/>
          <w:sz w:val="28"/>
          <w:szCs w:val="28"/>
          <w:lang w:val="en-GB"/>
        </w:rPr>
        <w:t>Supervised ML</w:t>
      </w:r>
      <w:ins w:id="648" w:author="Alexandru Uicoabă" w:date="2022-06-16T10:21:00Z">
        <w:r w:rsidR="002B7DB0">
          <w:rPr>
            <w:rFonts w:ascii="Times New Roman" w:hAnsi="Times New Roman" w:cs="Times New Roman"/>
            <w:b/>
            <w:bCs/>
            <w:color w:val="auto"/>
            <w:sz w:val="28"/>
            <w:szCs w:val="28"/>
            <w:lang w:val="en-GB"/>
          </w:rPr>
          <w:t>)</w:t>
        </w:r>
      </w:ins>
      <w:bookmarkEnd w:id="642"/>
    </w:p>
    <w:p w14:paraId="27FFD9C8" w14:textId="77777777" w:rsidR="000352C6" w:rsidRPr="000352C6" w:rsidRDefault="000352C6" w:rsidP="000352C6">
      <w:pPr>
        <w:rPr>
          <w:lang w:val="en-GB"/>
        </w:rPr>
      </w:pPr>
    </w:p>
    <w:p w14:paraId="2A44FE1D" w14:textId="0E104A25" w:rsidR="006F4710" w:rsidRPr="00C93AAA" w:rsidRDefault="00B63DF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Metodele de învățare automată supraveghetă se utilizează pentru a descrie sarcini de predicție, deoarece aceastea au scopul de prognoza și clasifica un anumit rezultat de interes (dacă o anumită persona este predispusă anumitor boli pe baza informațiilor medicale). Învățarea supravegheată a fost aplicată structurilor mari de date, deoarece în vederea obținerii unei acuratețe bune este nevoie să “hrănim” modelul de ML cu un set mare de date în ciclul de învățare.</w:t>
      </w:r>
      <w:r w:rsidR="0068010A" w:rsidRPr="00C93AAA">
        <w:rPr>
          <w:rFonts w:ascii="Times New Roman" w:hAnsi="Times New Roman" w:cs="Times New Roman"/>
          <w:sz w:val="24"/>
          <w:szCs w:val="24"/>
          <w:lang w:val="en-GB"/>
        </w:rPr>
        <w:fldChar w:fldCharType="begin"/>
      </w:r>
      <w:r w:rsidR="00733C36">
        <w:rPr>
          <w:rFonts w:ascii="Times New Roman" w:hAnsi="Times New Roman" w:cs="Times New Roman"/>
          <w:sz w:val="24"/>
          <w:szCs w:val="24"/>
          <w:lang w:val="en-GB"/>
        </w:rPr>
        <w:instrText xml:space="preserve"> ADDIN ZOTERO_ITEM CSL_CITATION {"citationID":"nXHY4SqC","properties":{"formattedCitation":"[24]","plainCitation":"[24]","noteIndex":0},"citationItems":[{"id":283,"uris":["http://zotero.org/users/6649884/items/PYKL5GQK"],"itemData":{"id":283,"type":"article-journal","abstract":"Machine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733C36" w:rsidRPr="00733C36">
        <w:rPr>
          <w:rFonts w:ascii="Times New Roman" w:hAnsi="Times New Roman" w:cs="Times New Roman"/>
          <w:sz w:val="24"/>
        </w:rPr>
        <w:t>[24]</w:t>
      </w:r>
      <w:r w:rsidR="0068010A" w:rsidRPr="00C93AAA">
        <w:rPr>
          <w:rFonts w:ascii="Times New Roman" w:hAnsi="Times New Roman" w:cs="Times New Roman"/>
          <w:sz w:val="24"/>
          <w:szCs w:val="24"/>
          <w:lang w:val="en-GB"/>
        </w:rPr>
        <w:fldChar w:fldCharType="end"/>
      </w:r>
    </w:p>
    <w:p w14:paraId="4A19FD29" w14:textId="4F3C99B9"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ab/>
        <w:t xml:space="preserve">În această categorie de ML, datele sunt împărțite </w:t>
      </w:r>
      <w:ins w:id="649" w:author="Bogdan Dragulescu" w:date="2022-06-14T12:04:00Z">
        <w:r w:rsidR="003E04D9">
          <w:rPr>
            <w:rFonts w:ascii="Times New Roman" w:hAnsi="Times New Roman" w:cs="Times New Roman"/>
            <w:sz w:val="24"/>
            <w:szCs w:val="24"/>
            <w:lang w:val="en-GB"/>
          </w:rPr>
          <w:t>î</w:t>
        </w:r>
      </w:ins>
      <w:del w:id="650"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 xml:space="preserve">n mai multe seturi. Un prim set este cel de antrenare care sunt introduse </w:t>
      </w:r>
      <w:ins w:id="651" w:author="Bogdan Dragulescu" w:date="2022-06-14T12:04:00Z">
        <w:r w:rsidR="003E04D9">
          <w:rPr>
            <w:rFonts w:ascii="Times New Roman" w:hAnsi="Times New Roman" w:cs="Times New Roman"/>
            <w:sz w:val="24"/>
            <w:szCs w:val="24"/>
            <w:lang w:val="en-GB"/>
          </w:rPr>
          <w:t>î</w:t>
        </w:r>
      </w:ins>
      <w:del w:id="652"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 model. Al doilea set de date este cel de testare, prin intermediul căruia se determină performanța modelului, prin calcularea mai multor indicatori, cum ar fi accuratețea.</w:t>
      </w:r>
      <w:r w:rsidR="00D52E32" w:rsidRPr="00C93AAA">
        <w:rPr>
          <w:rFonts w:ascii="Times New Roman" w:hAnsi="Times New Roman" w:cs="Times New Roman"/>
          <w:sz w:val="24"/>
          <w:szCs w:val="24"/>
          <w:lang w:val="en-GB"/>
        </w:rPr>
        <w:t xml:space="preserve"> De obicei, raportul dintre cele două seturi este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Setul de date de antrenare cu care este “hrănit” algoritmul de ML poartă numele de etichete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Titlu3"/>
        <w:rPr>
          <w:rFonts w:ascii="Times New Roman" w:hAnsi="Times New Roman" w:cs="Times New Roman"/>
          <w:b/>
          <w:bCs/>
          <w:color w:val="auto"/>
          <w:sz w:val="28"/>
          <w:szCs w:val="28"/>
          <w:lang w:val="en-GB"/>
        </w:rPr>
      </w:pPr>
      <w:bookmarkStart w:id="653" w:name="_Toc106268654"/>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653"/>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5B071A61" w:rsidR="000352C6" w:rsidRDefault="002834AC" w:rsidP="000352C6">
      <w:pPr>
        <w:ind w:firstLine="720"/>
        <w:jc w:val="both"/>
        <w:rPr>
          <w:ins w:id="654" w:author="Alexandru Uicoaba" w:date="2022-06-15T11:02:00Z"/>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Problemele de tip </w:t>
      </w:r>
      <w:r w:rsidRPr="003E04D9">
        <w:rPr>
          <w:rFonts w:ascii="Times New Roman" w:hAnsi="Times New Roman" w:cs="Times New Roman"/>
          <w:i/>
          <w:iCs/>
          <w:sz w:val="24"/>
          <w:szCs w:val="24"/>
          <w:lang w:val="en-GB"/>
          <w:rPrChange w:id="655" w:author="Bogdan Dragulescu" w:date="2022-06-14T12:04:00Z">
            <w:rPr>
              <w:rFonts w:ascii="Times New Roman" w:hAnsi="Times New Roman" w:cs="Times New Roman"/>
              <w:sz w:val="24"/>
              <w:szCs w:val="24"/>
              <w:lang w:val="en-GB"/>
            </w:rPr>
          </w:rPrChange>
        </w:rPr>
        <w:t>Reinforcement Learning</w:t>
      </w:r>
      <w:r w:rsidRPr="00A22C72">
        <w:rPr>
          <w:rFonts w:ascii="Times New Roman" w:hAnsi="Times New Roman" w:cs="Times New Roman"/>
          <w:sz w:val="24"/>
          <w:szCs w:val="24"/>
          <w:lang w:val="en-GB"/>
        </w:rPr>
        <w:t xml:space="preserve"> implică învățarea agentului prin co</w:t>
      </w:r>
      <w:del w:id="656" w:author="Bogdan Dragulescu" w:date="2022-06-14T12:05:00Z">
        <w:r w:rsidRPr="00A22C72" w:rsidDel="003E04D9">
          <w:rPr>
            <w:rFonts w:ascii="Times New Roman" w:hAnsi="Times New Roman" w:cs="Times New Roman"/>
            <w:sz w:val="24"/>
            <w:szCs w:val="24"/>
            <w:lang w:val="en-GB"/>
          </w:rPr>
          <w:delText>l</w:delText>
        </w:r>
      </w:del>
      <w:ins w:id="657" w:author="Bogdan Dragulescu" w:date="2022-06-14T12:05:00Z">
        <w:r w:rsidR="003E04D9">
          <w:rPr>
            <w:rFonts w:ascii="Times New Roman" w:hAnsi="Times New Roman" w:cs="Times New Roman"/>
            <w:sz w:val="24"/>
            <w:szCs w:val="24"/>
            <w:lang w:val="en-GB"/>
          </w:rPr>
          <w:t>r</w:t>
        </w:r>
      </w:ins>
      <w:r w:rsidRPr="00A22C72">
        <w:rPr>
          <w:rFonts w:ascii="Times New Roman" w:hAnsi="Times New Roman" w:cs="Times New Roman"/>
          <w:sz w:val="24"/>
          <w:szCs w:val="24"/>
          <w:lang w:val="en-GB"/>
        </w:rPr>
        <w:t xml:space="preserve">elarea situaților cu acțiuni, astfel încât să se maximizeze recompense care are </w:t>
      </w:r>
      <w:ins w:id="658" w:author="Bogdan Dragulescu" w:date="2022-06-14T12:05:00Z">
        <w:r w:rsidR="003E04D9">
          <w:rPr>
            <w:rFonts w:ascii="Times New Roman" w:hAnsi="Times New Roman" w:cs="Times New Roman"/>
            <w:sz w:val="24"/>
            <w:szCs w:val="24"/>
            <w:lang w:val="en-GB"/>
          </w:rPr>
          <w:t>au o</w:t>
        </w:r>
      </w:ins>
      <w:del w:id="659" w:author="Bogdan Dragulescu" w:date="2022-06-14T12:05:00Z">
        <w:r w:rsidRPr="00A22C72" w:rsidDel="003E04D9">
          <w:rPr>
            <w:rFonts w:ascii="Times New Roman" w:hAnsi="Times New Roman" w:cs="Times New Roman"/>
            <w:sz w:val="24"/>
            <w:szCs w:val="24"/>
            <w:lang w:val="en-GB"/>
          </w:rPr>
          <w:delText>o</w:delText>
        </w:r>
      </w:del>
      <w:r w:rsidRPr="00A22C72">
        <w:rPr>
          <w:rFonts w:ascii="Times New Roman" w:hAnsi="Times New Roman" w:cs="Times New Roman"/>
          <w:sz w:val="24"/>
          <w:szCs w:val="24"/>
          <w:lang w:val="en-GB"/>
        </w:rPr>
        <w:t xml:space="preserve"> valoare numerică. În mod essential, acestea sunt probleme în buclă închisă, deoarece acțiunile luate de sistemul de învățare influențează intrările ulterioare.</w:t>
      </w:r>
      <w:r w:rsidR="00141062" w:rsidRPr="00A22C72">
        <w:rPr>
          <w:rFonts w:ascii="Times New Roman" w:hAnsi="Times New Roman" w:cs="Times New Roman"/>
          <w:sz w:val="24"/>
          <w:szCs w:val="24"/>
          <w:lang w:val="en-GB"/>
        </w:rPr>
        <w:t xml:space="preserve"> </w:t>
      </w:r>
      <w:r w:rsidR="0068010A">
        <w:rPr>
          <w:rFonts w:ascii="Times New Roman" w:hAnsi="Times New Roman" w:cs="Times New Roman"/>
          <w:sz w:val="24"/>
          <w:szCs w:val="24"/>
          <w:lang w:val="en-GB"/>
        </w:rPr>
        <w:fldChar w:fldCharType="begin"/>
      </w:r>
      <w:r w:rsidR="00733C36">
        <w:rPr>
          <w:rFonts w:ascii="Times New Roman" w:hAnsi="Times New Roman" w:cs="Times New Roman"/>
          <w:sz w:val="24"/>
          <w:szCs w:val="24"/>
          <w:lang w:val="en-GB"/>
        </w:rPr>
        <w:instrText xml:space="preserve"> ADDIN ZOTERO_ITEM CSL_CITATION {"citationID":"2zPLiACV","properties":{"formattedCitation":"[25]","plainCitation":"[25]","noteIndex":0},"citationItems":[{"id":290,"uris":["http://zotero.org/users/6649884/items/FADYTWA9"],"itemData":{"id":290,"type":"article-journal","abstract":"Reinforcement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733C36" w:rsidRPr="00733C36">
        <w:rPr>
          <w:rFonts w:ascii="Times New Roman" w:hAnsi="Times New Roman" w:cs="Times New Roman"/>
          <w:sz w:val="24"/>
        </w:rPr>
        <w:t>[25]</w:t>
      </w:r>
      <w:r w:rsidR="0068010A">
        <w:rPr>
          <w:rFonts w:ascii="Times New Roman" w:hAnsi="Times New Roman" w:cs="Times New Roman"/>
          <w:sz w:val="24"/>
          <w:szCs w:val="24"/>
          <w:lang w:val="en-GB"/>
        </w:rPr>
        <w:fldChar w:fldCharType="end"/>
      </w:r>
    </w:p>
    <w:p w14:paraId="0F1F0D2D" w14:textId="2E4EE844" w:rsidR="00531044" w:rsidRDefault="00531044">
      <w:pPr>
        <w:ind w:firstLine="720"/>
        <w:jc w:val="center"/>
        <w:rPr>
          <w:rFonts w:ascii="Times New Roman" w:hAnsi="Times New Roman" w:cs="Times New Roman"/>
          <w:sz w:val="24"/>
          <w:szCs w:val="24"/>
          <w:lang w:val="en-GB"/>
        </w:rPr>
        <w:pPrChange w:id="660" w:author="Alexandru Uicoaba" w:date="2022-06-15T11:02:00Z">
          <w:pPr>
            <w:ind w:firstLine="720"/>
            <w:jc w:val="both"/>
          </w:pPr>
        </w:pPrChange>
      </w:pPr>
      <w:ins w:id="661" w:author="Alexandru Uicoaba" w:date="2022-06-15T11:02:00Z">
        <w:r>
          <w:rPr>
            <w:rFonts w:ascii="Times New Roman" w:hAnsi="Times New Roman" w:cs="Times New Roman"/>
            <w:sz w:val="24"/>
            <w:szCs w:val="24"/>
            <w:lang w:val="en-GB"/>
          </w:rPr>
          <w:t>Figura 3.1 Flux reinforcement learning</w:t>
        </w:r>
      </w:ins>
    </w:p>
    <w:p w14:paraId="241BBBBD" w14:textId="318EFE9D" w:rsidR="00B63DF2" w:rsidRDefault="000352C6" w:rsidP="000F43FB">
      <w:pPr>
        <w:ind w:firstLine="720"/>
        <w:jc w:val="center"/>
        <w:rPr>
          <w:rFonts w:ascii="Times New Roman" w:hAnsi="Times New Roman" w:cs="Times New Roman"/>
          <w:sz w:val="24"/>
          <w:szCs w:val="24"/>
          <w:lang w:val="en-GB"/>
        </w:rPr>
        <w:pPrChange w:id="662" w:author="Alexandru Uicoabă" w:date="2022-06-16T10:22:00Z">
          <w:pPr>
            <w:ind w:firstLine="720"/>
            <w:jc w:val="both"/>
          </w:pPr>
        </w:pPrChange>
      </w:pPr>
      <w:commentRangeStart w:id="663"/>
      <w:commentRangeStart w:id="664"/>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786" cy="3645156"/>
                    </a:xfrm>
                    <a:prstGeom prst="rect">
                      <a:avLst/>
                    </a:prstGeom>
                  </pic:spPr>
                </pic:pic>
              </a:graphicData>
            </a:graphic>
          </wp:inline>
        </w:drawing>
      </w:r>
      <w:commentRangeEnd w:id="663"/>
      <w:r w:rsidR="003E04D9">
        <w:rPr>
          <w:rStyle w:val="Referincomentariu"/>
        </w:rPr>
        <w:commentReference w:id="663"/>
      </w:r>
      <w:commentRangeEnd w:id="664"/>
      <w:r w:rsidR="00531044">
        <w:rPr>
          <w:rStyle w:val="Referincomentariu"/>
        </w:rPr>
        <w:commentReference w:id="664"/>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5EC79598"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mult, în acest tip de învățare, nu </w:t>
      </w:r>
      <w:del w:id="665" w:author="Bogdan Dragulescu" w:date="2022-06-14T12:06:00Z">
        <w:r w:rsidRPr="00A22C72" w:rsidDel="003E04D9">
          <w:rPr>
            <w:rFonts w:ascii="Times New Roman" w:hAnsi="Times New Roman" w:cs="Times New Roman"/>
            <w:sz w:val="24"/>
            <w:szCs w:val="24"/>
            <w:lang w:val="en-GB"/>
          </w:rPr>
          <w:delText>i</w:delText>
        </w:r>
      </w:del>
      <w:r w:rsidRPr="00A22C72">
        <w:rPr>
          <w:rFonts w:ascii="Times New Roman" w:hAnsi="Times New Roman" w:cs="Times New Roman"/>
          <w:sz w:val="24"/>
          <w:szCs w:val="24"/>
          <w:lang w:val="en-GB"/>
        </w:rPr>
        <w:t>i se zice modelului ce acțiuni să întreprindă, ci trebuie să descopere singur ce acțiuni aduc cea mai mare recompens</w:t>
      </w:r>
      <w:ins w:id="666" w:author="Bogdan Dragulescu" w:date="2022-06-14T12:09:00Z">
        <w:r w:rsidR="003E04D9">
          <w:rPr>
            <w:rFonts w:ascii="Times New Roman" w:hAnsi="Times New Roman" w:cs="Times New Roman"/>
            <w:sz w:val="24"/>
            <w:szCs w:val="24"/>
            <w:lang w:val="en-GB"/>
          </w:rPr>
          <w:t>ă</w:t>
        </w:r>
      </w:ins>
      <w:del w:id="667" w:author="Bogdan Dragulescu" w:date="2022-06-14T12:09:00Z">
        <w:r w:rsidRPr="00A22C72" w:rsidDel="003E04D9">
          <w:rPr>
            <w:rFonts w:ascii="Times New Roman" w:hAnsi="Times New Roman" w:cs="Times New Roman"/>
            <w:sz w:val="24"/>
            <w:szCs w:val="24"/>
            <w:lang w:val="en-GB"/>
          </w:rPr>
          <w:delText>e</w:delText>
        </w:r>
      </w:del>
      <w:r w:rsidRPr="00A22C72">
        <w:rPr>
          <w:rFonts w:ascii="Times New Roman" w:hAnsi="Times New Roman" w:cs="Times New Roman"/>
          <w:sz w:val="24"/>
          <w:szCs w:val="24"/>
          <w:lang w:val="en-GB"/>
        </w:rPr>
        <w:t xml:space="preserve"> printr-o serie de încercări. În cele mai multe situații</w:t>
      </w:r>
      <w:r w:rsidR="002C1730" w:rsidRPr="00A22C72">
        <w:rPr>
          <w:rFonts w:ascii="Times New Roman" w:hAnsi="Times New Roman" w:cs="Times New Roman"/>
          <w:sz w:val="24"/>
          <w:szCs w:val="24"/>
          <w:lang w:val="en-GB"/>
        </w:rPr>
        <w:t xml:space="preserve">, acțiunile luate de agent nu afectează numai recompensa imediată, ci și următoarele situații, respective influențând toate recompensele ulterioare. </w:t>
      </w:r>
      <w:r w:rsidR="0068010A">
        <w:rPr>
          <w:rFonts w:ascii="Times New Roman" w:hAnsi="Times New Roman" w:cs="Times New Roman"/>
          <w:sz w:val="24"/>
          <w:szCs w:val="24"/>
          <w:lang w:val="en-GB"/>
        </w:rPr>
        <w:fldChar w:fldCharType="begin"/>
      </w:r>
      <w:r w:rsidR="00733C36">
        <w:rPr>
          <w:rFonts w:ascii="Times New Roman" w:hAnsi="Times New Roman" w:cs="Times New Roman"/>
          <w:sz w:val="24"/>
          <w:szCs w:val="24"/>
          <w:lang w:val="en-GB"/>
        </w:rPr>
        <w:instrText xml:space="preserve"> ADDIN ZOTERO_ITEM CSL_CITATION {"citationID":"QUmtZFBC","properties":{"formattedCitation":"[25]","plainCitation":"[25]","noteIndex":0},"citationItems":[{"id":290,"uris":["http://zotero.org/users/6649884/items/FADYTWA9"],"itemData":{"id":290,"type":"article-journal","abstract":"Reinforcement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733C36" w:rsidRPr="00733C36">
        <w:rPr>
          <w:rFonts w:ascii="Times New Roman" w:hAnsi="Times New Roman" w:cs="Times New Roman"/>
          <w:sz w:val="24"/>
        </w:rPr>
        <w:t>[25]</w:t>
      </w:r>
      <w:r w:rsidR="0068010A">
        <w:rPr>
          <w:rFonts w:ascii="Times New Roman" w:hAnsi="Times New Roman" w:cs="Times New Roman"/>
          <w:sz w:val="24"/>
          <w:szCs w:val="24"/>
          <w:lang w:val="en-GB"/>
        </w:rPr>
        <w:fldChar w:fldCharType="end"/>
      </w:r>
    </w:p>
    <w:p w14:paraId="15B4A71E" w14:textId="572A43ED" w:rsidR="00531044" w:rsidRDefault="00141062" w:rsidP="00A22C72">
      <w:pPr>
        <w:jc w:val="both"/>
        <w:rPr>
          <w:ins w:id="668" w:author="Alexandru Uicoaba" w:date="2022-06-15T11:03:00Z"/>
          <w:rFonts w:ascii="Times New Roman" w:hAnsi="Times New Roman" w:cs="Times New Roman"/>
          <w:sz w:val="24"/>
          <w:szCs w:val="24"/>
          <w:lang w:val="en-GB"/>
        </w:rPr>
      </w:pPr>
      <w:r w:rsidRPr="00A22C72">
        <w:rPr>
          <w:rFonts w:ascii="Times New Roman" w:hAnsi="Times New Roman" w:cs="Times New Roman"/>
          <w:sz w:val="24"/>
          <w:szCs w:val="24"/>
          <w:lang w:val="en-GB"/>
        </w:rPr>
        <w:tab/>
        <w:t>Așadar, în reinforcement Learning, un agent software primește ca input ni</w:t>
      </w:r>
      <w:del w:id="669" w:author="Bogdan Dragulescu" w:date="2022-06-14T12:09:00Z">
        <w:r w:rsidRPr="00A22C72" w:rsidDel="00AE65BB">
          <w:rPr>
            <w:rFonts w:ascii="Times New Roman" w:hAnsi="Times New Roman" w:cs="Times New Roman"/>
            <w:sz w:val="24"/>
            <w:szCs w:val="24"/>
            <w:lang w:val="en-GB"/>
          </w:rPr>
          <w:delText>l</w:delText>
        </w:r>
      </w:del>
      <w:r w:rsidRPr="00A22C72">
        <w:rPr>
          <w:rFonts w:ascii="Times New Roman" w:hAnsi="Times New Roman" w:cs="Times New Roman"/>
          <w:sz w:val="24"/>
          <w:szCs w:val="24"/>
          <w:lang w:val="en-GB"/>
        </w:rPr>
        <w:t xml:space="preserve">ște observații și alege niște acțiuni într-un mediu virtual. Obiectivul acestuia este să învețe cum să se comporte în anumite situații prin maximizarea recompenselor în timp. Ne putem gândii la </w:t>
      </w:r>
      <w:r w:rsidRPr="00A22C72">
        <w:rPr>
          <w:rFonts w:ascii="Times New Roman" w:hAnsi="Times New Roman" w:cs="Times New Roman"/>
          <w:sz w:val="24"/>
          <w:szCs w:val="24"/>
          <w:lang w:val="en-GB"/>
        </w:rPr>
        <w:lastRenderedPageBreak/>
        <w:t xml:space="preserve">câștigurile positive (recompensele) </w:t>
      </w:r>
      <w:r w:rsidR="00954B86" w:rsidRPr="00A22C72">
        <w:rPr>
          <w:rFonts w:ascii="Times New Roman" w:hAnsi="Times New Roman" w:cs="Times New Roman"/>
          <w:sz w:val="24"/>
          <w:szCs w:val="24"/>
          <w:lang w:val="en-GB"/>
        </w:rPr>
        <w:t>ca fiind o plăcere și la câștigurile negative (penalizări</w:t>
      </w:r>
      <w:del w:id="670" w:author="Bogdan Dragulescu" w:date="2022-06-14T12:10:00Z">
        <w:r w:rsidR="00954B86" w:rsidRPr="00A22C72" w:rsidDel="00201A27">
          <w:rPr>
            <w:rFonts w:ascii="Times New Roman" w:hAnsi="Times New Roman" w:cs="Times New Roman"/>
            <w:sz w:val="24"/>
            <w:szCs w:val="24"/>
            <w:lang w:val="en-GB"/>
          </w:rPr>
          <w:delText>i</w:delText>
        </w:r>
      </w:del>
      <w:ins w:id="671" w:author="Bogdan Dragulescu" w:date="2022-06-14T12:10:00Z">
        <w:r w:rsidR="00201A27">
          <w:rPr>
            <w:rFonts w:ascii="Times New Roman" w:hAnsi="Times New Roman" w:cs="Times New Roman"/>
            <w:sz w:val="24"/>
            <w:szCs w:val="24"/>
            <w:lang w:val="en-GB"/>
          </w:rPr>
          <w:t>le</w:t>
        </w:r>
      </w:ins>
      <w:r w:rsidR="00954B86" w:rsidRPr="00A22C72">
        <w:rPr>
          <w:rFonts w:ascii="Times New Roman" w:hAnsi="Times New Roman" w:cs="Times New Roman"/>
          <w:sz w:val="24"/>
          <w:szCs w:val="24"/>
          <w:lang w:val="en-GB"/>
        </w:rPr>
        <w:t>) ca fiind niște dureri. Pe scurt, agentul ia niște decizii în mediul respective și învață exersând, încercând astfel să crească plăcerea și să scadă durerea.</w:t>
      </w:r>
      <w:r w:rsidR="002121CC">
        <w:rPr>
          <w:rFonts w:ascii="Times New Roman" w:hAnsi="Times New Roman" w:cs="Times New Roman"/>
          <w:sz w:val="24"/>
          <w:szCs w:val="24"/>
          <w:lang w:val="en-GB"/>
        </w:rPr>
        <w:t xml:space="preserve"> </w:t>
      </w:r>
      <w:ins w:id="672" w:author="Alexandru Uicoaba" w:date="2022-06-15T11:05:00Z">
        <w:r w:rsidR="00531044">
          <w:rPr>
            <w:rFonts w:ascii="Times New Roman" w:hAnsi="Times New Roman" w:cs="Times New Roman"/>
            <w:sz w:val="24"/>
            <w:szCs w:val="24"/>
            <w:lang w:val="en-GB"/>
          </w:rPr>
          <w:t>Acest flux se poate observa in Figura 3.1.</w:t>
        </w:r>
      </w:ins>
      <w:del w:id="673" w:author="Alexandru Uicoaba" w:date="2022-06-15T11:05:00Z">
        <w:r w:rsidR="002121CC" w:rsidDel="00531044">
          <w:rPr>
            <w:rFonts w:ascii="Times New Roman" w:hAnsi="Times New Roman" w:cs="Times New Roman"/>
            <w:sz w:val="24"/>
            <w:szCs w:val="24"/>
            <w:lang w:val="en-GB"/>
          </w:rPr>
          <w:delText xml:space="preserve">Se poate observa </w:delText>
        </w:r>
      </w:del>
      <w:del w:id="674" w:author="Alexandru Uicoaba" w:date="2022-06-15T11:03:00Z">
        <w:r w:rsidR="002121CC" w:rsidDel="00531044">
          <w:rPr>
            <w:rFonts w:ascii="Times New Roman" w:hAnsi="Times New Roman" w:cs="Times New Roman"/>
            <w:sz w:val="24"/>
            <w:szCs w:val="24"/>
            <w:lang w:val="en-GB"/>
          </w:rPr>
          <w:delText xml:space="preserve">în diagrama de mai </w:delText>
        </w:r>
        <w:commentRangeStart w:id="675"/>
        <w:commentRangeStart w:id="676"/>
        <w:r w:rsidR="002121CC" w:rsidDel="00531044">
          <w:rPr>
            <w:rFonts w:ascii="Times New Roman" w:hAnsi="Times New Roman" w:cs="Times New Roman"/>
            <w:sz w:val="24"/>
            <w:szCs w:val="24"/>
            <w:lang w:val="en-GB"/>
          </w:rPr>
          <w:delText>jos</w:delText>
        </w:r>
      </w:del>
      <w:del w:id="677" w:author="Alexandru Uicoaba" w:date="2022-06-15T11:05:00Z">
        <w:r w:rsidR="002121CC" w:rsidDel="00531044">
          <w:rPr>
            <w:rFonts w:ascii="Times New Roman" w:hAnsi="Times New Roman" w:cs="Times New Roman"/>
            <w:sz w:val="24"/>
            <w:szCs w:val="24"/>
            <w:lang w:val="en-GB"/>
          </w:rPr>
          <w:delText xml:space="preserve"> </w:delText>
        </w:r>
        <w:commentRangeEnd w:id="675"/>
        <w:r w:rsidR="00201A27" w:rsidDel="00531044">
          <w:rPr>
            <w:rStyle w:val="Referincomentariu"/>
          </w:rPr>
          <w:commentReference w:id="675"/>
        </w:r>
      </w:del>
      <w:commentRangeEnd w:id="676"/>
      <w:r w:rsidR="00531044">
        <w:rPr>
          <w:rStyle w:val="Referincomentariu"/>
        </w:rPr>
        <w:commentReference w:id="676"/>
      </w:r>
      <w:del w:id="678" w:author="Alexandru Uicoaba" w:date="2022-06-15T11:05:00Z">
        <w:r w:rsidR="002121CC" w:rsidDel="00531044">
          <w:rPr>
            <w:rFonts w:ascii="Times New Roman" w:hAnsi="Times New Roman" w:cs="Times New Roman"/>
            <w:sz w:val="24"/>
            <w:szCs w:val="24"/>
            <w:lang w:val="en-GB"/>
          </w:rPr>
          <w:delText>flow-</w:delText>
        </w:r>
      </w:del>
      <w:ins w:id="679" w:author="Bogdan Dragulescu" w:date="2022-06-14T12:10:00Z">
        <w:del w:id="680" w:author="Alexandru Uicoaba" w:date="2022-06-15T11:04:00Z">
          <w:r w:rsidR="00201A27" w:rsidDel="00531044">
            <w:rPr>
              <w:rFonts w:ascii="Times New Roman" w:hAnsi="Times New Roman" w:cs="Times New Roman"/>
              <w:sz w:val="24"/>
              <w:szCs w:val="24"/>
              <w:lang w:val="en-GB"/>
            </w:rPr>
            <w:delText>fluxul</w:delText>
          </w:r>
        </w:del>
      </w:ins>
      <w:del w:id="681" w:author="Alexandru Uicoaba" w:date="2022-06-15T11:04:00Z">
        <w:r w:rsidR="002121CC" w:rsidDel="00531044">
          <w:rPr>
            <w:rFonts w:ascii="Times New Roman" w:hAnsi="Times New Roman" w:cs="Times New Roman"/>
            <w:sz w:val="24"/>
            <w:szCs w:val="24"/>
            <w:lang w:val="en-GB"/>
          </w:rPr>
          <w:delText>ul de dat</w:delText>
        </w:r>
      </w:del>
      <w:del w:id="682" w:author="Alexandru Uicoaba" w:date="2022-06-15T11:05:00Z">
        <w:r w:rsidR="002121CC" w:rsidDel="00531044">
          <w:rPr>
            <w:rFonts w:ascii="Times New Roman" w:hAnsi="Times New Roman" w:cs="Times New Roman"/>
            <w:sz w:val="24"/>
            <w:szCs w:val="24"/>
            <w:lang w:val="en-GB"/>
          </w:rPr>
          <w:delText>e</w:delText>
        </w:r>
      </w:del>
      <w:ins w:id="683" w:author="Bogdan Dragulescu" w:date="2022-06-14T12:10:00Z">
        <w:del w:id="684" w:author="Alexandru Uicoaba" w:date="2022-06-15T11:05:00Z">
          <w:r w:rsidR="00201A27" w:rsidDel="00531044">
            <w:rPr>
              <w:rFonts w:ascii="Times New Roman" w:hAnsi="Times New Roman" w:cs="Times New Roman"/>
              <w:sz w:val="24"/>
              <w:szCs w:val="24"/>
              <w:lang w:val="en-GB"/>
            </w:rPr>
            <w:delText>.</w:delText>
          </w:r>
        </w:del>
      </w:ins>
      <w:del w:id="685" w:author="Alexandru Uicoaba" w:date="2022-06-15T11:05:00Z">
        <w:r w:rsidR="007B1F64" w:rsidRPr="00A22C72" w:rsidDel="00531044">
          <w:rPr>
            <w:rFonts w:ascii="Times New Roman" w:hAnsi="Times New Roman" w:cs="Times New Roman"/>
            <w:sz w:val="24"/>
            <w:szCs w:val="24"/>
            <w:lang w:val="en-GB"/>
          </w:rPr>
          <w:delText xml:space="preserve"> </w:delText>
        </w:r>
      </w:del>
    </w:p>
    <w:p w14:paraId="6B9F8D5F" w14:textId="67168223" w:rsidR="00F673CC" w:rsidRPr="007B1F64" w:rsidRDefault="00A22C72">
      <w:pPr>
        <w:ind w:firstLine="360"/>
        <w:jc w:val="both"/>
        <w:rPr>
          <w:rFonts w:ascii="Times New Roman" w:hAnsi="Times New Roman" w:cs="Times New Roman"/>
          <w:sz w:val="24"/>
          <w:szCs w:val="24"/>
        </w:rPr>
        <w:pPrChange w:id="686" w:author="Alexandru Uicoaba" w:date="2022-06-15T11:03:00Z">
          <w:pPr>
            <w:jc w:val="both"/>
          </w:pPr>
        </w:pPrChange>
      </w:pPr>
      <w:r w:rsidRPr="00A22C72">
        <w:rPr>
          <w:rFonts w:ascii="Times New Roman" w:hAnsi="Times New Roman" w:cs="Times New Roman"/>
          <w:sz w:val="24"/>
          <w:szCs w:val="24"/>
          <w:lang w:val="en-GB"/>
        </w:rPr>
        <w:t>Mai jos sunt descrise două e</w:t>
      </w:r>
      <w:r w:rsidR="00F673CC" w:rsidRPr="00A22C72">
        <w:rPr>
          <w:rFonts w:ascii="Times New Roman" w:hAnsi="Times New Roman" w:cs="Times New Roman"/>
          <w:sz w:val="24"/>
          <w:szCs w:val="24"/>
          <w:lang w:val="en-GB"/>
        </w:rPr>
        <w:t>xemple de situații în care se poate folosii reinforcement learning</w:t>
      </w:r>
      <w:r w:rsidR="0068010A">
        <w:rPr>
          <w:rFonts w:ascii="Times New Roman" w:hAnsi="Times New Roman" w:cs="Times New Roman"/>
          <w:sz w:val="24"/>
          <w:szCs w:val="24"/>
          <w:lang w:val="en-GB"/>
        </w:rPr>
        <w:fldChar w:fldCharType="begin"/>
      </w:r>
      <w:r w:rsidR="00733C36">
        <w:rPr>
          <w:rFonts w:ascii="Times New Roman" w:hAnsi="Times New Roman" w:cs="Times New Roman"/>
          <w:sz w:val="24"/>
          <w:szCs w:val="24"/>
          <w:lang w:val="en-GB"/>
        </w:rPr>
        <w:instrText xml:space="preserve"> ADDIN ZOTERO_ITEM CSL_CITATION {"citationID":"6OgsKlRI","properties":{"formattedCitation":"[23]","plainCitation":"[23]","noteIndex":0},"citationItems":[{"id":282,"uris":["http://zotero.org/users/6649884/items/FGFWVNXR"],"itemData":{"id":282,"type":"book","edition":"2nd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Pr>
          <w:rFonts w:ascii="Times New Roman" w:hAnsi="Times New Roman" w:cs="Times New Roman"/>
          <w:sz w:val="24"/>
          <w:szCs w:val="24"/>
          <w:lang w:val="en-GB"/>
        </w:rPr>
        <w:fldChar w:fldCharType="separate"/>
      </w:r>
      <w:r w:rsidR="00733C36" w:rsidRPr="00733C36">
        <w:rPr>
          <w:rFonts w:ascii="Times New Roman" w:hAnsi="Times New Roman" w:cs="Times New Roman"/>
          <w:sz w:val="24"/>
        </w:rPr>
        <w:t>[23]</w:t>
      </w:r>
      <w:r w:rsidR="0068010A">
        <w:rPr>
          <w:rFonts w:ascii="Times New Roman" w:hAnsi="Times New Roman" w:cs="Times New Roman"/>
          <w:sz w:val="24"/>
          <w:szCs w:val="24"/>
          <w:lang w:val="en-GB"/>
        </w:rPr>
        <w:fldChar w:fldCharType="end"/>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Atari, acțiunile sunt cele 9 posibile poziții ale joystick-ului. Observațiile se iau din sreenshoturile jocului, realizâdu-se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FED1775" w:rsidR="00E8653D" w:rsidDel="00EC2F26" w:rsidRDefault="00E8653D" w:rsidP="00E8653D">
      <w:pPr>
        <w:pStyle w:val="Titlu3"/>
        <w:rPr>
          <w:del w:id="687" w:author="Alexandru Uicoabă" w:date="2022-06-16T09:51:00Z"/>
          <w:rFonts w:ascii="Times New Roman" w:hAnsi="Times New Roman" w:cs="Times New Roman"/>
          <w:b/>
          <w:bCs/>
          <w:color w:val="auto"/>
          <w:sz w:val="28"/>
          <w:szCs w:val="28"/>
        </w:rPr>
      </w:pPr>
      <w:bookmarkStart w:id="688" w:name="_Toc106268526"/>
      <w:bookmarkStart w:id="689" w:name="_Toc106268592"/>
      <w:bookmarkStart w:id="690" w:name="_Toc106268655"/>
      <w:del w:id="691" w:author="Alexandru Uicoabă" w:date="2022-06-16T09:51:00Z">
        <w:r w:rsidRPr="00E8653D" w:rsidDel="00EC2F26">
          <w:rPr>
            <w:rFonts w:ascii="Times New Roman" w:hAnsi="Times New Roman" w:cs="Times New Roman"/>
            <w:b/>
            <w:bCs/>
            <w:color w:val="auto"/>
            <w:sz w:val="28"/>
            <w:szCs w:val="28"/>
          </w:rPr>
          <w:delText xml:space="preserve">3.3 Platforme </w:delText>
        </w:r>
        <w:commentRangeStart w:id="692"/>
        <w:commentRangeStart w:id="693"/>
        <w:commentRangeStart w:id="694"/>
        <w:r w:rsidRPr="00E8653D" w:rsidDel="00EC2F26">
          <w:rPr>
            <w:rFonts w:ascii="Times New Roman" w:hAnsi="Times New Roman" w:cs="Times New Roman"/>
            <w:b/>
            <w:bCs/>
            <w:color w:val="auto"/>
            <w:sz w:val="28"/>
            <w:szCs w:val="28"/>
          </w:rPr>
          <w:delText>software</w:delText>
        </w:r>
        <w:commentRangeEnd w:id="692"/>
        <w:r w:rsidR="00201A27" w:rsidDel="00EC2F26">
          <w:rPr>
            <w:rStyle w:val="Referincomentariu"/>
            <w:rFonts w:asciiTheme="minorHAnsi" w:eastAsiaTheme="minorHAnsi" w:hAnsiTheme="minorHAnsi" w:cstheme="minorBidi"/>
            <w:color w:val="auto"/>
          </w:rPr>
          <w:commentReference w:id="692"/>
        </w:r>
      </w:del>
      <w:commentRangeEnd w:id="693"/>
      <w:r w:rsidR="00A2203E">
        <w:rPr>
          <w:rStyle w:val="Referincomentariu"/>
          <w:rFonts w:asciiTheme="minorHAnsi" w:eastAsiaTheme="minorHAnsi" w:hAnsiTheme="minorHAnsi" w:cstheme="minorBidi"/>
          <w:color w:val="auto"/>
        </w:rPr>
        <w:commentReference w:id="693"/>
      </w:r>
      <w:commentRangeEnd w:id="694"/>
      <w:r w:rsidR="00A2203E">
        <w:rPr>
          <w:rStyle w:val="Referincomentariu"/>
          <w:rFonts w:asciiTheme="minorHAnsi" w:eastAsiaTheme="minorHAnsi" w:hAnsiTheme="minorHAnsi" w:cstheme="minorBidi"/>
          <w:color w:val="auto"/>
        </w:rPr>
        <w:commentReference w:id="694"/>
      </w:r>
      <w:bookmarkEnd w:id="688"/>
      <w:bookmarkEnd w:id="689"/>
      <w:bookmarkEnd w:id="690"/>
    </w:p>
    <w:p w14:paraId="68422A22" w14:textId="65A9A8BC" w:rsidR="00E8653D" w:rsidDel="00EC2F26" w:rsidRDefault="00E8653D">
      <w:pPr>
        <w:pStyle w:val="Titlu3"/>
        <w:rPr>
          <w:del w:id="695" w:author="Alexandru Uicoabă" w:date="2022-06-16T09:51:00Z"/>
        </w:rPr>
        <w:pPrChange w:id="696" w:author="Alexandru Uicoaba" w:date="2022-06-15T11:07:00Z">
          <w:pPr/>
        </w:pPrChange>
      </w:pPr>
    </w:p>
    <w:p w14:paraId="33C2EF99" w14:textId="7FE86F08" w:rsidR="00E43C5B" w:rsidDel="00EC2F26" w:rsidRDefault="00997650" w:rsidP="00E8653D">
      <w:pPr>
        <w:rPr>
          <w:del w:id="697" w:author="Alexandru Uicoabă" w:date="2022-06-16T09:51:00Z"/>
        </w:rPr>
      </w:pPr>
      <w:ins w:id="698" w:author="Alexandru Uicoaba" w:date="2022-06-15T11:07:00Z">
        <w:del w:id="699" w:author="Alexandru Uicoabă" w:date="2022-06-16T09:51:00Z">
          <w:r w:rsidDel="00EC2F26">
            <w:tab/>
            <w:delText>Mai jos sunt desrise câteva platforme software care facilitează crearea mediului și antrenarea agenților.</w:delText>
          </w:r>
        </w:del>
      </w:ins>
    </w:p>
    <w:p w14:paraId="6A482633" w14:textId="634EF124" w:rsidR="00521892" w:rsidRPr="00E43C5B" w:rsidDel="00EC2F26" w:rsidRDefault="00E8653D" w:rsidP="00521892">
      <w:pPr>
        <w:rPr>
          <w:del w:id="700" w:author="Alexandru Uicoabă" w:date="2022-06-16T09:51:00Z"/>
          <w:rFonts w:ascii="Times New Roman" w:hAnsi="Times New Roman" w:cs="Times New Roman"/>
          <w:sz w:val="28"/>
          <w:szCs w:val="28"/>
        </w:rPr>
      </w:pPr>
      <w:del w:id="701" w:author="Alexandru Uicoabă" w:date="2022-06-16T09:51:00Z">
        <w:r w:rsidRPr="00EA586A" w:rsidDel="00EC2F26">
          <w:rPr>
            <w:rFonts w:ascii="Times New Roman" w:hAnsi="Times New Roman" w:cs="Times New Roman"/>
            <w:sz w:val="28"/>
            <w:szCs w:val="28"/>
          </w:rPr>
          <w:delText xml:space="preserve">Anaconda </w:delText>
        </w:r>
      </w:del>
    </w:p>
    <w:p w14:paraId="16A7E2B3" w14:textId="19D6EFC5" w:rsidR="009B7B4C" w:rsidDel="00EC2F26" w:rsidRDefault="009B7B4C" w:rsidP="007B1F64">
      <w:pPr>
        <w:jc w:val="both"/>
        <w:rPr>
          <w:del w:id="702" w:author="Alexandru Uicoabă" w:date="2022-06-16T09:51:00Z"/>
          <w:rFonts w:ascii="Times New Roman" w:hAnsi="Times New Roman" w:cs="Times New Roman"/>
          <w:sz w:val="24"/>
          <w:szCs w:val="24"/>
        </w:rPr>
      </w:pPr>
      <w:del w:id="703" w:author="Alexandru Uicoabă" w:date="2022-06-16T09:51:00Z">
        <w:r w:rsidRPr="007B1F64" w:rsidDel="00EC2F26">
          <w:rPr>
            <w:rFonts w:ascii="Times New Roman" w:hAnsi="Times New Roman" w:cs="Times New Roman"/>
            <w:sz w:val="24"/>
            <w:szCs w:val="24"/>
          </w:rPr>
          <w:tab/>
        </w:r>
        <w:r w:rsidRPr="007B1F64" w:rsidDel="00EC2F26">
          <w:rPr>
            <w:rFonts w:ascii="Times New Roman" w:hAnsi="Times New Roman" w:cs="Times New Roman"/>
            <w:i/>
            <w:iCs/>
            <w:sz w:val="24"/>
            <w:szCs w:val="24"/>
          </w:rPr>
          <w:delText xml:space="preserve">Anaconda </w:delText>
        </w:r>
        <w:r w:rsidR="00D34F99" w:rsidRPr="007B1F64" w:rsidDel="00EC2F26">
          <w:rPr>
            <w:rFonts w:ascii="Times New Roman" w:hAnsi="Times New Roman" w:cs="Times New Roman"/>
            <w:sz w:val="24"/>
            <w:szCs w:val="24"/>
          </w:rPr>
          <w:delText xml:space="preserve"> este o distribuție pentru știința datelor Python/R care conține conda, un manager de pachete și medii, care ajută utilizatorii să gestioneze o colecție de peste 7000 de pachete open-source disponibile.</w:delText>
        </w:r>
        <w:r w:rsidR="0068010A" w:rsidRPr="007B1F64" w:rsidDel="00EC2F26">
          <w:rPr>
            <w:rFonts w:ascii="Times New Roman" w:hAnsi="Times New Roman" w:cs="Times New Roman"/>
            <w:sz w:val="24"/>
            <w:szCs w:val="24"/>
          </w:rPr>
          <w:fldChar w:fldCharType="begin"/>
        </w:r>
        <w:r w:rsidR="00C433C8" w:rsidDel="00EC2F26">
          <w:rPr>
            <w:rFonts w:ascii="Times New Roman" w:hAnsi="Times New Roman" w:cs="Times New Roman"/>
            <w:sz w:val="24"/>
            <w:szCs w:val="24"/>
          </w:rPr>
          <w:delInstrText xml:space="preserve"> ADDIN ZOTERO_ITEM CSL_CITATION {"citationID":"NXiEa5JY","properties":{"formattedCitation":"[19]","plainCitation":"[19]","noteIndex":0},"citationItems":[{"id":297,"uris":["http://zotero.org/users/6649884/items/C9S5GE5B"],"itemData":{"id":297,"type":"webpage","title":"Anaconda Distribution — Anaconda documentation","URL":"https://docs.anaconda.com/anaconda/","accessed":{"date-parts":[["2022",6,13]]}}}],"schema":"https://github.com/citation-style-language/schema/raw/master/csl-citation.json"} </w:delInstrText>
        </w:r>
        <w:r w:rsidR="0068010A" w:rsidRPr="007B1F64" w:rsidDel="00EC2F26">
          <w:rPr>
            <w:rFonts w:ascii="Times New Roman" w:hAnsi="Times New Roman" w:cs="Times New Roman"/>
            <w:sz w:val="24"/>
            <w:szCs w:val="24"/>
          </w:rPr>
          <w:fldChar w:fldCharType="separate"/>
        </w:r>
        <w:r w:rsidR="00C433C8" w:rsidRPr="00C433C8" w:rsidDel="00EC2F26">
          <w:rPr>
            <w:rFonts w:ascii="Times New Roman" w:hAnsi="Times New Roman" w:cs="Times New Roman"/>
            <w:sz w:val="24"/>
          </w:rPr>
          <w:delText>[19]</w:delText>
        </w:r>
        <w:r w:rsidR="0068010A" w:rsidRPr="007B1F64" w:rsidDel="00EC2F26">
          <w:rPr>
            <w:rFonts w:ascii="Times New Roman" w:hAnsi="Times New Roman" w:cs="Times New Roman"/>
            <w:sz w:val="24"/>
            <w:szCs w:val="24"/>
          </w:rPr>
          <w:fldChar w:fldCharType="end"/>
        </w:r>
      </w:del>
    </w:p>
    <w:p w14:paraId="34A63BE4" w14:textId="65B90FDD" w:rsidR="00EA586A" w:rsidRPr="007B1F64" w:rsidDel="00EC2F26" w:rsidRDefault="00EA586A" w:rsidP="007B1F64">
      <w:pPr>
        <w:jc w:val="both"/>
        <w:rPr>
          <w:del w:id="704" w:author="Alexandru Uicoabă" w:date="2022-06-16T09:51:00Z"/>
          <w:rFonts w:ascii="Times New Roman" w:hAnsi="Times New Roman" w:cs="Times New Roman"/>
          <w:sz w:val="24"/>
          <w:szCs w:val="24"/>
        </w:rPr>
      </w:pPr>
    </w:p>
    <w:p w14:paraId="0F92AA38" w14:textId="7D3F38EE" w:rsidR="00521892" w:rsidRPr="00E43C5B" w:rsidDel="00EC2F26" w:rsidRDefault="00E8653D" w:rsidP="00521892">
      <w:pPr>
        <w:rPr>
          <w:del w:id="705" w:author="Alexandru Uicoabă" w:date="2022-06-16T09:51:00Z"/>
          <w:rFonts w:ascii="Times New Roman" w:hAnsi="Times New Roman" w:cs="Times New Roman"/>
          <w:sz w:val="28"/>
          <w:szCs w:val="28"/>
        </w:rPr>
      </w:pPr>
      <w:del w:id="706" w:author="Alexandru Uicoabă" w:date="2022-06-16T09:51:00Z">
        <w:r w:rsidRPr="00EA586A" w:rsidDel="00EC2F26">
          <w:rPr>
            <w:rFonts w:ascii="Times New Roman" w:hAnsi="Times New Roman" w:cs="Times New Roman"/>
            <w:sz w:val="28"/>
            <w:szCs w:val="28"/>
          </w:rPr>
          <w:delText>Flask</w:delText>
        </w:r>
      </w:del>
    </w:p>
    <w:p w14:paraId="3E913E48" w14:textId="419811FC" w:rsidR="008B52F3" w:rsidDel="00EC2F26" w:rsidRDefault="008B52F3" w:rsidP="007B1F64">
      <w:pPr>
        <w:jc w:val="both"/>
        <w:rPr>
          <w:del w:id="707" w:author="Alexandru Uicoabă" w:date="2022-06-16T09:51:00Z"/>
          <w:rFonts w:ascii="Times New Roman" w:hAnsi="Times New Roman" w:cs="Times New Roman"/>
          <w:sz w:val="24"/>
          <w:szCs w:val="24"/>
        </w:rPr>
      </w:pPr>
      <w:del w:id="708" w:author="Alexandru Uicoabă" w:date="2022-06-16T09:51:00Z">
        <w:r w:rsidRPr="007B1F64" w:rsidDel="00EC2F26">
          <w:rPr>
            <w:rFonts w:ascii="Times New Roman" w:hAnsi="Times New Roman" w:cs="Times New Roman"/>
            <w:sz w:val="24"/>
            <w:szCs w:val="24"/>
          </w:rPr>
          <w:tab/>
        </w:r>
        <w:r w:rsidRPr="00521892" w:rsidDel="00EC2F26">
          <w:rPr>
            <w:rFonts w:ascii="Times New Roman" w:hAnsi="Times New Roman" w:cs="Times New Roman"/>
            <w:i/>
            <w:iCs/>
            <w:sz w:val="24"/>
            <w:szCs w:val="24"/>
          </w:rPr>
          <w:delText>Flask</w:delText>
        </w:r>
        <w:r w:rsidRPr="007B1F64" w:rsidDel="00EC2F26">
          <w:rPr>
            <w:rFonts w:ascii="Times New Roman" w:hAnsi="Times New Roman" w:cs="Times New Roman"/>
            <w:sz w:val="24"/>
            <w:szCs w:val="24"/>
          </w:rPr>
          <w:delText xml:space="preserve"> este un framework web pe care îl putem folosi pentru a construi cu ușurință o aplicație web. Flask oferă pachetele și modulele necesare astfel încât, în calitate de dezvoltator, trebuie să ne concentrăm doar pe logica prorp</w:delText>
        </w:r>
      </w:del>
      <w:ins w:id="709" w:author="Bogdan Dragulescu" w:date="2022-06-14T12:12:00Z">
        <w:del w:id="710" w:author="Alexandru Uicoabă" w:date="2022-06-16T09:51:00Z">
          <w:r w:rsidR="00201A27" w:rsidDel="00EC2F26">
            <w:rPr>
              <w:rFonts w:ascii="Times New Roman" w:hAnsi="Times New Roman" w:cs="Times New Roman"/>
              <w:sz w:val="24"/>
              <w:szCs w:val="24"/>
            </w:rPr>
            <w:delText>r</w:delText>
          </w:r>
        </w:del>
      </w:ins>
      <w:del w:id="711" w:author="Alexandru Uicoabă" w:date="2022-06-16T09:51:00Z">
        <w:r w:rsidRPr="007B1F64" w:rsidDel="00EC2F26">
          <w:rPr>
            <w:rFonts w:ascii="Times New Roman" w:hAnsi="Times New Roman" w:cs="Times New Roman"/>
            <w:sz w:val="24"/>
            <w:szCs w:val="24"/>
          </w:rPr>
          <w:delText>iu</w:delText>
        </w:r>
        <w:r w:rsidR="000200C4" w:rsidRPr="007B1F64" w:rsidDel="00EC2F26">
          <w:rPr>
            <w:rFonts w:ascii="Times New Roman" w:hAnsi="Times New Roman" w:cs="Times New Roman"/>
            <w:sz w:val="24"/>
            <w:szCs w:val="24"/>
          </w:rPr>
          <w:delText>-</w:delText>
        </w:r>
        <w:r w:rsidRPr="007B1F64" w:rsidDel="00EC2F26">
          <w:rPr>
            <w:rFonts w:ascii="Times New Roman" w:hAnsi="Times New Roman" w:cs="Times New Roman"/>
            <w:sz w:val="24"/>
            <w:szCs w:val="24"/>
          </w:rPr>
          <w:delText>zisă</w:delText>
        </w:r>
        <w:r w:rsidR="000200C4" w:rsidRPr="007B1F64" w:rsidDel="00EC2F26">
          <w:rPr>
            <w:rFonts w:ascii="Times New Roman" w:hAnsi="Times New Roman" w:cs="Times New Roman"/>
            <w:sz w:val="24"/>
            <w:szCs w:val="24"/>
          </w:rPr>
          <w:delText xml:space="preserve"> a aplicației</w:delText>
        </w:r>
        <w:r w:rsidRPr="007B1F64" w:rsidDel="00EC2F26">
          <w:rPr>
            <w:rFonts w:ascii="Times New Roman" w:hAnsi="Times New Roman" w:cs="Times New Roman"/>
            <w:sz w:val="24"/>
            <w:szCs w:val="24"/>
          </w:rPr>
          <w:delText>.</w:delText>
        </w:r>
        <w:r w:rsidR="0068010A" w:rsidRPr="007B1F64" w:rsidDel="00EC2F26">
          <w:rPr>
            <w:rFonts w:ascii="Times New Roman" w:hAnsi="Times New Roman" w:cs="Times New Roman"/>
            <w:sz w:val="24"/>
            <w:szCs w:val="24"/>
          </w:rPr>
          <w:fldChar w:fldCharType="begin"/>
        </w:r>
        <w:r w:rsidR="00C433C8" w:rsidDel="00EC2F26">
          <w:rPr>
            <w:rFonts w:ascii="Times New Roman" w:hAnsi="Times New Roman" w:cs="Times New Roman"/>
            <w:sz w:val="24"/>
            <w:szCs w:val="24"/>
          </w:rPr>
          <w:delInstrText xml:space="preserve"> ADDIN ZOTERO_ITEM CSL_CITATION {"citationID":"L6QshG8t","properties":{"formattedCitation":"[20]","plainCitation":"[20]","noteIndex":0},"citationItems":[{"id":299,"uris":["http://zotero.org/users/6649884/items/DRVUQQGT"],"itemData":{"id":299,"type":"book","publisher":"Packt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delInstrText>
        </w:r>
        <w:r w:rsidR="0068010A" w:rsidRPr="007B1F64" w:rsidDel="00EC2F26">
          <w:rPr>
            <w:rFonts w:ascii="Times New Roman" w:hAnsi="Times New Roman" w:cs="Times New Roman"/>
            <w:sz w:val="24"/>
            <w:szCs w:val="24"/>
          </w:rPr>
          <w:fldChar w:fldCharType="separate"/>
        </w:r>
        <w:r w:rsidR="00C433C8" w:rsidRPr="00C433C8" w:rsidDel="00EC2F26">
          <w:rPr>
            <w:rFonts w:ascii="Times New Roman" w:hAnsi="Times New Roman" w:cs="Times New Roman"/>
            <w:sz w:val="24"/>
          </w:rPr>
          <w:delText>[20]</w:delText>
        </w:r>
        <w:r w:rsidR="0068010A" w:rsidRPr="007B1F64" w:rsidDel="00EC2F26">
          <w:rPr>
            <w:rFonts w:ascii="Times New Roman" w:hAnsi="Times New Roman" w:cs="Times New Roman"/>
            <w:sz w:val="24"/>
            <w:szCs w:val="24"/>
          </w:rPr>
          <w:fldChar w:fldCharType="end"/>
        </w:r>
      </w:del>
    </w:p>
    <w:p w14:paraId="0102B439" w14:textId="01F6DA5A" w:rsidR="00E43C5B" w:rsidRPr="007B1F64" w:rsidDel="00EC2F26" w:rsidRDefault="00E43C5B" w:rsidP="007B1F64">
      <w:pPr>
        <w:jc w:val="both"/>
        <w:rPr>
          <w:del w:id="712" w:author="Alexandru Uicoabă" w:date="2022-06-16T09:51:00Z"/>
          <w:rFonts w:ascii="Times New Roman" w:hAnsi="Times New Roman" w:cs="Times New Roman"/>
          <w:sz w:val="24"/>
          <w:szCs w:val="24"/>
        </w:rPr>
      </w:pPr>
    </w:p>
    <w:p w14:paraId="5CB11C90" w14:textId="4377A651" w:rsidR="00521892" w:rsidRPr="00E43C5B" w:rsidDel="00EC2F26" w:rsidRDefault="00E8653D" w:rsidP="00521892">
      <w:pPr>
        <w:rPr>
          <w:del w:id="713" w:author="Alexandru Uicoabă" w:date="2022-06-16T09:51:00Z"/>
          <w:rFonts w:ascii="Times New Roman" w:hAnsi="Times New Roman" w:cs="Times New Roman"/>
          <w:sz w:val="28"/>
          <w:szCs w:val="28"/>
        </w:rPr>
      </w:pPr>
      <w:del w:id="714" w:author="Alexandru Uicoabă" w:date="2022-06-16T09:51:00Z">
        <w:r w:rsidRPr="00EA586A" w:rsidDel="00EC2F26">
          <w:rPr>
            <w:rFonts w:ascii="Times New Roman" w:hAnsi="Times New Roman" w:cs="Times New Roman"/>
            <w:sz w:val="28"/>
            <w:szCs w:val="28"/>
          </w:rPr>
          <w:delText>Scikit-learn</w:delText>
        </w:r>
      </w:del>
    </w:p>
    <w:p w14:paraId="3E049814" w14:textId="1C4D391D" w:rsidR="00E8653D" w:rsidRPr="007B1F64" w:rsidDel="00EC2F26" w:rsidRDefault="00E8653D" w:rsidP="007B1F64">
      <w:pPr>
        <w:ind w:firstLine="720"/>
        <w:jc w:val="both"/>
        <w:rPr>
          <w:del w:id="715" w:author="Alexandru Uicoabă" w:date="2022-06-16T09:51:00Z"/>
          <w:rFonts w:ascii="Times New Roman" w:hAnsi="Times New Roman" w:cs="Times New Roman"/>
          <w:sz w:val="24"/>
          <w:szCs w:val="24"/>
        </w:rPr>
      </w:pPr>
      <w:del w:id="716" w:author="Alexandru Uicoabă" w:date="2022-06-16T09:51:00Z">
        <w:r w:rsidRPr="007B1F64" w:rsidDel="00EC2F26">
          <w:rPr>
            <w:rFonts w:ascii="Times New Roman" w:hAnsi="Times New Roman" w:cs="Times New Roman"/>
            <w:i/>
            <w:iCs/>
            <w:sz w:val="24"/>
            <w:szCs w:val="24"/>
          </w:rPr>
          <w:delText>Scikit-learn</w:delText>
        </w:r>
        <w:r w:rsidRPr="007B1F64" w:rsidDel="00EC2F26">
          <w:rPr>
            <w:rFonts w:ascii="Times New Roman" w:hAnsi="Times New Roman" w:cs="Times New Roman"/>
            <w:sz w:val="24"/>
            <w:szCs w:val="24"/>
          </w:rPr>
          <w:delText xml:space="preserve"> este un modul Python care integrează o gamă largă de algoritmi de învățare automată de ultimă generație pentru probleme supravegheate și nesupravegheate.</w:delText>
        </w:r>
        <w:r w:rsidR="009B7B4C" w:rsidRPr="007B1F64" w:rsidDel="00EC2F26">
          <w:rPr>
            <w:rFonts w:ascii="Times New Roman" w:hAnsi="Times New Roman" w:cs="Times New Roman"/>
            <w:sz w:val="24"/>
            <w:szCs w:val="24"/>
          </w:rPr>
          <w:delText xml:space="preserve"> Accentul este pus pe ușurința în utilizare, performanță, documentație și coerența API</w:delText>
        </w:r>
        <w:commentRangeStart w:id="717"/>
        <w:commentRangeStart w:id="718"/>
        <w:commentRangeStart w:id="719"/>
        <w:r w:rsidR="009B7B4C" w:rsidRPr="007B1F64" w:rsidDel="00EC2F26">
          <w:rPr>
            <w:rFonts w:ascii="Times New Roman" w:hAnsi="Times New Roman" w:cs="Times New Roman"/>
            <w:sz w:val="24"/>
            <w:szCs w:val="24"/>
          </w:rPr>
          <w:delText>.</w:delText>
        </w:r>
        <w:commentRangeEnd w:id="717"/>
        <w:commentRangeEnd w:id="718"/>
        <w:commentRangeEnd w:id="719"/>
        <w:r w:rsidR="0068010A" w:rsidRPr="007B1F64" w:rsidDel="00EC2F26">
          <w:rPr>
            <w:rFonts w:ascii="Times New Roman" w:hAnsi="Times New Roman" w:cs="Times New Roman"/>
            <w:sz w:val="24"/>
            <w:szCs w:val="24"/>
          </w:rPr>
          <w:fldChar w:fldCharType="begin"/>
        </w:r>
        <w:r w:rsidR="00C433C8" w:rsidDel="00EC2F26">
          <w:rPr>
            <w:rFonts w:ascii="Times New Roman" w:hAnsi="Times New Roman" w:cs="Times New Roman"/>
            <w:sz w:val="24"/>
            <w:szCs w:val="24"/>
          </w:rPr>
          <w:delInstrText xml:space="preserve"> ADDIN ZOTERO_ITEM CSL_CITATION {"citationID":"K35AN5VU","properties":{"formattedCitation":"[21]","plainCitation":"[21]","noteIndex":0},"citationItems":[{"id":295,"uris":["http://zotero.org/users/6649884/items/GI725HQ8"],"itemData":{"id":295,"type":"article-journal","abstract":"Scikit-learn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delInstrText>
        </w:r>
        <w:r w:rsidR="0068010A" w:rsidRPr="007B1F64" w:rsidDel="00EC2F26">
          <w:rPr>
            <w:rFonts w:ascii="Times New Roman" w:hAnsi="Times New Roman" w:cs="Times New Roman"/>
            <w:sz w:val="24"/>
            <w:szCs w:val="24"/>
          </w:rPr>
          <w:fldChar w:fldCharType="separate"/>
        </w:r>
        <w:r w:rsidR="00C433C8" w:rsidRPr="00C433C8" w:rsidDel="00EC2F26">
          <w:rPr>
            <w:rFonts w:ascii="Times New Roman" w:hAnsi="Times New Roman" w:cs="Times New Roman"/>
            <w:sz w:val="24"/>
          </w:rPr>
          <w:delText>[21]</w:delText>
        </w:r>
        <w:r w:rsidR="0068010A" w:rsidRPr="007B1F64" w:rsidDel="00EC2F26">
          <w:rPr>
            <w:rFonts w:ascii="Times New Roman" w:hAnsi="Times New Roman" w:cs="Times New Roman"/>
            <w:sz w:val="24"/>
            <w:szCs w:val="24"/>
          </w:rPr>
          <w:fldChar w:fldCharType="end"/>
        </w:r>
        <w:r w:rsidR="00615B08" w:rsidDel="00EC2F26">
          <w:rPr>
            <w:rStyle w:val="Referincomentariu"/>
          </w:rPr>
          <w:commentReference w:id="717"/>
        </w:r>
        <w:r w:rsidR="00EC2F26" w:rsidDel="00EC2F26">
          <w:rPr>
            <w:rStyle w:val="Referincomentariu"/>
          </w:rPr>
          <w:commentReference w:id="718"/>
        </w:r>
        <w:r w:rsidR="00EC2F26" w:rsidDel="00EC2F26">
          <w:rPr>
            <w:rStyle w:val="Referincomentariu"/>
          </w:rPr>
          <w:commentReference w:id="719"/>
        </w:r>
      </w:del>
    </w:p>
    <w:p w14:paraId="4B0DF7ED" w14:textId="5994C3EF" w:rsidR="007B1F64" w:rsidRPr="007B1F64" w:rsidDel="00EC2F26" w:rsidRDefault="007B1F64" w:rsidP="007B1F64">
      <w:pPr>
        <w:jc w:val="both"/>
        <w:rPr>
          <w:del w:id="720" w:author="Alexandru Uicoabă" w:date="2022-06-16T09:51:00Z"/>
          <w:rFonts w:ascii="Times New Roman" w:hAnsi="Times New Roman" w:cs="Times New Roman"/>
          <w:sz w:val="24"/>
          <w:szCs w:val="24"/>
        </w:rPr>
      </w:pPr>
    </w:p>
    <w:p w14:paraId="7FDA3961" w14:textId="5B1670F7" w:rsidR="00521892" w:rsidRPr="00E43C5B" w:rsidDel="00EC2F26" w:rsidRDefault="0036561B" w:rsidP="00521892">
      <w:pPr>
        <w:rPr>
          <w:del w:id="721" w:author="Alexandru Uicoabă" w:date="2022-06-16T09:51:00Z"/>
          <w:rFonts w:ascii="Times New Roman" w:hAnsi="Times New Roman" w:cs="Times New Roman"/>
          <w:sz w:val="28"/>
          <w:szCs w:val="28"/>
        </w:rPr>
      </w:pPr>
      <w:del w:id="722" w:author="Alexandru Uicoabă" w:date="2022-06-16T09:51:00Z">
        <w:r w:rsidRPr="00EA586A" w:rsidDel="00EC2F26">
          <w:rPr>
            <w:rFonts w:ascii="Times New Roman" w:hAnsi="Times New Roman" w:cs="Times New Roman"/>
            <w:sz w:val="28"/>
            <w:szCs w:val="28"/>
          </w:rPr>
          <w:delText xml:space="preserve"> Unity</w:delText>
        </w:r>
      </w:del>
    </w:p>
    <w:p w14:paraId="093C1819" w14:textId="74E9643A" w:rsidR="00DE3876" w:rsidRPr="007B1F64" w:rsidDel="00EC2F26" w:rsidRDefault="0036561B" w:rsidP="007B1F64">
      <w:pPr>
        <w:jc w:val="both"/>
        <w:rPr>
          <w:del w:id="723" w:author="Alexandru Uicoabă" w:date="2022-06-16T09:51:00Z"/>
          <w:rFonts w:ascii="Times New Roman" w:hAnsi="Times New Roman" w:cs="Times New Roman"/>
          <w:sz w:val="24"/>
          <w:szCs w:val="24"/>
        </w:rPr>
      </w:pPr>
      <w:del w:id="724" w:author="Alexandru Uicoabă" w:date="2022-06-16T09:51:00Z">
        <w:r w:rsidRPr="007B1F64" w:rsidDel="00EC2F26">
          <w:rPr>
            <w:rFonts w:ascii="Times New Roman" w:hAnsi="Times New Roman" w:cs="Times New Roman"/>
            <w:sz w:val="24"/>
            <w:szCs w:val="24"/>
          </w:rPr>
          <w:tab/>
          <w:delText xml:space="preserve">Motorul de joc </w:delText>
        </w:r>
        <w:r w:rsidRPr="00521892" w:rsidDel="00EC2F26">
          <w:rPr>
            <w:rFonts w:ascii="Times New Roman" w:hAnsi="Times New Roman" w:cs="Times New Roman"/>
            <w:i/>
            <w:iCs/>
            <w:sz w:val="24"/>
            <w:szCs w:val="24"/>
          </w:rPr>
          <w:delText>Unity</w:delText>
        </w:r>
        <w:r w:rsidRPr="007B1F64" w:rsidDel="00EC2F26">
          <w:rPr>
            <w:rFonts w:ascii="Times New Roman" w:hAnsi="Times New Roman" w:cs="Times New Roman"/>
            <w:sz w:val="24"/>
            <w:szCs w:val="24"/>
          </w:rPr>
          <w:delText xml:space="preserve"> este dezvoltat de Unity Technologies șl</w:delText>
        </w:r>
      </w:del>
      <w:ins w:id="725" w:author="Bogdan Dragulescu" w:date="2022-06-14T12:12:00Z">
        <w:del w:id="726" w:author="Alexandru Uicoabă" w:date="2022-06-16T09:51:00Z">
          <w:r w:rsidR="00201A27" w:rsidDel="00EC2F26">
            <w:rPr>
              <w:rFonts w:ascii="Times New Roman" w:hAnsi="Times New Roman" w:cs="Times New Roman"/>
              <w:sz w:val="24"/>
              <w:szCs w:val="24"/>
            </w:rPr>
            <w:delText>i</w:delText>
          </w:r>
        </w:del>
      </w:ins>
      <w:del w:id="727" w:author="Alexandru Uicoabă" w:date="2022-06-16T09:51:00Z">
        <w:r w:rsidRPr="007B1F64" w:rsidDel="00EC2F26">
          <w:rPr>
            <w:rFonts w:ascii="Times New Roman" w:hAnsi="Times New Roman" w:cs="Times New Roman"/>
            <w:sz w:val="24"/>
            <w:szCs w:val="24"/>
          </w:rPr>
          <w:delText xml:space="preserve"> integrează un motor de randare personalizat cu motorul de fizică nVidia PhysX și Mono, dar și cu implementarea bibliotecilor .NET open source a celor de la Microsoft. Editorul Unity este foarte ușor de </w:delText>
        </w:r>
        <w:r w:rsidRPr="007B1F64" w:rsidDel="00EC2F26">
          <w:rPr>
            <w:rFonts w:ascii="Times New Roman" w:hAnsi="Times New Roman" w:cs="Times New Roman"/>
            <w:sz w:val="24"/>
            <w:szCs w:val="24"/>
          </w:rPr>
          <w:lastRenderedPageBreak/>
          <w:delText>utilizat. Conținutul acestuia este listat într-un arbore și se poate adăuga la mediu într-o manieră de tip drag-and-drop.</w:delText>
        </w:r>
        <w:r w:rsidR="007B1F64" w:rsidRPr="007B1F64" w:rsidDel="00EC2F26">
          <w:rPr>
            <w:rFonts w:ascii="Times New Roman" w:hAnsi="Times New Roman" w:cs="Times New Roman"/>
            <w:sz w:val="24"/>
            <w:szCs w:val="24"/>
          </w:rPr>
          <w:delText xml:space="preserve"> Fiecărui obiect din interfață i se pot atribui mai multe scripturi scrise în C#.</w:delText>
        </w:r>
        <w:r w:rsidR="0068010A" w:rsidRPr="007B1F64" w:rsidDel="00EC2F26">
          <w:rPr>
            <w:rFonts w:ascii="Times New Roman" w:hAnsi="Times New Roman" w:cs="Times New Roman"/>
            <w:sz w:val="24"/>
            <w:szCs w:val="24"/>
          </w:rPr>
          <w:fldChar w:fldCharType="begin"/>
        </w:r>
        <w:r w:rsidR="00C433C8" w:rsidDel="00EC2F26">
          <w:rPr>
            <w:rFonts w:ascii="Times New Roman" w:hAnsi="Times New Roman" w:cs="Times New Roman"/>
            <w:sz w:val="24"/>
            <w:szCs w:val="24"/>
          </w:rPr>
          <w:delInstrText xml:space="preserve"> ADDIN ZOTERO_ITEM CSL_CITATION {"citationID":"n5dpVkQs","properties":{"formattedCitation":"[22]","plainCitation":"[22]","noteIndex":0},"citationItems":[{"id":302,"uris":["http://zotero.org/users/6649884/items/C9N68758"],"itemData":{"id":302,"type":"article-journal","abstract":"This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delInstrText>
        </w:r>
        <w:r w:rsidR="0068010A" w:rsidRPr="007B1F64" w:rsidDel="00EC2F26">
          <w:rPr>
            <w:rFonts w:ascii="Times New Roman" w:hAnsi="Times New Roman" w:cs="Times New Roman"/>
            <w:sz w:val="24"/>
            <w:szCs w:val="24"/>
          </w:rPr>
          <w:fldChar w:fldCharType="separate"/>
        </w:r>
        <w:r w:rsidR="00C433C8" w:rsidRPr="00C433C8" w:rsidDel="00EC2F26">
          <w:rPr>
            <w:rFonts w:ascii="Times New Roman" w:hAnsi="Times New Roman" w:cs="Times New Roman"/>
            <w:sz w:val="24"/>
          </w:rPr>
          <w:delText>[22]</w:delText>
        </w:r>
        <w:r w:rsidR="0068010A" w:rsidRPr="007B1F64" w:rsidDel="00EC2F26">
          <w:rPr>
            <w:rFonts w:ascii="Times New Roman" w:hAnsi="Times New Roman" w:cs="Times New Roman"/>
            <w:sz w:val="24"/>
            <w:szCs w:val="24"/>
          </w:rPr>
          <w:fldChar w:fldCharType="end"/>
        </w:r>
        <w:r w:rsidRPr="007B1F64" w:rsidDel="00EC2F26">
          <w:rPr>
            <w:rFonts w:ascii="Times New Roman" w:hAnsi="Times New Roman" w:cs="Times New Roman"/>
            <w:sz w:val="24"/>
            <w:szCs w:val="24"/>
          </w:rPr>
          <w:delText xml:space="preserve"> </w:delText>
        </w:r>
        <w:r w:rsidR="00540789" w:rsidDel="00EC2F26">
          <w:rPr>
            <w:rFonts w:ascii="Times New Roman" w:hAnsi="Times New Roman" w:cs="Times New Roman"/>
            <w:sz w:val="24"/>
            <w:szCs w:val="24"/>
          </w:rPr>
          <w:fldChar w:fldCharType="begin"/>
        </w:r>
        <w:r w:rsidR="00C433C8" w:rsidDel="00EC2F26">
          <w:rPr>
            <w:rFonts w:ascii="Times New Roman" w:hAnsi="Times New Roman" w:cs="Times New Roman"/>
            <w:sz w:val="24"/>
            <w:szCs w:val="24"/>
          </w:rPr>
          <w:delInstrText xml:space="preserve"> ADDIN ZOTERO_ITEM CSL_CITATION {"citationID":"sXsrjCMi","properties":{"formattedCitation":"[23]","plainCitation":"[23]","noteIndex":0},"citationItems":[{"id":287,"uris":["http://zotero.org/users/6649884/items/Z285RTD5"],"itemData":{"id":287,"type":"report","abstract":"OpenAI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delInstrText>
        </w:r>
        <w:r w:rsidR="00540789" w:rsidDel="00EC2F26">
          <w:rPr>
            <w:rFonts w:ascii="Times New Roman" w:hAnsi="Times New Roman" w:cs="Times New Roman"/>
            <w:sz w:val="24"/>
            <w:szCs w:val="24"/>
          </w:rPr>
          <w:fldChar w:fldCharType="separate"/>
        </w:r>
        <w:r w:rsidR="00C433C8" w:rsidRPr="00C433C8" w:rsidDel="00EC2F26">
          <w:rPr>
            <w:rFonts w:ascii="Times New Roman" w:hAnsi="Times New Roman" w:cs="Times New Roman"/>
            <w:sz w:val="24"/>
          </w:rPr>
          <w:delText>[23]</w:delText>
        </w:r>
        <w:r w:rsidR="00540789" w:rsidDel="00EC2F26">
          <w:rPr>
            <w:rFonts w:ascii="Times New Roman" w:hAnsi="Times New Roman" w:cs="Times New Roman"/>
            <w:sz w:val="24"/>
            <w:szCs w:val="24"/>
          </w:rPr>
          <w:fldChar w:fldCharType="end"/>
        </w:r>
      </w:del>
    </w:p>
    <w:p w14:paraId="5A10030A" w14:textId="79748E6D" w:rsidR="00D07FDF" w:rsidDel="00EC2F26" w:rsidRDefault="00997650">
      <w:pPr>
        <w:ind w:firstLine="720"/>
        <w:rPr>
          <w:del w:id="728" w:author="Alexandru Uicoabă" w:date="2022-06-16T09:51:00Z"/>
          <w:lang w:val="en-GB"/>
        </w:rPr>
        <w:pPrChange w:id="729" w:author="Alexandru Uicoabă" w:date="2022-06-15T19:10:00Z">
          <w:pPr/>
        </w:pPrChange>
      </w:pPr>
      <w:ins w:id="730" w:author="Alexandru Uicoaba" w:date="2022-06-15T11:07:00Z">
        <w:del w:id="731" w:author="Alexandru Uicoabă" w:date="2022-06-16T09:51:00Z">
          <w:r w:rsidDel="00EC2F26">
            <w:rPr>
              <w:lang w:val="en-GB"/>
            </w:rPr>
            <w:tab/>
          </w:r>
        </w:del>
      </w:ins>
      <w:ins w:id="732" w:author="Alexandru Uicoaba" w:date="2022-06-15T11:08:00Z">
        <w:del w:id="733" w:author="Alexandru Uicoabă" w:date="2022-06-15T19:08:00Z">
          <w:r w:rsidDel="00505093">
            <w:rPr>
              <w:lang w:val="en-GB"/>
            </w:rPr>
            <w:delText xml:space="preserve">În vederea realizării experimentului, datorită faptului că dețin cunoștințe avansate de C# și Python, s-a ales dezvoltarea jocului în mediul Unity și antrenarea </w:delText>
          </w:r>
        </w:del>
      </w:ins>
      <w:ins w:id="734" w:author="Alexandru Uicoaba" w:date="2022-06-15T11:09:00Z">
        <w:del w:id="735" w:author="Alexandru Uicoabă" w:date="2022-06-15T19:08:00Z">
          <w:r w:rsidDel="00505093">
            <w:rPr>
              <w:lang w:val="en-GB"/>
            </w:rPr>
            <w:delText xml:space="preserve">angentu folosind </w:delText>
          </w:r>
        </w:del>
      </w:ins>
      <w:ins w:id="736" w:author="Alexandru Uicoaba" w:date="2022-06-15T11:10:00Z">
        <w:del w:id="737" w:author="Alexandru Uicoabă" w:date="2022-06-15T19:08:00Z">
          <w:r w:rsidDel="00505093">
            <w:rPr>
              <w:lang w:val="en-GB"/>
            </w:rPr>
            <w:delText>soluții Python care facilitează și ușurează acest lucru.</w:delText>
          </w:r>
        </w:del>
      </w:ins>
    </w:p>
    <w:p w14:paraId="65663993" w14:textId="56EAFBA3" w:rsidR="00E43C5B" w:rsidRDefault="00615B08" w:rsidP="008E120D">
      <w:pPr>
        <w:rPr>
          <w:ins w:id="738" w:author="Alexandru Uicoabă" w:date="2022-06-15T19:35:00Z"/>
          <w:lang w:val="en-GB"/>
        </w:rPr>
      </w:pPr>
      <w:commentRangeStart w:id="739"/>
      <w:commentRangeStart w:id="740"/>
      <w:commentRangeStart w:id="741"/>
      <w:commentRangeEnd w:id="739"/>
      <w:r>
        <w:rPr>
          <w:rStyle w:val="Referincomentariu"/>
        </w:rPr>
        <w:commentReference w:id="739"/>
      </w:r>
      <w:commentRangeEnd w:id="740"/>
      <w:r w:rsidR="008F6C20">
        <w:rPr>
          <w:rStyle w:val="Referincomentariu"/>
        </w:rPr>
        <w:commentReference w:id="740"/>
      </w:r>
      <w:commentRangeEnd w:id="741"/>
      <w:r w:rsidR="008F6C20">
        <w:rPr>
          <w:rStyle w:val="Referincomentariu"/>
        </w:rPr>
        <w:commentReference w:id="741"/>
      </w:r>
    </w:p>
    <w:p w14:paraId="0FC48544" w14:textId="01394E82" w:rsidR="007100AC" w:rsidRDefault="007100AC" w:rsidP="008E120D">
      <w:pPr>
        <w:rPr>
          <w:ins w:id="742" w:author="Alexandru Uicoabă" w:date="2022-06-15T19:35:00Z"/>
          <w:lang w:val="en-GB"/>
        </w:rPr>
      </w:pPr>
    </w:p>
    <w:p w14:paraId="0E858BAD" w14:textId="0BE0CD3A" w:rsidR="007100AC" w:rsidRDefault="007100AC" w:rsidP="008E120D">
      <w:pPr>
        <w:rPr>
          <w:ins w:id="743" w:author="Alexandru Uicoabă" w:date="2022-06-15T19:35:00Z"/>
          <w:lang w:val="en-GB"/>
        </w:rPr>
      </w:pPr>
    </w:p>
    <w:p w14:paraId="4A2DD527" w14:textId="5728D8A0" w:rsidR="007100AC" w:rsidRDefault="007100AC" w:rsidP="008E120D">
      <w:pPr>
        <w:rPr>
          <w:ins w:id="744" w:author="Alexandru Uicoabă" w:date="2022-06-15T19:35:00Z"/>
          <w:lang w:val="en-GB"/>
        </w:rPr>
      </w:pPr>
    </w:p>
    <w:p w14:paraId="550B48AB" w14:textId="7235E680" w:rsidR="007100AC" w:rsidRDefault="007100AC" w:rsidP="008E120D">
      <w:pPr>
        <w:rPr>
          <w:ins w:id="745" w:author="Alexandru Uicoabă" w:date="2022-06-15T19:35:00Z"/>
          <w:lang w:val="en-GB"/>
        </w:rPr>
      </w:pPr>
    </w:p>
    <w:p w14:paraId="18D8B01E" w14:textId="626352F1" w:rsidR="007100AC" w:rsidRDefault="007100AC" w:rsidP="008E120D">
      <w:pPr>
        <w:rPr>
          <w:ins w:id="746" w:author="Alexandru Uicoabă" w:date="2022-06-15T19:35:00Z"/>
          <w:lang w:val="en-GB"/>
        </w:rPr>
      </w:pPr>
    </w:p>
    <w:p w14:paraId="1771C3DE" w14:textId="2CBE7940" w:rsidR="007100AC" w:rsidRDefault="007100AC" w:rsidP="008E120D">
      <w:pPr>
        <w:rPr>
          <w:ins w:id="747" w:author="Alexandru Uicoabă" w:date="2022-06-15T19:35:00Z"/>
          <w:lang w:val="en-GB"/>
        </w:rPr>
      </w:pPr>
    </w:p>
    <w:p w14:paraId="223E4785" w14:textId="387C5F52" w:rsidR="007100AC" w:rsidRDefault="007100AC" w:rsidP="008E120D">
      <w:pPr>
        <w:rPr>
          <w:ins w:id="748" w:author="Alexandru Uicoabă" w:date="2022-06-15T19:35:00Z"/>
          <w:lang w:val="en-GB"/>
        </w:rPr>
      </w:pPr>
    </w:p>
    <w:p w14:paraId="1661A9EE" w14:textId="04140DAC" w:rsidR="007100AC" w:rsidRDefault="007100AC" w:rsidP="008E120D">
      <w:pPr>
        <w:rPr>
          <w:ins w:id="749" w:author="Alexandru Uicoabă" w:date="2022-06-15T19:35:00Z"/>
          <w:lang w:val="en-GB"/>
        </w:rPr>
      </w:pPr>
    </w:p>
    <w:p w14:paraId="105D2361" w14:textId="5290403B" w:rsidR="007100AC" w:rsidRDefault="007100AC" w:rsidP="008E120D">
      <w:pPr>
        <w:rPr>
          <w:ins w:id="750" w:author="Alexandru Uicoabă" w:date="2022-06-15T19:35:00Z"/>
          <w:lang w:val="en-GB"/>
        </w:rPr>
      </w:pPr>
    </w:p>
    <w:p w14:paraId="02FCE6C9" w14:textId="5892DC95" w:rsidR="007100AC" w:rsidRDefault="007100AC" w:rsidP="008E120D">
      <w:pPr>
        <w:rPr>
          <w:ins w:id="751" w:author="Alexandru Uicoabă" w:date="2022-06-15T19:35:00Z"/>
          <w:lang w:val="en-GB"/>
        </w:rPr>
      </w:pPr>
    </w:p>
    <w:p w14:paraId="15252390" w14:textId="69C09765" w:rsidR="007100AC" w:rsidRDefault="007100AC" w:rsidP="008E120D">
      <w:pPr>
        <w:rPr>
          <w:ins w:id="752" w:author="Alexandru Uicoabă" w:date="2022-06-15T19:35:00Z"/>
          <w:lang w:val="en-GB"/>
        </w:rPr>
      </w:pPr>
    </w:p>
    <w:p w14:paraId="1C7CF967" w14:textId="44D54CE8" w:rsidR="007100AC" w:rsidRDefault="007100AC" w:rsidP="008E120D">
      <w:pPr>
        <w:rPr>
          <w:ins w:id="753" w:author="Alexandru Uicoabă" w:date="2022-06-15T19:35:00Z"/>
          <w:lang w:val="en-GB"/>
        </w:rPr>
      </w:pPr>
    </w:p>
    <w:p w14:paraId="45F44B04" w14:textId="3BC370E0" w:rsidR="007100AC" w:rsidRDefault="007100AC" w:rsidP="008E120D">
      <w:pPr>
        <w:rPr>
          <w:ins w:id="754" w:author="Alexandru Uicoabă" w:date="2022-06-15T19:35:00Z"/>
          <w:lang w:val="en-GB"/>
        </w:rPr>
      </w:pPr>
    </w:p>
    <w:p w14:paraId="53CE18D1" w14:textId="1741B530" w:rsidR="007100AC" w:rsidRDefault="007100AC" w:rsidP="008E120D">
      <w:pPr>
        <w:rPr>
          <w:ins w:id="755" w:author="Alexandru Uicoabă" w:date="2022-06-15T19:35:00Z"/>
          <w:lang w:val="en-GB"/>
        </w:rPr>
      </w:pPr>
    </w:p>
    <w:p w14:paraId="4ED0BBCB" w14:textId="5CC8C460" w:rsidR="007100AC" w:rsidRDefault="007100AC" w:rsidP="008E120D">
      <w:pPr>
        <w:rPr>
          <w:ins w:id="756" w:author="Alexandru Uicoabă" w:date="2022-06-15T19:35:00Z"/>
          <w:lang w:val="en-GB"/>
        </w:rPr>
      </w:pPr>
    </w:p>
    <w:p w14:paraId="1D22907C" w14:textId="41223D26" w:rsidR="007100AC" w:rsidRDefault="007100AC" w:rsidP="008E120D">
      <w:pPr>
        <w:rPr>
          <w:ins w:id="757" w:author="Alexandru Uicoabă" w:date="2022-06-15T19:35:00Z"/>
          <w:lang w:val="en-GB"/>
        </w:rPr>
      </w:pPr>
    </w:p>
    <w:p w14:paraId="5990A98E" w14:textId="5B024CD0" w:rsidR="007100AC" w:rsidRDefault="007100AC" w:rsidP="008E120D">
      <w:pPr>
        <w:rPr>
          <w:ins w:id="758" w:author="Alexandru Uicoabă" w:date="2022-06-15T19:35:00Z"/>
          <w:lang w:val="en-GB"/>
        </w:rPr>
      </w:pPr>
    </w:p>
    <w:p w14:paraId="0249A9CC" w14:textId="34FE0853" w:rsidR="007100AC" w:rsidRDefault="007100AC" w:rsidP="008E120D">
      <w:pPr>
        <w:rPr>
          <w:ins w:id="759" w:author="Alexandru Uicoabă" w:date="2022-06-15T19:35:00Z"/>
          <w:lang w:val="en-GB"/>
        </w:rPr>
      </w:pPr>
    </w:p>
    <w:p w14:paraId="1092366A" w14:textId="3F072186" w:rsidR="007100AC" w:rsidRDefault="007100AC" w:rsidP="008E120D">
      <w:pPr>
        <w:rPr>
          <w:ins w:id="760" w:author="Alexandru Uicoabă" w:date="2022-06-15T19:35:00Z"/>
          <w:lang w:val="en-GB"/>
        </w:rPr>
      </w:pPr>
    </w:p>
    <w:p w14:paraId="0F9DF3EA" w14:textId="77777777" w:rsidR="007100AC" w:rsidRPr="008E120D" w:rsidRDefault="007100AC" w:rsidP="008E120D">
      <w:pPr>
        <w:rPr>
          <w:lang w:val="en-GB"/>
        </w:rPr>
      </w:pPr>
    </w:p>
    <w:p w14:paraId="6E86255D" w14:textId="1A27780F" w:rsidR="00E6691C" w:rsidRDefault="00E6691C" w:rsidP="000352C6">
      <w:pPr>
        <w:pStyle w:val="Titlu1"/>
        <w:jc w:val="center"/>
        <w:rPr>
          <w:rFonts w:ascii="Times New Roman" w:hAnsi="Times New Roman" w:cs="Times New Roman"/>
          <w:b/>
          <w:bCs/>
          <w:color w:val="auto"/>
          <w:lang w:val="en-GB"/>
        </w:rPr>
      </w:pPr>
      <w:bookmarkStart w:id="761" w:name="_Toc106268656"/>
      <w:r w:rsidRPr="000352C6">
        <w:rPr>
          <w:rFonts w:ascii="Times New Roman" w:hAnsi="Times New Roman" w:cs="Times New Roman"/>
          <w:b/>
          <w:bCs/>
          <w:color w:val="auto"/>
          <w:lang w:val="en-GB"/>
        </w:rPr>
        <w:t xml:space="preserve">Capitolul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Proiectarea experimentului</w:t>
      </w:r>
      <w:bookmarkEnd w:id="761"/>
    </w:p>
    <w:p w14:paraId="773589A6" w14:textId="77777777" w:rsidR="00C93AAA" w:rsidRPr="00C93AAA" w:rsidRDefault="00C93AAA" w:rsidP="00C93AAA">
      <w:pPr>
        <w:rPr>
          <w:lang w:val="en-GB"/>
        </w:rPr>
      </w:pPr>
    </w:p>
    <w:p w14:paraId="49BA5AA7" w14:textId="77052E4B" w:rsidR="00D96A93" w:rsidRDefault="00D96A93" w:rsidP="00C93AAA">
      <w:pPr>
        <w:pStyle w:val="Titlu2"/>
        <w:rPr>
          <w:rFonts w:ascii="Times New Roman" w:hAnsi="Times New Roman" w:cs="Times New Roman"/>
          <w:b/>
          <w:bCs/>
          <w:color w:val="auto"/>
          <w:sz w:val="28"/>
          <w:szCs w:val="28"/>
          <w:lang w:val="en-GB"/>
        </w:rPr>
      </w:pPr>
      <w:bookmarkStart w:id="762" w:name="_Toc106268657"/>
      <w:r w:rsidRPr="00C93AAA">
        <w:rPr>
          <w:rFonts w:ascii="Times New Roman" w:hAnsi="Times New Roman" w:cs="Times New Roman"/>
          <w:b/>
          <w:bCs/>
          <w:color w:val="auto"/>
          <w:sz w:val="28"/>
          <w:szCs w:val="28"/>
          <w:lang w:val="en-GB"/>
        </w:rPr>
        <w:t>4.1 Obiectivele experimentului</w:t>
      </w:r>
      <w:bookmarkEnd w:id="762"/>
    </w:p>
    <w:p w14:paraId="1CCDF4F3" w14:textId="77777777" w:rsidR="00C93AAA" w:rsidRPr="00C93AAA" w:rsidRDefault="00C93AAA" w:rsidP="00C93AAA">
      <w:pPr>
        <w:rPr>
          <w:lang w:val="en-GB"/>
        </w:rPr>
      </w:pPr>
    </w:p>
    <w:p w14:paraId="0C16073C" w14:textId="1912E682" w:rsidR="00EF39C2" w:rsidRPr="00C93AAA" w:rsidRDefault="00EF39C2" w:rsidP="00C93AAA">
      <w:pPr>
        <w:jc w:val="both"/>
        <w:rPr>
          <w:rFonts w:ascii="Times New Roman" w:hAnsi="Times New Roman" w:cs="Times New Roman"/>
          <w:sz w:val="24"/>
          <w:szCs w:val="24"/>
          <w:lang w:val="en-GB"/>
        </w:rPr>
      </w:pPr>
      <w:r>
        <w:rPr>
          <w:lang w:val="en-GB"/>
        </w:rPr>
        <w:lastRenderedPageBreak/>
        <w:tab/>
      </w:r>
      <w:r w:rsidRPr="00C93AAA">
        <w:rPr>
          <w:rFonts w:ascii="Times New Roman" w:hAnsi="Times New Roman" w:cs="Times New Roman"/>
          <w:sz w:val="24"/>
          <w:szCs w:val="24"/>
          <w:lang w:val="en-GB"/>
        </w:rPr>
        <w:t>Experimentul presupune învățarea unui agent sub forma unui kart ca să conducă pe un circuit. Se vor aborda două implementări, una în care agentul învață prin intermediul unor algor</w:t>
      </w:r>
      <w:ins w:id="763" w:author="Bogdan Dragulescu" w:date="2022-06-14T12:17:00Z">
        <w:r w:rsidR="00615B08">
          <w:rPr>
            <w:rFonts w:ascii="Times New Roman" w:hAnsi="Times New Roman" w:cs="Times New Roman"/>
            <w:sz w:val="24"/>
            <w:szCs w:val="24"/>
            <w:lang w:val="en-GB"/>
          </w:rPr>
          <w:t>i</w:t>
        </w:r>
      </w:ins>
      <w:r w:rsidRPr="00C93AAA">
        <w:rPr>
          <w:rFonts w:ascii="Times New Roman" w:hAnsi="Times New Roman" w:cs="Times New Roman"/>
          <w:sz w:val="24"/>
          <w:szCs w:val="24"/>
          <w:lang w:val="en-GB"/>
        </w:rPr>
        <w:t xml:space="preserve">tmi de machine learning supravegheați dar și prin </w:t>
      </w:r>
      <w:r w:rsidR="00014158" w:rsidRPr="00C93AAA">
        <w:rPr>
          <w:rFonts w:ascii="Times New Roman" w:hAnsi="Times New Roman" w:cs="Times New Roman"/>
          <w:sz w:val="24"/>
          <w:szCs w:val="24"/>
          <w:lang w:val="en-GB"/>
        </w:rPr>
        <w:t>algoritmi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dorește stabilirea abordării celei mai potrivite din cele 2 tipuri de învățare automată, </w:t>
      </w:r>
      <w:r w:rsidR="000B2A69" w:rsidRPr="00C93AAA">
        <w:rPr>
          <w:rFonts w:ascii="Times New Roman" w:hAnsi="Times New Roman" w:cs="Times New Roman"/>
          <w:sz w:val="24"/>
          <w:szCs w:val="24"/>
          <w:lang w:val="en-GB"/>
        </w:rPr>
        <w:t xml:space="preserve">în funcție de scenariul și mediul din unity. </w:t>
      </w:r>
    </w:p>
    <w:p w14:paraId="7F94BED9" w14:textId="77777777" w:rsidR="00C93AAA" w:rsidRPr="00EF39C2" w:rsidRDefault="00C93AAA" w:rsidP="00E7416B"/>
    <w:p w14:paraId="313F3BA9" w14:textId="76109F11" w:rsidR="00D96A93" w:rsidRDefault="00D96A93" w:rsidP="00C93AAA">
      <w:pPr>
        <w:pStyle w:val="Titlu2"/>
        <w:rPr>
          <w:rFonts w:ascii="Times New Roman" w:hAnsi="Times New Roman" w:cs="Times New Roman"/>
          <w:b/>
          <w:bCs/>
          <w:color w:val="auto"/>
          <w:sz w:val="28"/>
          <w:szCs w:val="28"/>
          <w:lang w:val="en-GB"/>
        </w:rPr>
      </w:pPr>
      <w:bookmarkStart w:id="764" w:name="_Toc106268658"/>
      <w:r w:rsidRPr="00C93AAA">
        <w:rPr>
          <w:rFonts w:ascii="Times New Roman" w:hAnsi="Times New Roman" w:cs="Times New Roman"/>
          <w:b/>
          <w:bCs/>
          <w:color w:val="auto"/>
          <w:sz w:val="28"/>
          <w:szCs w:val="28"/>
          <w:lang w:val="en-GB"/>
        </w:rPr>
        <w:t>4.2 Arhitectura experimentului</w:t>
      </w:r>
      <w:bookmarkEnd w:id="764"/>
    </w:p>
    <w:p w14:paraId="76B357C4" w14:textId="77777777" w:rsidR="00C93AAA" w:rsidRPr="00C93AAA" w:rsidRDefault="00C93AAA" w:rsidP="00C93AAA">
      <w:pPr>
        <w:rPr>
          <w:lang w:val="en-GB"/>
        </w:rPr>
      </w:pPr>
    </w:p>
    <w:p w14:paraId="0D63A3DA" w14:textId="03B48DF0" w:rsidR="00641923" w:rsidRDefault="000B2A69" w:rsidP="00C93AAA">
      <w:pPr>
        <w:jc w:val="both"/>
        <w:rPr>
          <w:ins w:id="765" w:author="Alexandru Uicoabă" w:date="2022-06-15T19:36:00Z"/>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Experimentul este alcătuit din mai multe componente în mai multe limbaje de programare, cum ar fi C#, Python, </w:t>
      </w:r>
      <w:commentRangeStart w:id="766"/>
      <w:commentRangeStart w:id="767"/>
      <w:r w:rsidRPr="00C93AAA">
        <w:rPr>
          <w:rFonts w:ascii="Times New Roman" w:hAnsi="Times New Roman" w:cs="Times New Roman"/>
          <w:sz w:val="24"/>
          <w:szCs w:val="24"/>
          <w:lang w:val="en-GB"/>
        </w:rPr>
        <w:t>etc</w:t>
      </w:r>
      <w:commentRangeEnd w:id="766"/>
      <w:r w:rsidR="00615B08">
        <w:rPr>
          <w:rStyle w:val="Referincomentariu"/>
        </w:rPr>
        <w:commentReference w:id="766"/>
      </w:r>
      <w:commentRangeEnd w:id="767"/>
      <w:r w:rsidR="00A2203E">
        <w:rPr>
          <w:rStyle w:val="Referincomentariu"/>
        </w:rPr>
        <w:commentReference w:id="767"/>
      </w:r>
      <w:r w:rsidRPr="00C93AAA">
        <w:rPr>
          <w:rFonts w:ascii="Times New Roman" w:hAnsi="Times New Roman" w:cs="Times New Roman"/>
          <w:sz w:val="24"/>
          <w:szCs w:val="24"/>
          <w:lang w:val="en-GB"/>
        </w:rPr>
        <w:t xml:space="preserve">. </w:t>
      </w:r>
      <w:ins w:id="768" w:author="Alexandru Uicoabă" w:date="2022-06-15T19:19:00Z">
        <w:r w:rsidR="00523438">
          <w:rPr>
            <w:rFonts w:ascii="Times New Roman" w:hAnsi="Times New Roman" w:cs="Times New Roman"/>
            <w:sz w:val="24"/>
            <w:szCs w:val="24"/>
            <w:lang w:val="en-GB"/>
          </w:rPr>
          <w:t>In Figura  4</w:t>
        </w:r>
      </w:ins>
      <w:ins w:id="769" w:author="Alexandru Uicoabă" w:date="2022-06-15T19:20:00Z">
        <w:r w:rsidR="00523438">
          <w:rPr>
            <w:rFonts w:ascii="Times New Roman" w:hAnsi="Times New Roman" w:cs="Times New Roman"/>
            <w:sz w:val="24"/>
            <w:szCs w:val="24"/>
            <w:lang w:val="en-GB"/>
          </w:rPr>
          <w:t>.1 este prezentat fluxul de date dintre aceste c</w:t>
        </w:r>
      </w:ins>
      <w:ins w:id="770" w:author="Alexandru Uicoabă" w:date="2022-06-15T19:35:00Z">
        <w:r w:rsidR="007100AC">
          <w:rPr>
            <w:rFonts w:ascii="Times New Roman" w:hAnsi="Times New Roman" w:cs="Times New Roman"/>
            <w:sz w:val="24"/>
            <w:szCs w:val="24"/>
            <w:lang w:val="en-GB"/>
          </w:rPr>
          <w:t>omponente.</w:t>
        </w:r>
      </w:ins>
    </w:p>
    <w:p w14:paraId="40B5E23D" w14:textId="4B2D8EA1" w:rsidR="007100AC" w:rsidRPr="007100AC" w:rsidRDefault="007100AC">
      <w:pPr>
        <w:jc w:val="center"/>
        <w:rPr>
          <w:ins w:id="771" w:author="Alexandru Uicoabă" w:date="2022-06-15T19:35:00Z"/>
          <w:rFonts w:ascii="Times New Roman" w:hAnsi="Times New Roman" w:cs="Times New Roman"/>
          <w:sz w:val="24"/>
          <w:szCs w:val="24"/>
          <w:rPrChange w:id="772" w:author="Alexandru Uicoabă" w:date="2022-06-15T19:39:00Z">
            <w:rPr>
              <w:ins w:id="773" w:author="Alexandru Uicoabă" w:date="2022-06-15T19:35:00Z"/>
              <w:rFonts w:ascii="Times New Roman" w:hAnsi="Times New Roman" w:cs="Times New Roman"/>
              <w:sz w:val="24"/>
              <w:szCs w:val="24"/>
              <w:lang w:val="en-GB"/>
            </w:rPr>
          </w:rPrChange>
        </w:rPr>
        <w:pPrChange w:id="774" w:author="Alexandru Uicoabă" w:date="2022-06-15T19:39:00Z">
          <w:pPr>
            <w:jc w:val="both"/>
          </w:pPr>
        </w:pPrChange>
      </w:pPr>
      <w:ins w:id="775" w:author="Alexandru Uicoabă" w:date="2022-06-15T19:39:00Z">
        <w:r>
          <w:rPr>
            <w:rFonts w:ascii="Times New Roman" w:hAnsi="Times New Roman" w:cs="Times New Roman"/>
            <w:sz w:val="24"/>
            <w:szCs w:val="24"/>
            <w:lang w:val="en-GB"/>
          </w:rPr>
          <w:t xml:space="preserve">Figura 4.1 Fluxul datelor </w:t>
        </w:r>
        <w:r>
          <w:rPr>
            <w:rFonts w:ascii="Times New Roman" w:hAnsi="Times New Roman" w:cs="Times New Roman"/>
            <w:sz w:val="24"/>
            <w:szCs w:val="24"/>
          </w:rPr>
          <w:t>între componente</w:t>
        </w:r>
      </w:ins>
    </w:p>
    <w:p w14:paraId="7CC5D936" w14:textId="1A39D1B7" w:rsidR="007100AC" w:rsidRDefault="007100AC">
      <w:pPr>
        <w:jc w:val="center"/>
        <w:rPr>
          <w:rFonts w:ascii="Times New Roman" w:hAnsi="Times New Roman" w:cs="Times New Roman"/>
          <w:sz w:val="24"/>
          <w:szCs w:val="24"/>
          <w:lang w:val="en-GB"/>
        </w:rPr>
        <w:pPrChange w:id="776" w:author="Alexandru Uicoabă" w:date="2022-06-15T19:35:00Z">
          <w:pPr>
            <w:jc w:val="both"/>
          </w:pPr>
        </w:pPrChange>
      </w:pPr>
      <w:ins w:id="777" w:author="Alexandru Uicoabă" w:date="2022-06-15T19:35:00Z">
        <w:r w:rsidRPr="007100AC">
          <w:rPr>
            <w:rFonts w:ascii="Times New Roman" w:hAnsi="Times New Roman" w:cs="Times New Roman"/>
            <w:noProof/>
            <w:sz w:val="24"/>
            <w:szCs w:val="24"/>
            <w:lang w:val="en-GB"/>
          </w:rPr>
          <w:drawing>
            <wp:inline distT="0" distB="0" distL="0" distR="0" wp14:anchorId="4A9D55DE" wp14:editId="617E8551">
              <wp:extent cx="3362404" cy="3460750"/>
              <wp:effectExtent l="0" t="0" r="9525" b="6350"/>
              <wp:docPr id="12" name="Imagine 12" descr="O imagine care conține text, captură de ecran, monit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 captură de ecran, monitor, negru&#10;&#10;Descriere generată automat"/>
                      <pic:cNvPicPr/>
                    </pic:nvPicPr>
                    <pic:blipFill>
                      <a:blip r:embed="rId15"/>
                      <a:stretch>
                        <a:fillRect/>
                      </a:stretch>
                    </pic:blipFill>
                    <pic:spPr>
                      <a:xfrm>
                        <a:off x="0" y="0"/>
                        <a:ext cx="3367638" cy="3466137"/>
                      </a:xfrm>
                      <a:prstGeom prst="rect">
                        <a:avLst/>
                      </a:prstGeom>
                    </pic:spPr>
                  </pic:pic>
                </a:graphicData>
              </a:graphic>
            </wp:inline>
          </w:drawing>
        </w:r>
      </w:ins>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Titlu3"/>
        <w:rPr>
          <w:rFonts w:ascii="Times New Roman" w:hAnsi="Times New Roman" w:cs="Times New Roman"/>
          <w:b/>
          <w:bCs/>
          <w:color w:val="auto"/>
          <w:sz w:val="28"/>
          <w:szCs w:val="28"/>
          <w:lang w:val="en-GB"/>
        </w:rPr>
      </w:pPr>
      <w:bookmarkStart w:id="778" w:name="_Toc106268659"/>
      <w:r w:rsidRPr="00C93AAA">
        <w:rPr>
          <w:rFonts w:ascii="Times New Roman" w:hAnsi="Times New Roman" w:cs="Times New Roman"/>
          <w:b/>
          <w:bCs/>
          <w:color w:val="auto"/>
          <w:sz w:val="28"/>
          <w:szCs w:val="28"/>
          <w:lang w:val="en-GB"/>
        </w:rPr>
        <w:t>4.2.1 Circuitul din Unity</w:t>
      </w:r>
      <w:bookmarkEnd w:id="778"/>
    </w:p>
    <w:p w14:paraId="3DD02141" w14:textId="77777777" w:rsidR="00C959D0" w:rsidRPr="00C959D0" w:rsidRDefault="00C959D0" w:rsidP="00C959D0">
      <w:pPr>
        <w:rPr>
          <w:lang w:val="en-GB"/>
        </w:rPr>
      </w:pPr>
    </w:p>
    <w:p w14:paraId="7AF1BFE5" w14:textId="7703CD6B"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componentă este cea de Unity care folosește limbajul C#. </w:t>
      </w:r>
      <w:r w:rsidR="00C959D0" w:rsidRPr="00B06324">
        <w:rPr>
          <w:rFonts w:ascii="Times New Roman" w:hAnsi="Times New Roman" w:cs="Times New Roman"/>
          <w:sz w:val="24"/>
          <w:szCs w:val="24"/>
          <w:lang w:val="en-GB"/>
        </w:rPr>
        <w:t>În vederea învățării agentului să piloteze kartul, se va folos</w:t>
      </w:r>
      <w:del w:id="779" w:author="Bogdan Dragulescu" w:date="2022-06-14T12:19:00Z">
        <w:r w:rsidR="00C959D0" w:rsidRPr="00B06324" w:rsidDel="00BF02D6">
          <w:rPr>
            <w:rFonts w:ascii="Times New Roman" w:hAnsi="Times New Roman" w:cs="Times New Roman"/>
            <w:sz w:val="24"/>
            <w:szCs w:val="24"/>
            <w:lang w:val="en-GB"/>
          </w:rPr>
          <w:delText>i</w:delText>
        </w:r>
      </w:del>
      <w:r w:rsidR="00C959D0" w:rsidRPr="00B06324">
        <w:rPr>
          <w:rFonts w:ascii="Times New Roman" w:hAnsi="Times New Roman" w:cs="Times New Roman"/>
          <w:sz w:val="24"/>
          <w:szCs w:val="24"/>
          <w:lang w:val="en-GB"/>
        </w:rPr>
        <w:t>i un mediu virtual deja existent în Unity care conține kartul și mai multe scenele. Contribuția autorului este să adapteze mediul și codul din Unity pentru a putea pre</w:t>
      </w:r>
      <w:del w:id="780" w:author="Bogdan Dragulescu" w:date="2022-06-14T12:20:00Z">
        <w:r w:rsidR="00C959D0" w:rsidRPr="00B06324" w:rsidDel="00BF02D6">
          <w:rPr>
            <w:rFonts w:ascii="Times New Roman" w:hAnsi="Times New Roman" w:cs="Times New Roman"/>
            <w:sz w:val="24"/>
            <w:szCs w:val="24"/>
            <w:lang w:val="en-GB"/>
          </w:rPr>
          <w:delText>a</w:delText>
        </w:r>
      </w:del>
      <w:r w:rsidR="00C959D0" w:rsidRPr="00B06324">
        <w:rPr>
          <w:rFonts w:ascii="Times New Roman" w:hAnsi="Times New Roman" w:cs="Times New Roman"/>
          <w:sz w:val="24"/>
          <w:szCs w:val="24"/>
          <w:lang w:val="en-GB"/>
        </w:rPr>
        <w:t>lua datele necesare din acel mediu, dar și ca să poată s</w:t>
      </w:r>
      <w:del w:id="781" w:author="Bogdan Dragulescu" w:date="2022-06-14T12:20:00Z">
        <w:r w:rsidR="00C959D0" w:rsidRPr="00B06324" w:rsidDel="00BF02D6">
          <w:rPr>
            <w:rFonts w:ascii="Times New Roman" w:hAnsi="Times New Roman" w:cs="Times New Roman"/>
            <w:sz w:val="24"/>
            <w:szCs w:val="24"/>
            <w:lang w:val="en-GB"/>
          </w:rPr>
          <w:delText>a</w:delText>
        </w:r>
      </w:del>
      <w:ins w:id="782" w:author="Bogdan Dragulescu" w:date="2022-06-14T12:20:00Z">
        <w:r w:rsidR="00BF02D6">
          <w:rPr>
            <w:rFonts w:ascii="Times New Roman" w:hAnsi="Times New Roman" w:cs="Times New Roman"/>
            <w:sz w:val="24"/>
            <w:szCs w:val="24"/>
            <w:lang w:val="en-GB"/>
          </w:rPr>
          <w:t>ă</w:t>
        </w:r>
      </w:ins>
      <w:r w:rsidR="00C959D0" w:rsidRPr="00B06324">
        <w:rPr>
          <w:rFonts w:ascii="Times New Roman" w:hAnsi="Times New Roman" w:cs="Times New Roman"/>
          <w:sz w:val="24"/>
          <w:szCs w:val="24"/>
          <w:lang w:val="en-GB"/>
        </w:rPr>
        <w:t xml:space="preserve"> controleze kart-ul programabil.</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Acest</w:t>
      </w:r>
      <w:r w:rsidR="00DD08C2" w:rsidRPr="00C93AAA">
        <w:rPr>
          <w:rFonts w:ascii="Times New Roman" w:hAnsi="Times New Roman" w:cs="Times New Roman"/>
          <w:sz w:val="24"/>
          <w:szCs w:val="24"/>
          <w:lang w:val="en-GB"/>
        </w:rPr>
        <w:t xml:space="preserve"> mediu pune la dispoziție un kart și un circuit. Scopul kartului este să treacă prin trei checkpoints într-un timp cât mai scurt. În momentul în care începe jocul începe un timer </w:t>
      </w:r>
      <w:r w:rsidR="00DD08C2" w:rsidRPr="00C93AAA">
        <w:rPr>
          <w:rFonts w:ascii="Times New Roman" w:hAnsi="Times New Roman" w:cs="Times New Roman"/>
          <w:sz w:val="24"/>
          <w:szCs w:val="24"/>
          <w:lang w:val="en-GB"/>
        </w:rPr>
        <w:lastRenderedPageBreak/>
        <w:t>de 60 de secunde să scadă. Pentru fiecare checkpoint atins, se mai primesc încă cinci secunde în plus. Jocul se termină în momentul în care timer-ul ajunge la zero sau kartul trece prin cele trei checkpointuri.</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Pentru automatizarea și colectarea datelor din mediul unity, a fost nevoie de adaptare de cod. În primul rând, este nevoie de colectarea unor date care erau deja prezente în mediu, cum ar fi timpul curent, poziția kartului pe cele trei axe 0x, 0y și 0z</w:t>
      </w:r>
      <w:r w:rsidR="00B92F2E" w:rsidRPr="00C93AAA">
        <w:rPr>
          <w:rFonts w:ascii="Times New Roman" w:hAnsi="Times New Roman" w:cs="Times New Roman"/>
          <w:sz w:val="24"/>
          <w:szCs w:val="24"/>
          <w:lang w:val="en-GB"/>
        </w:rPr>
        <w:t xml:space="preserve"> și starea jocului</w:t>
      </w:r>
      <w:r w:rsidRPr="00C93AAA">
        <w:rPr>
          <w:rFonts w:ascii="Times New Roman" w:hAnsi="Times New Roman" w:cs="Times New Roman"/>
          <w:sz w:val="24"/>
          <w:szCs w:val="24"/>
          <w:lang w:val="en-GB"/>
        </w:rPr>
        <w:t>. În vederea învățării kartului să conducă singur a fost nevoie de adăugarea unor elemente suplimentare.</w:t>
      </w:r>
    </w:p>
    <w:p w14:paraId="0D492932" w14:textId="520F1317" w:rsidR="00641923" w:rsidRDefault="00641923" w:rsidP="00C93AAA">
      <w:pPr>
        <w:jc w:val="both"/>
        <w:rPr>
          <w:ins w:id="783" w:author="Alexandru Uicoaba" w:date="2022-06-15T11:10:00Z"/>
          <w:rFonts w:ascii="Times New Roman" w:hAnsi="Times New Roman" w:cs="Times New Roman"/>
          <w:sz w:val="24"/>
          <w:szCs w:val="24"/>
          <w:lang w:val="en-GB"/>
        </w:rPr>
      </w:pPr>
      <w:r w:rsidRPr="00C93AAA">
        <w:rPr>
          <w:rFonts w:ascii="Times New Roman" w:hAnsi="Times New Roman" w:cs="Times New Roman"/>
          <w:sz w:val="24"/>
          <w:szCs w:val="24"/>
          <w:lang w:val="en-GB"/>
        </w:rPr>
        <w:tab/>
      </w:r>
      <w:r w:rsidR="00114C52" w:rsidRPr="00C93AAA">
        <w:rPr>
          <w:rFonts w:ascii="Times New Roman" w:hAnsi="Times New Roman" w:cs="Times New Roman"/>
          <w:sz w:val="24"/>
          <w:szCs w:val="24"/>
          <w:lang w:val="en-GB"/>
        </w:rPr>
        <w:t>Primele elemente adăugate au fost cinci senzori, plasați în fața kartului, după cum se poate observa și în figura de mai jos. Ace</w:t>
      </w:r>
      <w:ins w:id="784" w:author="Bogdan Dragulescu" w:date="2022-06-14T12:21:00Z">
        <w:r w:rsidR="00BF02D6">
          <w:rPr>
            <w:rFonts w:ascii="Times New Roman" w:hAnsi="Times New Roman" w:cs="Times New Roman"/>
            <w:sz w:val="24"/>
            <w:szCs w:val="24"/>
            <w:lang w:val="en-GB"/>
          </w:rPr>
          <w:t>ș</w:t>
        </w:r>
      </w:ins>
      <w:del w:id="785" w:author="Bogdan Dragulescu" w:date="2022-06-14T12:21:00Z">
        <w:r w:rsidR="00114C52" w:rsidRPr="00C93AAA" w:rsidDel="00BF02D6">
          <w:rPr>
            <w:rFonts w:ascii="Times New Roman" w:hAnsi="Times New Roman" w:cs="Times New Roman"/>
            <w:sz w:val="24"/>
            <w:szCs w:val="24"/>
            <w:lang w:val="en-GB"/>
          </w:rPr>
          <w:delText>s</w:delText>
        </w:r>
      </w:del>
      <w:ins w:id="786" w:author="Bogdan Dragulescu" w:date="2022-06-14T12:21:00Z">
        <w:r w:rsidR="00BF02D6">
          <w:rPr>
            <w:rFonts w:ascii="Times New Roman" w:hAnsi="Times New Roman" w:cs="Times New Roman"/>
            <w:sz w:val="24"/>
            <w:szCs w:val="24"/>
            <w:lang w:val="en-GB"/>
          </w:rPr>
          <w:t>t</w:t>
        </w:r>
      </w:ins>
      <w:r w:rsidR="00114C52" w:rsidRPr="00C93AAA">
        <w:rPr>
          <w:rFonts w:ascii="Times New Roman" w:hAnsi="Times New Roman" w:cs="Times New Roman"/>
          <w:sz w:val="24"/>
          <w:szCs w:val="24"/>
          <w:lang w:val="en-GB"/>
        </w:rPr>
        <w:t>ți senzori returnează distanța până la un obstacol care este în direcția lor. În cazul acestui experiment, valoarea maximă a senzorului a fost de 5.0f. În cazul în care nu se află nimic în aria de acțiune a unui sensor, acesta va returna 5, în caz contrar acesta returnează distanța până la obiectul respectiv.</w:t>
      </w:r>
    </w:p>
    <w:p w14:paraId="275C29FB" w14:textId="4D0798BE" w:rsidR="00403581" w:rsidRDefault="00403581" w:rsidP="00C93AAA">
      <w:pPr>
        <w:jc w:val="both"/>
        <w:rPr>
          <w:ins w:id="787" w:author="Alexandru Uicoaba" w:date="2022-06-15T11:10:00Z"/>
          <w:rFonts w:ascii="Times New Roman" w:hAnsi="Times New Roman" w:cs="Times New Roman"/>
          <w:sz w:val="24"/>
          <w:szCs w:val="24"/>
          <w:lang w:val="en-GB"/>
        </w:rPr>
      </w:pPr>
    </w:p>
    <w:p w14:paraId="377B7E80" w14:textId="7B78382D" w:rsidR="00403581" w:rsidRDefault="00403581" w:rsidP="00C93AAA">
      <w:pPr>
        <w:jc w:val="both"/>
        <w:rPr>
          <w:ins w:id="788" w:author="Alexandru Uicoaba" w:date="2022-06-15T11:10:00Z"/>
          <w:rFonts w:ascii="Times New Roman" w:hAnsi="Times New Roman" w:cs="Times New Roman"/>
          <w:sz w:val="24"/>
          <w:szCs w:val="24"/>
          <w:lang w:val="en-GB"/>
        </w:rPr>
      </w:pPr>
    </w:p>
    <w:p w14:paraId="4E1014D3" w14:textId="58D29774" w:rsidR="00403581" w:rsidRDefault="00403581">
      <w:pPr>
        <w:jc w:val="center"/>
        <w:rPr>
          <w:rFonts w:ascii="Times New Roman" w:hAnsi="Times New Roman" w:cs="Times New Roman"/>
          <w:sz w:val="24"/>
          <w:szCs w:val="24"/>
          <w:lang w:val="en-GB"/>
        </w:rPr>
        <w:pPrChange w:id="789" w:author="Alexandru Uicoaba" w:date="2022-06-15T11:10:00Z">
          <w:pPr>
            <w:jc w:val="both"/>
          </w:pPr>
        </w:pPrChange>
      </w:pPr>
      <w:ins w:id="790" w:author="Alexandru Uicoaba" w:date="2022-06-15T11:10:00Z">
        <w:r>
          <w:rPr>
            <w:rFonts w:ascii="Times New Roman" w:hAnsi="Times New Roman" w:cs="Times New Roman"/>
            <w:sz w:val="24"/>
            <w:szCs w:val="24"/>
            <w:lang w:val="en-GB"/>
          </w:rPr>
          <w:t xml:space="preserve">Figura 4.1 </w:t>
        </w:r>
      </w:ins>
      <w:ins w:id="791" w:author="Alexandru Uicoaba" w:date="2022-06-15T11:11:00Z">
        <w:r w:rsidR="005E5594">
          <w:rPr>
            <w:rFonts w:ascii="Times New Roman" w:hAnsi="Times New Roman" w:cs="Times New Roman"/>
            <w:sz w:val="24"/>
            <w:szCs w:val="24"/>
            <w:lang w:val="en-GB"/>
          </w:rPr>
          <w:t>Distribuția senzorilor frontali</w:t>
        </w:r>
      </w:ins>
    </w:p>
    <w:p w14:paraId="5705AE8D" w14:textId="2D72016E" w:rsidR="00057BD6" w:rsidRDefault="00057BD6" w:rsidP="00057BD6">
      <w:pPr>
        <w:jc w:val="center"/>
        <w:rPr>
          <w:rFonts w:ascii="Times New Roman" w:hAnsi="Times New Roman" w:cs="Times New Roman"/>
          <w:sz w:val="24"/>
          <w:szCs w:val="24"/>
          <w:lang w:val="en-GB"/>
        </w:rPr>
      </w:pPr>
      <w:commentRangeStart w:id="792"/>
      <w:commentRangeStart w:id="793"/>
      <w:r w:rsidRPr="00057BD6">
        <w:rPr>
          <w:rFonts w:ascii="Times New Roman" w:hAnsi="Times New Roman" w:cs="Times New Roman"/>
          <w:noProof/>
          <w:sz w:val="24"/>
          <w:szCs w:val="24"/>
          <w:lang w:val="en-GB"/>
        </w:rPr>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44" cy="2634505"/>
                    </a:xfrm>
                    <a:prstGeom prst="rect">
                      <a:avLst/>
                    </a:prstGeom>
                  </pic:spPr>
                </pic:pic>
              </a:graphicData>
            </a:graphic>
          </wp:inline>
        </w:drawing>
      </w:r>
      <w:commentRangeEnd w:id="792"/>
      <w:r w:rsidR="00BF02D6">
        <w:rPr>
          <w:rStyle w:val="Referincomentariu"/>
        </w:rPr>
        <w:commentReference w:id="792"/>
      </w:r>
      <w:commentRangeEnd w:id="793"/>
      <w:r w:rsidR="00967F86">
        <w:rPr>
          <w:rStyle w:val="Referincomentariu"/>
        </w:rPr>
        <w:commentReference w:id="793"/>
      </w:r>
    </w:p>
    <w:p w14:paraId="32F32FE4" w14:textId="7BD8A416" w:rsidR="00C93AAA" w:rsidRDefault="00C93AAA" w:rsidP="00C93AAA">
      <w:pPr>
        <w:jc w:val="both"/>
        <w:rPr>
          <w:ins w:id="794" w:author="Alexandru Uicoaba" w:date="2022-06-15T11:11:00Z"/>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Un alt element esențial este zona circuitului. Circuitul are o formă de oval, asemănătoare circuitelor din Nascar. Forma circuitului se poate observa în figura de mai sus. Configurația circuitului este prezentă în figura de mai jos. În vederea stabilirii faptului că kartul se deplasează înainte față de direcția normal de circuit, s-a împărțit circuitul în patru zone, una pentru fiecare latură. Pentru calcularea direcției de deplasare a kartului, se calculează diferența dintre poziția actuală (din acest frame) și poziția din frame-ul trecut, în funcție și de zona în care se află kartul.</w:t>
      </w:r>
    </w:p>
    <w:p w14:paraId="411BCF56" w14:textId="781BF181" w:rsidR="00B223E0" w:rsidRPr="00C93AAA" w:rsidRDefault="00B92D03">
      <w:pPr>
        <w:jc w:val="center"/>
        <w:rPr>
          <w:rFonts w:ascii="Times New Roman" w:hAnsi="Times New Roman" w:cs="Times New Roman"/>
          <w:sz w:val="24"/>
          <w:szCs w:val="24"/>
          <w:lang w:val="en-GB"/>
        </w:rPr>
        <w:pPrChange w:id="795" w:author="Alexandru Uicoaba" w:date="2022-06-15T11:34:00Z">
          <w:pPr>
            <w:jc w:val="both"/>
          </w:pPr>
        </w:pPrChange>
      </w:pPr>
      <w:ins w:id="796" w:author="Alexandru Uicoaba" w:date="2022-06-15T11:34:00Z">
        <w:r>
          <w:rPr>
            <w:rFonts w:ascii="Times New Roman" w:hAnsi="Times New Roman" w:cs="Times New Roman"/>
            <w:sz w:val="24"/>
            <w:szCs w:val="24"/>
            <w:lang w:val="en-GB"/>
          </w:rPr>
          <w:t>Figura 4.2 Forma circuitului</w:t>
        </w:r>
      </w:ins>
    </w:p>
    <w:p w14:paraId="5ABC0E6D" w14:textId="5A2DD1F0" w:rsidR="00966B00" w:rsidRDefault="00966B00" w:rsidP="00966B00">
      <w:pPr>
        <w:jc w:val="center"/>
        <w:rPr>
          <w:lang w:val="en-GB"/>
        </w:rPr>
      </w:pPr>
      <w:r w:rsidRPr="00966B00">
        <w:rPr>
          <w:noProof/>
          <w:lang w:val="en-GB"/>
        </w:rPr>
        <w:lastRenderedPageBreak/>
        <w:drawing>
          <wp:inline distT="0" distB="0" distL="0" distR="0" wp14:anchorId="2ADBCCCA" wp14:editId="04C7A9C2">
            <wp:extent cx="3095445" cy="381952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3318" cy="3829240"/>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1E3FCBEB"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Un alt element important este decizia luată de kart, care este practic</w:t>
      </w:r>
      <w:del w:id="797" w:author="Bogdan Dragulescu" w:date="2022-06-14T12:22:00Z">
        <w:r w:rsidRPr="00C93AAA" w:rsidDel="00BF02D6">
          <w:rPr>
            <w:rFonts w:ascii="Times New Roman" w:hAnsi="Times New Roman" w:cs="Times New Roman"/>
            <w:sz w:val="24"/>
            <w:szCs w:val="24"/>
            <w:lang w:val="en-GB"/>
          </w:rPr>
          <w:delText>e</w:delText>
        </w:r>
      </w:del>
      <w:r w:rsidRPr="00C93AAA">
        <w:rPr>
          <w:rFonts w:ascii="Times New Roman" w:hAnsi="Times New Roman" w:cs="Times New Roman"/>
          <w:sz w:val="24"/>
          <w:szCs w:val="24"/>
          <w:lang w:val="en-GB"/>
        </w:rPr>
        <w:t xml:space="preserve"> inputul acestuia. </w:t>
      </w:r>
      <w:r w:rsidR="0010180B" w:rsidRPr="00C93AAA">
        <w:rPr>
          <w:rFonts w:ascii="Times New Roman" w:hAnsi="Times New Roman" w:cs="Times New Roman"/>
          <w:sz w:val="24"/>
          <w:szCs w:val="24"/>
          <w:lang w:val="en-GB"/>
        </w:rPr>
        <w:t xml:space="preserve">Kartul primește ca și input doar direcția de deplasare, în față, în spate, la stânga sau la dreapta. Pentru a reuși controlul kartului direct din limbajul C#, a fost nevoie de o adaptare în fișierul </w:t>
      </w:r>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 xml:space="preserve">.Mai precis, în momentul în care un utilizator uman controlează kartul, prin apăsarea unei săgeți pentru o direcție </w:t>
      </w:r>
      <w:r w:rsidR="00EC1069" w:rsidRPr="00C93AAA">
        <w:rPr>
          <w:rFonts w:ascii="Times New Roman" w:hAnsi="Times New Roman" w:cs="Times New Roman"/>
          <w:sz w:val="24"/>
          <w:szCs w:val="24"/>
          <w:lang w:val="en-GB"/>
        </w:rPr>
        <w:t>se preia valoarea pe axa respectivă. Pentru deplasarea înainte</w:t>
      </w:r>
      <w:ins w:id="798" w:author="Bogdan Dragulescu" w:date="2022-06-14T12:23:00Z">
        <w:r w:rsidR="00BF02D6">
          <w:rPr>
            <w:rFonts w:ascii="Times New Roman" w:hAnsi="Times New Roman" w:cs="Times New Roman"/>
            <w:sz w:val="24"/>
            <w:szCs w:val="24"/>
            <w:lang w:val="en-GB"/>
          </w:rPr>
          <w:t xml:space="preserve"> </w:t>
        </w:r>
      </w:ins>
      <w:r w:rsidR="00EC1069" w:rsidRPr="00C93AAA">
        <w:rPr>
          <w:rFonts w:ascii="Times New Roman" w:hAnsi="Times New Roman" w:cs="Times New Roman"/>
          <w:sz w:val="24"/>
          <w:szCs w:val="24"/>
          <w:lang w:val="en-GB"/>
        </w:rPr>
        <w:t>/ înapoi se folosește axa ver</w:t>
      </w:r>
      <w:ins w:id="799" w:author="Bogdan Dragulescu" w:date="2022-06-14T12:23:00Z">
        <w:r w:rsidR="00BF02D6">
          <w:rPr>
            <w:rFonts w:ascii="Times New Roman" w:hAnsi="Times New Roman" w:cs="Times New Roman"/>
            <w:sz w:val="24"/>
            <w:szCs w:val="24"/>
            <w:lang w:val="en-GB"/>
          </w:rPr>
          <w:t>t</w:t>
        </w:r>
      </w:ins>
      <w:r w:rsidR="00EC1069" w:rsidRPr="00C93AAA">
        <w:rPr>
          <w:rFonts w:ascii="Times New Roman" w:hAnsi="Times New Roman" w:cs="Times New Roman"/>
          <w:sz w:val="24"/>
          <w:szCs w:val="24"/>
          <w:lang w:val="en-GB"/>
        </w:rPr>
        <w:t>icală, iar pentru deplasarea stânga / dreapta se folosește axa orizontală. Ambele axe pot să aibe valori între -1 și 1.</w:t>
      </w:r>
    </w:p>
    <w:p w14:paraId="77A4FA7E" w14:textId="07E28F7F" w:rsidR="00BB081B" w:rsidRDefault="00EC1069" w:rsidP="00C93AAA">
      <w:pPr>
        <w:jc w:val="both"/>
        <w:rPr>
          <w:ins w:id="800" w:author="Alexandru Uicoaba" w:date="2022-06-15T11:34:00Z"/>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Valoarea axei respective se poate întelege în felul următor. Pe axa verticală, dacă nici una din cele două săgeți nu este apăsată atunci valoarea axei este 0. Dacă se apasă sageata </w:t>
      </w:r>
      <w:r w:rsidRPr="00C93AAA">
        <w:rPr>
          <w:rFonts w:ascii="Times New Roman" w:hAnsi="Times New Roman" w:cs="Times New Roman"/>
          <w:i/>
          <w:iCs/>
          <w:sz w:val="24"/>
          <w:szCs w:val="24"/>
          <w:lang w:val="en-GB"/>
        </w:rPr>
        <w:t xml:space="preserve">Up Arrow </w:t>
      </w:r>
      <w:r w:rsidRPr="00C93AAA">
        <w:rPr>
          <w:rFonts w:ascii="Times New Roman" w:hAnsi="Times New Roman" w:cs="Times New Roman"/>
          <w:sz w:val="24"/>
          <w:szCs w:val="24"/>
          <w:lang w:val="en-GB"/>
        </w:rPr>
        <w:t xml:space="preserve">atunci valoarea axei va fi 1. În cazul în care se apasă </w:t>
      </w:r>
      <w:r w:rsidRPr="00C93AAA">
        <w:rPr>
          <w:rFonts w:ascii="Times New Roman" w:hAnsi="Times New Roman" w:cs="Times New Roman"/>
          <w:i/>
          <w:iCs/>
          <w:sz w:val="24"/>
          <w:szCs w:val="24"/>
          <w:lang w:val="en-GB"/>
        </w:rPr>
        <w:t xml:space="preserve">Down Arrow </w:t>
      </w:r>
      <w:r w:rsidRPr="00C93AAA">
        <w:rPr>
          <w:rFonts w:ascii="Times New Roman" w:hAnsi="Times New Roman" w:cs="Times New Roman"/>
          <w:sz w:val="24"/>
          <w:szCs w:val="24"/>
          <w:lang w:val="en-GB"/>
        </w:rPr>
        <w:t xml:space="preserve">valoarea axei va fi -1. În mod similar se </w:t>
      </w:r>
      <w:r w:rsidR="00B92F2E" w:rsidRPr="00C93AAA">
        <w:rPr>
          <w:rFonts w:ascii="Times New Roman" w:hAnsi="Times New Roman" w:cs="Times New Roman"/>
          <w:sz w:val="24"/>
          <w:szCs w:val="24"/>
          <w:lang w:val="en-GB"/>
        </w:rPr>
        <w:t>întămplă lucrurile și pe axa orizontală.</w:t>
      </w:r>
    </w:p>
    <w:p w14:paraId="19A7AF97" w14:textId="5758C256" w:rsidR="0069351B" w:rsidRDefault="0069351B" w:rsidP="00C93AAA">
      <w:pPr>
        <w:jc w:val="both"/>
        <w:rPr>
          <w:ins w:id="801" w:author="Alexandru Uicoaba" w:date="2022-06-15T11:35:00Z"/>
          <w:rFonts w:ascii="Times New Roman" w:hAnsi="Times New Roman" w:cs="Times New Roman"/>
          <w:lang w:val="en-GB"/>
        </w:rPr>
      </w:pPr>
    </w:p>
    <w:p w14:paraId="0324543B" w14:textId="77777777" w:rsidR="0069351B" w:rsidRPr="00C93AAA" w:rsidRDefault="0069351B" w:rsidP="00C93AAA">
      <w:pPr>
        <w:jc w:val="both"/>
        <w:rPr>
          <w:rFonts w:ascii="Times New Roman" w:hAnsi="Times New Roman" w:cs="Times New Roman"/>
          <w:lang w:val="en-GB"/>
        </w:rPr>
      </w:pPr>
    </w:p>
    <w:p w14:paraId="7A6DB474" w14:textId="6479AC6D" w:rsidR="0069351B" w:rsidRDefault="0069351B" w:rsidP="0069351B">
      <w:pPr>
        <w:jc w:val="center"/>
        <w:rPr>
          <w:ins w:id="802" w:author="Alexandru Uicoaba" w:date="2022-06-15T11:35:00Z"/>
          <w:lang w:val="en-GB"/>
        </w:rPr>
      </w:pPr>
      <w:ins w:id="803" w:author="Alexandru Uicoaba" w:date="2022-06-15T11:35:00Z">
        <w:r>
          <w:rPr>
            <w:lang w:val="en-GB"/>
          </w:rPr>
          <w:t>Figura 4.3 Imagina văzută de jucător</w:t>
        </w:r>
      </w:ins>
    </w:p>
    <w:p w14:paraId="2B6A6E2E" w14:textId="03D41672" w:rsidR="00B92F2E" w:rsidRPr="00EC1069" w:rsidRDefault="00E51082">
      <w:pPr>
        <w:jc w:val="center"/>
        <w:rPr>
          <w:lang w:val="en-GB"/>
        </w:rPr>
        <w:pPrChange w:id="804" w:author="Alexandru Uicoaba" w:date="2022-06-15T11:35:00Z">
          <w:pPr/>
        </w:pPrChange>
      </w:pPr>
      <w:r w:rsidRPr="00E51082">
        <w:rPr>
          <w:noProof/>
          <w:lang w:val="en-GB"/>
        </w:rPr>
        <w:lastRenderedPageBreak/>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8"/>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Titlu3"/>
        <w:rPr>
          <w:rFonts w:ascii="Times New Roman" w:hAnsi="Times New Roman" w:cs="Times New Roman"/>
          <w:b/>
          <w:bCs/>
          <w:color w:val="auto"/>
          <w:sz w:val="28"/>
          <w:szCs w:val="28"/>
          <w:lang w:val="en-GB"/>
        </w:rPr>
      </w:pPr>
      <w:bookmarkStart w:id="805" w:name="_Toc106268660"/>
      <w:r w:rsidRPr="00B06324">
        <w:rPr>
          <w:rFonts w:ascii="Times New Roman" w:hAnsi="Times New Roman" w:cs="Times New Roman"/>
          <w:b/>
          <w:bCs/>
          <w:color w:val="auto"/>
          <w:sz w:val="28"/>
          <w:szCs w:val="28"/>
          <w:lang w:val="en-GB"/>
        </w:rPr>
        <w:t>4.2.2</w:t>
      </w:r>
      <w:r w:rsidR="005E39A2" w:rsidRPr="00B06324">
        <w:rPr>
          <w:rFonts w:ascii="Times New Roman" w:hAnsi="Times New Roman" w:cs="Times New Roman"/>
          <w:b/>
          <w:bCs/>
          <w:color w:val="auto"/>
          <w:sz w:val="28"/>
          <w:szCs w:val="28"/>
          <w:lang w:val="en-GB"/>
        </w:rPr>
        <w:t xml:space="preserve"> Colectarea datelor în C#</w:t>
      </w:r>
      <w:bookmarkEnd w:id="805"/>
    </w:p>
    <w:p w14:paraId="3F8D4E69" w14:textId="77777777" w:rsidR="00B06324" w:rsidRDefault="00D60EB4" w:rsidP="00E7416B">
      <w:pPr>
        <w:rPr>
          <w:lang w:val="en-GB"/>
        </w:rPr>
      </w:pPr>
      <w:r>
        <w:rPr>
          <w:lang w:val="en-GB"/>
        </w:rPr>
        <w:tab/>
      </w:r>
    </w:p>
    <w:p w14:paraId="3F5E5212" w14:textId="1DEC8FD9" w:rsidR="002C7D31" w:rsidRDefault="002C7D31" w:rsidP="00825E4B">
      <w:pPr>
        <w:ind w:firstLine="720"/>
        <w:jc w:val="both"/>
        <w:rPr>
          <w:ins w:id="806" w:author="Alexandru Uicoabă" w:date="2022-06-16T09:53:00Z"/>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python și procesate, după care sunt trimise înapoi în Unity unde se acționează ag</w:t>
      </w:r>
      <w:del w:id="807" w:author="Bogdan Dragulescu" w:date="2022-06-14T12:25:00Z">
        <w:r w:rsidR="00825E4B" w:rsidDel="002E360E">
          <w:rPr>
            <w:rFonts w:ascii="Times New Roman" w:hAnsi="Times New Roman" w:cs="Times New Roman"/>
            <w:sz w:val="24"/>
            <w:szCs w:val="24"/>
          </w:rPr>
          <w:delText>n</w:delText>
        </w:r>
      </w:del>
      <w:r w:rsidR="00825E4B">
        <w:rPr>
          <w:rFonts w:ascii="Times New Roman" w:hAnsi="Times New Roman" w:cs="Times New Roman"/>
          <w:sz w:val="24"/>
          <w:szCs w:val="24"/>
        </w:rPr>
        <w:t>e</w:t>
      </w:r>
      <w:ins w:id="808" w:author="Bogdan Dragulescu" w:date="2022-06-14T12:25:00Z">
        <w:r w:rsidR="002E360E">
          <w:rPr>
            <w:rFonts w:ascii="Times New Roman" w:hAnsi="Times New Roman" w:cs="Times New Roman"/>
            <w:sz w:val="24"/>
            <w:szCs w:val="24"/>
          </w:rPr>
          <w:t>n</w:t>
        </w:r>
      </w:ins>
      <w:r w:rsidR="00825E4B">
        <w:rPr>
          <w:rFonts w:ascii="Times New Roman" w:hAnsi="Times New Roman" w:cs="Times New Roman"/>
          <w:sz w:val="24"/>
          <w:szCs w:val="24"/>
        </w:rPr>
        <w:t>tul.</w:t>
      </w:r>
    </w:p>
    <w:p w14:paraId="17573307" w14:textId="29003371" w:rsidR="00A2203E" w:rsidRDefault="00A2203E" w:rsidP="00825E4B">
      <w:pPr>
        <w:ind w:firstLine="720"/>
        <w:jc w:val="both"/>
        <w:rPr>
          <w:ins w:id="809" w:author="Alexandru Uicoabă" w:date="2022-06-16T10:06:00Z"/>
          <w:rFonts w:ascii="Times New Roman" w:hAnsi="Times New Roman" w:cs="Times New Roman"/>
          <w:sz w:val="24"/>
          <w:szCs w:val="24"/>
          <w:lang w:val="en-GB"/>
        </w:rPr>
      </w:pPr>
      <w:ins w:id="810" w:author="Alexandru Uicoabă" w:date="2022-06-16T09:53:00Z">
        <w:r>
          <w:rPr>
            <w:rFonts w:ascii="Times New Roman" w:hAnsi="Times New Roman" w:cs="Times New Roman"/>
            <w:sz w:val="24"/>
            <w:szCs w:val="24"/>
          </w:rPr>
          <w:t>Din punct de vedere al modelui, Kartul prezintă următoarele proprietăți</w:t>
        </w:r>
      </w:ins>
      <w:ins w:id="811" w:author="Alexandru Uicoabă" w:date="2022-06-16T10:06:00Z">
        <w:r w:rsidR="00A0170F">
          <w:rPr>
            <w:rFonts w:ascii="Times New Roman" w:hAnsi="Times New Roman" w:cs="Times New Roman"/>
            <w:sz w:val="24"/>
            <w:szCs w:val="24"/>
            <w:lang w:val="en-GB"/>
          </w:rPr>
          <w:t>, prezente în Tebalul 4.1.</w:t>
        </w:r>
      </w:ins>
    </w:p>
    <w:p w14:paraId="07C24627" w14:textId="13CC752B" w:rsidR="00A0170F" w:rsidRDefault="00A0170F" w:rsidP="00A0170F">
      <w:pPr>
        <w:ind w:firstLine="720"/>
        <w:jc w:val="center"/>
        <w:rPr>
          <w:ins w:id="812" w:author="Alexandru Uicoabă" w:date="2022-06-16T09:53:00Z"/>
          <w:rFonts w:ascii="Times New Roman" w:hAnsi="Times New Roman" w:cs="Times New Roman"/>
          <w:sz w:val="24"/>
          <w:szCs w:val="24"/>
        </w:rPr>
        <w:pPrChange w:id="813" w:author="Alexandru Uicoabă" w:date="2022-06-16T10:06:00Z">
          <w:pPr>
            <w:ind w:firstLine="720"/>
            <w:jc w:val="both"/>
          </w:pPr>
        </w:pPrChange>
      </w:pPr>
      <w:ins w:id="814" w:author="Alexandru Uicoabă" w:date="2022-06-16T10:06:00Z">
        <w:r>
          <w:rPr>
            <w:rFonts w:ascii="Times New Roman" w:hAnsi="Times New Roman" w:cs="Times New Roman"/>
            <w:sz w:val="24"/>
            <w:szCs w:val="24"/>
          </w:rPr>
          <w:t>Tabel 4</w:t>
        </w:r>
      </w:ins>
      <w:ins w:id="815" w:author="Alexandru Uicoabă" w:date="2022-06-16T10:07:00Z">
        <w:r>
          <w:rPr>
            <w:rFonts w:ascii="Times New Roman" w:hAnsi="Times New Roman" w:cs="Times New Roman"/>
            <w:sz w:val="24"/>
            <w:szCs w:val="24"/>
          </w:rPr>
          <w:t>.1 Proprietăți kart</w:t>
        </w:r>
      </w:ins>
    </w:p>
    <w:tbl>
      <w:tblPr>
        <w:tblStyle w:val="Tabelgril"/>
        <w:tblW w:w="0" w:type="auto"/>
        <w:tblLook w:val="04A0" w:firstRow="1" w:lastRow="0" w:firstColumn="1" w:lastColumn="0" w:noHBand="0" w:noVBand="1"/>
        <w:tblPrChange w:id="816" w:author="Alexandru Uicoabă" w:date="2022-06-16T10:03:00Z">
          <w:tblPr>
            <w:tblStyle w:val="Tabelgril"/>
            <w:tblW w:w="0" w:type="auto"/>
            <w:tblLook w:val="04A0" w:firstRow="1" w:lastRow="0" w:firstColumn="1" w:lastColumn="0" w:noHBand="0" w:noVBand="1"/>
          </w:tblPr>
        </w:tblPrChange>
      </w:tblPr>
      <w:tblGrid>
        <w:gridCol w:w="2522"/>
        <w:gridCol w:w="2659"/>
        <w:gridCol w:w="1800"/>
        <w:gridCol w:w="2035"/>
        <w:tblGridChange w:id="817">
          <w:tblGrid>
            <w:gridCol w:w="2254"/>
            <w:gridCol w:w="268"/>
            <w:gridCol w:w="1986"/>
            <w:gridCol w:w="673"/>
            <w:gridCol w:w="1581"/>
            <w:gridCol w:w="219"/>
            <w:gridCol w:w="2035"/>
          </w:tblGrid>
        </w:tblGridChange>
      </w:tblGrid>
      <w:tr w:rsidR="00A2203E" w14:paraId="325DC3F3" w14:textId="77777777" w:rsidTr="000E5A2A">
        <w:trPr>
          <w:ins w:id="818" w:author="Alexandru Uicoabă" w:date="2022-06-16T09:54:00Z"/>
        </w:trPr>
        <w:tc>
          <w:tcPr>
            <w:tcW w:w="2522" w:type="dxa"/>
            <w:tcPrChange w:id="819" w:author="Alexandru Uicoabă" w:date="2022-06-16T10:03:00Z">
              <w:tcPr>
                <w:tcW w:w="2254" w:type="dxa"/>
              </w:tcPr>
            </w:tcPrChange>
          </w:tcPr>
          <w:p w14:paraId="5FA6AA9D" w14:textId="57BC6E53" w:rsidR="00A2203E" w:rsidRDefault="00A2203E" w:rsidP="00825E4B">
            <w:pPr>
              <w:jc w:val="both"/>
              <w:rPr>
                <w:ins w:id="820" w:author="Alexandru Uicoabă" w:date="2022-06-16T09:54:00Z"/>
                <w:rFonts w:ascii="Times New Roman" w:hAnsi="Times New Roman" w:cs="Times New Roman"/>
                <w:sz w:val="24"/>
                <w:szCs w:val="24"/>
              </w:rPr>
            </w:pPr>
            <w:ins w:id="821" w:author="Alexandru Uicoabă" w:date="2022-06-16T09:54:00Z">
              <w:r>
                <w:rPr>
                  <w:rFonts w:ascii="Times New Roman" w:hAnsi="Times New Roman" w:cs="Times New Roman"/>
                  <w:sz w:val="24"/>
                  <w:szCs w:val="24"/>
                </w:rPr>
                <w:t>Proprietate</w:t>
              </w:r>
            </w:ins>
          </w:p>
        </w:tc>
        <w:tc>
          <w:tcPr>
            <w:tcW w:w="2659" w:type="dxa"/>
            <w:tcPrChange w:id="822" w:author="Alexandru Uicoabă" w:date="2022-06-16T10:03:00Z">
              <w:tcPr>
                <w:tcW w:w="2254" w:type="dxa"/>
                <w:gridSpan w:val="2"/>
              </w:tcPr>
            </w:tcPrChange>
          </w:tcPr>
          <w:p w14:paraId="17EC3263" w14:textId="6B45B9BB" w:rsidR="00A2203E" w:rsidRDefault="00A2203E" w:rsidP="00825E4B">
            <w:pPr>
              <w:jc w:val="both"/>
              <w:rPr>
                <w:ins w:id="823" w:author="Alexandru Uicoabă" w:date="2022-06-16T09:54:00Z"/>
                <w:rFonts w:ascii="Times New Roman" w:hAnsi="Times New Roman" w:cs="Times New Roman"/>
                <w:sz w:val="24"/>
                <w:szCs w:val="24"/>
              </w:rPr>
            </w:pPr>
            <w:ins w:id="824" w:author="Alexandru Uicoabă" w:date="2022-06-16T09:54:00Z">
              <w:r>
                <w:rPr>
                  <w:rFonts w:ascii="Times New Roman" w:hAnsi="Times New Roman" w:cs="Times New Roman"/>
                  <w:sz w:val="24"/>
                  <w:szCs w:val="24"/>
                </w:rPr>
                <w:t>Descriere</w:t>
              </w:r>
            </w:ins>
          </w:p>
        </w:tc>
        <w:tc>
          <w:tcPr>
            <w:tcW w:w="1800" w:type="dxa"/>
            <w:tcPrChange w:id="825" w:author="Alexandru Uicoabă" w:date="2022-06-16T10:03:00Z">
              <w:tcPr>
                <w:tcW w:w="2254" w:type="dxa"/>
                <w:gridSpan w:val="2"/>
              </w:tcPr>
            </w:tcPrChange>
          </w:tcPr>
          <w:p w14:paraId="5B55C246" w14:textId="75ED25B2" w:rsidR="00A2203E" w:rsidRDefault="00A2203E" w:rsidP="00825E4B">
            <w:pPr>
              <w:jc w:val="both"/>
              <w:rPr>
                <w:ins w:id="826" w:author="Alexandru Uicoabă" w:date="2022-06-16T09:54:00Z"/>
                <w:rFonts w:ascii="Times New Roman" w:hAnsi="Times New Roman" w:cs="Times New Roman"/>
                <w:sz w:val="24"/>
                <w:szCs w:val="24"/>
              </w:rPr>
            </w:pPr>
            <w:ins w:id="827" w:author="Alexandru Uicoabă" w:date="2022-06-16T09:54:00Z">
              <w:r>
                <w:rPr>
                  <w:rFonts w:ascii="Times New Roman" w:hAnsi="Times New Roman" w:cs="Times New Roman"/>
                  <w:sz w:val="24"/>
                  <w:szCs w:val="24"/>
                </w:rPr>
                <w:t>Intrare/Ieșire</w:t>
              </w:r>
            </w:ins>
          </w:p>
        </w:tc>
        <w:tc>
          <w:tcPr>
            <w:tcW w:w="2035" w:type="dxa"/>
            <w:tcPrChange w:id="828" w:author="Alexandru Uicoabă" w:date="2022-06-16T10:03:00Z">
              <w:tcPr>
                <w:tcW w:w="2254" w:type="dxa"/>
                <w:gridSpan w:val="2"/>
              </w:tcPr>
            </w:tcPrChange>
          </w:tcPr>
          <w:p w14:paraId="040AEE1F" w14:textId="64510EB3" w:rsidR="00A2203E" w:rsidRDefault="00A2203E" w:rsidP="00825E4B">
            <w:pPr>
              <w:jc w:val="both"/>
              <w:rPr>
                <w:ins w:id="829" w:author="Alexandru Uicoabă" w:date="2022-06-16T09:54:00Z"/>
                <w:rFonts w:ascii="Times New Roman" w:hAnsi="Times New Roman" w:cs="Times New Roman"/>
                <w:sz w:val="24"/>
                <w:szCs w:val="24"/>
              </w:rPr>
            </w:pPr>
            <w:ins w:id="830" w:author="Alexandru Uicoabă" w:date="2022-06-16T09:54:00Z">
              <w:r>
                <w:rPr>
                  <w:rFonts w:ascii="Times New Roman" w:hAnsi="Times New Roman" w:cs="Times New Roman"/>
                  <w:sz w:val="24"/>
                  <w:szCs w:val="24"/>
                </w:rPr>
                <w:t>Tip</w:t>
              </w:r>
            </w:ins>
          </w:p>
        </w:tc>
      </w:tr>
      <w:tr w:rsidR="00A2203E" w14:paraId="29F78374" w14:textId="77777777" w:rsidTr="000E5A2A">
        <w:trPr>
          <w:ins w:id="831" w:author="Alexandru Uicoabă" w:date="2022-06-16T09:54:00Z"/>
        </w:trPr>
        <w:tc>
          <w:tcPr>
            <w:tcW w:w="2522" w:type="dxa"/>
            <w:tcPrChange w:id="832" w:author="Alexandru Uicoabă" w:date="2022-06-16T10:03:00Z">
              <w:tcPr>
                <w:tcW w:w="2254" w:type="dxa"/>
              </w:tcPr>
            </w:tcPrChange>
          </w:tcPr>
          <w:p w14:paraId="52330CF4" w14:textId="4D94BE58" w:rsidR="00A2203E" w:rsidRDefault="00A2203E" w:rsidP="00825E4B">
            <w:pPr>
              <w:jc w:val="both"/>
              <w:rPr>
                <w:ins w:id="833" w:author="Alexandru Uicoabă" w:date="2022-06-16T09:54:00Z"/>
                <w:rFonts w:ascii="Times New Roman" w:hAnsi="Times New Roman" w:cs="Times New Roman"/>
                <w:sz w:val="24"/>
                <w:szCs w:val="24"/>
              </w:rPr>
            </w:pPr>
            <w:ins w:id="834" w:author="Alexandru Uicoabă" w:date="2022-06-16T09:55:00Z">
              <w:r>
                <w:rPr>
                  <w:rFonts w:ascii="Times New Roman" w:hAnsi="Times New Roman" w:cs="Times New Roman"/>
                  <w:sz w:val="24"/>
                  <w:szCs w:val="24"/>
                </w:rPr>
                <w:t>time</w:t>
              </w:r>
            </w:ins>
          </w:p>
        </w:tc>
        <w:tc>
          <w:tcPr>
            <w:tcW w:w="2659" w:type="dxa"/>
            <w:tcPrChange w:id="835" w:author="Alexandru Uicoabă" w:date="2022-06-16T10:03:00Z">
              <w:tcPr>
                <w:tcW w:w="2254" w:type="dxa"/>
                <w:gridSpan w:val="2"/>
              </w:tcPr>
            </w:tcPrChange>
          </w:tcPr>
          <w:p w14:paraId="0B84D804" w14:textId="062A9C49" w:rsidR="00A2203E" w:rsidRDefault="00A2203E" w:rsidP="00825E4B">
            <w:pPr>
              <w:jc w:val="both"/>
              <w:rPr>
                <w:ins w:id="836" w:author="Alexandru Uicoabă" w:date="2022-06-16T09:54:00Z"/>
                <w:rFonts w:ascii="Times New Roman" w:hAnsi="Times New Roman" w:cs="Times New Roman"/>
                <w:sz w:val="24"/>
                <w:szCs w:val="24"/>
              </w:rPr>
            </w:pPr>
            <w:ins w:id="837" w:author="Alexandru Uicoabă" w:date="2022-06-16T09:55:00Z">
              <w:r>
                <w:rPr>
                  <w:rFonts w:ascii="Times New Roman" w:hAnsi="Times New Roman" w:cs="Times New Roman"/>
                  <w:sz w:val="24"/>
                  <w:szCs w:val="24"/>
                </w:rPr>
                <w:t>Timpul din joc</w:t>
              </w:r>
            </w:ins>
          </w:p>
        </w:tc>
        <w:tc>
          <w:tcPr>
            <w:tcW w:w="1800" w:type="dxa"/>
            <w:tcPrChange w:id="838" w:author="Alexandru Uicoabă" w:date="2022-06-16T10:03:00Z">
              <w:tcPr>
                <w:tcW w:w="2254" w:type="dxa"/>
                <w:gridSpan w:val="2"/>
              </w:tcPr>
            </w:tcPrChange>
          </w:tcPr>
          <w:p w14:paraId="025FD019" w14:textId="0FB513C2" w:rsidR="00A2203E" w:rsidRDefault="00A2203E" w:rsidP="00825E4B">
            <w:pPr>
              <w:jc w:val="both"/>
              <w:rPr>
                <w:ins w:id="839" w:author="Alexandru Uicoabă" w:date="2022-06-16T09:54:00Z"/>
                <w:rFonts w:ascii="Times New Roman" w:hAnsi="Times New Roman" w:cs="Times New Roman"/>
                <w:sz w:val="24"/>
                <w:szCs w:val="24"/>
              </w:rPr>
            </w:pPr>
            <w:ins w:id="840" w:author="Alexandru Uicoabă" w:date="2022-06-16T09:55:00Z">
              <w:r>
                <w:rPr>
                  <w:rFonts w:ascii="Times New Roman" w:hAnsi="Times New Roman" w:cs="Times New Roman"/>
                  <w:sz w:val="24"/>
                  <w:szCs w:val="24"/>
                </w:rPr>
                <w:t>Intrare</w:t>
              </w:r>
            </w:ins>
          </w:p>
        </w:tc>
        <w:tc>
          <w:tcPr>
            <w:tcW w:w="2035" w:type="dxa"/>
            <w:tcPrChange w:id="841" w:author="Alexandru Uicoabă" w:date="2022-06-16T10:03:00Z">
              <w:tcPr>
                <w:tcW w:w="2254" w:type="dxa"/>
                <w:gridSpan w:val="2"/>
              </w:tcPr>
            </w:tcPrChange>
          </w:tcPr>
          <w:p w14:paraId="30BEFCDD" w14:textId="07DD767E" w:rsidR="00A2203E" w:rsidRDefault="00A2203E" w:rsidP="00825E4B">
            <w:pPr>
              <w:jc w:val="both"/>
              <w:rPr>
                <w:ins w:id="842" w:author="Alexandru Uicoabă" w:date="2022-06-16T09:54:00Z"/>
                <w:rFonts w:ascii="Times New Roman" w:hAnsi="Times New Roman" w:cs="Times New Roman"/>
                <w:sz w:val="24"/>
                <w:szCs w:val="24"/>
              </w:rPr>
            </w:pPr>
            <w:ins w:id="843" w:author="Alexandru Uicoabă" w:date="2022-06-16T09:55:00Z">
              <w:r>
                <w:rPr>
                  <w:rFonts w:ascii="Times New Roman" w:hAnsi="Times New Roman" w:cs="Times New Roman"/>
                  <w:sz w:val="24"/>
                  <w:szCs w:val="24"/>
                </w:rPr>
                <w:t>Float</w:t>
              </w:r>
            </w:ins>
          </w:p>
        </w:tc>
      </w:tr>
      <w:tr w:rsidR="00A2203E" w14:paraId="5192B2C1" w14:textId="77777777" w:rsidTr="000E5A2A">
        <w:trPr>
          <w:ins w:id="844" w:author="Alexandru Uicoabă" w:date="2022-06-16T09:54:00Z"/>
        </w:trPr>
        <w:tc>
          <w:tcPr>
            <w:tcW w:w="2522" w:type="dxa"/>
            <w:tcPrChange w:id="845" w:author="Alexandru Uicoabă" w:date="2022-06-16T10:03:00Z">
              <w:tcPr>
                <w:tcW w:w="2254" w:type="dxa"/>
              </w:tcPr>
            </w:tcPrChange>
          </w:tcPr>
          <w:p w14:paraId="177AC977" w14:textId="224618D9" w:rsidR="00A2203E" w:rsidRDefault="00A2203E" w:rsidP="00825E4B">
            <w:pPr>
              <w:jc w:val="both"/>
              <w:rPr>
                <w:ins w:id="846" w:author="Alexandru Uicoabă" w:date="2022-06-16T09:54:00Z"/>
                <w:rFonts w:ascii="Times New Roman" w:hAnsi="Times New Roman" w:cs="Times New Roman"/>
                <w:sz w:val="24"/>
                <w:szCs w:val="24"/>
              </w:rPr>
            </w:pPr>
            <w:ins w:id="847" w:author="Alexandru Uicoabă" w:date="2022-06-16T09:56:00Z">
              <w:r>
                <w:rPr>
                  <w:rFonts w:ascii="Times New Roman" w:hAnsi="Times New Roman" w:cs="Times New Roman"/>
                  <w:sz w:val="24"/>
                  <w:szCs w:val="24"/>
                </w:rPr>
                <w:t>xPos</w:t>
              </w:r>
            </w:ins>
          </w:p>
        </w:tc>
        <w:tc>
          <w:tcPr>
            <w:tcW w:w="2659" w:type="dxa"/>
            <w:tcPrChange w:id="848" w:author="Alexandru Uicoabă" w:date="2022-06-16T10:03:00Z">
              <w:tcPr>
                <w:tcW w:w="2254" w:type="dxa"/>
                <w:gridSpan w:val="2"/>
              </w:tcPr>
            </w:tcPrChange>
          </w:tcPr>
          <w:p w14:paraId="5C8FA947" w14:textId="13D007F5" w:rsidR="00A2203E" w:rsidRDefault="00A2203E" w:rsidP="00825E4B">
            <w:pPr>
              <w:jc w:val="both"/>
              <w:rPr>
                <w:ins w:id="849" w:author="Alexandru Uicoabă" w:date="2022-06-16T09:54:00Z"/>
                <w:rFonts w:ascii="Times New Roman" w:hAnsi="Times New Roman" w:cs="Times New Roman"/>
                <w:sz w:val="24"/>
                <w:szCs w:val="24"/>
              </w:rPr>
            </w:pPr>
            <w:ins w:id="850" w:author="Alexandru Uicoabă" w:date="2022-06-16T09:56:00Z">
              <w:r>
                <w:rPr>
                  <w:rFonts w:ascii="Times New Roman" w:hAnsi="Times New Roman" w:cs="Times New Roman"/>
                  <w:sz w:val="24"/>
                  <w:szCs w:val="24"/>
                </w:rPr>
                <w:t>Pozitia pe axa Ox</w:t>
              </w:r>
            </w:ins>
          </w:p>
        </w:tc>
        <w:tc>
          <w:tcPr>
            <w:tcW w:w="1800" w:type="dxa"/>
            <w:tcPrChange w:id="851" w:author="Alexandru Uicoabă" w:date="2022-06-16T10:03:00Z">
              <w:tcPr>
                <w:tcW w:w="2254" w:type="dxa"/>
                <w:gridSpan w:val="2"/>
              </w:tcPr>
            </w:tcPrChange>
          </w:tcPr>
          <w:p w14:paraId="0E5DFAD6" w14:textId="53015420" w:rsidR="00A2203E" w:rsidRDefault="00A2203E" w:rsidP="00825E4B">
            <w:pPr>
              <w:jc w:val="both"/>
              <w:rPr>
                <w:ins w:id="852" w:author="Alexandru Uicoabă" w:date="2022-06-16T09:54:00Z"/>
                <w:rFonts w:ascii="Times New Roman" w:hAnsi="Times New Roman" w:cs="Times New Roman"/>
                <w:sz w:val="24"/>
                <w:szCs w:val="24"/>
              </w:rPr>
            </w:pPr>
            <w:ins w:id="853" w:author="Alexandru Uicoabă" w:date="2022-06-16T09:56:00Z">
              <w:r>
                <w:rPr>
                  <w:rFonts w:ascii="Times New Roman" w:hAnsi="Times New Roman" w:cs="Times New Roman"/>
                  <w:sz w:val="24"/>
                  <w:szCs w:val="24"/>
                </w:rPr>
                <w:t>Intrare</w:t>
              </w:r>
            </w:ins>
          </w:p>
        </w:tc>
        <w:tc>
          <w:tcPr>
            <w:tcW w:w="2035" w:type="dxa"/>
            <w:tcPrChange w:id="854" w:author="Alexandru Uicoabă" w:date="2022-06-16T10:03:00Z">
              <w:tcPr>
                <w:tcW w:w="2254" w:type="dxa"/>
                <w:gridSpan w:val="2"/>
              </w:tcPr>
            </w:tcPrChange>
          </w:tcPr>
          <w:p w14:paraId="466CA8C0" w14:textId="56B0A44E" w:rsidR="00A2203E" w:rsidRDefault="00A2203E" w:rsidP="00825E4B">
            <w:pPr>
              <w:jc w:val="both"/>
              <w:rPr>
                <w:ins w:id="855" w:author="Alexandru Uicoabă" w:date="2022-06-16T09:54:00Z"/>
                <w:rFonts w:ascii="Times New Roman" w:hAnsi="Times New Roman" w:cs="Times New Roman"/>
                <w:sz w:val="24"/>
                <w:szCs w:val="24"/>
              </w:rPr>
            </w:pPr>
            <w:ins w:id="856" w:author="Alexandru Uicoabă" w:date="2022-06-16T09:56:00Z">
              <w:r>
                <w:rPr>
                  <w:rFonts w:ascii="Times New Roman" w:hAnsi="Times New Roman" w:cs="Times New Roman"/>
                  <w:sz w:val="24"/>
                  <w:szCs w:val="24"/>
                </w:rPr>
                <w:t>Float</w:t>
              </w:r>
            </w:ins>
          </w:p>
        </w:tc>
      </w:tr>
      <w:tr w:rsidR="00A2203E" w14:paraId="785AF0DB" w14:textId="77777777" w:rsidTr="000E5A2A">
        <w:trPr>
          <w:ins w:id="857" w:author="Alexandru Uicoabă" w:date="2022-06-16T09:54:00Z"/>
        </w:trPr>
        <w:tc>
          <w:tcPr>
            <w:tcW w:w="2522" w:type="dxa"/>
            <w:tcPrChange w:id="858" w:author="Alexandru Uicoabă" w:date="2022-06-16T10:03:00Z">
              <w:tcPr>
                <w:tcW w:w="2254" w:type="dxa"/>
              </w:tcPr>
            </w:tcPrChange>
          </w:tcPr>
          <w:p w14:paraId="03E06A43" w14:textId="7341D14E" w:rsidR="00A2203E" w:rsidRDefault="00A2203E" w:rsidP="00825E4B">
            <w:pPr>
              <w:jc w:val="both"/>
              <w:rPr>
                <w:ins w:id="859" w:author="Alexandru Uicoabă" w:date="2022-06-16T09:54:00Z"/>
                <w:rFonts w:ascii="Times New Roman" w:hAnsi="Times New Roman" w:cs="Times New Roman"/>
                <w:sz w:val="24"/>
                <w:szCs w:val="24"/>
              </w:rPr>
            </w:pPr>
            <w:ins w:id="860" w:author="Alexandru Uicoabă" w:date="2022-06-16T09:56:00Z">
              <w:r>
                <w:rPr>
                  <w:rFonts w:ascii="Times New Roman" w:hAnsi="Times New Roman" w:cs="Times New Roman"/>
                  <w:sz w:val="24"/>
                  <w:szCs w:val="24"/>
                </w:rPr>
                <w:lastRenderedPageBreak/>
                <w:t>yPos</w:t>
              </w:r>
            </w:ins>
          </w:p>
        </w:tc>
        <w:tc>
          <w:tcPr>
            <w:tcW w:w="2659" w:type="dxa"/>
            <w:tcPrChange w:id="861" w:author="Alexandru Uicoabă" w:date="2022-06-16T10:03:00Z">
              <w:tcPr>
                <w:tcW w:w="2254" w:type="dxa"/>
                <w:gridSpan w:val="2"/>
              </w:tcPr>
            </w:tcPrChange>
          </w:tcPr>
          <w:p w14:paraId="53593F24" w14:textId="617C9CF0" w:rsidR="00A2203E" w:rsidRDefault="00A2203E" w:rsidP="00825E4B">
            <w:pPr>
              <w:jc w:val="both"/>
              <w:rPr>
                <w:ins w:id="862" w:author="Alexandru Uicoabă" w:date="2022-06-16T09:54:00Z"/>
                <w:rFonts w:ascii="Times New Roman" w:hAnsi="Times New Roman" w:cs="Times New Roman"/>
                <w:sz w:val="24"/>
                <w:szCs w:val="24"/>
              </w:rPr>
            </w:pPr>
            <w:ins w:id="863" w:author="Alexandru Uicoabă" w:date="2022-06-16T09:56:00Z">
              <w:r>
                <w:rPr>
                  <w:rFonts w:ascii="Times New Roman" w:hAnsi="Times New Roman" w:cs="Times New Roman"/>
                  <w:sz w:val="24"/>
                  <w:szCs w:val="24"/>
                </w:rPr>
                <w:t>Pozitia pe axa Oy</w:t>
              </w:r>
            </w:ins>
          </w:p>
        </w:tc>
        <w:tc>
          <w:tcPr>
            <w:tcW w:w="1800" w:type="dxa"/>
            <w:tcPrChange w:id="864" w:author="Alexandru Uicoabă" w:date="2022-06-16T10:03:00Z">
              <w:tcPr>
                <w:tcW w:w="2254" w:type="dxa"/>
                <w:gridSpan w:val="2"/>
              </w:tcPr>
            </w:tcPrChange>
          </w:tcPr>
          <w:p w14:paraId="21D827C4" w14:textId="267EB8B1" w:rsidR="00A2203E" w:rsidRDefault="000E5A2A" w:rsidP="00825E4B">
            <w:pPr>
              <w:jc w:val="both"/>
              <w:rPr>
                <w:ins w:id="865" w:author="Alexandru Uicoabă" w:date="2022-06-16T09:54:00Z"/>
                <w:rFonts w:ascii="Times New Roman" w:hAnsi="Times New Roman" w:cs="Times New Roman"/>
                <w:sz w:val="24"/>
                <w:szCs w:val="24"/>
              </w:rPr>
            </w:pPr>
            <w:ins w:id="866" w:author="Alexandru Uicoabă" w:date="2022-06-16T09:58:00Z">
              <w:r>
                <w:rPr>
                  <w:rFonts w:ascii="Times New Roman" w:hAnsi="Times New Roman" w:cs="Times New Roman"/>
                  <w:sz w:val="24"/>
                  <w:szCs w:val="24"/>
                </w:rPr>
                <w:t>Intrare</w:t>
              </w:r>
            </w:ins>
          </w:p>
        </w:tc>
        <w:tc>
          <w:tcPr>
            <w:tcW w:w="2035" w:type="dxa"/>
            <w:tcPrChange w:id="867" w:author="Alexandru Uicoabă" w:date="2022-06-16T10:03:00Z">
              <w:tcPr>
                <w:tcW w:w="2254" w:type="dxa"/>
                <w:gridSpan w:val="2"/>
              </w:tcPr>
            </w:tcPrChange>
          </w:tcPr>
          <w:p w14:paraId="7C7A3BF4" w14:textId="72BFF877" w:rsidR="00A2203E" w:rsidRDefault="000E5A2A" w:rsidP="00825E4B">
            <w:pPr>
              <w:jc w:val="both"/>
              <w:rPr>
                <w:ins w:id="868" w:author="Alexandru Uicoabă" w:date="2022-06-16T09:54:00Z"/>
                <w:rFonts w:ascii="Times New Roman" w:hAnsi="Times New Roman" w:cs="Times New Roman"/>
                <w:sz w:val="24"/>
                <w:szCs w:val="24"/>
              </w:rPr>
            </w:pPr>
            <w:ins w:id="869" w:author="Alexandru Uicoabă" w:date="2022-06-16T09:58:00Z">
              <w:r>
                <w:rPr>
                  <w:rFonts w:ascii="Times New Roman" w:hAnsi="Times New Roman" w:cs="Times New Roman"/>
                  <w:sz w:val="24"/>
                  <w:szCs w:val="24"/>
                </w:rPr>
                <w:t>Float</w:t>
              </w:r>
            </w:ins>
          </w:p>
        </w:tc>
      </w:tr>
      <w:tr w:rsidR="00A2203E" w14:paraId="545C11FF" w14:textId="77777777" w:rsidTr="000E5A2A">
        <w:trPr>
          <w:ins w:id="870" w:author="Alexandru Uicoabă" w:date="2022-06-16T09:54:00Z"/>
        </w:trPr>
        <w:tc>
          <w:tcPr>
            <w:tcW w:w="2522" w:type="dxa"/>
            <w:tcPrChange w:id="871" w:author="Alexandru Uicoabă" w:date="2022-06-16T10:03:00Z">
              <w:tcPr>
                <w:tcW w:w="2254" w:type="dxa"/>
              </w:tcPr>
            </w:tcPrChange>
          </w:tcPr>
          <w:p w14:paraId="53D6ED14" w14:textId="285847B2" w:rsidR="00A2203E" w:rsidRDefault="000E5A2A" w:rsidP="00825E4B">
            <w:pPr>
              <w:jc w:val="both"/>
              <w:rPr>
                <w:ins w:id="872" w:author="Alexandru Uicoabă" w:date="2022-06-16T09:54:00Z"/>
                <w:rFonts w:ascii="Times New Roman" w:hAnsi="Times New Roman" w:cs="Times New Roman"/>
                <w:sz w:val="24"/>
                <w:szCs w:val="24"/>
              </w:rPr>
            </w:pPr>
            <w:ins w:id="873" w:author="Alexandru Uicoabă" w:date="2022-06-16T09:58:00Z">
              <w:r>
                <w:rPr>
                  <w:rFonts w:ascii="Times New Roman" w:hAnsi="Times New Roman" w:cs="Times New Roman"/>
                  <w:sz w:val="24"/>
                  <w:szCs w:val="24"/>
                </w:rPr>
                <w:t>zPos</w:t>
              </w:r>
            </w:ins>
          </w:p>
        </w:tc>
        <w:tc>
          <w:tcPr>
            <w:tcW w:w="2659" w:type="dxa"/>
            <w:tcPrChange w:id="874" w:author="Alexandru Uicoabă" w:date="2022-06-16T10:03:00Z">
              <w:tcPr>
                <w:tcW w:w="2254" w:type="dxa"/>
                <w:gridSpan w:val="2"/>
              </w:tcPr>
            </w:tcPrChange>
          </w:tcPr>
          <w:p w14:paraId="77520B47" w14:textId="6C049488" w:rsidR="00A2203E" w:rsidRDefault="000E5A2A" w:rsidP="00825E4B">
            <w:pPr>
              <w:jc w:val="both"/>
              <w:rPr>
                <w:ins w:id="875" w:author="Alexandru Uicoabă" w:date="2022-06-16T09:54:00Z"/>
                <w:rFonts w:ascii="Times New Roman" w:hAnsi="Times New Roman" w:cs="Times New Roman"/>
                <w:sz w:val="24"/>
                <w:szCs w:val="24"/>
              </w:rPr>
            </w:pPr>
            <w:ins w:id="876" w:author="Alexandru Uicoabă" w:date="2022-06-16T09:58:00Z">
              <w:r>
                <w:rPr>
                  <w:rFonts w:ascii="Times New Roman" w:hAnsi="Times New Roman" w:cs="Times New Roman"/>
                  <w:sz w:val="24"/>
                  <w:szCs w:val="24"/>
                </w:rPr>
                <w:t>Pozitia pe axa Oz</w:t>
              </w:r>
            </w:ins>
          </w:p>
        </w:tc>
        <w:tc>
          <w:tcPr>
            <w:tcW w:w="1800" w:type="dxa"/>
            <w:tcPrChange w:id="877" w:author="Alexandru Uicoabă" w:date="2022-06-16T10:03:00Z">
              <w:tcPr>
                <w:tcW w:w="2254" w:type="dxa"/>
                <w:gridSpan w:val="2"/>
              </w:tcPr>
            </w:tcPrChange>
          </w:tcPr>
          <w:p w14:paraId="21879C07" w14:textId="41C9F6A6" w:rsidR="00A2203E" w:rsidRDefault="000E5A2A" w:rsidP="00825E4B">
            <w:pPr>
              <w:jc w:val="both"/>
              <w:rPr>
                <w:ins w:id="878" w:author="Alexandru Uicoabă" w:date="2022-06-16T09:54:00Z"/>
                <w:rFonts w:ascii="Times New Roman" w:hAnsi="Times New Roman" w:cs="Times New Roman"/>
                <w:sz w:val="24"/>
                <w:szCs w:val="24"/>
              </w:rPr>
            </w:pPr>
            <w:ins w:id="879" w:author="Alexandru Uicoabă" w:date="2022-06-16T09:58:00Z">
              <w:r>
                <w:rPr>
                  <w:rFonts w:ascii="Times New Roman" w:hAnsi="Times New Roman" w:cs="Times New Roman"/>
                  <w:sz w:val="24"/>
                  <w:szCs w:val="24"/>
                </w:rPr>
                <w:t>Intrare</w:t>
              </w:r>
            </w:ins>
          </w:p>
        </w:tc>
        <w:tc>
          <w:tcPr>
            <w:tcW w:w="2035" w:type="dxa"/>
            <w:tcPrChange w:id="880" w:author="Alexandru Uicoabă" w:date="2022-06-16T10:03:00Z">
              <w:tcPr>
                <w:tcW w:w="2254" w:type="dxa"/>
                <w:gridSpan w:val="2"/>
              </w:tcPr>
            </w:tcPrChange>
          </w:tcPr>
          <w:p w14:paraId="6A798E7C" w14:textId="03BDB3E9" w:rsidR="00A2203E" w:rsidRDefault="000E5A2A" w:rsidP="00825E4B">
            <w:pPr>
              <w:jc w:val="both"/>
              <w:rPr>
                <w:ins w:id="881" w:author="Alexandru Uicoabă" w:date="2022-06-16T09:54:00Z"/>
                <w:rFonts w:ascii="Times New Roman" w:hAnsi="Times New Roman" w:cs="Times New Roman"/>
                <w:sz w:val="24"/>
                <w:szCs w:val="24"/>
              </w:rPr>
            </w:pPr>
            <w:ins w:id="882" w:author="Alexandru Uicoabă" w:date="2022-06-16T09:58:00Z">
              <w:r>
                <w:rPr>
                  <w:rFonts w:ascii="Times New Roman" w:hAnsi="Times New Roman" w:cs="Times New Roman"/>
                  <w:sz w:val="24"/>
                  <w:szCs w:val="24"/>
                </w:rPr>
                <w:t>Float</w:t>
              </w:r>
            </w:ins>
          </w:p>
        </w:tc>
      </w:tr>
      <w:tr w:rsidR="00A2203E" w14:paraId="7D57CBA7" w14:textId="77777777" w:rsidTr="000E5A2A">
        <w:trPr>
          <w:ins w:id="883" w:author="Alexandru Uicoabă" w:date="2022-06-16T09:54:00Z"/>
        </w:trPr>
        <w:tc>
          <w:tcPr>
            <w:tcW w:w="2522" w:type="dxa"/>
            <w:tcPrChange w:id="884" w:author="Alexandru Uicoabă" w:date="2022-06-16T10:03:00Z">
              <w:tcPr>
                <w:tcW w:w="2254" w:type="dxa"/>
              </w:tcPr>
            </w:tcPrChange>
          </w:tcPr>
          <w:p w14:paraId="6B2B5381" w14:textId="4F5AF581" w:rsidR="00A2203E" w:rsidRDefault="000E5A2A" w:rsidP="00825E4B">
            <w:pPr>
              <w:jc w:val="both"/>
              <w:rPr>
                <w:ins w:id="885" w:author="Alexandru Uicoabă" w:date="2022-06-16T09:54:00Z"/>
                <w:rFonts w:ascii="Times New Roman" w:hAnsi="Times New Roman" w:cs="Times New Roman"/>
                <w:sz w:val="24"/>
                <w:szCs w:val="24"/>
              </w:rPr>
            </w:pPr>
            <w:ins w:id="886" w:author="Alexandru Uicoabă" w:date="2022-06-16T09:58:00Z">
              <w:r>
                <w:rPr>
                  <w:rFonts w:ascii="Times New Roman" w:hAnsi="Times New Roman" w:cs="Times New Roman"/>
                  <w:sz w:val="24"/>
                  <w:szCs w:val="24"/>
                </w:rPr>
                <w:t>leftSideDistance</w:t>
              </w:r>
            </w:ins>
          </w:p>
        </w:tc>
        <w:tc>
          <w:tcPr>
            <w:tcW w:w="2659" w:type="dxa"/>
            <w:tcPrChange w:id="887" w:author="Alexandru Uicoabă" w:date="2022-06-16T10:03:00Z">
              <w:tcPr>
                <w:tcW w:w="2254" w:type="dxa"/>
                <w:gridSpan w:val="2"/>
              </w:tcPr>
            </w:tcPrChange>
          </w:tcPr>
          <w:p w14:paraId="782F5CF8" w14:textId="5E9117A7" w:rsidR="00A2203E" w:rsidRDefault="000E5A2A" w:rsidP="00825E4B">
            <w:pPr>
              <w:jc w:val="both"/>
              <w:rPr>
                <w:ins w:id="888" w:author="Alexandru Uicoabă" w:date="2022-06-16T09:54:00Z"/>
                <w:rFonts w:ascii="Times New Roman" w:hAnsi="Times New Roman" w:cs="Times New Roman"/>
                <w:sz w:val="24"/>
                <w:szCs w:val="24"/>
              </w:rPr>
            </w:pPr>
            <w:ins w:id="889" w:author="Alexandru Uicoabă" w:date="2022-06-16T10:03:00Z">
              <w:r>
                <w:rPr>
                  <w:rFonts w:ascii="Times New Roman" w:hAnsi="Times New Roman" w:cs="Times New Roman"/>
                  <w:sz w:val="24"/>
                  <w:szCs w:val="24"/>
                </w:rPr>
                <w:t>Distanța până la obstacol</w:t>
              </w:r>
            </w:ins>
          </w:p>
        </w:tc>
        <w:tc>
          <w:tcPr>
            <w:tcW w:w="1800" w:type="dxa"/>
            <w:tcPrChange w:id="890" w:author="Alexandru Uicoabă" w:date="2022-06-16T10:03:00Z">
              <w:tcPr>
                <w:tcW w:w="2254" w:type="dxa"/>
                <w:gridSpan w:val="2"/>
              </w:tcPr>
            </w:tcPrChange>
          </w:tcPr>
          <w:p w14:paraId="4C0E7F84" w14:textId="112DB904" w:rsidR="00A2203E" w:rsidRDefault="000E5A2A" w:rsidP="00825E4B">
            <w:pPr>
              <w:jc w:val="both"/>
              <w:rPr>
                <w:ins w:id="891" w:author="Alexandru Uicoabă" w:date="2022-06-16T09:54:00Z"/>
                <w:rFonts w:ascii="Times New Roman" w:hAnsi="Times New Roman" w:cs="Times New Roman"/>
                <w:sz w:val="24"/>
                <w:szCs w:val="24"/>
              </w:rPr>
            </w:pPr>
            <w:ins w:id="892" w:author="Alexandru Uicoabă" w:date="2022-06-16T09:58:00Z">
              <w:r>
                <w:rPr>
                  <w:rFonts w:ascii="Times New Roman" w:hAnsi="Times New Roman" w:cs="Times New Roman"/>
                  <w:sz w:val="24"/>
                  <w:szCs w:val="24"/>
                </w:rPr>
                <w:t>Int</w:t>
              </w:r>
            </w:ins>
            <w:ins w:id="893" w:author="Alexandru Uicoabă" w:date="2022-06-16T09:59:00Z">
              <w:r>
                <w:rPr>
                  <w:rFonts w:ascii="Times New Roman" w:hAnsi="Times New Roman" w:cs="Times New Roman"/>
                  <w:sz w:val="24"/>
                  <w:szCs w:val="24"/>
                </w:rPr>
                <w:t>r</w:t>
              </w:r>
            </w:ins>
            <w:ins w:id="894" w:author="Alexandru Uicoabă" w:date="2022-06-16T09:58:00Z">
              <w:r>
                <w:rPr>
                  <w:rFonts w:ascii="Times New Roman" w:hAnsi="Times New Roman" w:cs="Times New Roman"/>
                  <w:sz w:val="24"/>
                  <w:szCs w:val="24"/>
                </w:rPr>
                <w:t>are</w:t>
              </w:r>
            </w:ins>
          </w:p>
        </w:tc>
        <w:tc>
          <w:tcPr>
            <w:tcW w:w="2035" w:type="dxa"/>
            <w:tcPrChange w:id="895" w:author="Alexandru Uicoabă" w:date="2022-06-16T10:03:00Z">
              <w:tcPr>
                <w:tcW w:w="2254" w:type="dxa"/>
                <w:gridSpan w:val="2"/>
              </w:tcPr>
            </w:tcPrChange>
          </w:tcPr>
          <w:p w14:paraId="633EDAAB" w14:textId="3711F50F" w:rsidR="00A2203E" w:rsidRDefault="000E5A2A" w:rsidP="00825E4B">
            <w:pPr>
              <w:jc w:val="both"/>
              <w:rPr>
                <w:ins w:id="896" w:author="Alexandru Uicoabă" w:date="2022-06-16T09:54:00Z"/>
                <w:rFonts w:ascii="Times New Roman" w:hAnsi="Times New Roman" w:cs="Times New Roman"/>
                <w:sz w:val="24"/>
                <w:szCs w:val="24"/>
              </w:rPr>
            </w:pPr>
            <w:ins w:id="897" w:author="Alexandru Uicoabă" w:date="2022-06-16T09:58:00Z">
              <w:r>
                <w:rPr>
                  <w:rFonts w:ascii="Times New Roman" w:hAnsi="Times New Roman" w:cs="Times New Roman"/>
                  <w:sz w:val="24"/>
                  <w:szCs w:val="24"/>
                </w:rPr>
                <w:t>Float (0</w:t>
              </w:r>
              <w:r>
                <w:rPr>
                  <w:rFonts w:ascii="Times New Roman" w:hAnsi="Times New Roman" w:cs="Times New Roman"/>
                  <w:sz w:val="24"/>
                  <w:szCs w:val="24"/>
                  <w:lang w:val="en-GB"/>
                </w:rPr>
                <w:t>&lt;</w:t>
              </w:r>
            </w:ins>
            <w:ins w:id="898" w:author="Alexandru Uicoabă" w:date="2022-06-16T09:59:00Z">
              <w:r>
                <w:rPr>
                  <w:rFonts w:ascii="Times New Roman" w:hAnsi="Times New Roman" w:cs="Times New Roman"/>
                  <w:sz w:val="24"/>
                  <w:szCs w:val="24"/>
                  <w:lang w:val="en-GB"/>
                </w:rPr>
                <w:t>=</w:t>
              </w:r>
            </w:ins>
            <w:ins w:id="899" w:author="Alexandru Uicoabă" w:date="2022-06-16T09:58:00Z">
              <w:r>
                <w:rPr>
                  <w:rFonts w:ascii="Times New Roman" w:hAnsi="Times New Roman" w:cs="Times New Roman"/>
                  <w:sz w:val="24"/>
                  <w:szCs w:val="24"/>
                  <w:lang w:val="en-GB"/>
                </w:rPr>
                <w:t>dis&lt;=</w:t>
              </w:r>
            </w:ins>
            <w:ins w:id="900" w:author="Alexandru Uicoabă" w:date="2022-06-16T09:59:00Z">
              <w:r>
                <w:rPr>
                  <w:rFonts w:ascii="Times New Roman" w:hAnsi="Times New Roman" w:cs="Times New Roman"/>
                  <w:sz w:val="24"/>
                  <w:szCs w:val="24"/>
                  <w:lang w:val="en-GB"/>
                </w:rPr>
                <w:t>5</w:t>
              </w:r>
            </w:ins>
            <w:ins w:id="901" w:author="Alexandru Uicoabă" w:date="2022-06-16T09:58:00Z">
              <w:r>
                <w:rPr>
                  <w:rFonts w:ascii="Times New Roman" w:hAnsi="Times New Roman" w:cs="Times New Roman"/>
                  <w:sz w:val="24"/>
                  <w:szCs w:val="24"/>
                </w:rPr>
                <w:t>)</w:t>
              </w:r>
            </w:ins>
          </w:p>
        </w:tc>
      </w:tr>
      <w:tr w:rsidR="000E5A2A" w14:paraId="4547AD73" w14:textId="77777777" w:rsidTr="000E5A2A">
        <w:trPr>
          <w:ins w:id="902" w:author="Alexandru Uicoabă" w:date="2022-06-16T09:54:00Z"/>
        </w:trPr>
        <w:tc>
          <w:tcPr>
            <w:tcW w:w="2522" w:type="dxa"/>
            <w:tcPrChange w:id="903" w:author="Alexandru Uicoabă" w:date="2022-06-16T10:03:00Z">
              <w:tcPr>
                <w:tcW w:w="2254" w:type="dxa"/>
              </w:tcPr>
            </w:tcPrChange>
          </w:tcPr>
          <w:p w14:paraId="2C2CB756" w14:textId="64A084BC" w:rsidR="000E5A2A" w:rsidRDefault="000E5A2A" w:rsidP="000E5A2A">
            <w:pPr>
              <w:jc w:val="both"/>
              <w:rPr>
                <w:ins w:id="904" w:author="Alexandru Uicoabă" w:date="2022-06-16T09:54:00Z"/>
                <w:rFonts w:ascii="Times New Roman" w:hAnsi="Times New Roman" w:cs="Times New Roman"/>
                <w:sz w:val="24"/>
                <w:szCs w:val="24"/>
              </w:rPr>
            </w:pPr>
            <w:ins w:id="905" w:author="Alexandru Uicoabă" w:date="2022-06-16T09:59:00Z">
              <w:r>
                <w:rPr>
                  <w:rFonts w:ascii="Times New Roman" w:hAnsi="Times New Roman" w:cs="Times New Roman"/>
                  <w:sz w:val="24"/>
                  <w:szCs w:val="24"/>
                </w:rPr>
                <w:t>leftForwardDistance</w:t>
              </w:r>
            </w:ins>
          </w:p>
        </w:tc>
        <w:tc>
          <w:tcPr>
            <w:tcW w:w="2659" w:type="dxa"/>
            <w:tcPrChange w:id="906" w:author="Alexandru Uicoabă" w:date="2022-06-16T10:03:00Z">
              <w:tcPr>
                <w:tcW w:w="2254" w:type="dxa"/>
                <w:gridSpan w:val="2"/>
              </w:tcPr>
            </w:tcPrChange>
          </w:tcPr>
          <w:p w14:paraId="4A8226D9" w14:textId="3D844E25" w:rsidR="000E5A2A" w:rsidRDefault="000E5A2A" w:rsidP="000E5A2A">
            <w:pPr>
              <w:jc w:val="both"/>
              <w:rPr>
                <w:ins w:id="907" w:author="Alexandru Uicoabă" w:date="2022-06-16T09:54:00Z"/>
                <w:rFonts w:ascii="Times New Roman" w:hAnsi="Times New Roman" w:cs="Times New Roman"/>
                <w:sz w:val="24"/>
                <w:szCs w:val="24"/>
              </w:rPr>
            </w:pPr>
            <w:ins w:id="908" w:author="Alexandru Uicoabă" w:date="2022-06-16T10:03:00Z">
              <w:r>
                <w:rPr>
                  <w:rFonts w:ascii="Times New Roman" w:hAnsi="Times New Roman" w:cs="Times New Roman"/>
                  <w:sz w:val="24"/>
                  <w:szCs w:val="24"/>
                </w:rPr>
                <w:t>Distanța până la obstacol</w:t>
              </w:r>
            </w:ins>
          </w:p>
        </w:tc>
        <w:tc>
          <w:tcPr>
            <w:tcW w:w="1800" w:type="dxa"/>
            <w:tcPrChange w:id="909" w:author="Alexandru Uicoabă" w:date="2022-06-16T10:03:00Z">
              <w:tcPr>
                <w:tcW w:w="2254" w:type="dxa"/>
                <w:gridSpan w:val="2"/>
              </w:tcPr>
            </w:tcPrChange>
          </w:tcPr>
          <w:p w14:paraId="7E192D0B" w14:textId="609AB7C2" w:rsidR="000E5A2A" w:rsidRDefault="000E5A2A" w:rsidP="000E5A2A">
            <w:pPr>
              <w:jc w:val="both"/>
              <w:rPr>
                <w:ins w:id="910" w:author="Alexandru Uicoabă" w:date="2022-06-16T09:54:00Z"/>
                <w:rFonts w:ascii="Times New Roman" w:hAnsi="Times New Roman" w:cs="Times New Roman"/>
                <w:sz w:val="24"/>
                <w:szCs w:val="24"/>
              </w:rPr>
            </w:pPr>
            <w:ins w:id="911" w:author="Alexandru Uicoabă" w:date="2022-06-16T09:59:00Z">
              <w:r>
                <w:rPr>
                  <w:rFonts w:ascii="Times New Roman" w:hAnsi="Times New Roman" w:cs="Times New Roman"/>
                  <w:sz w:val="24"/>
                  <w:szCs w:val="24"/>
                </w:rPr>
                <w:t>Intrare</w:t>
              </w:r>
            </w:ins>
          </w:p>
        </w:tc>
        <w:tc>
          <w:tcPr>
            <w:tcW w:w="2035" w:type="dxa"/>
            <w:tcPrChange w:id="912" w:author="Alexandru Uicoabă" w:date="2022-06-16T10:03:00Z">
              <w:tcPr>
                <w:tcW w:w="2254" w:type="dxa"/>
                <w:gridSpan w:val="2"/>
              </w:tcPr>
            </w:tcPrChange>
          </w:tcPr>
          <w:p w14:paraId="26E1F383" w14:textId="09ECC0C0" w:rsidR="000E5A2A" w:rsidRDefault="000E5A2A" w:rsidP="000E5A2A">
            <w:pPr>
              <w:jc w:val="both"/>
              <w:rPr>
                <w:ins w:id="913" w:author="Alexandru Uicoabă" w:date="2022-06-16T09:54:00Z"/>
                <w:rFonts w:ascii="Times New Roman" w:hAnsi="Times New Roman" w:cs="Times New Roman"/>
                <w:sz w:val="24"/>
                <w:szCs w:val="24"/>
              </w:rPr>
            </w:pPr>
            <w:ins w:id="914" w:author="Alexandru Uicoabă" w:date="2022-06-16T09:59:00Z">
              <w:r>
                <w:rPr>
                  <w:rFonts w:ascii="Times New Roman" w:hAnsi="Times New Roman" w:cs="Times New Roman"/>
                  <w:sz w:val="24"/>
                  <w:szCs w:val="24"/>
                </w:rPr>
                <w:t>Float (0</w:t>
              </w:r>
              <w:r>
                <w:rPr>
                  <w:rFonts w:ascii="Times New Roman" w:hAnsi="Times New Roman" w:cs="Times New Roman"/>
                  <w:sz w:val="24"/>
                  <w:szCs w:val="24"/>
                  <w:lang w:val="en-GB"/>
                </w:rPr>
                <w:t>&lt;=dis&lt;=5</w:t>
              </w:r>
              <w:r>
                <w:rPr>
                  <w:rFonts w:ascii="Times New Roman" w:hAnsi="Times New Roman" w:cs="Times New Roman"/>
                  <w:sz w:val="24"/>
                  <w:szCs w:val="24"/>
                </w:rPr>
                <w:t>)</w:t>
              </w:r>
            </w:ins>
          </w:p>
        </w:tc>
      </w:tr>
      <w:tr w:rsidR="000E5A2A" w14:paraId="187E8F0A" w14:textId="77777777" w:rsidTr="000E5A2A">
        <w:trPr>
          <w:ins w:id="915" w:author="Alexandru Uicoabă" w:date="2022-06-16T09:54:00Z"/>
        </w:trPr>
        <w:tc>
          <w:tcPr>
            <w:tcW w:w="2522" w:type="dxa"/>
            <w:tcPrChange w:id="916" w:author="Alexandru Uicoabă" w:date="2022-06-16T10:03:00Z">
              <w:tcPr>
                <w:tcW w:w="2254" w:type="dxa"/>
              </w:tcPr>
            </w:tcPrChange>
          </w:tcPr>
          <w:p w14:paraId="69D5EBD7" w14:textId="272F3000" w:rsidR="000E5A2A" w:rsidRDefault="000E5A2A" w:rsidP="000E5A2A">
            <w:pPr>
              <w:jc w:val="both"/>
              <w:rPr>
                <w:ins w:id="917" w:author="Alexandru Uicoabă" w:date="2022-06-16T09:54:00Z"/>
                <w:rFonts w:ascii="Times New Roman" w:hAnsi="Times New Roman" w:cs="Times New Roman"/>
                <w:sz w:val="24"/>
                <w:szCs w:val="24"/>
              </w:rPr>
            </w:pPr>
            <w:ins w:id="918" w:author="Alexandru Uicoabă" w:date="2022-06-16T10:00:00Z">
              <w:r>
                <w:rPr>
                  <w:rFonts w:ascii="Times New Roman" w:hAnsi="Times New Roman" w:cs="Times New Roman"/>
                  <w:sz w:val="24"/>
                  <w:szCs w:val="24"/>
                </w:rPr>
                <w:t>centralForwardDistance</w:t>
              </w:r>
            </w:ins>
          </w:p>
        </w:tc>
        <w:tc>
          <w:tcPr>
            <w:tcW w:w="2659" w:type="dxa"/>
            <w:tcPrChange w:id="919" w:author="Alexandru Uicoabă" w:date="2022-06-16T10:03:00Z">
              <w:tcPr>
                <w:tcW w:w="2254" w:type="dxa"/>
                <w:gridSpan w:val="2"/>
              </w:tcPr>
            </w:tcPrChange>
          </w:tcPr>
          <w:p w14:paraId="4EC599DB" w14:textId="25582DDB" w:rsidR="000E5A2A" w:rsidRDefault="000E5A2A" w:rsidP="000E5A2A">
            <w:pPr>
              <w:jc w:val="both"/>
              <w:rPr>
                <w:ins w:id="920" w:author="Alexandru Uicoabă" w:date="2022-06-16T09:54:00Z"/>
                <w:rFonts w:ascii="Times New Roman" w:hAnsi="Times New Roman" w:cs="Times New Roman"/>
                <w:sz w:val="24"/>
                <w:szCs w:val="24"/>
              </w:rPr>
            </w:pPr>
            <w:ins w:id="921" w:author="Alexandru Uicoabă" w:date="2022-06-16T10:03:00Z">
              <w:r>
                <w:rPr>
                  <w:rFonts w:ascii="Times New Roman" w:hAnsi="Times New Roman" w:cs="Times New Roman"/>
                  <w:sz w:val="24"/>
                  <w:szCs w:val="24"/>
                </w:rPr>
                <w:t>Distanța până la obstacol</w:t>
              </w:r>
            </w:ins>
          </w:p>
        </w:tc>
        <w:tc>
          <w:tcPr>
            <w:tcW w:w="1800" w:type="dxa"/>
            <w:tcPrChange w:id="922" w:author="Alexandru Uicoabă" w:date="2022-06-16T10:03:00Z">
              <w:tcPr>
                <w:tcW w:w="2254" w:type="dxa"/>
                <w:gridSpan w:val="2"/>
              </w:tcPr>
            </w:tcPrChange>
          </w:tcPr>
          <w:p w14:paraId="0DAC3EFA" w14:textId="089A1FA2" w:rsidR="000E5A2A" w:rsidRDefault="000E5A2A" w:rsidP="000E5A2A">
            <w:pPr>
              <w:jc w:val="both"/>
              <w:rPr>
                <w:ins w:id="923" w:author="Alexandru Uicoabă" w:date="2022-06-16T09:54:00Z"/>
                <w:rFonts w:ascii="Times New Roman" w:hAnsi="Times New Roman" w:cs="Times New Roman"/>
                <w:sz w:val="24"/>
                <w:szCs w:val="24"/>
              </w:rPr>
            </w:pPr>
            <w:ins w:id="924" w:author="Alexandru Uicoabă" w:date="2022-06-16T09:59:00Z">
              <w:r>
                <w:rPr>
                  <w:rFonts w:ascii="Times New Roman" w:hAnsi="Times New Roman" w:cs="Times New Roman"/>
                  <w:sz w:val="24"/>
                  <w:szCs w:val="24"/>
                </w:rPr>
                <w:t>Intrare</w:t>
              </w:r>
            </w:ins>
          </w:p>
        </w:tc>
        <w:tc>
          <w:tcPr>
            <w:tcW w:w="2035" w:type="dxa"/>
            <w:tcPrChange w:id="925" w:author="Alexandru Uicoabă" w:date="2022-06-16T10:03:00Z">
              <w:tcPr>
                <w:tcW w:w="2254" w:type="dxa"/>
                <w:gridSpan w:val="2"/>
              </w:tcPr>
            </w:tcPrChange>
          </w:tcPr>
          <w:p w14:paraId="23F8BD30" w14:textId="6EDD247D" w:rsidR="000E5A2A" w:rsidRDefault="000E5A2A" w:rsidP="000E5A2A">
            <w:pPr>
              <w:jc w:val="both"/>
              <w:rPr>
                <w:ins w:id="926" w:author="Alexandru Uicoabă" w:date="2022-06-16T09:54:00Z"/>
                <w:rFonts w:ascii="Times New Roman" w:hAnsi="Times New Roman" w:cs="Times New Roman"/>
                <w:sz w:val="24"/>
                <w:szCs w:val="24"/>
              </w:rPr>
            </w:pPr>
            <w:ins w:id="927" w:author="Alexandru Uicoabă" w:date="2022-06-16T09:59:00Z">
              <w:r>
                <w:rPr>
                  <w:rFonts w:ascii="Times New Roman" w:hAnsi="Times New Roman" w:cs="Times New Roman"/>
                  <w:sz w:val="24"/>
                  <w:szCs w:val="24"/>
                </w:rPr>
                <w:t>Float (0</w:t>
              </w:r>
              <w:r>
                <w:rPr>
                  <w:rFonts w:ascii="Times New Roman" w:hAnsi="Times New Roman" w:cs="Times New Roman"/>
                  <w:sz w:val="24"/>
                  <w:szCs w:val="24"/>
                  <w:lang w:val="en-GB"/>
                </w:rPr>
                <w:t>&lt;=dis&lt;=5</w:t>
              </w:r>
              <w:r>
                <w:rPr>
                  <w:rFonts w:ascii="Times New Roman" w:hAnsi="Times New Roman" w:cs="Times New Roman"/>
                  <w:sz w:val="24"/>
                  <w:szCs w:val="24"/>
                </w:rPr>
                <w:t>)</w:t>
              </w:r>
            </w:ins>
          </w:p>
        </w:tc>
      </w:tr>
      <w:tr w:rsidR="000E5A2A" w14:paraId="33445FDB" w14:textId="77777777" w:rsidTr="000E5A2A">
        <w:trPr>
          <w:ins w:id="928" w:author="Alexandru Uicoabă" w:date="2022-06-16T10:00:00Z"/>
        </w:trPr>
        <w:tc>
          <w:tcPr>
            <w:tcW w:w="2522" w:type="dxa"/>
            <w:tcPrChange w:id="929" w:author="Alexandru Uicoabă" w:date="2022-06-16T10:03:00Z">
              <w:tcPr>
                <w:tcW w:w="2254" w:type="dxa"/>
                <w:gridSpan w:val="2"/>
              </w:tcPr>
            </w:tcPrChange>
          </w:tcPr>
          <w:p w14:paraId="52D810F5" w14:textId="37A10FDD" w:rsidR="000E5A2A" w:rsidRDefault="000E5A2A" w:rsidP="000E5A2A">
            <w:pPr>
              <w:jc w:val="both"/>
              <w:rPr>
                <w:ins w:id="930" w:author="Alexandru Uicoabă" w:date="2022-06-16T10:00:00Z"/>
                <w:rFonts w:ascii="Times New Roman" w:hAnsi="Times New Roman" w:cs="Times New Roman"/>
                <w:sz w:val="24"/>
                <w:szCs w:val="24"/>
              </w:rPr>
            </w:pPr>
            <w:ins w:id="931" w:author="Alexandru Uicoabă" w:date="2022-06-16T10:00:00Z">
              <w:r>
                <w:rPr>
                  <w:rFonts w:ascii="Times New Roman" w:hAnsi="Times New Roman" w:cs="Times New Roman"/>
                  <w:sz w:val="24"/>
                  <w:szCs w:val="24"/>
                </w:rPr>
                <w:t>rightForwardDistance</w:t>
              </w:r>
            </w:ins>
          </w:p>
        </w:tc>
        <w:tc>
          <w:tcPr>
            <w:tcW w:w="2659" w:type="dxa"/>
            <w:tcPrChange w:id="932" w:author="Alexandru Uicoabă" w:date="2022-06-16T10:03:00Z">
              <w:tcPr>
                <w:tcW w:w="2844" w:type="dxa"/>
                <w:gridSpan w:val="2"/>
              </w:tcPr>
            </w:tcPrChange>
          </w:tcPr>
          <w:p w14:paraId="460F6CAE" w14:textId="5F18FC97" w:rsidR="000E5A2A" w:rsidRDefault="000E5A2A" w:rsidP="000E5A2A">
            <w:pPr>
              <w:jc w:val="both"/>
              <w:rPr>
                <w:ins w:id="933" w:author="Alexandru Uicoabă" w:date="2022-06-16T10:00:00Z"/>
                <w:rFonts w:ascii="Times New Roman" w:hAnsi="Times New Roman" w:cs="Times New Roman"/>
                <w:sz w:val="24"/>
                <w:szCs w:val="24"/>
              </w:rPr>
            </w:pPr>
            <w:ins w:id="934" w:author="Alexandru Uicoabă" w:date="2022-06-16T10:03:00Z">
              <w:r>
                <w:rPr>
                  <w:rFonts w:ascii="Times New Roman" w:hAnsi="Times New Roman" w:cs="Times New Roman"/>
                  <w:sz w:val="24"/>
                  <w:szCs w:val="24"/>
                </w:rPr>
                <w:t>Distanța până la obstacol</w:t>
              </w:r>
            </w:ins>
          </w:p>
        </w:tc>
        <w:tc>
          <w:tcPr>
            <w:tcW w:w="1800" w:type="dxa"/>
            <w:tcPrChange w:id="935" w:author="Alexandru Uicoabă" w:date="2022-06-16T10:03:00Z">
              <w:tcPr>
                <w:tcW w:w="1843" w:type="dxa"/>
                <w:gridSpan w:val="2"/>
              </w:tcPr>
            </w:tcPrChange>
          </w:tcPr>
          <w:p w14:paraId="58C93BB5" w14:textId="1B8B048D" w:rsidR="000E5A2A" w:rsidRDefault="000E5A2A" w:rsidP="000E5A2A">
            <w:pPr>
              <w:jc w:val="both"/>
              <w:rPr>
                <w:ins w:id="936" w:author="Alexandru Uicoabă" w:date="2022-06-16T10:00:00Z"/>
                <w:rFonts w:ascii="Times New Roman" w:hAnsi="Times New Roman" w:cs="Times New Roman"/>
                <w:sz w:val="24"/>
                <w:szCs w:val="24"/>
              </w:rPr>
            </w:pPr>
            <w:ins w:id="937" w:author="Alexandru Uicoabă" w:date="2022-06-16T10:03:00Z">
              <w:r>
                <w:rPr>
                  <w:rFonts w:ascii="Times New Roman" w:hAnsi="Times New Roman" w:cs="Times New Roman"/>
                  <w:sz w:val="24"/>
                  <w:szCs w:val="24"/>
                </w:rPr>
                <w:t>Intrare</w:t>
              </w:r>
            </w:ins>
          </w:p>
        </w:tc>
        <w:tc>
          <w:tcPr>
            <w:tcW w:w="2035" w:type="dxa"/>
            <w:tcPrChange w:id="938" w:author="Alexandru Uicoabă" w:date="2022-06-16T10:03:00Z">
              <w:tcPr>
                <w:tcW w:w="2075" w:type="dxa"/>
              </w:tcPr>
            </w:tcPrChange>
          </w:tcPr>
          <w:p w14:paraId="3B046931" w14:textId="5931BF77" w:rsidR="000E5A2A" w:rsidRDefault="000E5A2A" w:rsidP="000E5A2A">
            <w:pPr>
              <w:jc w:val="both"/>
              <w:rPr>
                <w:ins w:id="939" w:author="Alexandru Uicoabă" w:date="2022-06-16T10:00:00Z"/>
                <w:rFonts w:ascii="Times New Roman" w:hAnsi="Times New Roman" w:cs="Times New Roman"/>
                <w:sz w:val="24"/>
                <w:szCs w:val="24"/>
              </w:rPr>
            </w:pPr>
            <w:ins w:id="940" w:author="Alexandru Uicoabă" w:date="2022-06-16T10:03:00Z">
              <w:r>
                <w:rPr>
                  <w:rFonts w:ascii="Times New Roman" w:hAnsi="Times New Roman" w:cs="Times New Roman"/>
                  <w:sz w:val="24"/>
                  <w:szCs w:val="24"/>
                </w:rPr>
                <w:t>Float (0</w:t>
              </w:r>
              <w:r>
                <w:rPr>
                  <w:rFonts w:ascii="Times New Roman" w:hAnsi="Times New Roman" w:cs="Times New Roman"/>
                  <w:sz w:val="24"/>
                  <w:szCs w:val="24"/>
                  <w:lang w:val="en-GB"/>
                </w:rPr>
                <w:t>&lt;=dis&lt;=5</w:t>
              </w:r>
              <w:r>
                <w:rPr>
                  <w:rFonts w:ascii="Times New Roman" w:hAnsi="Times New Roman" w:cs="Times New Roman"/>
                  <w:sz w:val="24"/>
                  <w:szCs w:val="24"/>
                </w:rPr>
                <w:t>)</w:t>
              </w:r>
            </w:ins>
          </w:p>
        </w:tc>
      </w:tr>
      <w:tr w:rsidR="000E5A2A" w14:paraId="53DAC053" w14:textId="77777777" w:rsidTr="000E5A2A">
        <w:trPr>
          <w:ins w:id="941" w:author="Alexandru Uicoabă" w:date="2022-06-16T10:00:00Z"/>
        </w:trPr>
        <w:tc>
          <w:tcPr>
            <w:tcW w:w="2522" w:type="dxa"/>
            <w:tcPrChange w:id="942" w:author="Alexandru Uicoabă" w:date="2022-06-16T10:03:00Z">
              <w:tcPr>
                <w:tcW w:w="2254" w:type="dxa"/>
                <w:gridSpan w:val="2"/>
              </w:tcPr>
            </w:tcPrChange>
          </w:tcPr>
          <w:p w14:paraId="611E3357" w14:textId="0F7CBCE3" w:rsidR="000E5A2A" w:rsidRDefault="000E5A2A" w:rsidP="000E5A2A">
            <w:pPr>
              <w:jc w:val="both"/>
              <w:rPr>
                <w:ins w:id="943" w:author="Alexandru Uicoabă" w:date="2022-06-16T10:00:00Z"/>
                <w:rFonts w:ascii="Times New Roman" w:hAnsi="Times New Roman" w:cs="Times New Roman"/>
                <w:sz w:val="24"/>
                <w:szCs w:val="24"/>
              </w:rPr>
            </w:pPr>
            <w:ins w:id="944" w:author="Alexandru Uicoabă" w:date="2022-06-16T10:00:00Z">
              <w:r>
                <w:rPr>
                  <w:rFonts w:ascii="Times New Roman" w:hAnsi="Times New Roman" w:cs="Times New Roman"/>
                  <w:sz w:val="24"/>
                  <w:szCs w:val="24"/>
                </w:rPr>
                <w:t>rightSideDistance</w:t>
              </w:r>
            </w:ins>
          </w:p>
        </w:tc>
        <w:tc>
          <w:tcPr>
            <w:tcW w:w="2659" w:type="dxa"/>
            <w:tcPrChange w:id="945" w:author="Alexandru Uicoabă" w:date="2022-06-16T10:03:00Z">
              <w:tcPr>
                <w:tcW w:w="2844" w:type="dxa"/>
                <w:gridSpan w:val="2"/>
              </w:tcPr>
            </w:tcPrChange>
          </w:tcPr>
          <w:p w14:paraId="5EA48831" w14:textId="14C3F918" w:rsidR="000E5A2A" w:rsidRDefault="000E5A2A" w:rsidP="000E5A2A">
            <w:pPr>
              <w:jc w:val="both"/>
              <w:rPr>
                <w:ins w:id="946" w:author="Alexandru Uicoabă" w:date="2022-06-16T10:00:00Z"/>
                <w:rFonts w:ascii="Times New Roman" w:hAnsi="Times New Roman" w:cs="Times New Roman"/>
                <w:sz w:val="24"/>
                <w:szCs w:val="24"/>
              </w:rPr>
            </w:pPr>
            <w:ins w:id="947" w:author="Alexandru Uicoabă" w:date="2022-06-16T10:02:00Z">
              <w:r>
                <w:rPr>
                  <w:rFonts w:ascii="Times New Roman" w:hAnsi="Times New Roman" w:cs="Times New Roman"/>
                  <w:sz w:val="24"/>
                  <w:szCs w:val="24"/>
                </w:rPr>
                <w:t>Distanța până la obstacol</w:t>
              </w:r>
            </w:ins>
          </w:p>
        </w:tc>
        <w:tc>
          <w:tcPr>
            <w:tcW w:w="1800" w:type="dxa"/>
            <w:tcPrChange w:id="948" w:author="Alexandru Uicoabă" w:date="2022-06-16T10:03:00Z">
              <w:tcPr>
                <w:tcW w:w="1843" w:type="dxa"/>
                <w:gridSpan w:val="2"/>
              </w:tcPr>
            </w:tcPrChange>
          </w:tcPr>
          <w:p w14:paraId="690995BE" w14:textId="64B0DF6E" w:rsidR="000E5A2A" w:rsidRDefault="000E5A2A" w:rsidP="000E5A2A">
            <w:pPr>
              <w:jc w:val="both"/>
              <w:rPr>
                <w:ins w:id="949" w:author="Alexandru Uicoabă" w:date="2022-06-16T10:00:00Z"/>
                <w:rFonts w:ascii="Times New Roman" w:hAnsi="Times New Roman" w:cs="Times New Roman"/>
                <w:sz w:val="24"/>
                <w:szCs w:val="24"/>
              </w:rPr>
            </w:pPr>
            <w:ins w:id="950" w:author="Alexandru Uicoabă" w:date="2022-06-16T10:03:00Z">
              <w:r>
                <w:rPr>
                  <w:rFonts w:ascii="Times New Roman" w:hAnsi="Times New Roman" w:cs="Times New Roman"/>
                  <w:sz w:val="24"/>
                  <w:szCs w:val="24"/>
                </w:rPr>
                <w:t>Intrare</w:t>
              </w:r>
            </w:ins>
          </w:p>
        </w:tc>
        <w:tc>
          <w:tcPr>
            <w:tcW w:w="2035" w:type="dxa"/>
            <w:tcPrChange w:id="951" w:author="Alexandru Uicoabă" w:date="2022-06-16T10:03:00Z">
              <w:tcPr>
                <w:tcW w:w="2075" w:type="dxa"/>
              </w:tcPr>
            </w:tcPrChange>
          </w:tcPr>
          <w:p w14:paraId="2FC280FA" w14:textId="648B13A4" w:rsidR="000E5A2A" w:rsidRDefault="000E5A2A" w:rsidP="000E5A2A">
            <w:pPr>
              <w:jc w:val="both"/>
              <w:rPr>
                <w:ins w:id="952" w:author="Alexandru Uicoabă" w:date="2022-06-16T10:00:00Z"/>
                <w:rFonts w:ascii="Times New Roman" w:hAnsi="Times New Roman" w:cs="Times New Roman"/>
                <w:sz w:val="24"/>
                <w:szCs w:val="24"/>
              </w:rPr>
            </w:pPr>
            <w:ins w:id="953" w:author="Alexandru Uicoabă" w:date="2022-06-16T10:03:00Z">
              <w:r>
                <w:rPr>
                  <w:rFonts w:ascii="Times New Roman" w:hAnsi="Times New Roman" w:cs="Times New Roman"/>
                  <w:sz w:val="24"/>
                  <w:szCs w:val="24"/>
                </w:rPr>
                <w:t>Float (0</w:t>
              </w:r>
              <w:r>
                <w:rPr>
                  <w:rFonts w:ascii="Times New Roman" w:hAnsi="Times New Roman" w:cs="Times New Roman"/>
                  <w:sz w:val="24"/>
                  <w:szCs w:val="24"/>
                  <w:lang w:val="en-GB"/>
                </w:rPr>
                <w:t>&lt;=dis&lt;=5</w:t>
              </w:r>
              <w:r>
                <w:rPr>
                  <w:rFonts w:ascii="Times New Roman" w:hAnsi="Times New Roman" w:cs="Times New Roman"/>
                  <w:sz w:val="24"/>
                  <w:szCs w:val="24"/>
                </w:rPr>
                <w:t>)</w:t>
              </w:r>
            </w:ins>
          </w:p>
        </w:tc>
      </w:tr>
      <w:tr w:rsidR="000E5A2A" w14:paraId="44F443DC" w14:textId="77777777" w:rsidTr="000E5A2A">
        <w:trPr>
          <w:ins w:id="954" w:author="Alexandru Uicoabă" w:date="2022-06-16T10:00:00Z"/>
        </w:trPr>
        <w:tc>
          <w:tcPr>
            <w:tcW w:w="2522" w:type="dxa"/>
            <w:tcPrChange w:id="955" w:author="Alexandru Uicoabă" w:date="2022-06-16T10:03:00Z">
              <w:tcPr>
                <w:tcW w:w="2254" w:type="dxa"/>
                <w:gridSpan w:val="2"/>
              </w:tcPr>
            </w:tcPrChange>
          </w:tcPr>
          <w:p w14:paraId="0A111143" w14:textId="3A3C59B4" w:rsidR="000E5A2A" w:rsidRDefault="000E5A2A" w:rsidP="000E5A2A">
            <w:pPr>
              <w:jc w:val="both"/>
              <w:rPr>
                <w:ins w:id="956" w:author="Alexandru Uicoabă" w:date="2022-06-16T10:00:00Z"/>
                <w:rFonts w:ascii="Times New Roman" w:hAnsi="Times New Roman" w:cs="Times New Roman"/>
                <w:sz w:val="24"/>
                <w:szCs w:val="24"/>
              </w:rPr>
            </w:pPr>
            <w:ins w:id="957" w:author="Alexandru Uicoabă" w:date="2022-06-16T10:00:00Z">
              <w:r>
                <w:rPr>
                  <w:rFonts w:ascii="Times New Roman" w:hAnsi="Times New Roman" w:cs="Times New Roman"/>
                  <w:sz w:val="24"/>
                  <w:szCs w:val="24"/>
                </w:rPr>
                <w:t>zone</w:t>
              </w:r>
            </w:ins>
          </w:p>
        </w:tc>
        <w:tc>
          <w:tcPr>
            <w:tcW w:w="2659" w:type="dxa"/>
            <w:tcPrChange w:id="958" w:author="Alexandru Uicoabă" w:date="2022-06-16T10:03:00Z">
              <w:tcPr>
                <w:tcW w:w="2844" w:type="dxa"/>
                <w:gridSpan w:val="2"/>
              </w:tcPr>
            </w:tcPrChange>
          </w:tcPr>
          <w:p w14:paraId="4BCFFA66" w14:textId="070D007A" w:rsidR="000E5A2A" w:rsidRDefault="000E5A2A" w:rsidP="000E5A2A">
            <w:pPr>
              <w:jc w:val="both"/>
              <w:rPr>
                <w:ins w:id="959" w:author="Alexandru Uicoabă" w:date="2022-06-16T10:00:00Z"/>
                <w:rFonts w:ascii="Times New Roman" w:hAnsi="Times New Roman" w:cs="Times New Roman"/>
                <w:sz w:val="24"/>
                <w:szCs w:val="24"/>
              </w:rPr>
            </w:pPr>
            <w:ins w:id="960" w:author="Alexandru Uicoabă" w:date="2022-06-16T10:02:00Z">
              <w:r>
                <w:rPr>
                  <w:rFonts w:ascii="Times New Roman" w:hAnsi="Times New Roman" w:cs="Times New Roman"/>
                  <w:sz w:val="24"/>
                  <w:szCs w:val="24"/>
                </w:rPr>
                <w:t>Zona circuitului</w:t>
              </w:r>
            </w:ins>
          </w:p>
        </w:tc>
        <w:tc>
          <w:tcPr>
            <w:tcW w:w="1800" w:type="dxa"/>
            <w:tcPrChange w:id="961" w:author="Alexandru Uicoabă" w:date="2022-06-16T10:03:00Z">
              <w:tcPr>
                <w:tcW w:w="1843" w:type="dxa"/>
                <w:gridSpan w:val="2"/>
              </w:tcPr>
            </w:tcPrChange>
          </w:tcPr>
          <w:p w14:paraId="04C60AB4" w14:textId="1BDEADB4" w:rsidR="000E5A2A" w:rsidRDefault="000E5A2A" w:rsidP="000E5A2A">
            <w:pPr>
              <w:jc w:val="both"/>
              <w:rPr>
                <w:ins w:id="962" w:author="Alexandru Uicoabă" w:date="2022-06-16T10:00:00Z"/>
                <w:rFonts w:ascii="Times New Roman" w:hAnsi="Times New Roman" w:cs="Times New Roman"/>
                <w:sz w:val="24"/>
                <w:szCs w:val="24"/>
              </w:rPr>
            </w:pPr>
            <w:ins w:id="963" w:author="Alexandru Uicoabă" w:date="2022-06-16T10:02:00Z">
              <w:r>
                <w:rPr>
                  <w:rFonts w:ascii="Times New Roman" w:hAnsi="Times New Roman" w:cs="Times New Roman"/>
                  <w:sz w:val="24"/>
                  <w:szCs w:val="24"/>
                </w:rPr>
                <w:t>Intrare</w:t>
              </w:r>
            </w:ins>
          </w:p>
        </w:tc>
        <w:tc>
          <w:tcPr>
            <w:tcW w:w="2035" w:type="dxa"/>
            <w:tcPrChange w:id="964" w:author="Alexandru Uicoabă" w:date="2022-06-16T10:03:00Z">
              <w:tcPr>
                <w:tcW w:w="2075" w:type="dxa"/>
              </w:tcPr>
            </w:tcPrChange>
          </w:tcPr>
          <w:p w14:paraId="3C95413B" w14:textId="11F14B94" w:rsidR="000E5A2A" w:rsidRDefault="000E5A2A" w:rsidP="000E5A2A">
            <w:pPr>
              <w:jc w:val="both"/>
              <w:rPr>
                <w:ins w:id="965" w:author="Alexandru Uicoabă" w:date="2022-06-16T10:00:00Z"/>
                <w:rFonts w:ascii="Times New Roman" w:hAnsi="Times New Roman" w:cs="Times New Roman"/>
                <w:sz w:val="24"/>
                <w:szCs w:val="24"/>
              </w:rPr>
            </w:pPr>
            <w:ins w:id="966" w:author="Alexandru Uicoabă" w:date="2022-06-16T10:02:00Z">
              <w:r>
                <w:rPr>
                  <w:rFonts w:ascii="Times New Roman" w:hAnsi="Times New Roman" w:cs="Times New Roman"/>
                  <w:sz w:val="24"/>
                  <w:szCs w:val="24"/>
                </w:rPr>
                <w:t xml:space="preserve">String </w:t>
              </w:r>
            </w:ins>
          </w:p>
        </w:tc>
      </w:tr>
      <w:tr w:rsidR="000E5A2A" w14:paraId="47117FD0" w14:textId="77777777" w:rsidTr="000E5A2A">
        <w:trPr>
          <w:ins w:id="967" w:author="Alexandru Uicoabă" w:date="2022-06-16T10:00:00Z"/>
        </w:trPr>
        <w:tc>
          <w:tcPr>
            <w:tcW w:w="2522" w:type="dxa"/>
            <w:tcPrChange w:id="968" w:author="Alexandru Uicoabă" w:date="2022-06-16T10:03:00Z">
              <w:tcPr>
                <w:tcW w:w="2254" w:type="dxa"/>
                <w:gridSpan w:val="2"/>
              </w:tcPr>
            </w:tcPrChange>
          </w:tcPr>
          <w:p w14:paraId="69DC1713" w14:textId="0D64481C" w:rsidR="000E5A2A" w:rsidRDefault="000E5A2A" w:rsidP="000E5A2A">
            <w:pPr>
              <w:jc w:val="both"/>
              <w:rPr>
                <w:ins w:id="969" w:author="Alexandru Uicoabă" w:date="2022-06-16T10:00:00Z"/>
                <w:rFonts w:ascii="Times New Roman" w:hAnsi="Times New Roman" w:cs="Times New Roman"/>
                <w:sz w:val="24"/>
                <w:szCs w:val="24"/>
              </w:rPr>
            </w:pPr>
            <w:ins w:id="970" w:author="Alexandru Uicoabă" w:date="2022-06-16T10:00:00Z">
              <w:r>
                <w:rPr>
                  <w:rFonts w:ascii="Times New Roman" w:hAnsi="Times New Roman" w:cs="Times New Roman"/>
                  <w:sz w:val="24"/>
                  <w:szCs w:val="24"/>
                </w:rPr>
                <w:t>movin</w:t>
              </w:r>
            </w:ins>
            <w:ins w:id="971" w:author="Alexandru Uicoabă" w:date="2022-06-16T10:01:00Z">
              <w:r>
                <w:rPr>
                  <w:rFonts w:ascii="Times New Roman" w:hAnsi="Times New Roman" w:cs="Times New Roman"/>
                  <w:sz w:val="24"/>
                  <w:szCs w:val="24"/>
                </w:rPr>
                <w:t>gForward</w:t>
              </w:r>
            </w:ins>
          </w:p>
        </w:tc>
        <w:tc>
          <w:tcPr>
            <w:tcW w:w="2659" w:type="dxa"/>
            <w:tcPrChange w:id="972" w:author="Alexandru Uicoabă" w:date="2022-06-16T10:03:00Z">
              <w:tcPr>
                <w:tcW w:w="2844" w:type="dxa"/>
                <w:gridSpan w:val="2"/>
              </w:tcPr>
            </w:tcPrChange>
          </w:tcPr>
          <w:p w14:paraId="3B6E3108" w14:textId="2C975F3C" w:rsidR="000E5A2A" w:rsidRDefault="000E5A2A" w:rsidP="000E5A2A">
            <w:pPr>
              <w:jc w:val="both"/>
              <w:rPr>
                <w:ins w:id="973" w:author="Alexandru Uicoabă" w:date="2022-06-16T10:00:00Z"/>
                <w:rFonts w:ascii="Times New Roman" w:hAnsi="Times New Roman" w:cs="Times New Roman"/>
                <w:sz w:val="24"/>
                <w:szCs w:val="24"/>
              </w:rPr>
            </w:pPr>
            <w:ins w:id="974" w:author="Alexandru Uicoabă" w:date="2022-06-16T10:02:00Z">
              <w:r>
                <w:rPr>
                  <w:rFonts w:ascii="Times New Roman" w:hAnsi="Times New Roman" w:cs="Times New Roman"/>
                  <w:sz w:val="24"/>
                  <w:szCs w:val="24"/>
                </w:rPr>
                <w:t>Direcția de deplasare</w:t>
              </w:r>
            </w:ins>
          </w:p>
        </w:tc>
        <w:tc>
          <w:tcPr>
            <w:tcW w:w="1800" w:type="dxa"/>
            <w:tcPrChange w:id="975" w:author="Alexandru Uicoabă" w:date="2022-06-16T10:03:00Z">
              <w:tcPr>
                <w:tcW w:w="1843" w:type="dxa"/>
                <w:gridSpan w:val="2"/>
              </w:tcPr>
            </w:tcPrChange>
          </w:tcPr>
          <w:p w14:paraId="0D5BE6C9" w14:textId="29298459" w:rsidR="000E5A2A" w:rsidRDefault="000E5A2A" w:rsidP="000E5A2A">
            <w:pPr>
              <w:jc w:val="both"/>
              <w:rPr>
                <w:ins w:id="976" w:author="Alexandru Uicoabă" w:date="2022-06-16T10:00:00Z"/>
                <w:rFonts w:ascii="Times New Roman" w:hAnsi="Times New Roman" w:cs="Times New Roman"/>
                <w:sz w:val="24"/>
                <w:szCs w:val="24"/>
              </w:rPr>
            </w:pPr>
            <w:ins w:id="977" w:author="Alexandru Uicoabă" w:date="2022-06-16T10:02:00Z">
              <w:r>
                <w:rPr>
                  <w:rFonts w:ascii="Times New Roman" w:hAnsi="Times New Roman" w:cs="Times New Roman"/>
                  <w:sz w:val="24"/>
                  <w:szCs w:val="24"/>
                </w:rPr>
                <w:t>Intrare</w:t>
              </w:r>
            </w:ins>
          </w:p>
        </w:tc>
        <w:tc>
          <w:tcPr>
            <w:tcW w:w="2035" w:type="dxa"/>
            <w:tcPrChange w:id="978" w:author="Alexandru Uicoabă" w:date="2022-06-16T10:03:00Z">
              <w:tcPr>
                <w:tcW w:w="2075" w:type="dxa"/>
              </w:tcPr>
            </w:tcPrChange>
          </w:tcPr>
          <w:p w14:paraId="19B16F8F" w14:textId="3420530C" w:rsidR="000E5A2A" w:rsidRDefault="000E5A2A" w:rsidP="000E5A2A">
            <w:pPr>
              <w:jc w:val="both"/>
              <w:rPr>
                <w:ins w:id="979" w:author="Alexandru Uicoabă" w:date="2022-06-16T10:00:00Z"/>
                <w:rFonts w:ascii="Times New Roman" w:hAnsi="Times New Roman" w:cs="Times New Roman"/>
                <w:sz w:val="24"/>
                <w:szCs w:val="24"/>
              </w:rPr>
            </w:pPr>
            <w:ins w:id="980" w:author="Alexandru Uicoabă" w:date="2022-06-16T10:02:00Z">
              <w:r>
                <w:rPr>
                  <w:rFonts w:ascii="Times New Roman" w:hAnsi="Times New Roman" w:cs="Times New Roman"/>
                  <w:sz w:val="24"/>
                  <w:szCs w:val="24"/>
                </w:rPr>
                <w:t>Boolean</w:t>
              </w:r>
            </w:ins>
          </w:p>
        </w:tc>
      </w:tr>
      <w:tr w:rsidR="000E5A2A" w14:paraId="45D283B2" w14:textId="77777777" w:rsidTr="000E5A2A">
        <w:trPr>
          <w:ins w:id="981" w:author="Alexandru Uicoabă" w:date="2022-06-16T10:00:00Z"/>
        </w:trPr>
        <w:tc>
          <w:tcPr>
            <w:tcW w:w="2522" w:type="dxa"/>
            <w:tcPrChange w:id="982" w:author="Alexandru Uicoabă" w:date="2022-06-16T10:03:00Z">
              <w:tcPr>
                <w:tcW w:w="2254" w:type="dxa"/>
                <w:gridSpan w:val="2"/>
              </w:tcPr>
            </w:tcPrChange>
          </w:tcPr>
          <w:p w14:paraId="0561379E" w14:textId="54693AF3" w:rsidR="000E5A2A" w:rsidRDefault="000E5A2A" w:rsidP="000E5A2A">
            <w:pPr>
              <w:jc w:val="both"/>
              <w:rPr>
                <w:ins w:id="983" w:author="Alexandru Uicoabă" w:date="2022-06-16T10:00:00Z"/>
                <w:rFonts w:ascii="Times New Roman" w:hAnsi="Times New Roman" w:cs="Times New Roman"/>
                <w:sz w:val="24"/>
                <w:szCs w:val="24"/>
              </w:rPr>
            </w:pPr>
            <w:ins w:id="984" w:author="Alexandru Uicoabă" w:date="2022-06-16T10:01:00Z">
              <w:r>
                <w:rPr>
                  <w:rFonts w:ascii="Times New Roman" w:hAnsi="Times New Roman" w:cs="Times New Roman"/>
                  <w:sz w:val="24"/>
                  <w:szCs w:val="24"/>
                </w:rPr>
                <w:t>gameOver</w:t>
              </w:r>
            </w:ins>
          </w:p>
        </w:tc>
        <w:tc>
          <w:tcPr>
            <w:tcW w:w="2659" w:type="dxa"/>
            <w:tcPrChange w:id="985" w:author="Alexandru Uicoabă" w:date="2022-06-16T10:03:00Z">
              <w:tcPr>
                <w:tcW w:w="2844" w:type="dxa"/>
                <w:gridSpan w:val="2"/>
              </w:tcPr>
            </w:tcPrChange>
          </w:tcPr>
          <w:p w14:paraId="7D9F4ED5" w14:textId="0C3B4B53" w:rsidR="000E5A2A" w:rsidRDefault="000E5A2A" w:rsidP="000E5A2A">
            <w:pPr>
              <w:jc w:val="both"/>
              <w:rPr>
                <w:ins w:id="986" w:author="Alexandru Uicoabă" w:date="2022-06-16T10:00:00Z"/>
                <w:rFonts w:ascii="Times New Roman" w:hAnsi="Times New Roman" w:cs="Times New Roman"/>
                <w:sz w:val="24"/>
                <w:szCs w:val="24"/>
              </w:rPr>
            </w:pPr>
            <w:ins w:id="987" w:author="Alexandru Uicoabă" w:date="2022-06-16T10:02:00Z">
              <w:r>
                <w:rPr>
                  <w:rFonts w:ascii="Times New Roman" w:hAnsi="Times New Roman" w:cs="Times New Roman"/>
                  <w:sz w:val="24"/>
                  <w:szCs w:val="24"/>
                </w:rPr>
                <w:t>Starea jocului</w:t>
              </w:r>
            </w:ins>
          </w:p>
        </w:tc>
        <w:tc>
          <w:tcPr>
            <w:tcW w:w="1800" w:type="dxa"/>
            <w:tcPrChange w:id="988" w:author="Alexandru Uicoabă" w:date="2022-06-16T10:03:00Z">
              <w:tcPr>
                <w:tcW w:w="1843" w:type="dxa"/>
                <w:gridSpan w:val="2"/>
              </w:tcPr>
            </w:tcPrChange>
          </w:tcPr>
          <w:p w14:paraId="63A0488C" w14:textId="75494298" w:rsidR="000E5A2A" w:rsidRDefault="000E5A2A" w:rsidP="000E5A2A">
            <w:pPr>
              <w:jc w:val="both"/>
              <w:rPr>
                <w:ins w:id="989" w:author="Alexandru Uicoabă" w:date="2022-06-16T10:00:00Z"/>
                <w:rFonts w:ascii="Times New Roman" w:hAnsi="Times New Roman" w:cs="Times New Roman"/>
                <w:sz w:val="24"/>
                <w:szCs w:val="24"/>
              </w:rPr>
            </w:pPr>
            <w:ins w:id="990" w:author="Alexandru Uicoabă" w:date="2022-06-16T10:02:00Z">
              <w:r>
                <w:rPr>
                  <w:rFonts w:ascii="Times New Roman" w:hAnsi="Times New Roman" w:cs="Times New Roman"/>
                  <w:sz w:val="24"/>
                  <w:szCs w:val="24"/>
                </w:rPr>
                <w:t>Intrare</w:t>
              </w:r>
            </w:ins>
          </w:p>
        </w:tc>
        <w:tc>
          <w:tcPr>
            <w:tcW w:w="2035" w:type="dxa"/>
            <w:tcPrChange w:id="991" w:author="Alexandru Uicoabă" w:date="2022-06-16T10:03:00Z">
              <w:tcPr>
                <w:tcW w:w="2075" w:type="dxa"/>
              </w:tcPr>
            </w:tcPrChange>
          </w:tcPr>
          <w:p w14:paraId="170C16C7" w14:textId="4FBCB0C4" w:rsidR="000E5A2A" w:rsidRDefault="000E5A2A" w:rsidP="000E5A2A">
            <w:pPr>
              <w:jc w:val="both"/>
              <w:rPr>
                <w:ins w:id="992" w:author="Alexandru Uicoabă" w:date="2022-06-16T10:00:00Z"/>
                <w:rFonts w:ascii="Times New Roman" w:hAnsi="Times New Roman" w:cs="Times New Roman"/>
                <w:sz w:val="24"/>
                <w:szCs w:val="24"/>
              </w:rPr>
            </w:pPr>
            <w:ins w:id="993" w:author="Alexandru Uicoabă" w:date="2022-06-16T10:02:00Z">
              <w:r>
                <w:rPr>
                  <w:rFonts w:ascii="Times New Roman" w:hAnsi="Times New Roman" w:cs="Times New Roman"/>
                  <w:sz w:val="24"/>
                  <w:szCs w:val="24"/>
                </w:rPr>
                <w:t>Boolean</w:t>
              </w:r>
            </w:ins>
          </w:p>
        </w:tc>
      </w:tr>
      <w:tr w:rsidR="000E5A2A" w14:paraId="66845BA0" w14:textId="77777777" w:rsidTr="000E5A2A">
        <w:trPr>
          <w:ins w:id="994" w:author="Alexandru Uicoabă" w:date="2022-06-16T10:00:00Z"/>
        </w:trPr>
        <w:tc>
          <w:tcPr>
            <w:tcW w:w="2522" w:type="dxa"/>
            <w:tcPrChange w:id="995" w:author="Alexandru Uicoabă" w:date="2022-06-16T10:03:00Z">
              <w:tcPr>
                <w:tcW w:w="2254" w:type="dxa"/>
                <w:gridSpan w:val="2"/>
              </w:tcPr>
            </w:tcPrChange>
          </w:tcPr>
          <w:p w14:paraId="38130E5E" w14:textId="1A4F3D86" w:rsidR="000E5A2A" w:rsidRDefault="000E5A2A" w:rsidP="000E5A2A">
            <w:pPr>
              <w:jc w:val="both"/>
              <w:rPr>
                <w:ins w:id="996" w:author="Alexandru Uicoabă" w:date="2022-06-16T10:00:00Z"/>
                <w:rFonts w:ascii="Times New Roman" w:hAnsi="Times New Roman" w:cs="Times New Roman"/>
                <w:sz w:val="24"/>
                <w:szCs w:val="24"/>
              </w:rPr>
            </w:pPr>
            <w:ins w:id="997" w:author="Alexandru Uicoabă" w:date="2022-06-16T10:01:00Z">
              <w:r>
                <w:rPr>
                  <w:rFonts w:ascii="Times New Roman" w:hAnsi="Times New Roman" w:cs="Times New Roman"/>
                  <w:sz w:val="24"/>
                  <w:szCs w:val="24"/>
                </w:rPr>
                <w:t>state</w:t>
              </w:r>
            </w:ins>
          </w:p>
        </w:tc>
        <w:tc>
          <w:tcPr>
            <w:tcW w:w="2659" w:type="dxa"/>
            <w:tcPrChange w:id="998" w:author="Alexandru Uicoabă" w:date="2022-06-16T10:03:00Z">
              <w:tcPr>
                <w:tcW w:w="2844" w:type="dxa"/>
                <w:gridSpan w:val="2"/>
              </w:tcPr>
            </w:tcPrChange>
          </w:tcPr>
          <w:p w14:paraId="4E1B09A9" w14:textId="53F37EAB" w:rsidR="000E5A2A" w:rsidRDefault="000E5A2A" w:rsidP="000E5A2A">
            <w:pPr>
              <w:jc w:val="both"/>
              <w:rPr>
                <w:ins w:id="999" w:author="Alexandru Uicoabă" w:date="2022-06-16T10:00:00Z"/>
                <w:rFonts w:ascii="Times New Roman" w:hAnsi="Times New Roman" w:cs="Times New Roman"/>
                <w:sz w:val="24"/>
                <w:szCs w:val="24"/>
              </w:rPr>
            </w:pPr>
            <w:ins w:id="1000" w:author="Alexandru Uicoabă" w:date="2022-06-16T10:01:00Z">
              <w:r>
                <w:rPr>
                  <w:rFonts w:ascii="Times New Roman" w:hAnsi="Times New Roman" w:cs="Times New Roman"/>
                  <w:sz w:val="24"/>
                  <w:szCs w:val="24"/>
                </w:rPr>
                <w:t>Decizia luată de model</w:t>
              </w:r>
            </w:ins>
          </w:p>
        </w:tc>
        <w:tc>
          <w:tcPr>
            <w:tcW w:w="1800" w:type="dxa"/>
            <w:tcPrChange w:id="1001" w:author="Alexandru Uicoabă" w:date="2022-06-16T10:03:00Z">
              <w:tcPr>
                <w:tcW w:w="1843" w:type="dxa"/>
                <w:gridSpan w:val="2"/>
              </w:tcPr>
            </w:tcPrChange>
          </w:tcPr>
          <w:p w14:paraId="7E4E663E" w14:textId="7F13998D" w:rsidR="000E5A2A" w:rsidRDefault="000E5A2A" w:rsidP="000E5A2A">
            <w:pPr>
              <w:jc w:val="both"/>
              <w:rPr>
                <w:ins w:id="1002" w:author="Alexandru Uicoabă" w:date="2022-06-16T10:00:00Z"/>
                <w:rFonts w:ascii="Times New Roman" w:hAnsi="Times New Roman" w:cs="Times New Roman"/>
                <w:sz w:val="24"/>
                <w:szCs w:val="24"/>
              </w:rPr>
            </w:pPr>
            <w:ins w:id="1003" w:author="Alexandru Uicoabă" w:date="2022-06-16T10:01:00Z">
              <w:r>
                <w:rPr>
                  <w:rFonts w:ascii="Times New Roman" w:hAnsi="Times New Roman" w:cs="Times New Roman"/>
                  <w:sz w:val="24"/>
                  <w:szCs w:val="24"/>
                </w:rPr>
                <w:t>Ieșire</w:t>
              </w:r>
            </w:ins>
          </w:p>
        </w:tc>
        <w:tc>
          <w:tcPr>
            <w:tcW w:w="2035" w:type="dxa"/>
            <w:tcPrChange w:id="1004" w:author="Alexandru Uicoabă" w:date="2022-06-16T10:03:00Z">
              <w:tcPr>
                <w:tcW w:w="2075" w:type="dxa"/>
              </w:tcPr>
            </w:tcPrChange>
          </w:tcPr>
          <w:p w14:paraId="20B54E2A" w14:textId="3BB15A93" w:rsidR="000E5A2A" w:rsidRDefault="000E5A2A" w:rsidP="000E5A2A">
            <w:pPr>
              <w:jc w:val="both"/>
              <w:rPr>
                <w:ins w:id="1005" w:author="Alexandru Uicoabă" w:date="2022-06-16T10:00:00Z"/>
                <w:rFonts w:ascii="Times New Roman" w:hAnsi="Times New Roman" w:cs="Times New Roman"/>
                <w:sz w:val="24"/>
                <w:szCs w:val="24"/>
              </w:rPr>
            </w:pPr>
            <w:ins w:id="1006" w:author="Alexandru Uicoabă" w:date="2022-06-16T10:01:00Z">
              <w:r>
                <w:rPr>
                  <w:rFonts w:ascii="Times New Roman" w:hAnsi="Times New Roman" w:cs="Times New Roman"/>
                  <w:sz w:val="24"/>
                  <w:szCs w:val="24"/>
                </w:rPr>
                <w:t>Int (0&lt;=state&lt;=15)</w:t>
              </w:r>
            </w:ins>
          </w:p>
        </w:tc>
      </w:tr>
    </w:tbl>
    <w:p w14:paraId="7A218043" w14:textId="77777777" w:rsidR="00A2203E" w:rsidRPr="00A2203E" w:rsidRDefault="00A2203E" w:rsidP="00825E4B">
      <w:pPr>
        <w:ind w:firstLine="720"/>
        <w:jc w:val="both"/>
        <w:rPr>
          <w:rFonts w:ascii="Times New Roman" w:hAnsi="Times New Roman" w:cs="Times New Roman"/>
          <w:sz w:val="24"/>
          <w:szCs w:val="24"/>
        </w:rPr>
      </w:pPr>
    </w:p>
    <w:p w14:paraId="678A08F4" w14:textId="6D3E9023" w:rsidR="002C7D31" w:rsidRPr="00B06324" w:rsidDel="000E5A2A" w:rsidRDefault="002C7D31" w:rsidP="00B06324">
      <w:pPr>
        <w:pStyle w:val="Listparagraf"/>
        <w:jc w:val="both"/>
        <w:rPr>
          <w:del w:id="1007" w:author="Alexandru Uicoabă" w:date="2022-06-16T10:04:00Z"/>
          <w:rFonts w:ascii="Times New Roman" w:hAnsi="Times New Roman" w:cs="Times New Roman"/>
          <w:sz w:val="24"/>
          <w:szCs w:val="24"/>
          <w:lang w:val="en-GB"/>
        </w:rPr>
      </w:pPr>
      <w:del w:id="1008" w:author="Alexandru Uicoabă" w:date="2022-06-16T10:04:00Z">
        <w:r w:rsidRPr="00B06324" w:rsidDel="000E5A2A">
          <w:rPr>
            <w:rFonts w:ascii="Times New Roman" w:hAnsi="Times New Roman" w:cs="Times New Roman"/>
            <w:sz w:val="24"/>
            <w:szCs w:val="24"/>
          </w:rPr>
          <w:delText xml:space="preserve">Avem următoarele date de </w:delText>
        </w:r>
        <w:r w:rsidR="003349BD" w:rsidRPr="00B06324" w:rsidDel="000E5A2A">
          <w:rPr>
            <w:rFonts w:ascii="Times New Roman" w:hAnsi="Times New Roman" w:cs="Times New Roman"/>
            <w:sz w:val="24"/>
            <w:szCs w:val="24"/>
          </w:rPr>
          <w:delText>intrare (</w:delText>
        </w:r>
        <w:r w:rsidR="00D958BA" w:rsidDel="000E5A2A">
          <w:rPr>
            <w:rFonts w:ascii="Times New Roman" w:hAnsi="Times New Roman" w:cs="Times New Roman"/>
            <w:sz w:val="24"/>
            <w:szCs w:val="24"/>
          </w:rPr>
          <w:delText>Unity</w:delText>
        </w:r>
        <w:r w:rsidR="00E435B2" w:rsidRPr="00B06324" w:rsidDel="000E5A2A">
          <w:rPr>
            <w:rFonts w:ascii="Times New Roman" w:hAnsi="Times New Roman" w:cs="Times New Roman"/>
            <w:sz w:val="24"/>
            <w:szCs w:val="24"/>
          </w:rPr>
          <w:delText xml:space="preserve"> -</w:delText>
        </w:r>
        <w:r w:rsidR="00E435B2" w:rsidRPr="00B06324" w:rsidDel="000E5A2A">
          <w:rPr>
            <w:rFonts w:ascii="Times New Roman" w:hAnsi="Times New Roman" w:cs="Times New Roman"/>
            <w:sz w:val="24"/>
            <w:szCs w:val="24"/>
            <w:lang w:val="en-GB"/>
          </w:rPr>
          <w:delText>&gt;</w:delText>
        </w:r>
        <w:r w:rsidR="00D958BA" w:rsidDel="000E5A2A">
          <w:rPr>
            <w:rFonts w:ascii="Times New Roman" w:hAnsi="Times New Roman" w:cs="Times New Roman"/>
            <w:sz w:val="24"/>
            <w:szCs w:val="24"/>
            <w:lang w:val="en-GB"/>
          </w:rPr>
          <w:delText xml:space="preserve"> </w:delText>
        </w:r>
        <w:r w:rsidR="00D958BA" w:rsidDel="000E5A2A">
          <w:rPr>
            <w:rFonts w:ascii="Times New Roman" w:hAnsi="Times New Roman" w:cs="Times New Roman"/>
            <w:sz w:val="24"/>
            <w:szCs w:val="24"/>
          </w:rPr>
          <w:delText>Python</w:delText>
        </w:r>
        <w:r w:rsidR="003349BD" w:rsidRPr="00B06324" w:rsidDel="000E5A2A">
          <w:rPr>
            <w:rFonts w:ascii="Times New Roman" w:hAnsi="Times New Roman" w:cs="Times New Roman"/>
            <w:sz w:val="24"/>
            <w:szCs w:val="24"/>
          </w:rPr>
          <w:delText>)</w:delText>
        </w:r>
        <w:r w:rsidRPr="00B06324" w:rsidDel="000E5A2A">
          <w:rPr>
            <w:rFonts w:ascii="Times New Roman" w:hAnsi="Times New Roman" w:cs="Times New Roman"/>
            <w:sz w:val="24"/>
            <w:szCs w:val="24"/>
            <w:lang w:val="en-GB"/>
          </w:rPr>
          <w:delText>:</w:delText>
        </w:r>
      </w:del>
    </w:p>
    <w:p w14:paraId="66E75770" w14:textId="0B234E54" w:rsidR="002C7D31" w:rsidRPr="00B06324" w:rsidDel="000E5A2A" w:rsidRDefault="002C7D31" w:rsidP="00B06324">
      <w:pPr>
        <w:pStyle w:val="Listparagraf"/>
        <w:numPr>
          <w:ilvl w:val="0"/>
          <w:numId w:val="5"/>
        </w:numPr>
        <w:jc w:val="both"/>
        <w:rPr>
          <w:del w:id="1009" w:author="Alexandru Uicoabă" w:date="2022-06-16T10:04:00Z"/>
          <w:rFonts w:ascii="Times New Roman" w:hAnsi="Times New Roman" w:cs="Times New Roman"/>
          <w:sz w:val="24"/>
          <w:szCs w:val="24"/>
          <w:lang w:val="en-GB"/>
        </w:rPr>
      </w:pPr>
      <w:commentRangeStart w:id="1010"/>
      <w:commentRangeStart w:id="1011"/>
      <w:del w:id="1012" w:author="Alexandru Uicoabă" w:date="2022-06-16T10:04:00Z">
        <w:r w:rsidRPr="00B06324" w:rsidDel="000E5A2A">
          <w:rPr>
            <w:rFonts w:ascii="Times New Roman" w:hAnsi="Times New Roman" w:cs="Times New Roman"/>
            <w:sz w:val="24"/>
            <w:szCs w:val="24"/>
            <w:lang w:val="en-GB"/>
          </w:rPr>
          <w:delText>Timpul din Unity</w:delText>
        </w:r>
      </w:del>
    </w:p>
    <w:p w14:paraId="5412483E" w14:textId="3510CA40" w:rsidR="002C7D31" w:rsidRPr="00B06324" w:rsidDel="000E5A2A" w:rsidRDefault="002C7D31" w:rsidP="00B06324">
      <w:pPr>
        <w:pStyle w:val="Listparagraf"/>
        <w:numPr>
          <w:ilvl w:val="0"/>
          <w:numId w:val="5"/>
        </w:numPr>
        <w:jc w:val="both"/>
        <w:rPr>
          <w:del w:id="1013" w:author="Alexandru Uicoabă" w:date="2022-06-16T10:04:00Z"/>
          <w:rFonts w:ascii="Times New Roman" w:hAnsi="Times New Roman" w:cs="Times New Roman"/>
          <w:sz w:val="24"/>
          <w:szCs w:val="24"/>
          <w:lang w:val="en-GB"/>
        </w:rPr>
      </w:pPr>
      <w:del w:id="1014" w:author="Alexandru Uicoabă" w:date="2022-06-16T10:04:00Z">
        <w:r w:rsidRPr="00B06324" w:rsidDel="000E5A2A">
          <w:rPr>
            <w:rFonts w:ascii="Times New Roman" w:hAnsi="Times New Roman" w:cs="Times New Roman"/>
            <w:sz w:val="24"/>
            <w:szCs w:val="24"/>
            <w:lang w:val="en-GB"/>
          </w:rPr>
          <w:delText>Poziția kart-ului pe axa X</w:delText>
        </w:r>
      </w:del>
    </w:p>
    <w:p w14:paraId="275574BE" w14:textId="08CFF340" w:rsidR="002C7D31" w:rsidRPr="00B06324" w:rsidDel="000E5A2A" w:rsidRDefault="002C7D31" w:rsidP="00B06324">
      <w:pPr>
        <w:pStyle w:val="Listparagraf"/>
        <w:numPr>
          <w:ilvl w:val="0"/>
          <w:numId w:val="5"/>
        </w:numPr>
        <w:jc w:val="both"/>
        <w:rPr>
          <w:del w:id="1015" w:author="Alexandru Uicoabă" w:date="2022-06-16T10:04:00Z"/>
          <w:rFonts w:ascii="Times New Roman" w:hAnsi="Times New Roman" w:cs="Times New Roman"/>
          <w:sz w:val="24"/>
          <w:szCs w:val="24"/>
          <w:lang w:val="en-GB"/>
        </w:rPr>
      </w:pPr>
      <w:del w:id="1016" w:author="Alexandru Uicoabă" w:date="2022-06-16T10:04:00Z">
        <w:r w:rsidRPr="00B06324" w:rsidDel="000E5A2A">
          <w:rPr>
            <w:rFonts w:ascii="Times New Roman" w:hAnsi="Times New Roman" w:cs="Times New Roman"/>
            <w:sz w:val="24"/>
            <w:szCs w:val="24"/>
            <w:lang w:val="en-GB"/>
          </w:rPr>
          <w:delText>Poziția kart-ului pe axa Y</w:delText>
        </w:r>
      </w:del>
    </w:p>
    <w:p w14:paraId="146C779D" w14:textId="4F0441B8" w:rsidR="002C7D31" w:rsidRPr="00B06324" w:rsidDel="000E5A2A" w:rsidRDefault="002C7D31" w:rsidP="00B06324">
      <w:pPr>
        <w:pStyle w:val="Listparagraf"/>
        <w:numPr>
          <w:ilvl w:val="0"/>
          <w:numId w:val="5"/>
        </w:numPr>
        <w:jc w:val="both"/>
        <w:rPr>
          <w:del w:id="1017" w:author="Alexandru Uicoabă" w:date="2022-06-16T10:04:00Z"/>
          <w:rFonts w:ascii="Times New Roman" w:hAnsi="Times New Roman" w:cs="Times New Roman"/>
          <w:sz w:val="24"/>
          <w:szCs w:val="24"/>
          <w:lang w:val="en-GB"/>
        </w:rPr>
      </w:pPr>
      <w:del w:id="1018" w:author="Alexandru Uicoabă" w:date="2022-06-16T10:04:00Z">
        <w:r w:rsidRPr="00B06324" w:rsidDel="000E5A2A">
          <w:rPr>
            <w:rFonts w:ascii="Times New Roman" w:hAnsi="Times New Roman" w:cs="Times New Roman"/>
            <w:sz w:val="24"/>
            <w:szCs w:val="24"/>
            <w:lang w:val="en-GB"/>
          </w:rPr>
          <w:delText>Poziția kart-ului pe axa Z</w:delText>
        </w:r>
      </w:del>
    </w:p>
    <w:p w14:paraId="1C7FB43C" w14:textId="057129D9" w:rsidR="002C7D31" w:rsidRPr="00B06324" w:rsidDel="000E5A2A" w:rsidRDefault="002C7D31" w:rsidP="00B06324">
      <w:pPr>
        <w:pStyle w:val="Listparagraf"/>
        <w:numPr>
          <w:ilvl w:val="0"/>
          <w:numId w:val="5"/>
        </w:numPr>
        <w:jc w:val="both"/>
        <w:rPr>
          <w:del w:id="1019" w:author="Alexandru Uicoabă" w:date="2022-06-16T10:04:00Z"/>
          <w:rFonts w:ascii="Times New Roman" w:hAnsi="Times New Roman" w:cs="Times New Roman"/>
          <w:sz w:val="24"/>
          <w:szCs w:val="24"/>
          <w:lang w:val="en-GB"/>
        </w:rPr>
      </w:pPr>
      <w:del w:id="1020" w:author="Alexandru Uicoabă" w:date="2022-06-16T10:04:00Z">
        <w:r w:rsidRPr="00B06324" w:rsidDel="000E5A2A">
          <w:rPr>
            <w:rFonts w:ascii="Times New Roman" w:hAnsi="Times New Roman" w:cs="Times New Roman"/>
            <w:sz w:val="24"/>
            <w:szCs w:val="24"/>
            <w:lang w:val="en-GB"/>
          </w:rPr>
          <w:delText xml:space="preserve">Senzorul din partea </w:delText>
        </w:r>
        <w:r w:rsidR="00FA26A1" w:rsidRPr="00B06324" w:rsidDel="000E5A2A">
          <w:rPr>
            <w:rFonts w:ascii="Times New Roman" w:hAnsi="Times New Roman" w:cs="Times New Roman"/>
            <w:sz w:val="24"/>
            <w:szCs w:val="24"/>
            <w:lang w:val="en-GB"/>
          </w:rPr>
          <w:delText xml:space="preserve">din </w:delText>
        </w:r>
        <w:r w:rsidRPr="00B06324" w:rsidDel="000E5A2A">
          <w:rPr>
            <w:rFonts w:ascii="Times New Roman" w:hAnsi="Times New Roman" w:cs="Times New Roman"/>
            <w:sz w:val="24"/>
            <w:szCs w:val="24"/>
            <w:lang w:val="en-GB"/>
          </w:rPr>
          <w:delText>stâng</w:delText>
        </w:r>
        <w:r w:rsidR="00027080" w:rsidRPr="00B06324" w:rsidDel="000E5A2A">
          <w:rPr>
            <w:rFonts w:ascii="Times New Roman" w:hAnsi="Times New Roman" w:cs="Times New Roman"/>
            <w:sz w:val="24"/>
            <w:szCs w:val="24"/>
            <w:lang w:val="en-GB"/>
          </w:rPr>
          <w:delText>a</w:delText>
        </w:r>
        <w:r w:rsidRPr="00B06324" w:rsidDel="000E5A2A">
          <w:rPr>
            <w:rFonts w:ascii="Times New Roman" w:hAnsi="Times New Roman" w:cs="Times New Roman"/>
            <w:sz w:val="24"/>
            <w:szCs w:val="24"/>
            <w:lang w:val="en-GB"/>
          </w:rPr>
          <w:delText xml:space="preserve"> </w:delText>
        </w:r>
      </w:del>
    </w:p>
    <w:p w14:paraId="6A3228C0" w14:textId="31DADA6C" w:rsidR="002C7D31" w:rsidRPr="00B06324" w:rsidDel="000E5A2A" w:rsidRDefault="00F9427C" w:rsidP="00B06324">
      <w:pPr>
        <w:pStyle w:val="Listparagraf"/>
        <w:numPr>
          <w:ilvl w:val="0"/>
          <w:numId w:val="5"/>
        </w:numPr>
        <w:jc w:val="both"/>
        <w:rPr>
          <w:del w:id="1021" w:author="Alexandru Uicoabă" w:date="2022-06-16T10:04:00Z"/>
          <w:rFonts w:ascii="Times New Roman" w:hAnsi="Times New Roman" w:cs="Times New Roman"/>
          <w:sz w:val="24"/>
          <w:szCs w:val="24"/>
          <w:lang w:val="en-GB"/>
        </w:rPr>
      </w:pPr>
      <w:del w:id="1022" w:author="Alexandru Uicoabă" w:date="2022-06-16T10:04:00Z">
        <w:r w:rsidRPr="00B06324" w:rsidDel="000E5A2A">
          <w:rPr>
            <w:rFonts w:ascii="Times New Roman" w:hAnsi="Times New Roman" w:cs="Times New Roman"/>
            <w:sz w:val="24"/>
            <w:szCs w:val="24"/>
            <w:lang w:val="en-GB"/>
          </w:rPr>
          <w:delText xml:space="preserve">Senzorul din partea </w:delText>
        </w:r>
        <w:r w:rsidR="00FA26A1" w:rsidRPr="00B06324" w:rsidDel="000E5A2A">
          <w:rPr>
            <w:rFonts w:ascii="Times New Roman" w:hAnsi="Times New Roman" w:cs="Times New Roman"/>
            <w:sz w:val="24"/>
            <w:szCs w:val="24"/>
            <w:lang w:val="en-GB"/>
          </w:rPr>
          <w:delText xml:space="preserve">din </w:delText>
        </w:r>
        <w:r w:rsidRPr="00B06324" w:rsidDel="000E5A2A">
          <w:rPr>
            <w:rFonts w:ascii="Times New Roman" w:hAnsi="Times New Roman" w:cs="Times New Roman"/>
            <w:sz w:val="24"/>
            <w:szCs w:val="24"/>
            <w:lang w:val="en-GB"/>
          </w:rPr>
          <w:delText>stânga față</w:delText>
        </w:r>
      </w:del>
    </w:p>
    <w:p w14:paraId="21524E7B" w14:textId="51688232" w:rsidR="002C7D31" w:rsidRPr="00B06324" w:rsidDel="000E5A2A" w:rsidRDefault="00CE7E25" w:rsidP="00B06324">
      <w:pPr>
        <w:pStyle w:val="Listparagraf"/>
        <w:numPr>
          <w:ilvl w:val="0"/>
          <w:numId w:val="5"/>
        </w:numPr>
        <w:jc w:val="both"/>
        <w:rPr>
          <w:del w:id="1023" w:author="Alexandru Uicoabă" w:date="2022-06-16T10:04:00Z"/>
          <w:rFonts w:ascii="Times New Roman" w:hAnsi="Times New Roman" w:cs="Times New Roman"/>
          <w:sz w:val="24"/>
          <w:szCs w:val="24"/>
          <w:lang w:val="en-GB"/>
        </w:rPr>
      </w:pPr>
      <w:del w:id="1024" w:author="Alexandru Uicoabă" w:date="2022-06-16T10:04:00Z">
        <w:r w:rsidRPr="00B06324" w:rsidDel="000E5A2A">
          <w:rPr>
            <w:rFonts w:ascii="Times New Roman" w:hAnsi="Times New Roman" w:cs="Times New Roman"/>
            <w:sz w:val="24"/>
            <w:szCs w:val="24"/>
            <w:lang w:val="en-GB"/>
          </w:rPr>
          <w:delText xml:space="preserve">Senzorul din partea din </w:delText>
        </w:r>
        <w:r w:rsidR="00FA26A1" w:rsidRPr="00B06324" w:rsidDel="000E5A2A">
          <w:rPr>
            <w:rFonts w:ascii="Times New Roman" w:hAnsi="Times New Roman" w:cs="Times New Roman"/>
            <w:sz w:val="24"/>
            <w:szCs w:val="24"/>
            <w:lang w:val="en-GB"/>
          </w:rPr>
          <w:delText>f</w:delText>
        </w:r>
        <w:r w:rsidRPr="00B06324" w:rsidDel="000E5A2A">
          <w:rPr>
            <w:rFonts w:ascii="Times New Roman" w:hAnsi="Times New Roman" w:cs="Times New Roman"/>
            <w:sz w:val="24"/>
            <w:szCs w:val="24"/>
            <w:lang w:val="en-GB"/>
          </w:rPr>
          <w:delText>ată</w:delText>
        </w:r>
      </w:del>
    </w:p>
    <w:p w14:paraId="6D997A68" w14:textId="510CC07F" w:rsidR="002C7D31" w:rsidRPr="00B06324" w:rsidDel="000E5A2A" w:rsidRDefault="00CE7E25" w:rsidP="00B06324">
      <w:pPr>
        <w:pStyle w:val="Listparagraf"/>
        <w:numPr>
          <w:ilvl w:val="0"/>
          <w:numId w:val="5"/>
        </w:numPr>
        <w:jc w:val="both"/>
        <w:rPr>
          <w:del w:id="1025" w:author="Alexandru Uicoabă" w:date="2022-06-16T10:04:00Z"/>
          <w:rFonts w:ascii="Times New Roman" w:hAnsi="Times New Roman" w:cs="Times New Roman"/>
          <w:sz w:val="24"/>
          <w:szCs w:val="24"/>
          <w:lang w:val="en-GB"/>
        </w:rPr>
      </w:pPr>
      <w:del w:id="1026" w:author="Alexandru Uicoabă" w:date="2022-06-16T10:04:00Z">
        <w:r w:rsidRPr="00B06324" w:rsidDel="000E5A2A">
          <w:rPr>
            <w:rFonts w:ascii="Times New Roman" w:hAnsi="Times New Roman" w:cs="Times New Roman"/>
            <w:sz w:val="24"/>
            <w:szCs w:val="24"/>
            <w:lang w:val="en-GB"/>
          </w:rPr>
          <w:delText xml:space="preserve">Senzorul din partea </w:delText>
        </w:r>
        <w:r w:rsidR="00FA26A1" w:rsidRPr="00B06324" w:rsidDel="000E5A2A">
          <w:rPr>
            <w:rFonts w:ascii="Times New Roman" w:hAnsi="Times New Roman" w:cs="Times New Roman"/>
            <w:sz w:val="24"/>
            <w:szCs w:val="24"/>
            <w:lang w:val="en-GB"/>
          </w:rPr>
          <w:delText xml:space="preserve">din </w:delText>
        </w:r>
        <w:r w:rsidRPr="00B06324" w:rsidDel="000E5A2A">
          <w:rPr>
            <w:rFonts w:ascii="Times New Roman" w:hAnsi="Times New Roman" w:cs="Times New Roman"/>
            <w:sz w:val="24"/>
            <w:szCs w:val="24"/>
            <w:lang w:val="en-GB"/>
          </w:rPr>
          <w:delText>dreapta față</w:delText>
        </w:r>
      </w:del>
    </w:p>
    <w:p w14:paraId="33F9CAB0" w14:textId="043B6515" w:rsidR="002C7D31" w:rsidRPr="00B06324" w:rsidDel="000E5A2A" w:rsidRDefault="00027080" w:rsidP="00B06324">
      <w:pPr>
        <w:pStyle w:val="Listparagraf"/>
        <w:numPr>
          <w:ilvl w:val="0"/>
          <w:numId w:val="5"/>
        </w:numPr>
        <w:jc w:val="both"/>
        <w:rPr>
          <w:del w:id="1027" w:author="Alexandru Uicoabă" w:date="2022-06-16T10:04:00Z"/>
          <w:rFonts w:ascii="Times New Roman" w:hAnsi="Times New Roman" w:cs="Times New Roman"/>
          <w:sz w:val="24"/>
          <w:szCs w:val="24"/>
          <w:lang w:val="en-GB"/>
        </w:rPr>
      </w:pPr>
      <w:del w:id="1028" w:author="Alexandru Uicoabă" w:date="2022-06-16T10:04:00Z">
        <w:r w:rsidRPr="00B06324" w:rsidDel="000E5A2A">
          <w:rPr>
            <w:rFonts w:ascii="Times New Roman" w:hAnsi="Times New Roman" w:cs="Times New Roman"/>
            <w:sz w:val="24"/>
            <w:szCs w:val="24"/>
            <w:lang w:val="en-GB"/>
          </w:rPr>
          <w:delText xml:space="preserve">Senzorul din partea </w:delText>
        </w:r>
        <w:r w:rsidR="00FA26A1" w:rsidRPr="00B06324" w:rsidDel="000E5A2A">
          <w:rPr>
            <w:rFonts w:ascii="Times New Roman" w:hAnsi="Times New Roman" w:cs="Times New Roman"/>
            <w:sz w:val="24"/>
            <w:szCs w:val="24"/>
            <w:lang w:val="en-GB"/>
          </w:rPr>
          <w:delText xml:space="preserve">din </w:delText>
        </w:r>
        <w:r w:rsidRPr="00B06324" w:rsidDel="000E5A2A">
          <w:rPr>
            <w:rFonts w:ascii="Times New Roman" w:hAnsi="Times New Roman" w:cs="Times New Roman"/>
            <w:sz w:val="24"/>
            <w:szCs w:val="24"/>
            <w:lang w:val="en-GB"/>
          </w:rPr>
          <w:delText xml:space="preserve">dreapta </w:delText>
        </w:r>
      </w:del>
    </w:p>
    <w:p w14:paraId="14EA800C" w14:textId="50EB831A" w:rsidR="00027080" w:rsidRPr="00B06324" w:rsidDel="000E5A2A" w:rsidRDefault="00027080" w:rsidP="00B06324">
      <w:pPr>
        <w:pStyle w:val="Listparagraf"/>
        <w:numPr>
          <w:ilvl w:val="0"/>
          <w:numId w:val="5"/>
        </w:numPr>
        <w:jc w:val="both"/>
        <w:rPr>
          <w:del w:id="1029" w:author="Alexandru Uicoabă" w:date="2022-06-16T10:04:00Z"/>
          <w:rFonts w:ascii="Times New Roman" w:hAnsi="Times New Roman" w:cs="Times New Roman"/>
          <w:sz w:val="24"/>
          <w:szCs w:val="24"/>
          <w:lang w:val="en-GB"/>
        </w:rPr>
      </w:pPr>
      <w:del w:id="1030" w:author="Alexandru Uicoabă" w:date="2022-06-16T10:04:00Z">
        <w:r w:rsidRPr="00B06324" w:rsidDel="000E5A2A">
          <w:rPr>
            <w:rFonts w:ascii="Times New Roman" w:hAnsi="Times New Roman" w:cs="Times New Roman"/>
            <w:sz w:val="24"/>
            <w:szCs w:val="24"/>
            <w:lang w:val="en-GB"/>
          </w:rPr>
          <w:delText xml:space="preserve">Distanța senzorului din stânga </w:delText>
        </w:r>
      </w:del>
    </w:p>
    <w:p w14:paraId="38C9027C" w14:textId="3A1DB2C5" w:rsidR="002C7D31" w:rsidRPr="00B06324" w:rsidDel="000E5A2A" w:rsidRDefault="00027080" w:rsidP="00B06324">
      <w:pPr>
        <w:pStyle w:val="Listparagraf"/>
        <w:numPr>
          <w:ilvl w:val="0"/>
          <w:numId w:val="5"/>
        </w:numPr>
        <w:jc w:val="both"/>
        <w:rPr>
          <w:del w:id="1031" w:author="Alexandru Uicoabă" w:date="2022-06-16T10:04:00Z"/>
          <w:rFonts w:ascii="Times New Roman" w:hAnsi="Times New Roman" w:cs="Times New Roman"/>
          <w:sz w:val="24"/>
          <w:szCs w:val="24"/>
          <w:lang w:val="en-GB"/>
        </w:rPr>
      </w:pPr>
      <w:del w:id="1032" w:author="Alexandru Uicoabă" w:date="2022-06-16T10:04:00Z">
        <w:r w:rsidRPr="00B06324" w:rsidDel="000E5A2A">
          <w:rPr>
            <w:rFonts w:ascii="Times New Roman" w:hAnsi="Times New Roman" w:cs="Times New Roman"/>
            <w:sz w:val="24"/>
            <w:szCs w:val="24"/>
            <w:lang w:val="en-GB"/>
          </w:rPr>
          <w:delText>Distanța senzorului din stânga</w:delText>
        </w:r>
        <w:r w:rsidR="00FA26A1" w:rsidRPr="00B06324" w:rsidDel="000E5A2A">
          <w:rPr>
            <w:rFonts w:ascii="Times New Roman" w:hAnsi="Times New Roman" w:cs="Times New Roman"/>
            <w:sz w:val="24"/>
            <w:szCs w:val="24"/>
            <w:lang w:val="en-GB"/>
          </w:rPr>
          <w:delText xml:space="preserve"> față</w:delText>
        </w:r>
        <w:r w:rsidRPr="00B06324" w:rsidDel="000E5A2A">
          <w:rPr>
            <w:rFonts w:ascii="Times New Roman" w:hAnsi="Times New Roman" w:cs="Times New Roman"/>
            <w:sz w:val="24"/>
            <w:szCs w:val="24"/>
            <w:lang w:val="en-GB"/>
          </w:rPr>
          <w:delText xml:space="preserve"> </w:delText>
        </w:r>
      </w:del>
    </w:p>
    <w:p w14:paraId="1271243E" w14:textId="56CE741D" w:rsidR="002C7D31" w:rsidRPr="00B06324" w:rsidDel="000E5A2A" w:rsidRDefault="00FA26A1" w:rsidP="00B06324">
      <w:pPr>
        <w:pStyle w:val="Listparagraf"/>
        <w:numPr>
          <w:ilvl w:val="0"/>
          <w:numId w:val="5"/>
        </w:numPr>
        <w:jc w:val="both"/>
        <w:rPr>
          <w:del w:id="1033" w:author="Alexandru Uicoabă" w:date="2022-06-16T10:04:00Z"/>
          <w:rFonts w:ascii="Times New Roman" w:hAnsi="Times New Roman" w:cs="Times New Roman"/>
          <w:sz w:val="24"/>
          <w:szCs w:val="24"/>
          <w:lang w:val="en-GB"/>
        </w:rPr>
      </w:pPr>
      <w:del w:id="1034" w:author="Alexandru Uicoabă" w:date="2022-06-16T10:04:00Z">
        <w:r w:rsidRPr="00B06324" w:rsidDel="000E5A2A">
          <w:rPr>
            <w:rFonts w:ascii="Times New Roman" w:hAnsi="Times New Roman" w:cs="Times New Roman"/>
            <w:sz w:val="24"/>
            <w:szCs w:val="24"/>
            <w:lang w:val="en-GB"/>
          </w:rPr>
          <w:delText xml:space="preserve">Distanța senzorului din față </w:delText>
        </w:r>
      </w:del>
    </w:p>
    <w:p w14:paraId="036E4019" w14:textId="1C4A20A5" w:rsidR="00FA26A1" w:rsidRPr="00B06324" w:rsidDel="000E5A2A" w:rsidRDefault="00FA26A1" w:rsidP="00B06324">
      <w:pPr>
        <w:pStyle w:val="Listparagraf"/>
        <w:numPr>
          <w:ilvl w:val="0"/>
          <w:numId w:val="5"/>
        </w:numPr>
        <w:jc w:val="both"/>
        <w:rPr>
          <w:del w:id="1035" w:author="Alexandru Uicoabă" w:date="2022-06-16T10:04:00Z"/>
          <w:rFonts w:ascii="Times New Roman" w:hAnsi="Times New Roman" w:cs="Times New Roman"/>
          <w:sz w:val="24"/>
          <w:szCs w:val="24"/>
          <w:lang w:val="en-GB"/>
        </w:rPr>
      </w:pPr>
      <w:del w:id="1036" w:author="Alexandru Uicoabă" w:date="2022-06-16T10:04:00Z">
        <w:r w:rsidRPr="00B06324" w:rsidDel="000E5A2A">
          <w:rPr>
            <w:rFonts w:ascii="Times New Roman" w:hAnsi="Times New Roman" w:cs="Times New Roman"/>
            <w:sz w:val="24"/>
            <w:szCs w:val="24"/>
            <w:lang w:val="en-GB"/>
          </w:rPr>
          <w:delText>Distanța senzorului din dreapta față</w:delText>
        </w:r>
      </w:del>
    </w:p>
    <w:p w14:paraId="172C98E3" w14:textId="59B8C55F" w:rsidR="002C7D31" w:rsidRPr="00B06324" w:rsidDel="000E5A2A" w:rsidRDefault="00FA26A1" w:rsidP="00B06324">
      <w:pPr>
        <w:pStyle w:val="Listparagraf"/>
        <w:numPr>
          <w:ilvl w:val="0"/>
          <w:numId w:val="5"/>
        </w:numPr>
        <w:jc w:val="both"/>
        <w:rPr>
          <w:del w:id="1037" w:author="Alexandru Uicoabă" w:date="2022-06-16T10:04:00Z"/>
          <w:rFonts w:ascii="Times New Roman" w:hAnsi="Times New Roman" w:cs="Times New Roman"/>
          <w:sz w:val="24"/>
          <w:szCs w:val="24"/>
          <w:lang w:val="en-GB"/>
        </w:rPr>
      </w:pPr>
      <w:del w:id="1038" w:author="Alexandru Uicoabă" w:date="2022-06-16T10:04:00Z">
        <w:r w:rsidRPr="00B06324" w:rsidDel="000E5A2A">
          <w:rPr>
            <w:rFonts w:ascii="Times New Roman" w:hAnsi="Times New Roman" w:cs="Times New Roman"/>
            <w:sz w:val="24"/>
            <w:szCs w:val="24"/>
            <w:lang w:val="en-GB"/>
          </w:rPr>
          <w:delText>Distanța senzorului din dreapta</w:delText>
        </w:r>
      </w:del>
    </w:p>
    <w:p w14:paraId="24F1F377" w14:textId="5364EF14" w:rsidR="002C7D31" w:rsidRPr="00B06324" w:rsidDel="000E5A2A" w:rsidRDefault="00592EDC" w:rsidP="00B06324">
      <w:pPr>
        <w:pStyle w:val="Listparagraf"/>
        <w:numPr>
          <w:ilvl w:val="0"/>
          <w:numId w:val="5"/>
        </w:numPr>
        <w:jc w:val="both"/>
        <w:rPr>
          <w:del w:id="1039" w:author="Alexandru Uicoabă" w:date="2022-06-16T10:04:00Z"/>
          <w:rFonts w:ascii="Times New Roman" w:hAnsi="Times New Roman" w:cs="Times New Roman"/>
          <w:sz w:val="24"/>
          <w:szCs w:val="24"/>
          <w:lang w:val="en-GB"/>
        </w:rPr>
      </w:pPr>
      <w:del w:id="1040" w:author="Alexandru Uicoabă" w:date="2022-06-16T10:04:00Z">
        <w:r w:rsidRPr="00B06324" w:rsidDel="000E5A2A">
          <w:rPr>
            <w:rFonts w:ascii="Times New Roman" w:hAnsi="Times New Roman" w:cs="Times New Roman"/>
            <w:sz w:val="24"/>
            <w:szCs w:val="24"/>
            <w:lang w:val="en-GB"/>
          </w:rPr>
          <w:delText>Deplasarea în fată</w:delText>
        </w:r>
      </w:del>
    </w:p>
    <w:p w14:paraId="7115DC24" w14:textId="1BC071BC" w:rsidR="002C7D31" w:rsidRPr="00B06324" w:rsidDel="000E5A2A" w:rsidRDefault="002C7D31" w:rsidP="00B06324">
      <w:pPr>
        <w:pStyle w:val="Listparagraf"/>
        <w:numPr>
          <w:ilvl w:val="0"/>
          <w:numId w:val="5"/>
        </w:numPr>
        <w:jc w:val="both"/>
        <w:rPr>
          <w:del w:id="1041" w:author="Alexandru Uicoabă" w:date="2022-06-16T10:04:00Z"/>
          <w:rFonts w:ascii="Times New Roman" w:hAnsi="Times New Roman" w:cs="Times New Roman"/>
          <w:sz w:val="24"/>
          <w:szCs w:val="24"/>
          <w:lang w:val="en-GB"/>
        </w:rPr>
      </w:pPr>
      <w:del w:id="1042" w:author="Alexandru Uicoabă" w:date="2022-06-16T10:04:00Z">
        <w:r w:rsidRPr="00B06324" w:rsidDel="000E5A2A">
          <w:rPr>
            <w:rFonts w:ascii="Times New Roman" w:hAnsi="Times New Roman" w:cs="Times New Roman"/>
            <w:sz w:val="24"/>
            <w:szCs w:val="24"/>
            <w:lang w:val="en-GB"/>
          </w:rPr>
          <w:delText>Z</w:delText>
        </w:r>
        <w:r w:rsidR="00592EDC" w:rsidRPr="00B06324" w:rsidDel="000E5A2A">
          <w:rPr>
            <w:rFonts w:ascii="Times New Roman" w:hAnsi="Times New Roman" w:cs="Times New Roman"/>
            <w:sz w:val="24"/>
            <w:szCs w:val="24"/>
            <w:lang w:val="en-GB"/>
          </w:rPr>
          <w:delText>ona</w:delText>
        </w:r>
        <w:commentRangeEnd w:id="1010"/>
        <w:r w:rsidR="002E360E" w:rsidDel="000E5A2A">
          <w:rPr>
            <w:rStyle w:val="Referincomentariu"/>
          </w:rPr>
          <w:commentReference w:id="1010"/>
        </w:r>
      </w:del>
      <w:commentRangeEnd w:id="1011"/>
      <w:r w:rsidR="007F0B77">
        <w:rPr>
          <w:rStyle w:val="Referincomentariu"/>
        </w:rPr>
        <w:commentReference w:id="1011"/>
      </w:r>
    </w:p>
    <w:p w14:paraId="524973AB" w14:textId="23DE3D24" w:rsidR="002C7D31" w:rsidRPr="00B06324" w:rsidRDefault="002C7D31" w:rsidP="00B06324">
      <w:pPr>
        <w:pStyle w:val="Listparagraf"/>
        <w:jc w:val="both"/>
        <w:rPr>
          <w:rFonts w:ascii="Times New Roman" w:hAnsi="Times New Roman" w:cs="Times New Roman"/>
          <w:sz w:val="24"/>
          <w:szCs w:val="24"/>
        </w:rPr>
      </w:pPr>
    </w:p>
    <w:p w14:paraId="1FDC4694" w14:textId="60111D2D" w:rsidR="003349BD" w:rsidRPr="004A6139" w:rsidDel="000E5A2A" w:rsidRDefault="000E5A2A" w:rsidP="004A6139">
      <w:pPr>
        <w:pStyle w:val="Listparagraf"/>
        <w:ind w:firstLine="360"/>
        <w:jc w:val="both"/>
        <w:rPr>
          <w:del w:id="1043" w:author="Alexandru Uicoabă" w:date="2022-06-16T10:04:00Z"/>
          <w:rFonts w:ascii="Times New Roman" w:hAnsi="Times New Roman" w:cs="Times New Roman"/>
          <w:sz w:val="24"/>
          <w:szCs w:val="24"/>
          <w:rPrChange w:id="1044" w:author="Alexandru Uicoabă" w:date="2022-06-16T10:05:00Z">
            <w:rPr>
              <w:del w:id="1045" w:author="Alexandru Uicoabă" w:date="2022-06-16T10:04:00Z"/>
              <w:lang w:val="en-GB"/>
            </w:rPr>
          </w:rPrChange>
        </w:rPr>
        <w:pPrChange w:id="1046" w:author="Alexandru Uicoabă" w:date="2022-06-16T10:05:00Z">
          <w:pPr>
            <w:pStyle w:val="Listparagraf"/>
            <w:jc w:val="both"/>
          </w:pPr>
        </w:pPrChange>
      </w:pPr>
      <w:ins w:id="1047" w:author="Alexandru Uicoabă" w:date="2022-06-16T10:04:00Z">
        <w:r>
          <w:rPr>
            <w:rFonts w:ascii="Times New Roman" w:hAnsi="Times New Roman" w:cs="Times New Roman"/>
            <w:sz w:val="24"/>
            <w:szCs w:val="24"/>
          </w:rPr>
          <w:t xml:space="preserve">În funcție de valoarea state-ului, se ia decizia activării uneia dintre </w:t>
        </w:r>
      </w:ins>
      <w:ins w:id="1048" w:author="Alexandru Uicoabă" w:date="2022-06-16T10:05:00Z">
        <w:r w:rsidR="00731042">
          <w:rPr>
            <w:rFonts w:ascii="Times New Roman" w:hAnsi="Times New Roman" w:cs="Times New Roman"/>
            <w:sz w:val="24"/>
            <w:szCs w:val="24"/>
          </w:rPr>
          <w:t>direcțiile de mai jos sau a unei combinații ale acestora</w:t>
        </w:r>
        <w:r w:rsidR="004A6139">
          <w:rPr>
            <w:rFonts w:ascii="Times New Roman" w:hAnsi="Times New Roman" w:cs="Times New Roman"/>
            <w:sz w:val="24"/>
            <w:szCs w:val="24"/>
            <w:lang w:val="en-GB"/>
          </w:rPr>
          <w:t xml:space="preserve">: </w:t>
        </w:r>
        <w:r w:rsidR="004A6139">
          <w:rPr>
            <w:rFonts w:ascii="Times New Roman" w:hAnsi="Times New Roman" w:cs="Times New Roman"/>
            <w:sz w:val="24"/>
            <w:szCs w:val="24"/>
          </w:rPr>
          <w:t>în față, în spate, în stânga sau în dreapta</w:t>
        </w:r>
        <w:r w:rsidR="00731042" w:rsidRPr="004A6139">
          <w:rPr>
            <w:rFonts w:ascii="Times New Roman" w:hAnsi="Times New Roman" w:cs="Times New Roman"/>
            <w:sz w:val="24"/>
            <w:szCs w:val="24"/>
            <w:rPrChange w:id="1049" w:author="Alexandru Uicoabă" w:date="2022-06-16T10:05:00Z">
              <w:rPr/>
            </w:rPrChange>
          </w:rPr>
          <w:t>.</w:t>
        </w:r>
      </w:ins>
      <w:del w:id="1050" w:author="Alexandru Uicoabă" w:date="2022-06-16T10:04:00Z">
        <w:r w:rsidR="003349BD" w:rsidRPr="004A6139" w:rsidDel="000E5A2A">
          <w:rPr>
            <w:rFonts w:ascii="Times New Roman" w:hAnsi="Times New Roman" w:cs="Times New Roman"/>
            <w:sz w:val="24"/>
            <w:szCs w:val="24"/>
            <w:rPrChange w:id="1051" w:author="Alexandru Uicoabă" w:date="2022-06-16T10:05:00Z">
              <w:rPr/>
            </w:rPrChange>
          </w:rPr>
          <w:delText>Avem următoarele date in ieșire</w:delText>
        </w:r>
        <w:r w:rsidR="00E435B2" w:rsidRPr="004A6139" w:rsidDel="000E5A2A">
          <w:rPr>
            <w:rFonts w:ascii="Times New Roman" w:hAnsi="Times New Roman" w:cs="Times New Roman"/>
            <w:sz w:val="24"/>
            <w:szCs w:val="24"/>
            <w:rPrChange w:id="1052" w:author="Alexandru Uicoabă" w:date="2022-06-16T10:05:00Z">
              <w:rPr/>
            </w:rPrChange>
          </w:rPr>
          <w:delText>(</w:delText>
        </w:r>
        <w:r w:rsidR="00D958BA" w:rsidRPr="004A6139" w:rsidDel="000E5A2A">
          <w:rPr>
            <w:rFonts w:ascii="Times New Roman" w:hAnsi="Times New Roman" w:cs="Times New Roman"/>
            <w:sz w:val="24"/>
            <w:szCs w:val="24"/>
            <w:rPrChange w:id="1053" w:author="Alexandru Uicoabă" w:date="2022-06-16T10:05:00Z">
              <w:rPr/>
            </w:rPrChange>
          </w:rPr>
          <w:delText>Python</w:delText>
        </w:r>
        <w:r w:rsidR="00E435B2" w:rsidRPr="004A6139" w:rsidDel="000E5A2A">
          <w:rPr>
            <w:rFonts w:ascii="Times New Roman" w:hAnsi="Times New Roman" w:cs="Times New Roman"/>
            <w:sz w:val="24"/>
            <w:szCs w:val="24"/>
            <w:rPrChange w:id="1054" w:author="Alexandru Uicoabă" w:date="2022-06-16T10:05:00Z">
              <w:rPr/>
            </w:rPrChange>
          </w:rPr>
          <w:delText xml:space="preserve"> -</w:delText>
        </w:r>
        <w:r w:rsidR="00E435B2" w:rsidRPr="004A6139" w:rsidDel="000E5A2A">
          <w:rPr>
            <w:rFonts w:ascii="Times New Roman" w:hAnsi="Times New Roman" w:cs="Times New Roman"/>
            <w:sz w:val="24"/>
            <w:szCs w:val="24"/>
            <w:lang w:val="en-GB"/>
            <w:rPrChange w:id="1055" w:author="Alexandru Uicoabă" w:date="2022-06-16T10:05:00Z">
              <w:rPr>
                <w:lang w:val="en-GB"/>
              </w:rPr>
            </w:rPrChange>
          </w:rPr>
          <w:delText>&gt;</w:delText>
        </w:r>
        <w:r w:rsidR="00E435B2" w:rsidRPr="004A6139" w:rsidDel="000E5A2A">
          <w:rPr>
            <w:rFonts w:ascii="Times New Roman" w:hAnsi="Times New Roman" w:cs="Times New Roman"/>
            <w:sz w:val="24"/>
            <w:szCs w:val="24"/>
            <w:rPrChange w:id="1056" w:author="Alexandru Uicoabă" w:date="2022-06-16T10:05:00Z">
              <w:rPr/>
            </w:rPrChange>
          </w:rPr>
          <w:delText xml:space="preserve"> </w:delText>
        </w:r>
        <w:r w:rsidR="00D958BA" w:rsidRPr="004A6139" w:rsidDel="000E5A2A">
          <w:rPr>
            <w:rFonts w:ascii="Times New Roman" w:hAnsi="Times New Roman" w:cs="Times New Roman"/>
            <w:sz w:val="24"/>
            <w:szCs w:val="24"/>
            <w:rPrChange w:id="1057" w:author="Alexandru Uicoabă" w:date="2022-06-16T10:05:00Z">
              <w:rPr/>
            </w:rPrChange>
          </w:rPr>
          <w:delText>U</w:delText>
        </w:r>
        <w:r w:rsidR="00E435B2" w:rsidRPr="004A6139" w:rsidDel="000E5A2A">
          <w:rPr>
            <w:rFonts w:ascii="Times New Roman" w:hAnsi="Times New Roman" w:cs="Times New Roman"/>
            <w:sz w:val="24"/>
            <w:szCs w:val="24"/>
            <w:rPrChange w:id="1058" w:author="Alexandru Uicoabă" w:date="2022-06-16T10:05:00Z">
              <w:rPr/>
            </w:rPrChange>
          </w:rPr>
          <w:delText>nity)</w:delText>
        </w:r>
        <w:r w:rsidR="003349BD" w:rsidRPr="004A6139" w:rsidDel="000E5A2A">
          <w:rPr>
            <w:rFonts w:ascii="Times New Roman" w:hAnsi="Times New Roman" w:cs="Times New Roman"/>
            <w:sz w:val="24"/>
            <w:szCs w:val="24"/>
            <w:lang w:val="en-GB"/>
            <w:rPrChange w:id="1059" w:author="Alexandru Uicoabă" w:date="2022-06-16T10:05:00Z">
              <w:rPr>
                <w:lang w:val="en-GB"/>
              </w:rPr>
            </w:rPrChange>
          </w:rPr>
          <w:delText>:</w:delText>
        </w:r>
      </w:del>
    </w:p>
    <w:p w14:paraId="356850E8" w14:textId="23935AB0" w:rsidR="006D672E" w:rsidRPr="00B06324" w:rsidDel="004A6139" w:rsidRDefault="006D672E" w:rsidP="00B06324">
      <w:pPr>
        <w:pStyle w:val="Listparagraf"/>
        <w:numPr>
          <w:ilvl w:val="0"/>
          <w:numId w:val="5"/>
        </w:numPr>
        <w:jc w:val="both"/>
        <w:rPr>
          <w:del w:id="1060" w:author="Alexandru Uicoabă" w:date="2022-06-16T10:05:00Z"/>
          <w:rFonts w:ascii="Times New Roman" w:hAnsi="Times New Roman" w:cs="Times New Roman"/>
          <w:sz w:val="24"/>
          <w:szCs w:val="24"/>
        </w:rPr>
      </w:pPr>
      <w:commentRangeStart w:id="1061"/>
      <w:commentRangeStart w:id="1062"/>
      <w:del w:id="1063" w:author="Alexandru Uicoabă" w:date="2022-06-16T10:05:00Z">
        <w:r w:rsidRPr="00B06324" w:rsidDel="004A6139">
          <w:rPr>
            <w:rFonts w:ascii="Times New Roman" w:hAnsi="Times New Roman" w:cs="Times New Roman"/>
            <w:sz w:val="24"/>
            <w:szCs w:val="24"/>
          </w:rPr>
          <w:delText>În față</w:delText>
        </w:r>
        <w:r w:rsidR="002C7D31" w:rsidRPr="00B06324" w:rsidDel="004A6139">
          <w:rPr>
            <w:rFonts w:ascii="Times New Roman" w:hAnsi="Times New Roman" w:cs="Times New Roman"/>
            <w:sz w:val="24"/>
            <w:szCs w:val="24"/>
          </w:rPr>
          <w:delText xml:space="preserve"> </w:delText>
        </w:r>
      </w:del>
    </w:p>
    <w:p w14:paraId="31BFC68D" w14:textId="105105B2" w:rsidR="006D672E" w:rsidRPr="00B06324" w:rsidDel="004A6139" w:rsidRDefault="006D672E" w:rsidP="00B06324">
      <w:pPr>
        <w:pStyle w:val="Listparagraf"/>
        <w:numPr>
          <w:ilvl w:val="0"/>
          <w:numId w:val="5"/>
        </w:numPr>
        <w:jc w:val="both"/>
        <w:rPr>
          <w:del w:id="1064" w:author="Alexandru Uicoabă" w:date="2022-06-16T10:05:00Z"/>
          <w:rFonts w:ascii="Times New Roman" w:hAnsi="Times New Roman" w:cs="Times New Roman"/>
          <w:sz w:val="24"/>
          <w:szCs w:val="24"/>
        </w:rPr>
      </w:pPr>
      <w:del w:id="1065" w:author="Alexandru Uicoabă" w:date="2022-06-16T10:05:00Z">
        <w:r w:rsidRPr="00B06324" w:rsidDel="004A6139">
          <w:rPr>
            <w:rFonts w:ascii="Times New Roman" w:hAnsi="Times New Roman" w:cs="Times New Roman"/>
            <w:sz w:val="24"/>
            <w:szCs w:val="24"/>
          </w:rPr>
          <w:delText>În stânga</w:delText>
        </w:r>
      </w:del>
    </w:p>
    <w:p w14:paraId="585F35DB" w14:textId="2F3B1DBB" w:rsidR="006D672E" w:rsidRPr="00B06324" w:rsidDel="004A6139" w:rsidRDefault="006D672E" w:rsidP="00B06324">
      <w:pPr>
        <w:pStyle w:val="Listparagraf"/>
        <w:numPr>
          <w:ilvl w:val="0"/>
          <w:numId w:val="5"/>
        </w:numPr>
        <w:jc w:val="both"/>
        <w:rPr>
          <w:del w:id="1066" w:author="Alexandru Uicoabă" w:date="2022-06-16T10:05:00Z"/>
          <w:rFonts w:ascii="Times New Roman" w:hAnsi="Times New Roman" w:cs="Times New Roman"/>
          <w:sz w:val="24"/>
          <w:szCs w:val="24"/>
        </w:rPr>
      </w:pPr>
      <w:del w:id="1067" w:author="Alexandru Uicoabă" w:date="2022-06-16T10:05:00Z">
        <w:r w:rsidRPr="00B06324" w:rsidDel="004A6139">
          <w:rPr>
            <w:rFonts w:ascii="Times New Roman" w:hAnsi="Times New Roman" w:cs="Times New Roman"/>
            <w:sz w:val="24"/>
            <w:szCs w:val="24"/>
          </w:rPr>
          <w:delText>În dreapta</w:delText>
        </w:r>
      </w:del>
    </w:p>
    <w:p w14:paraId="30862AAB" w14:textId="124CB9D4" w:rsidR="00D60EB4" w:rsidRPr="00B06324" w:rsidDel="004A6139" w:rsidRDefault="006D672E" w:rsidP="00B06324">
      <w:pPr>
        <w:pStyle w:val="Listparagraf"/>
        <w:numPr>
          <w:ilvl w:val="0"/>
          <w:numId w:val="5"/>
        </w:numPr>
        <w:jc w:val="both"/>
        <w:rPr>
          <w:del w:id="1068" w:author="Alexandru Uicoabă" w:date="2022-06-16T10:05:00Z"/>
          <w:rFonts w:ascii="Times New Roman" w:hAnsi="Times New Roman" w:cs="Times New Roman"/>
          <w:sz w:val="24"/>
          <w:szCs w:val="24"/>
        </w:rPr>
      </w:pPr>
      <w:del w:id="1069" w:author="Alexandru Uicoabă" w:date="2022-06-16T10:05:00Z">
        <w:r w:rsidRPr="00B06324" w:rsidDel="004A6139">
          <w:rPr>
            <w:rFonts w:ascii="Times New Roman" w:hAnsi="Times New Roman" w:cs="Times New Roman"/>
            <w:sz w:val="24"/>
            <w:szCs w:val="24"/>
          </w:rPr>
          <w:delText>În spate</w:delText>
        </w:r>
        <w:r w:rsidR="00AF4364" w:rsidRPr="00B06324" w:rsidDel="004A6139">
          <w:rPr>
            <w:rFonts w:ascii="Times New Roman" w:hAnsi="Times New Roman" w:cs="Times New Roman"/>
            <w:sz w:val="24"/>
            <w:szCs w:val="24"/>
          </w:rPr>
          <w:delText xml:space="preserve"> </w:delText>
        </w:r>
        <w:commentRangeEnd w:id="1061"/>
        <w:r w:rsidR="002E360E" w:rsidDel="004A6139">
          <w:rPr>
            <w:rStyle w:val="Referincomentariu"/>
          </w:rPr>
          <w:commentReference w:id="1061"/>
        </w:r>
      </w:del>
      <w:commentRangeEnd w:id="1062"/>
      <w:r w:rsidR="00DF6500">
        <w:rPr>
          <w:rStyle w:val="Referincomentariu"/>
        </w:rPr>
        <w:commentReference w:id="1062"/>
      </w:r>
    </w:p>
    <w:p w14:paraId="14EF4881" w14:textId="35167F85" w:rsidR="006D672E" w:rsidRDefault="006D672E" w:rsidP="002C7D31">
      <w:pPr>
        <w:pStyle w:val="Listparagraf"/>
        <w:rPr>
          <w:lang w:val="en-GB"/>
        </w:rPr>
      </w:pPr>
    </w:p>
    <w:p w14:paraId="3B26F472" w14:textId="607C9F2A" w:rsidR="002C2E13" w:rsidRDefault="002C2E13" w:rsidP="002C7D31">
      <w:pPr>
        <w:pStyle w:val="Listparagraf"/>
        <w:rPr>
          <w:lang w:val="en-GB"/>
        </w:rPr>
      </w:pPr>
    </w:p>
    <w:p w14:paraId="27F301B9" w14:textId="43CD716F" w:rsidR="002C2E13" w:rsidRDefault="002C2E13" w:rsidP="002C7D31">
      <w:pPr>
        <w:pStyle w:val="Listparagraf"/>
        <w:rPr>
          <w:lang w:val="en-GB"/>
        </w:rPr>
      </w:pPr>
    </w:p>
    <w:p w14:paraId="3B85924F" w14:textId="295EEE98" w:rsidR="002C2E13" w:rsidRDefault="002C2E13" w:rsidP="002C7D31">
      <w:pPr>
        <w:pStyle w:val="Listparagraf"/>
        <w:rPr>
          <w:lang w:val="en-GB"/>
        </w:rPr>
      </w:pPr>
    </w:p>
    <w:p w14:paraId="39F40141" w14:textId="1F933BE4" w:rsidR="002C2E13" w:rsidRDefault="002C2E13" w:rsidP="002C7D31">
      <w:pPr>
        <w:pStyle w:val="Listparagraf"/>
        <w:rPr>
          <w:lang w:val="en-GB"/>
        </w:rPr>
      </w:pPr>
    </w:p>
    <w:p w14:paraId="6E6D5A90" w14:textId="09C501F6" w:rsidR="002C2E13" w:rsidRDefault="002C2E13" w:rsidP="002C7D31">
      <w:pPr>
        <w:pStyle w:val="Listparagraf"/>
        <w:rPr>
          <w:lang w:val="en-GB"/>
        </w:rPr>
      </w:pPr>
    </w:p>
    <w:p w14:paraId="65E8FF73" w14:textId="7DA04077" w:rsidR="002C2E13" w:rsidRDefault="002C2E13" w:rsidP="002C7D31">
      <w:pPr>
        <w:pStyle w:val="Listparagraf"/>
        <w:rPr>
          <w:lang w:val="en-GB"/>
        </w:rPr>
      </w:pPr>
    </w:p>
    <w:p w14:paraId="07D617C2" w14:textId="5F61E8D5" w:rsidR="002C2E13" w:rsidRDefault="002C2E13" w:rsidP="002C7D31">
      <w:pPr>
        <w:pStyle w:val="Listparagraf"/>
        <w:rPr>
          <w:lang w:val="en-GB"/>
        </w:rPr>
      </w:pPr>
    </w:p>
    <w:p w14:paraId="4A2E2C2A" w14:textId="1AACA170" w:rsidR="002C2E13" w:rsidRDefault="002C2E13" w:rsidP="002C7D31">
      <w:pPr>
        <w:pStyle w:val="Listparagraf"/>
        <w:rPr>
          <w:lang w:val="en-GB"/>
        </w:rPr>
      </w:pPr>
    </w:p>
    <w:p w14:paraId="6BBA14E2" w14:textId="5561D471" w:rsidR="002C2E13" w:rsidRDefault="002C2E13" w:rsidP="002C7D31">
      <w:pPr>
        <w:pStyle w:val="Listparagraf"/>
        <w:rPr>
          <w:lang w:val="en-GB"/>
        </w:rPr>
      </w:pPr>
    </w:p>
    <w:p w14:paraId="251FE684" w14:textId="5FBD8166" w:rsidR="002C2E13" w:rsidRDefault="002C2E13" w:rsidP="002C7D31">
      <w:pPr>
        <w:pStyle w:val="Listparagraf"/>
        <w:rPr>
          <w:lang w:val="en-GB"/>
        </w:rPr>
      </w:pPr>
    </w:p>
    <w:p w14:paraId="041A090A" w14:textId="72B75BE2" w:rsidR="002C2E13" w:rsidRDefault="002C2E13" w:rsidP="002C7D31">
      <w:pPr>
        <w:pStyle w:val="Listparagraf"/>
        <w:rPr>
          <w:lang w:val="en-GB"/>
        </w:rPr>
      </w:pPr>
    </w:p>
    <w:p w14:paraId="7F4CDE8A" w14:textId="7E32C9D4" w:rsidR="002C2E13" w:rsidRDefault="002C2E13" w:rsidP="002C7D31">
      <w:pPr>
        <w:pStyle w:val="Listparagraf"/>
        <w:rPr>
          <w:lang w:val="en-GB"/>
        </w:rPr>
      </w:pPr>
    </w:p>
    <w:p w14:paraId="7D75BBFA" w14:textId="1743B1EF" w:rsidR="002C2E13" w:rsidRDefault="002C2E13" w:rsidP="002C7D31">
      <w:pPr>
        <w:pStyle w:val="Listparagraf"/>
        <w:rPr>
          <w:lang w:val="en-GB"/>
        </w:rPr>
      </w:pPr>
    </w:p>
    <w:p w14:paraId="1B0DD067" w14:textId="77777777" w:rsidR="002C2E13" w:rsidRPr="00D60ABD" w:rsidRDefault="002C2E13" w:rsidP="002C7D31">
      <w:pPr>
        <w:pStyle w:val="Listparagraf"/>
        <w:rPr>
          <w:lang w:val="en-GB"/>
        </w:rPr>
      </w:pPr>
    </w:p>
    <w:p w14:paraId="78609CAF" w14:textId="59923239" w:rsidR="00F920BE" w:rsidRDefault="00A3605F" w:rsidP="00B06324">
      <w:pPr>
        <w:pStyle w:val="Titlu3"/>
        <w:rPr>
          <w:rFonts w:ascii="Times New Roman" w:hAnsi="Times New Roman" w:cs="Times New Roman"/>
          <w:b/>
          <w:bCs/>
          <w:color w:val="auto"/>
          <w:sz w:val="28"/>
          <w:szCs w:val="28"/>
          <w:lang w:val="en-GB"/>
        </w:rPr>
      </w:pPr>
      <w:bookmarkStart w:id="1070" w:name="_Toc106268661"/>
      <w:r w:rsidRPr="00B06324">
        <w:rPr>
          <w:rFonts w:ascii="Times New Roman" w:hAnsi="Times New Roman" w:cs="Times New Roman"/>
          <w:b/>
          <w:bCs/>
          <w:color w:val="auto"/>
          <w:sz w:val="28"/>
          <w:szCs w:val="28"/>
          <w:lang w:val="en-GB"/>
        </w:rPr>
        <w:t>4.2.3 Scriptul în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1070"/>
    </w:p>
    <w:p w14:paraId="589D9DAE" w14:textId="77777777" w:rsidR="00B06324" w:rsidRPr="00B06324" w:rsidRDefault="00B06324" w:rsidP="00B06324">
      <w:pPr>
        <w:rPr>
          <w:lang w:val="en-GB"/>
        </w:rPr>
      </w:pPr>
    </w:p>
    <w:p w14:paraId="485D0F08" w14:textId="421D8EF8" w:rsidR="002C2E13" w:rsidRPr="00051758" w:rsidRDefault="004C40EE" w:rsidP="00B06324">
      <w:pPr>
        <w:jc w:val="both"/>
        <w:rPr>
          <w:rFonts w:ascii="Times New Roman" w:hAnsi="Times New Roman" w:cs="Times New Roman"/>
          <w:sz w:val="24"/>
          <w:szCs w:val="24"/>
          <w:lang w:val="en-US"/>
          <w:rPrChange w:id="1071" w:author="Bogdan Dragulescu" w:date="2022-06-14T14:08:00Z">
            <w:rPr>
              <w:rFonts w:ascii="Times New Roman" w:hAnsi="Times New Roman" w:cs="Times New Roman"/>
              <w:sz w:val="24"/>
              <w:szCs w:val="24"/>
              <w:lang w:val="en-GB"/>
            </w:rPr>
          </w:rPrChange>
        </w:rPr>
      </w:pPr>
      <w:r>
        <w:rPr>
          <w:lang w:val="en-GB"/>
        </w:rPr>
        <w:tab/>
      </w:r>
      <w:r w:rsidRPr="00B06324">
        <w:rPr>
          <w:rFonts w:ascii="Times New Roman" w:hAnsi="Times New Roman" w:cs="Times New Roman"/>
          <w:sz w:val="24"/>
          <w:szCs w:val="24"/>
          <w:lang w:val="en-GB"/>
        </w:rPr>
        <w:t>Scriptul în python a fost implementat folosind pachetul software anaconda, prin intermediul căruia s-a creat un environment care va conține pachetele necesare pentru implementarea soluției.</w:t>
      </w:r>
      <w:del w:id="1072" w:author="Bogdan Dragulescu" w:date="2022-06-14T12:27:00Z">
        <w:r w:rsidRPr="00B06324" w:rsidDel="002E360E">
          <w:rPr>
            <w:rFonts w:ascii="Times New Roman" w:hAnsi="Times New Roman" w:cs="Times New Roman"/>
            <w:sz w:val="24"/>
            <w:szCs w:val="24"/>
            <w:lang w:val="en-GB"/>
          </w:rPr>
          <w:tab/>
        </w:r>
      </w:del>
      <w:r w:rsidRPr="00B06324">
        <w:rPr>
          <w:rFonts w:ascii="Times New Roman" w:hAnsi="Times New Roman" w:cs="Times New Roman"/>
          <w:sz w:val="24"/>
          <w:szCs w:val="24"/>
          <w:lang w:val="en-GB"/>
        </w:rPr>
        <w:t>O primă componentă a sciptului python este reprezentată de Flask API, prin intermediul căr</w:t>
      </w:r>
      <w:ins w:id="1073" w:author="Bogdan Dragulescu" w:date="2022-06-14T12:27:00Z">
        <w:r w:rsidR="002E360E">
          <w:rPr>
            <w:rFonts w:ascii="Times New Roman" w:hAnsi="Times New Roman" w:cs="Times New Roman"/>
            <w:sz w:val="24"/>
            <w:szCs w:val="24"/>
            <w:lang w:val="en-GB"/>
          </w:rPr>
          <w:t>u</w:t>
        </w:r>
      </w:ins>
      <w:del w:id="1074" w:author="Bogdan Dragulescu" w:date="2022-06-14T12:27:00Z">
        <w:r w:rsidRPr="00B06324" w:rsidDel="002E360E">
          <w:rPr>
            <w:rFonts w:ascii="Times New Roman" w:hAnsi="Times New Roman" w:cs="Times New Roman"/>
            <w:sz w:val="24"/>
            <w:szCs w:val="24"/>
            <w:lang w:val="en-GB"/>
          </w:rPr>
          <w:delText>eai</w:delText>
        </w:r>
      </w:del>
      <w:ins w:id="1075" w:author="Bogdan Dragulescu" w:date="2022-06-14T12:27:00Z">
        <w:r w:rsidR="002E360E">
          <w:rPr>
            <w:rFonts w:ascii="Times New Roman" w:hAnsi="Times New Roman" w:cs="Times New Roman"/>
            <w:sz w:val="24"/>
            <w:szCs w:val="24"/>
            <w:lang w:val="en-GB"/>
          </w:rPr>
          <w:t>ia</w:t>
        </w:r>
      </w:ins>
      <w:r w:rsidRPr="00B06324">
        <w:rPr>
          <w:rFonts w:ascii="Times New Roman" w:hAnsi="Times New Roman" w:cs="Times New Roman"/>
          <w:sz w:val="24"/>
          <w:szCs w:val="24"/>
          <w:lang w:val="en-GB"/>
        </w:rPr>
        <w:t xml:space="preserve"> s-a realizat </w:t>
      </w:r>
      <w:del w:id="1076" w:author="Alexandru Uicoabă" w:date="2022-06-14T21:36:00Z">
        <w:r w:rsidRPr="00B06324" w:rsidDel="007B4C11">
          <w:rPr>
            <w:rFonts w:ascii="Times New Roman" w:hAnsi="Times New Roman" w:cs="Times New Roman"/>
            <w:sz w:val="24"/>
            <w:szCs w:val="24"/>
            <w:lang w:val="en-GB"/>
          </w:rPr>
          <w:delText xml:space="preserve">un </w:delText>
        </w:r>
      </w:del>
      <w:ins w:id="1077" w:author="Alexandru Uicoabă" w:date="2022-06-14T21:36:00Z">
        <w:r w:rsidR="007B4C11">
          <w:rPr>
            <w:rFonts w:ascii="Times New Roman" w:hAnsi="Times New Roman" w:cs="Times New Roman"/>
            <w:sz w:val="24"/>
            <w:szCs w:val="24"/>
            <w:lang w:val="en-GB"/>
          </w:rPr>
          <w:t>o interfață API</w:t>
        </w:r>
        <w:r w:rsidR="007B4C11" w:rsidRPr="00B06324">
          <w:rPr>
            <w:rFonts w:ascii="Times New Roman" w:hAnsi="Times New Roman" w:cs="Times New Roman"/>
            <w:sz w:val="24"/>
            <w:szCs w:val="24"/>
            <w:lang w:val="en-GB"/>
          </w:rPr>
          <w:t xml:space="preserve"> </w:t>
        </w:r>
      </w:ins>
      <w:del w:id="1078" w:author="Alexandru Uicoabă" w:date="2022-06-14T21:36:00Z">
        <w:r w:rsidRPr="00B06324" w:rsidDel="007B4C11">
          <w:rPr>
            <w:rFonts w:ascii="Times New Roman" w:hAnsi="Times New Roman" w:cs="Times New Roman"/>
            <w:sz w:val="24"/>
            <w:szCs w:val="24"/>
            <w:lang w:val="en-GB"/>
          </w:rPr>
          <w:delText xml:space="preserve">endpoint </w:delText>
        </w:r>
      </w:del>
      <w:r w:rsidRPr="00B06324">
        <w:rPr>
          <w:rFonts w:ascii="Times New Roman" w:hAnsi="Times New Roman" w:cs="Times New Roman"/>
          <w:sz w:val="24"/>
          <w:szCs w:val="24"/>
          <w:lang w:val="en-GB"/>
        </w:rPr>
        <w:t xml:space="preserve">de tip POST, prin intermediul căreia datele de intrare sunt trimise de către componenta Unity, iar raspunsul este dat de decizia luată de machine learning. </w:t>
      </w:r>
    </w:p>
    <w:p w14:paraId="073EDAE5" w14:textId="5222D27B" w:rsidR="00835749" w:rsidRPr="00B06324" w:rsidRDefault="004C40EE" w:rsidP="00B06324">
      <w:pPr>
        <w:ind w:firstLine="720"/>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Acest</w:t>
      </w:r>
      <w:ins w:id="1079" w:author="Alexandru Uicoabă" w:date="2022-06-14T21:37:00Z">
        <w:r w:rsidR="007B4C11">
          <w:rPr>
            <w:rFonts w:ascii="Times New Roman" w:hAnsi="Times New Roman" w:cs="Times New Roman"/>
            <w:sz w:val="24"/>
            <w:szCs w:val="24"/>
            <w:lang w:val="en-GB"/>
          </w:rPr>
          <w:t>ă</w:t>
        </w:r>
      </w:ins>
      <w:r w:rsidRPr="00B06324">
        <w:rPr>
          <w:rFonts w:ascii="Times New Roman" w:hAnsi="Times New Roman" w:cs="Times New Roman"/>
          <w:sz w:val="24"/>
          <w:szCs w:val="24"/>
          <w:lang w:val="en-GB"/>
        </w:rPr>
        <w:t xml:space="preserve"> </w:t>
      </w:r>
      <w:ins w:id="1080" w:author="Alexandru Uicoabă" w:date="2022-06-14T21:37:00Z">
        <w:r w:rsidR="007B4C11">
          <w:rPr>
            <w:rFonts w:ascii="Times New Roman" w:hAnsi="Times New Roman" w:cs="Times New Roman"/>
            <w:sz w:val="24"/>
            <w:szCs w:val="24"/>
            <w:lang w:val="en-GB"/>
          </w:rPr>
          <w:t>interfață</w:t>
        </w:r>
      </w:ins>
      <w:del w:id="1081" w:author="Alexandru Uicoabă" w:date="2022-06-14T21:37:00Z">
        <w:r w:rsidRPr="00B06324" w:rsidDel="007B4C11">
          <w:rPr>
            <w:rFonts w:ascii="Times New Roman" w:hAnsi="Times New Roman" w:cs="Times New Roman"/>
            <w:sz w:val="24"/>
            <w:szCs w:val="24"/>
            <w:lang w:val="en-GB"/>
          </w:rPr>
          <w:delText>endpoint</w:delText>
        </w:r>
        <w:r w:rsidR="00835749" w:rsidRPr="00B06324" w:rsidDel="007B4C11">
          <w:rPr>
            <w:rFonts w:ascii="Times New Roman" w:hAnsi="Times New Roman" w:cs="Times New Roman"/>
            <w:sz w:val="24"/>
            <w:szCs w:val="24"/>
            <w:lang w:val="en-GB"/>
          </w:rPr>
          <w:delText xml:space="preserve"> </w:delText>
        </w:r>
      </w:del>
      <w:r w:rsidR="00835749" w:rsidRPr="00B06324">
        <w:rPr>
          <w:rFonts w:ascii="Times New Roman" w:hAnsi="Times New Roman" w:cs="Times New Roman"/>
          <w:sz w:val="24"/>
          <w:szCs w:val="24"/>
          <w:lang w:val="en-GB"/>
        </w:rPr>
        <w:t xml:space="preserve">de tip POST </w:t>
      </w:r>
      <w:r w:rsidRPr="00B06324">
        <w:rPr>
          <w:rFonts w:ascii="Times New Roman" w:hAnsi="Times New Roman" w:cs="Times New Roman"/>
          <w:sz w:val="24"/>
          <w:szCs w:val="24"/>
          <w:lang w:val="en-GB"/>
        </w:rPr>
        <w:t xml:space="preserve">este apelat de către joc la fiecare frame, din interiorul metodei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Body-ul acest</w:t>
      </w:r>
      <w:ins w:id="1082" w:author="Alexandru Uicoabă" w:date="2022-06-14T21:37:00Z">
        <w:r w:rsidR="007B4C11">
          <w:rPr>
            <w:rFonts w:ascii="Times New Roman" w:hAnsi="Times New Roman" w:cs="Times New Roman"/>
            <w:sz w:val="24"/>
            <w:szCs w:val="24"/>
            <w:lang w:val="en-GB"/>
          </w:rPr>
          <w:t>ei</w:t>
        </w:r>
      </w:ins>
      <w:del w:id="1083" w:author="Alexandru Uicoabă" w:date="2022-06-14T21:37:00Z">
        <w:r w:rsidR="00835749" w:rsidRPr="00B06324" w:rsidDel="007B4C11">
          <w:rPr>
            <w:rFonts w:ascii="Times New Roman" w:hAnsi="Times New Roman" w:cs="Times New Roman"/>
            <w:sz w:val="24"/>
            <w:szCs w:val="24"/>
            <w:lang w:val="en-GB"/>
          </w:rPr>
          <w:delText>ui</w:delText>
        </w:r>
      </w:del>
      <w:r w:rsidR="00835749" w:rsidRPr="00B06324">
        <w:rPr>
          <w:rFonts w:ascii="Times New Roman" w:hAnsi="Times New Roman" w:cs="Times New Roman"/>
          <w:sz w:val="24"/>
          <w:szCs w:val="24"/>
          <w:lang w:val="en-GB"/>
        </w:rPr>
        <w:t xml:space="preserve"> </w:t>
      </w:r>
      <w:ins w:id="1084" w:author="Alexandru Uicoabă" w:date="2022-06-14T21:37:00Z">
        <w:r w:rsidR="007B4C11">
          <w:rPr>
            <w:rFonts w:ascii="Times New Roman" w:hAnsi="Times New Roman" w:cs="Times New Roman"/>
            <w:sz w:val="24"/>
            <w:szCs w:val="24"/>
            <w:lang w:val="en-GB"/>
          </w:rPr>
          <w:t>interfețe</w:t>
        </w:r>
      </w:ins>
      <w:del w:id="1085" w:author="Alexandru Uicoabă" w:date="2022-06-14T21:37:00Z">
        <w:r w:rsidR="00835749" w:rsidRPr="00B06324" w:rsidDel="007B4C11">
          <w:rPr>
            <w:rFonts w:ascii="Times New Roman" w:hAnsi="Times New Roman" w:cs="Times New Roman"/>
            <w:sz w:val="24"/>
            <w:szCs w:val="24"/>
            <w:lang w:val="en-GB"/>
          </w:rPr>
          <w:delText xml:space="preserve">endpoint </w:delText>
        </w:r>
      </w:del>
      <w:r w:rsidR="00835749" w:rsidRPr="00B06324">
        <w:rPr>
          <w:rFonts w:ascii="Times New Roman" w:hAnsi="Times New Roman" w:cs="Times New Roman"/>
          <w:sz w:val="24"/>
          <w:szCs w:val="24"/>
          <w:lang w:val="en-GB"/>
        </w:rPr>
        <w:t xml:space="preserve">este alcătuit din toate informațiile colectate din mediu, necesare ulterior pentru luarea deciziei. </w:t>
      </w:r>
      <w:del w:id="1086" w:author="Bogdan Dragulescu" w:date="2022-06-14T14:09:00Z">
        <w:r w:rsidR="00835749" w:rsidRPr="00B06324" w:rsidDel="00051758">
          <w:rPr>
            <w:rFonts w:ascii="Times New Roman" w:hAnsi="Times New Roman" w:cs="Times New Roman"/>
            <w:sz w:val="24"/>
            <w:szCs w:val="24"/>
            <w:lang w:val="en-GB"/>
          </w:rPr>
          <w:delText>Repsonse-ul</w:delText>
        </w:r>
      </w:del>
      <w:ins w:id="1087" w:author="Bogdan Dragulescu" w:date="2022-06-14T14:09:00Z">
        <w:r w:rsidR="00051758">
          <w:rPr>
            <w:rFonts w:ascii="Times New Roman" w:hAnsi="Times New Roman" w:cs="Times New Roman"/>
            <w:sz w:val="24"/>
            <w:szCs w:val="24"/>
            <w:lang w:val="en-GB"/>
          </w:rPr>
          <w:t>R</w:t>
        </w:r>
        <w:r w:rsidR="00051758">
          <w:rPr>
            <w:rFonts w:ascii="Times New Roman" w:hAnsi="Times New Roman" w:cs="Times New Roman"/>
            <w:sz w:val="24"/>
            <w:szCs w:val="24"/>
          </w:rPr>
          <w:t>ăspunsul</w:t>
        </w:r>
      </w:ins>
      <w:r w:rsidR="00835749" w:rsidRPr="00B06324">
        <w:rPr>
          <w:rFonts w:ascii="Times New Roman" w:hAnsi="Times New Roman" w:cs="Times New Roman"/>
          <w:sz w:val="24"/>
          <w:szCs w:val="24"/>
          <w:lang w:val="en-GB"/>
        </w:rPr>
        <w:t xml:space="preserve"> </w:t>
      </w:r>
      <w:del w:id="1088" w:author="Alexandru Uicoabă" w:date="2022-06-14T21:37:00Z">
        <w:r w:rsidR="00835749" w:rsidRPr="00B06324" w:rsidDel="007B4C11">
          <w:rPr>
            <w:rFonts w:ascii="Times New Roman" w:hAnsi="Times New Roman" w:cs="Times New Roman"/>
            <w:sz w:val="24"/>
            <w:szCs w:val="24"/>
            <w:lang w:val="en-GB"/>
          </w:rPr>
          <w:delText xml:space="preserve">endpointului </w:delText>
        </w:r>
      </w:del>
      <w:ins w:id="1089" w:author="Alexandru Uicoabă" w:date="2022-06-14T21:37:00Z">
        <w:r w:rsidR="007B4C11">
          <w:rPr>
            <w:rFonts w:ascii="Times New Roman" w:hAnsi="Times New Roman" w:cs="Times New Roman"/>
            <w:sz w:val="24"/>
            <w:szCs w:val="24"/>
            <w:lang w:val="en-GB"/>
          </w:rPr>
          <w:t>inter</w:t>
        </w:r>
      </w:ins>
      <w:ins w:id="1090" w:author="Alexandru Uicoabă" w:date="2022-06-14T21:38:00Z">
        <w:r w:rsidR="007B4C11">
          <w:rPr>
            <w:rFonts w:ascii="Times New Roman" w:hAnsi="Times New Roman" w:cs="Times New Roman"/>
            <w:sz w:val="24"/>
            <w:szCs w:val="24"/>
            <w:lang w:val="en-GB"/>
          </w:rPr>
          <w:t>feței</w:t>
        </w:r>
      </w:ins>
      <w:ins w:id="1091" w:author="Alexandru Uicoabă" w:date="2022-06-14T21:37:00Z">
        <w:r w:rsidR="007B4C11" w:rsidRPr="00B06324">
          <w:rPr>
            <w:rFonts w:ascii="Times New Roman" w:hAnsi="Times New Roman" w:cs="Times New Roman"/>
            <w:sz w:val="24"/>
            <w:szCs w:val="24"/>
            <w:lang w:val="en-GB"/>
          </w:rPr>
          <w:t xml:space="preserve"> </w:t>
        </w:r>
      </w:ins>
      <w:r w:rsidR="00835749" w:rsidRPr="00B06324">
        <w:rPr>
          <w:rFonts w:ascii="Times New Roman" w:hAnsi="Times New Roman" w:cs="Times New Roman"/>
          <w:sz w:val="24"/>
          <w:szCs w:val="24"/>
          <w:lang w:val="en-GB"/>
        </w:rPr>
        <w:t xml:space="preserve">reprezintă decizia pe </w:t>
      </w:r>
      <w:commentRangeStart w:id="1092"/>
      <w:commentRangeStart w:id="1093"/>
      <w:commentRangeStart w:id="1094"/>
      <w:r w:rsidR="00835749" w:rsidRPr="00B06324">
        <w:rPr>
          <w:rFonts w:ascii="Times New Roman" w:hAnsi="Times New Roman" w:cs="Times New Roman"/>
          <w:sz w:val="24"/>
          <w:szCs w:val="24"/>
          <w:lang w:val="en-GB"/>
        </w:rPr>
        <w:t xml:space="preserve">care </w:t>
      </w:r>
      <w:ins w:id="1095" w:author="Alexandru Uicoabă" w:date="2022-06-14T21:54:00Z">
        <w:r w:rsidR="00964CFD">
          <w:rPr>
            <w:rFonts w:ascii="Times New Roman" w:hAnsi="Times New Roman" w:cs="Times New Roman"/>
            <w:sz w:val="24"/>
            <w:szCs w:val="24"/>
            <w:lang w:val="en-GB"/>
          </w:rPr>
          <w:t>K</w:t>
        </w:r>
      </w:ins>
      <w:ins w:id="1096" w:author="Alexandru Uicoabă" w:date="2022-06-14T21:55:00Z">
        <w:r w:rsidR="00964CFD">
          <w:rPr>
            <w:rFonts w:ascii="Times New Roman" w:hAnsi="Times New Roman" w:cs="Times New Roman"/>
            <w:sz w:val="24"/>
            <w:szCs w:val="24"/>
            <w:lang w:val="en-GB"/>
          </w:rPr>
          <w:t>artul</w:t>
        </w:r>
      </w:ins>
      <w:del w:id="1097" w:author="Alexandru Uicoabă" w:date="2022-06-14T21:54:00Z">
        <w:r w:rsidR="00835749" w:rsidRPr="00B06324" w:rsidDel="00964CFD">
          <w:rPr>
            <w:rFonts w:ascii="Times New Roman" w:hAnsi="Times New Roman" w:cs="Times New Roman"/>
            <w:sz w:val="24"/>
            <w:szCs w:val="24"/>
            <w:lang w:val="en-GB"/>
          </w:rPr>
          <w:delText xml:space="preserve">kartul </w:delText>
        </w:r>
      </w:del>
      <w:r w:rsidR="00835749" w:rsidRPr="00B06324">
        <w:rPr>
          <w:rFonts w:ascii="Times New Roman" w:hAnsi="Times New Roman" w:cs="Times New Roman"/>
          <w:sz w:val="24"/>
          <w:szCs w:val="24"/>
          <w:lang w:val="en-GB"/>
        </w:rPr>
        <w:t>o ia</w:t>
      </w:r>
      <w:commentRangeEnd w:id="1092"/>
      <w:commentRangeEnd w:id="1093"/>
      <w:commentRangeEnd w:id="1094"/>
      <w:ins w:id="1098" w:author="Alexandru Uicoabă" w:date="2022-06-14T21:55:00Z">
        <w:r w:rsidR="00964CFD">
          <w:rPr>
            <w:rFonts w:ascii="Times New Roman" w:hAnsi="Times New Roman" w:cs="Times New Roman"/>
            <w:sz w:val="24"/>
            <w:szCs w:val="24"/>
            <w:lang w:val="en-GB"/>
          </w:rPr>
          <w:t xml:space="preserve"> în pasul următor</w:t>
        </w:r>
      </w:ins>
      <w:r w:rsidR="00051758">
        <w:rPr>
          <w:rStyle w:val="Referincomentariu"/>
        </w:rPr>
        <w:commentReference w:id="1092"/>
      </w:r>
      <w:r w:rsidR="00226031">
        <w:rPr>
          <w:rStyle w:val="Referincomentariu"/>
        </w:rPr>
        <w:commentReference w:id="1093"/>
      </w:r>
      <w:r w:rsidR="00226031">
        <w:rPr>
          <w:rStyle w:val="Referincomentariu"/>
        </w:rPr>
        <w:commentReference w:id="1094"/>
      </w:r>
      <w:r w:rsidR="00835749" w:rsidRPr="00B06324">
        <w:rPr>
          <w:rFonts w:ascii="Times New Roman" w:hAnsi="Times New Roman" w:cs="Times New Roman"/>
          <w:sz w:val="24"/>
          <w:szCs w:val="24"/>
          <w:lang w:val="en-GB"/>
        </w:rPr>
        <w:t xml:space="preserve">. Atât body-ul cât și </w:t>
      </w:r>
      <w:ins w:id="1099" w:author="Alexandru Uicoabă" w:date="2022-06-14T21:38:00Z">
        <w:r w:rsidR="007B4C11">
          <w:rPr>
            <w:rFonts w:ascii="Times New Roman" w:hAnsi="Times New Roman" w:cs="Times New Roman"/>
            <w:sz w:val="24"/>
            <w:szCs w:val="24"/>
            <w:lang w:val="en-GB"/>
          </w:rPr>
          <w:t>răspunsul acestuia</w:t>
        </w:r>
      </w:ins>
      <w:del w:id="1100" w:author="Alexandru Uicoabă" w:date="2022-06-14T21:38:00Z">
        <w:r w:rsidR="00835749" w:rsidRPr="00B06324" w:rsidDel="007B4C11">
          <w:rPr>
            <w:rFonts w:ascii="Times New Roman" w:hAnsi="Times New Roman" w:cs="Times New Roman"/>
            <w:sz w:val="24"/>
            <w:szCs w:val="24"/>
            <w:lang w:val="en-GB"/>
          </w:rPr>
          <w:delText xml:space="preserve">response-ul </w:delText>
        </w:r>
      </w:del>
      <w:r w:rsidR="00835749" w:rsidRPr="00B06324">
        <w:rPr>
          <w:rFonts w:ascii="Times New Roman" w:hAnsi="Times New Roman" w:cs="Times New Roman"/>
          <w:sz w:val="24"/>
          <w:szCs w:val="24"/>
          <w:lang w:val="en-GB"/>
        </w:rPr>
        <w:t>sunt sub formă de JSON.</w:t>
      </w:r>
    </w:p>
    <w:p w14:paraId="55CA62B5" w14:textId="5039AD4B" w:rsidR="00B06324" w:rsidRPr="00B06324" w:rsidRDefault="00835749" w:rsidP="00B06324">
      <w:pPr>
        <w:ind w:firstLine="720"/>
        <w:jc w:val="both"/>
        <w:rPr>
          <w:rFonts w:ascii="Times New Roman" w:hAnsi="Times New Roman" w:cs="Times New Roman"/>
          <w:sz w:val="24"/>
          <w:szCs w:val="24"/>
        </w:rPr>
      </w:pPr>
      <w:r w:rsidRPr="00B06324">
        <w:rPr>
          <w:rFonts w:ascii="Times New Roman" w:hAnsi="Times New Roman" w:cs="Times New Roman"/>
          <w:sz w:val="24"/>
          <w:szCs w:val="24"/>
          <w:lang w:val="en-GB"/>
        </w:rPr>
        <w:t>Aceast</w:t>
      </w:r>
      <w:r w:rsidRPr="00B06324">
        <w:rPr>
          <w:rFonts w:ascii="Times New Roman" w:hAnsi="Times New Roman" w:cs="Times New Roman"/>
          <w:sz w:val="24"/>
          <w:szCs w:val="24"/>
        </w:rPr>
        <w:t>ă componentă este folosită în ambele experimente, atât în cazul algoritmilor de machine learning nesupravegheați, cât și când vorbim de reinforcement learning.</w:t>
      </w:r>
    </w:p>
    <w:p w14:paraId="6720EF79" w14:textId="2F874ABF" w:rsidR="00A3605F" w:rsidRPr="00B06324" w:rsidRDefault="00A3605F" w:rsidP="00B06324">
      <w:pPr>
        <w:pStyle w:val="Titlu3"/>
        <w:rPr>
          <w:rFonts w:ascii="Times New Roman" w:hAnsi="Times New Roman" w:cs="Times New Roman"/>
          <w:b/>
          <w:bCs/>
          <w:color w:val="auto"/>
          <w:sz w:val="28"/>
          <w:szCs w:val="28"/>
          <w:lang w:val="en-GB"/>
        </w:rPr>
      </w:pPr>
      <w:bookmarkStart w:id="1101" w:name="_Toc106268662"/>
      <w:r w:rsidRPr="00B06324">
        <w:rPr>
          <w:rFonts w:ascii="Times New Roman" w:hAnsi="Times New Roman" w:cs="Times New Roman"/>
          <w:b/>
          <w:bCs/>
          <w:color w:val="auto"/>
          <w:sz w:val="28"/>
          <w:szCs w:val="28"/>
          <w:lang w:val="en-GB"/>
        </w:rPr>
        <w:t>4.2.4 Sistemele de decizie implementate</w:t>
      </w:r>
      <w:bookmarkEnd w:id="1101"/>
    </w:p>
    <w:p w14:paraId="744B500F" w14:textId="2FB15D04" w:rsidR="00B06324" w:rsidRDefault="00B06324" w:rsidP="00B06324">
      <w:pPr>
        <w:rPr>
          <w:lang w:val="en-GB"/>
        </w:rPr>
      </w:pPr>
    </w:p>
    <w:p w14:paraId="18504911" w14:textId="6F0A13ED"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ins w:id="1102" w:author="Alexandru Uicoaba" w:date="2022-06-15T11:35:00Z">
        <w:r w:rsidR="001C03FC">
          <w:rPr>
            <w:rFonts w:ascii="Times New Roman" w:hAnsi="Times New Roman" w:cs="Times New Roman"/>
            <w:sz w:val="24"/>
            <w:szCs w:val="24"/>
            <w:lang w:val="en-GB"/>
          </w:rPr>
          <w:t>Pent</w:t>
        </w:r>
      </w:ins>
      <w:ins w:id="1103" w:author="Alexandru Uicoaba" w:date="2022-06-15T11:36:00Z">
        <w:r w:rsidR="001C03FC">
          <w:rPr>
            <w:rFonts w:ascii="Times New Roman" w:hAnsi="Times New Roman" w:cs="Times New Roman"/>
            <w:sz w:val="24"/>
            <w:szCs w:val="24"/>
            <w:lang w:val="en-GB"/>
          </w:rPr>
          <w:t>ru a răspunde la întrebarea care algoritmi de învățare automat</w:t>
        </w:r>
      </w:ins>
      <w:ins w:id="1104" w:author="Alexandru Uicoaba" w:date="2022-06-15T11:37:00Z">
        <w:r w:rsidR="00567271">
          <w:rPr>
            <w:rFonts w:ascii="Times New Roman" w:hAnsi="Times New Roman" w:cs="Times New Roman"/>
            <w:sz w:val="24"/>
            <w:szCs w:val="24"/>
            <w:lang w:val="en-GB"/>
          </w:rPr>
          <w:t>ă</w:t>
        </w:r>
      </w:ins>
      <w:ins w:id="1105" w:author="Alexandru Uicoaba" w:date="2022-06-15T11:36:00Z">
        <w:r w:rsidR="001C03FC">
          <w:rPr>
            <w:rFonts w:ascii="Times New Roman" w:hAnsi="Times New Roman" w:cs="Times New Roman"/>
            <w:sz w:val="24"/>
            <w:szCs w:val="24"/>
            <w:lang w:val="en-GB"/>
          </w:rPr>
          <w:t xml:space="preserve"> sunt mai performanți, </w:t>
        </w:r>
      </w:ins>
      <w:commentRangeStart w:id="1106"/>
      <w:commentRangeStart w:id="1107"/>
      <w:del w:id="1108" w:author="Alexandru Uicoaba" w:date="2022-06-15T11:36:00Z">
        <w:r w:rsidRPr="002C2E13" w:rsidDel="001C03FC">
          <w:rPr>
            <w:rFonts w:ascii="Times New Roman" w:hAnsi="Times New Roman" w:cs="Times New Roman"/>
            <w:sz w:val="24"/>
            <w:szCs w:val="24"/>
            <w:lang w:val="en-GB"/>
          </w:rPr>
          <w:delText>În vederea realizării acestei teme de proiect</w:delText>
        </w:r>
      </w:del>
      <w:commentRangeEnd w:id="1106"/>
      <w:r w:rsidR="00051758">
        <w:rPr>
          <w:rStyle w:val="Referincomentariu"/>
        </w:rPr>
        <w:commentReference w:id="1106"/>
      </w:r>
      <w:commentRangeEnd w:id="1107"/>
      <w:r w:rsidR="001C03FC">
        <w:rPr>
          <w:rStyle w:val="Referincomentariu"/>
        </w:rPr>
        <w:commentReference w:id="1107"/>
      </w:r>
      <w:r w:rsidRPr="002C2E13">
        <w:rPr>
          <w:rFonts w:ascii="Times New Roman" w:hAnsi="Times New Roman" w:cs="Times New Roman"/>
          <w:sz w:val="24"/>
          <w:szCs w:val="24"/>
          <w:lang w:val="en-GB"/>
        </w:rPr>
        <w:t>, se v</w:t>
      </w:r>
      <w:ins w:id="1109" w:author="Alexandru Uicoaba" w:date="2022-06-15T11:36:00Z">
        <w:r w:rsidR="001C03FC">
          <w:rPr>
            <w:rFonts w:ascii="Times New Roman" w:hAnsi="Times New Roman" w:cs="Times New Roman"/>
            <w:sz w:val="24"/>
            <w:szCs w:val="24"/>
            <w:lang w:val="en-GB"/>
          </w:rPr>
          <w:t>or</w:t>
        </w:r>
      </w:ins>
      <w:del w:id="1110" w:author="Alexandru Uicoaba" w:date="2022-06-15T11:36:00Z">
        <w:r w:rsidRPr="002C2E13" w:rsidDel="001C03FC">
          <w:rPr>
            <w:rFonts w:ascii="Times New Roman" w:hAnsi="Times New Roman" w:cs="Times New Roman"/>
            <w:sz w:val="24"/>
            <w:szCs w:val="24"/>
            <w:lang w:val="en-GB"/>
          </w:rPr>
          <w:delText>a</w:delText>
        </w:r>
      </w:del>
      <w:r w:rsidRPr="002C2E13">
        <w:rPr>
          <w:rFonts w:ascii="Times New Roman" w:hAnsi="Times New Roman" w:cs="Times New Roman"/>
          <w:sz w:val="24"/>
          <w:szCs w:val="24"/>
          <w:lang w:val="en-GB"/>
        </w:rPr>
        <w:t xml:space="preserve"> realiza două experimente prin care un agent software, în cazul de fată un kart dintr-un mediu virtual, va învăța să conducă în mediul respectiv.</w:t>
      </w:r>
    </w:p>
    <w:p w14:paraId="71C2758E" w14:textId="188003C8"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Cele două experimente vor folosi</w:t>
      </w:r>
      <w:del w:id="1111" w:author="Bogdan Dragulescu" w:date="2022-06-14T14:11:00Z">
        <w:r w:rsidR="002C2E13" w:rsidRPr="002C2E13" w:rsidDel="00051758">
          <w:rPr>
            <w:rFonts w:ascii="Times New Roman" w:hAnsi="Times New Roman" w:cs="Times New Roman"/>
            <w:sz w:val="24"/>
            <w:szCs w:val="24"/>
            <w:lang w:val="en-GB"/>
          </w:rPr>
          <w:delText>i</w:delText>
        </w:r>
      </w:del>
      <w:r w:rsidR="002C2E13" w:rsidRPr="002C2E13">
        <w:rPr>
          <w:rFonts w:ascii="Times New Roman" w:hAnsi="Times New Roman" w:cs="Times New Roman"/>
          <w:sz w:val="24"/>
          <w:szCs w:val="24"/>
          <w:lang w:val="en-GB"/>
        </w:rPr>
        <w:t xml:space="preserve"> același circuit în mediul Unity,</w:t>
      </w:r>
      <w:ins w:id="1112" w:author="Bogdan Dragulescu" w:date="2022-06-14T14:11:00Z">
        <w:r w:rsidR="00051758">
          <w:rPr>
            <w:rFonts w:ascii="Times New Roman" w:hAnsi="Times New Roman" w:cs="Times New Roman"/>
            <w:sz w:val="24"/>
            <w:szCs w:val="24"/>
            <w:lang w:val="en-GB"/>
          </w:rPr>
          <w:t xml:space="preserve"> </w:t>
        </w:r>
      </w:ins>
      <w:r w:rsidR="002C2E13" w:rsidRPr="002C2E13">
        <w:rPr>
          <w:rFonts w:ascii="Times New Roman" w:hAnsi="Times New Roman" w:cs="Times New Roman"/>
          <w:sz w:val="24"/>
          <w:szCs w:val="24"/>
          <w:lang w:val="en-GB"/>
        </w:rPr>
        <w:t>însă în primul experiment agentul va lua decizia folosind un model de machine learning supravegheat, prin intermediul a doi algoritmi:</w:t>
      </w:r>
      <w:r w:rsidR="002C2E13" w:rsidRPr="002C2E13">
        <w:rPr>
          <w:rFonts w:ascii="Times New Roman" w:hAnsi="Times New Roman" w:cs="Times New Roman"/>
          <w:sz w:val="24"/>
          <w:szCs w:val="24"/>
        </w:rPr>
        <w:t xml:space="preserve"> Random Forest și Decision Tree. În cel de-al doilea exemplu, agentul va învăța printr-o abordare de reinforcement learning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Titlu4"/>
        <w:rPr>
          <w:rFonts w:ascii="Times New Roman" w:hAnsi="Times New Roman" w:cs="Times New Roman"/>
          <w:b/>
          <w:bCs/>
          <w:i w:val="0"/>
          <w:iCs w:val="0"/>
          <w:color w:val="auto"/>
          <w:sz w:val="28"/>
          <w:szCs w:val="28"/>
          <w:lang w:val="en-GB"/>
        </w:rPr>
      </w:pPr>
      <w:bookmarkStart w:id="1113" w:name="_Toc106268663"/>
      <w:r w:rsidRPr="00B06324">
        <w:rPr>
          <w:rFonts w:ascii="Times New Roman" w:hAnsi="Times New Roman" w:cs="Times New Roman"/>
          <w:b/>
          <w:bCs/>
          <w:i w:val="0"/>
          <w:iCs w:val="0"/>
          <w:color w:val="auto"/>
          <w:sz w:val="28"/>
          <w:szCs w:val="28"/>
          <w:lang w:val="en-GB"/>
        </w:rPr>
        <w:t>4.2.4.1 Algoritmi sup</w:t>
      </w:r>
      <w:r w:rsidR="00867FA4" w:rsidRPr="00B06324">
        <w:rPr>
          <w:rFonts w:ascii="Times New Roman" w:hAnsi="Times New Roman" w:cs="Times New Roman"/>
          <w:b/>
          <w:bCs/>
          <w:i w:val="0"/>
          <w:iCs w:val="0"/>
          <w:color w:val="auto"/>
          <w:sz w:val="28"/>
          <w:szCs w:val="28"/>
          <w:lang w:val="en-GB"/>
        </w:rPr>
        <w:t>ravegheați</w:t>
      </w:r>
      <w:bookmarkEnd w:id="1113"/>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O primă categorie de algoritmi pentru învățare automată folosiți în acest experiment sunt cei de tip supervizați. Aceștia se bazează pe un set de date deja colectat din joc, asupra cărora se aplică procedeul de antrenare și validare.</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Pentru obținerea acestui set de date, un utilizator parcurge traseul de circuit, alegând cel mai optim traseu. La fiecare episod, datele din interiorul mediului de Unity sunt salvate </w:t>
      </w:r>
      <w:r w:rsidRPr="000406FE">
        <w:rPr>
          <w:rFonts w:ascii="Times New Roman" w:hAnsi="Times New Roman" w:cs="Times New Roman"/>
          <w:sz w:val="24"/>
          <w:szCs w:val="24"/>
          <w:lang w:val="en-GB"/>
        </w:rPr>
        <w:lastRenderedPageBreak/>
        <w:t>într-un fișier csv. După ce se completează câteva șcenarii, fișierele csv sunt fuzionate într-un singur fișier, asupra căruia se realizează operații de curățare.</w:t>
      </w:r>
    </w:p>
    <w:p w14:paraId="1D967A71" w14:textId="7E6AF100" w:rsidR="002E362F" w:rsidRDefault="002E362F"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lang w:val="en-GB"/>
        </w:rPr>
        <w:t xml:space="preserve">După ce s-a </w:t>
      </w:r>
      <w:r w:rsidR="004F420A" w:rsidRPr="000406FE">
        <w:rPr>
          <w:rFonts w:ascii="Times New Roman" w:hAnsi="Times New Roman" w:cs="Times New Roman"/>
          <w:sz w:val="24"/>
          <w:szCs w:val="24"/>
          <w:lang w:val="en-GB"/>
        </w:rPr>
        <w:t>realizat curățarea datelor, se aleg caracteristicile pentru algoritmul de machine learning. În acest caz, caracteristicile sunt următoarele:</w:t>
      </w:r>
      <w:r w:rsidR="004F420A" w:rsidRPr="000406FE">
        <w:rPr>
          <w:rFonts w:ascii="Times New Roman" w:hAnsi="Times New Roman" w:cs="Times New Roman"/>
          <w:sz w:val="24"/>
          <w:szCs w:val="24"/>
        </w:rPr>
        <w:t xml:space="preserve"> poziția kartului pe cele 3 axe(0x,0y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t xml:space="preserve">În exemplificarea experimentului, se vor folosii doi algorimti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165CFE83"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machine learning supravegheați, setul de date </w:t>
      </w:r>
      <w:del w:id="1114" w:author="Bogdan Dragulescu" w:date="2022-06-14T14:12:00Z">
        <w:r w:rsidRPr="000406FE" w:rsidDel="00051758">
          <w:rPr>
            <w:rFonts w:ascii="Times New Roman" w:hAnsi="Times New Roman" w:cs="Times New Roman"/>
            <w:sz w:val="24"/>
            <w:szCs w:val="24"/>
          </w:rPr>
          <w:delText>d</w:delText>
        </w:r>
      </w:del>
      <w:ins w:id="1115" w:author="Bogdan Dragulescu" w:date="2022-06-14T14:12:00Z">
        <w:r w:rsidR="00051758">
          <w:rPr>
            <w:rFonts w:ascii="Times New Roman" w:hAnsi="Times New Roman" w:cs="Times New Roman"/>
            <w:sz w:val="24"/>
            <w:szCs w:val="24"/>
          </w:rPr>
          <w:t>s</w:t>
        </w:r>
      </w:ins>
      <w:r w:rsidRPr="000406FE">
        <w:rPr>
          <w:rFonts w:ascii="Times New Roman" w:hAnsi="Times New Roman" w:cs="Times New Roman"/>
          <w:sz w:val="24"/>
          <w:szCs w:val="24"/>
        </w:rPr>
        <w:t xml:space="preserve">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reprezentând precizia cu care modelul ia ace</w:t>
      </w:r>
      <w:ins w:id="1116"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ași decizi</w:t>
      </w:r>
      <w:del w:id="1117" w:author="Bogdan Dragulescu" w:date="2022-06-14T14:13:00Z">
        <w:r w:rsidR="00CA014D" w:rsidRPr="000406FE" w:rsidDel="00051758">
          <w:rPr>
            <w:rFonts w:ascii="Times New Roman" w:hAnsi="Times New Roman" w:cs="Times New Roman"/>
            <w:sz w:val="24"/>
            <w:szCs w:val="24"/>
          </w:rPr>
          <w:delText>c</w:delText>
        </w:r>
      </w:del>
      <w:ins w:id="1118"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 xml:space="preserve"> cu utlizatorul uman.</w:t>
      </w:r>
    </w:p>
    <w:p w14:paraId="4942D625" w14:textId="618F5730" w:rsidR="002C2E13" w:rsidRDefault="00CA014D" w:rsidP="002C2E13">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După ce s-a realizat cu success învățarea modelului, acesta a fost supus conducerii kartului în mai multe episoade.</w:t>
      </w:r>
    </w:p>
    <w:p w14:paraId="759181D9" w14:textId="209E9988" w:rsidR="00057BD6" w:rsidRPr="000406FE" w:rsidRDefault="00057BD6" w:rsidP="00057BD6">
      <w:pPr>
        <w:ind w:firstLine="720"/>
        <w:jc w:val="both"/>
        <w:rPr>
          <w:rFonts w:ascii="Times New Roman" w:hAnsi="Times New Roman" w:cs="Times New Roman"/>
          <w:sz w:val="24"/>
          <w:szCs w:val="24"/>
          <w:lang w:val="en-GB"/>
        </w:rPr>
      </w:pPr>
      <w:del w:id="1119" w:author="Bogdan Dragulescu" w:date="2022-06-14T14:13:00Z">
        <w:r w:rsidRPr="000406FE" w:rsidDel="00051758">
          <w:rPr>
            <w:rFonts w:ascii="Times New Roman" w:hAnsi="Times New Roman" w:cs="Times New Roman"/>
            <w:sz w:val="24"/>
            <w:szCs w:val="24"/>
            <w:lang w:val="en-GB"/>
          </w:rPr>
          <w:delText>Flow</w:delText>
        </w:r>
      </w:del>
      <w:ins w:id="1120" w:author="Bogdan Dragulescu" w:date="2022-06-14T14:13:00Z">
        <w:r w:rsidR="00051758">
          <w:rPr>
            <w:rFonts w:ascii="Times New Roman" w:hAnsi="Times New Roman" w:cs="Times New Roman"/>
            <w:sz w:val="24"/>
            <w:szCs w:val="24"/>
            <w:lang w:val="en-GB"/>
          </w:rPr>
          <w:t>Fluxu</w:t>
        </w:r>
      </w:ins>
      <w:ins w:id="1121" w:author="Bogdan Dragulescu" w:date="2022-06-14T14:14:00Z">
        <w:r w:rsidR="00051758">
          <w:rPr>
            <w:rFonts w:ascii="Times New Roman" w:hAnsi="Times New Roman" w:cs="Times New Roman"/>
            <w:sz w:val="24"/>
            <w:szCs w:val="24"/>
            <w:lang w:val="en-GB"/>
          </w:rPr>
          <w:t>l</w:t>
        </w:r>
      </w:ins>
      <w:del w:id="1122" w:author="Bogdan Dragulescu" w:date="2022-06-14T14:14:00Z">
        <w:r w:rsidRPr="000406FE" w:rsidDel="00051758">
          <w:rPr>
            <w:rFonts w:ascii="Times New Roman" w:hAnsi="Times New Roman" w:cs="Times New Roman"/>
            <w:sz w:val="24"/>
            <w:szCs w:val="24"/>
            <w:lang w:val="en-GB"/>
          </w:rPr>
          <w:delText>-ul</w:delText>
        </w:r>
      </w:del>
      <w:r w:rsidRPr="000406FE">
        <w:rPr>
          <w:rFonts w:ascii="Times New Roman" w:hAnsi="Times New Roman" w:cs="Times New Roman"/>
          <w:sz w:val="24"/>
          <w:szCs w:val="24"/>
          <w:lang w:val="en-GB"/>
        </w:rPr>
        <w:t xml:space="preserve"> de date este pre</w:t>
      </w:r>
      <w:ins w:id="1123" w:author="Bogdan Dragulescu" w:date="2022-06-14T14:14:00Z">
        <w:r w:rsidR="00051758">
          <w:rPr>
            <w:rFonts w:ascii="Times New Roman" w:hAnsi="Times New Roman" w:cs="Times New Roman"/>
            <w:sz w:val="24"/>
            <w:szCs w:val="24"/>
            <w:lang w:val="en-GB"/>
          </w:rPr>
          <w:t>z</w:t>
        </w:r>
      </w:ins>
      <w:del w:id="1124" w:author="Bogdan Dragulescu" w:date="2022-06-14T14:14:00Z">
        <w:r w:rsidRPr="000406FE" w:rsidDel="00051758">
          <w:rPr>
            <w:rFonts w:ascii="Times New Roman" w:hAnsi="Times New Roman" w:cs="Times New Roman"/>
            <w:sz w:val="24"/>
            <w:szCs w:val="24"/>
            <w:lang w:val="en-GB"/>
          </w:rPr>
          <w:delText>s</w:delText>
        </w:r>
      </w:del>
      <w:r w:rsidRPr="000406FE">
        <w:rPr>
          <w:rFonts w:ascii="Times New Roman" w:hAnsi="Times New Roman" w:cs="Times New Roman"/>
          <w:sz w:val="24"/>
          <w:szCs w:val="24"/>
          <w:lang w:val="en-GB"/>
        </w:rPr>
        <w:t>ent</w:t>
      </w:r>
      <w:ins w:id="1125" w:author="Bogdan Dragulescu" w:date="2022-06-14T14:14:00Z">
        <w:r w:rsidR="00051758">
          <w:rPr>
            <w:rFonts w:ascii="Times New Roman" w:hAnsi="Times New Roman" w:cs="Times New Roman"/>
            <w:sz w:val="24"/>
            <w:szCs w:val="24"/>
            <w:lang w:val="en-GB"/>
          </w:rPr>
          <w:t>at</w:t>
        </w:r>
      </w:ins>
      <w:r w:rsidRPr="000406FE">
        <w:rPr>
          <w:rFonts w:ascii="Times New Roman" w:hAnsi="Times New Roman" w:cs="Times New Roman"/>
          <w:sz w:val="24"/>
          <w:szCs w:val="24"/>
          <w:lang w:val="en-GB"/>
        </w:rPr>
        <w:t xml:space="preserve"> și în figura de mai jos. După cum se poate observa, la fiecare </w:t>
      </w:r>
      <w:del w:id="1126" w:author="Bogdan Dragulescu" w:date="2022-06-14T14:14:00Z">
        <w:r w:rsidRPr="000406FE" w:rsidDel="007B07A1">
          <w:rPr>
            <w:rFonts w:ascii="Times New Roman" w:hAnsi="Times New Roman" w:cs="Times New Roman"/>
            <w:sz w:val="24"/>
            <w:szCs w:val="24"/>
            <w:lang w:val="en-GB"/>
          </w:rPr>
          <w:delText xml:space="preserve">frame </w:delText>
        </w:r>
      </w:del>
      <w:ins w:id="1127" w:author="Bogdan Dragulescu" w:date="2022-06-14T14:14:00Z">
        <w:r w:rsidR="007B07A1">
          <w:rPr>
            <w:rFonts w:ascii="Times New Roman" w:hAnsi="Times New Roman" w:cs="Times New Roman"/>
            <w:sz w:val="24"/>
            <w:szCs w:val="24"/>
            <w:lang w:val="en-GB"/>
          </w:rPr>
          <w:t>cadru</w:t>
        </w:r>
        <w:r w:rsidR="007B07A1" w:rsidRPr="000406FE">
          <w:rPr>
            <w:rFonts w:ascii="Times New Roman" w:hAnsi="Times New Roman" w:cs="Times New Roman"/>
            <w:sz w:val="24"/>
            <w:szCs w:val="24"/>
            <w:lang w:val="en-GB"/>
          </w:rPr>
          <w:t xml:space="preserve"> </w:t>
        </w:r>
      </w:ins>
      <w:r w:rsidRPr="000406FE">
        <w:rPr>
          <w:rFonts w:ascii="Times New Roman" w:hAnsi="Times New Roman" w:cs="Times New Roman"/>
          <w:sz w:val="24"/>
          <w:szCs w:val="24"/>
          <w:lang w:val="en-GB"/>
        </w:rPr>
        <w:t xml:space="preserve">din joc se trimit informațiile kartului înspre scriptul de FlaskAPI. Datele respective sunt folosite ca input pentru modelul de machine learning </w:t>
      </w:r>
      <w:del w:id="1128" w:author="Bogdan Dragulescu" w:date="2022-06-14T14:14:00Z">
        <w:r w:rsidRPr="000406FE" w:rsidDel="007B07A1">
          <w:rPr>
            <w:rFonts w:ascii="Times New Roman" w:hAnsi="Times New Roman" w:cs="Times New Roman"/>
            <w:sz w:val="24"/>
            <w:szCs w:val="24"/>
            <w:lang w:val="en-GB"/>
          </w:rPr>
          <w:delText xml:space="preserve">deja </w:delText>
        </w:r>
      </w:del>
      <w:r w:rsidRPr="000406FE">
        <w:rPr>
          <w:rFonts w:ascii="Times New Roman" w:hAnsi="Times New Roman" w:cs="Times New Roman"/>
          <w:sz w:val="24"/>
          <w:szCs w:val="24"/>
          <w:lang w:val="en-GB"/>
        </w:rPr>
        <w:t>antrenat</w:t>
      </w:r>
      <w:ins w:id="1129" w:author="Bogdan Dragulescu" w:date="2022-06-14T14:14:00Z">
        <w:r w:rsidR="007B07A1">
          <w:rPr>
            <w:rFonts w:ascii="Times New Roman" w:hAnsi="Times New Roman" w:cs="Times New Roman"/>
            <w:sz w:val="24"/>
            <w:szCs w:val="24"/>
            <w:lang w:val="en-GB"/>
          </w:rPr>
          <w:t xml:space="preserve"> în prealabil</w:t>
        </w:r>
      </w:ins>
      <w:r w:rsidRPr="000406FE">
        <w:rPr>
          <w:rFonts w:ascii="Times New Roman" w:hAnsi="Times New Roman" w:cs="Times New Roman"/>
          <w:sz w:val="24"/>
          <w:szCs w:val="24"/>
          <w:lang w:val="en-GB"/>
        </w:rPr>
        <w:t xml:space="preserve">, acesta furnizând decizia luată. Această decizie este reprezentată ca un număr întreg în intervalul 0-15. Această valoare se primește </w:t>
      </w:r>
      <w:ins w:id="1130" w:author="Bogdan Dragulescu" w:date="2022-06-14T14:15:00Z">
        <w:r w:rsidR="007B07A1">
          <w:rPr>
            <w:rFonts w:ascii="Times New Roman" w:hAnsi="Times New Roman" w:cs="Times New Roman"/>
            <w:sz w:val="24"/>
            <w:szCs w:val="24"/>
            <w:lang w:val="en-GB"/>
          </w:rPr>
          <w:t>ca răspuns</w:t>
        </w:r>
      </w:ins>
      <w:del w:id="1131" w:author="Bogdan Dragulescu" w:date="2022-06-14T14:15:00Z">
        <w:r w:rsidRPr="000406FE" w:rsidDel="007B07A1">
          <w:rPr>
            <w:rFonts w:ascii="Times New Roman" w:hAnsi="Times New Roman" w:cs="Times New Roman"/>
            <w:sz w:val="24"/>
            <w:szCs w:val="24"/>
            <w:lang w:val="en-GB"/>
          </w:rPr>
          <w:delText xml:space="preserve">pe response </w:delText>
        </w:r>
      </w:del>
      <w:r w:rsidRPr="000406FE">
        <w:rPr>
          <w:rFonts w:ascii="Times New Roman" w:hAnsi="Times New Roman" w:cs="Times New Roman"/>
          <w:sz w:val="24"/>
          <w:szCs w:val="24"/>
          <w:lang w:val="en-GB"/>
        </w:rPr>
        <w:t>în Unity, unde este mapată pe 4 valori booleane, una pentru fiecare direcție. Pe baza acestora, se trimite comanda cu care kartul continuă deplasarea.</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Acești pași sunt repetați până în momentul în care kartul trece prin cele trei checkpoint-uri sau până în momentul în care expiră timpul.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lastRenderedPageBreak/>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Titlu4"/>
        <w:rPr>
          <w:rFonts w:ascii="Times New Roman" w:hAnsi="Times New Roman" w:cs="Times New Roman"/>
          <w:b/>
          <w:bCs/>
          <w:i w:val="0"/>
          <w:iCs w:val="0"/>
          <w:color w:val="auto"/>
          <w:sz w:val="28"/>
          <w:szCs w:val="28"/>
          <w:lang w:val="en-GB"/>
        </w:rPr>
      </w:pPr>
      <w:r>
        <w:rPr>
          <w:lang w:val="en-GB"/>
        </w:rPr>
        <w:tab/>
      </w:r>
      <w:bookmarkStart w:id="1132" w:name="_Toc106268664"/>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1132"/>
    </w:p>
    <w:p w14:paraId="22BCAD73" w14:textId="77777777" w:rsidR="00B06324" w:rsidRPr="00B06324" w:rsidRDefault="00B06324" w:rsidP="00B06324">
      <w:pPr>
        <w:rPr>
          <w:lang w:val="en-GB"/>
        </w:rPr>
      </w:pPr>
    </w:p>
    <w:p w14:paraId="235CF85A" w14:textId="607EBE99" w:rsidR="00551EE1" w:rsidRPr="000406FE" w:rsidRDefault="00551EE1" w:rsidP="000406FE">
      <w:pPr>
        <w:jc w:val="both"/>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Pentru învățarea agentului folosind tehnici de machine learning de tip reinforcement learning, este nevoie de folosirea altor </w:t>
      </w:r>
      <w:del w:id="1133" w:author="Alexandru Uicoabă" w:date="2022-06-14T21:43:00Z">
        <w:r w:rsidRPr="000406FE" w:rsidDel="0025176D">
          <w:rPr>
            <w:rFonts w:ascii="Times New Roman" w:hAnsi="Times New Roman" w:cs="Times New Roman"/>
            <w:sz w:val="24"/>
            <w:szCs w:val="24"/>
            <w:lang w:val="en-GB"/>
          </w:rPr>
          <w:delText>endpoint-uri</w:delText>
        </w:r>
      </w:del>
      <w:ins w:id="1134" w:author="Alexandru Uicoabă" w:date="2022-06-14T21:43:00Z">
        <w:r w:rsidR="0025176D">
          <w:rPr>
            <w:rFonts w:ascii="Times New Roman" w:hAnsi="Times New Roman" w:cs="Times New Roman"/>
            <w:sz w:val="24"/>
            <w:szCs w:val="24"/>
            <w:lang w:val="en-GB"/>
          </w:rPr>
          <w:t>interfețe</w:t>
        </w:r>
      </w:ins>
      <w:r w:rsidRPr="000406FE">
        <w:rPr>
          <w:rFonts w:ascii="Times New Roman" w:hAnsi="Times New Roman" w:cs="Times New Roman"/>
          <w:sz w:val="24"/>
          <w:szCs w:val="24"/>
          <w:lang w:val="en-GB"/>
        </w:rPr>
        <w:t xml:space="preserve"> din scriptul Flask API și de crearea mediului de antrenare de tip </w:t>
      </w:r>
      <w:r w:rsidRPr="007B07A1">
        <w:rPr>
          <w:rFonts w:ascii="Times New Roman" w:hAnsi="Times New Roman" w:cs="Times New Roman"/>
          <w:i/>
          <w:iCs/>
          <w:sz w:val="24"/>
          <w:szCs w:val="24"/>
          <w:lang w:val="en-GB"/>
          <w:rPrChange w:id="1135" w:author="Bogdan Dragulescu" w:date="2022-06-14T14:15:00Z">
            <w:rPr>
              <w:rFonts w:ascii="Times New Roman" w:hAnsi="Times New Roman" w:cs="Times New Roman"/>
              <w:sz w:val="24"/>
              <w:szCs w:val="24"/>
              <w:lang w:val="en-GB"/>
            </w:rPr>
          </w:rPrChange>
        </w:rPr>
        <w:t>OpenAi gym</w:t>
      </w:r>
      <w:r w:rsidRPr="000406FE">
        <w:rPr>
          <w:rFonts w:ascii="Times New Roman" w:hAnsi="Times New Roman" w:cs="Times New Roman"/>
          <w:sz w:val="24"/>
          <w:szCs w:val="24"/>
          <w:lang w:val="en-GB"/>
        </w:rPr>
        <w:t>.</w:t>
      </w:r>
    </w:p>
    <w:p w14:paraId="403A38C5" w14:textId="55346A5F"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t>Pentru realizarea mediului de antrenare, s-a realizat o structură de foldere având următoarea formă.</w:t>
      </w:r>
      <w:r w:rsidR="00F038DD">
        <w:rPr>
          <w:rFonts w:ascii="Times New Roman" w:hAnsi="Times New Roman" w:cs="Times New Roman"/>
          <w:sz w:val="24"/>
          <w:szCs w:val="24"/>
          <w:lang w:val="en-GB"/>
        </w:rPr>
        <w:t xml:space="preserve"> Pe lângă fișierul custom_env.py care conține implementarea modelului de reinforcement learnin</w:t>
      </w:r>
      <w:ins w:id="1136" w:author="Bogdan Dragulescu" w:date="2022-06-14T14:15:00Z">
        <w:r w:rsidR="007B07A1">
          <w:rPr>
            <w:rFonts w:ascii="Times New Roman" w:hAnsi="Times New Roman" w:cs="Times New Roman"/>
            <w:sz w:val="24"/>
            <w:szCs w:val="24"/>
            <w:lang w:val="en-GB"/>
          </w:rPr>
          <w:t>g</w:t>
        </w:r>
      </w:ins>
      <w:r w:rsidR="00F038DD">
        <w:rPr>
          <w:rFonts w:ascii="Times New Roman" w:hAnsi="Times New Roman" w:cs="Times New Roman"/>
          <w:sz w:val="24"/>
          <w:szCs w:val="24"/>
          <w:lang w:val="en-GB"/>
        </w:rPr>
        <w:t xml:space="preserve">, avem nevoie de câteva fișiere de configurare cu numele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și de fișierul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asemenea, mai avem nevoie și de fișierul </w:t>
      </w:r>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în care se defines</w:t>
      </w:r>
      <w:ins w:id="1137" w:author="Bogdan Dragulescu" w:date="2022-06-14T14:16:00Z">
        <w:r w:rsidR="007B07A1">
          <w:rPr>
            <w:rFonts w:ascii="Times New Roman" w:hAnsi="Times New Roman" w:cs="Times New Roman"/>
            <w:sz w:val="24"/>
            <w:szCs w:val="24"/>
            <w:lang w:val="en-GB"/>
          </w:rPr>
          <w:t>c</w:t>
        </w:r>
      </w:ins>
      <w:r w:rsidR="00F038DD">
        <w:rPr>
          <w:rFonts w:ascii="Times New Roman" w:hAnsi="Times New Roman" w:cs="Times New Roman"/>
          <w:sz w:val="24"/>
          <w:szCs w:val="24"/>
          <w:lang w:val="en-GB"/>
        </w:rPr>
        <w:t xml:space="preserve"> mai mulți parem</w:t>
      </w:r>
      <w:ins w:id="1138" w:author="Bogdan Dragulescu" w:date="2022-06-14T14:16:00Z">
        <w:r w:rsidR="007B07A1">
          <w:rPr>
            <w:rFonts w:ascii="Times New Roman" w:hAnsi="Times New Roman" w:cs="Times New Roman"/>
            <w:sz w:val="24"/>
            <w:szCs w:val="24"/>
            <w:lang w:val="en-GB"/>
          </w:rPr>
          <w:t>e</w:t>
        </w:r>
      </w:ins>
      <w:r w:rsidR="00F038DD">
        <w:rPr>
          <w:rFonts w:ascii="Times New Roman" w:hAnsi="Times New Roman" w:cs="Times New Roman"/>
          <w:sz w:val="24"/>
          <w:szCs w:val="24"/>
          <w:lang w:val="en-GB"/>
        </w:rPr>
        <w:t>tri</w:t>
      </w:r>
      <w:del w:id="1139" w:author="Bogdan Dragulescu" w:date="2022-06-14T14:16:00Z">
        <w:r w:rsidR="00F038DD" w:rsidDel="007B07A1">
          <w:rPr>
            <w:rFonts w:ascii="Times New Roman" w:hAnsi="Times New Roman" w:cs="Times New Roman"/>
            <w:sz w:val="24"/>
            <w:szCs w:val="24"/>
            <w:lang w:val="en-GB"/>
          </w:rPr>
          <w:delText>i</w:delText>
        </w:r>
      </w:del>
      <w:r w:rsidR="00F038DD">
        <w:rPr>
          <w:rFonts w:ascii="Times New Roman" w:hAnsi="Times New Roman" w:cs="Times New Roman"/>
          <w:sz w:val="24"/>
          <w:szCs w:val="24"/>
          <w:lang w:val="en-GB"/>
        </w:rPr>
        <w:t>, cum ar fi de exemplu numărul de episoade.</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lastRenderedPageBreak/>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20"/>
                    <a:stretch>
                      <a:fillRect/>
                    </a:stretch>
                  </pic:blipFill>
                  <pic:spPr>
                    <a:xfrm>
                      <a:off x="0" y="0"/>
                      <a:ext cx="2677629" cy="2002659"/>
                    </a:xfrm>
                    <a:prstGeom prst="rect">
                      <a:avLst/>
                    </a:prstGeom>
                  </pic:spPr>
                </pic:pic>
              </a:graphicData>
            </a:graphic>
          </wp:inline>
        </w:drawing>
      </w:r>
    </w:p>
    <w:p w14:paraId="11BDF839" w14:textId="34C093EB" w:rsidR="00F038DD" w:rsidRDefault="00F038DD" w:rsidP="000406FE">
      <w:pPr>
        <w:jc w:val="both"/>
        <w:rPr>
          <w:noProof/>
          <w:lang w:val="en-GB"/>
        </w:rPr>
      </w:pPr>
      <w:r>
        <w:rPr>
          <w:rFonts w:ascii="Times New Roman" w:hAnsi="Times New Roman" w:cs="Times New Roman"/>
          <w:sz w:val="24"/>
          <w:szCs w:val="24"/>
          <w:lang w:val="en-GB"/>
        </w:rPr>
        <w:tab/>
      </w:r>
      <w:del w:id="1140" w:author="Bogdan Dragulescu" w:date="2022-06-14T14:16:00Z">
        <w:r w:rsidDel="007B07A1">
          <w:rPr>
            <w:rFonts w:ascii="Times New Roman" w:hAnsi="Times New Roman" w:cs="Times New Roman"/>
            <w:sz w:val="24"/>
            <w:szCs w:val="24"/>
            <w:lang w:val="en-GB"/>
          </w:rPr>
          <w:delText>Flow-ul</w:delText>
        </w:r>
      </w:del>
      <w:ins w:id="1141" w:author="Bogdan Dragulescu" w:date="2022-06-14T14:16:00Z">
        <w:r w:rsidR="007B07A1">
          <w:rPr>
            <w:rFonts w:ascii="Times New Roman" w:hAnsi="Times New Roman" w:cs="Times New Roman"/>
            <w:sz w:val="24"/>
            <w:szCs w:val="24"/>
            <w:lang w:val="en-GB"/>
          </w:rPr>
          <w:t>Fluxul</w:t>
        </w:r>
      </w:ins>
      <w:r>
        <w:rPr>
          <w:rFonts w:ascii="Times New Roman" w:hAnsi="Times New Roman" w:cs="Times New Roman"/>
          <w:sz w:val="24"/>
          <w:szCs w:val="24"/>
          <w:lang w:val="en-GB"/>
        </w:rPr>
        <w:t xml:space="preserve"> de date de la jocul din unity, până la scriptul în python de legătură, ajungând la scriptul de reinforcement learning se poate observa ân figura de mai jos.</w:t>
      </w:r>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1"/>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tab/>
      </w:r>
    </w:p>
    <w:p w14:paraId="03E3F5C6" w14:textId="07CF96D6" w:rsidR="00D72512" w:rsidRDefault="00D72512" w:rsidP="00F920BE">
      <w:pPr>
        <w:rPr>
          <w:lang w:val="en-GB"/>
        </w:rPr>
      </w:pPr>
      <w:r>
        <w:rPr>
          <w:lang w:val="en-GB"/>
        </w:rPr>
        <w:tab/>
        <w:t>Diferența față de abordarea cu machine learning supravegheat o reprezintă scriptul de reinforcement learning</w:t>
      </w:r>
      <w:r w:rsidR="00523F6A">
        <w:rPr>
          <w:lang w:val="en-GB"/>
        </w:rPr>
        <w:tab/>
      </w:r>
      <w:r>
        <w:rPr>
          <w:lang w:val="en-GB"/>
        </w:rPr>
        <w:t xml:space="preserve">în care se face învățarea agentului pe durata a unor mai multe </w:t>
      </w:r>
      <w:del w:id="1142" w:author="Bogdan Dragulescu" w:date="2022-06-14T14:17:00Z">
        <w:r w:rsidDel="007B07A1">
          <w:rPr>
            <w:lang w:val="en-GB"/>
          </w:rPr>
          <w:delText>episoade</w:delText>
        </w:r>
      </w:del>
      <w:ins w:id="1143" w:author="Bogdan Dragulescu" w:date="2022-06-14T14:17:00Z">
        <w:r w:rsidR="007B07A1">
          <w:rPr>
            <w:lang w:val="en-GB"/>
          </w:rPr>
          <w:t>recompe</w:t>
        </w:r>
      </w:ins>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Recompense și Penalizări</w:t>
      </w:r>
    </w:p>
    <w:p w14:paraId="55A53C4A" w14:textId="151B5194"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Modul în care agentul învată</w:t>
      </w:r>
      <w:r w:rsidR="00D72512">
        <w:rPr>
          <w:rFonts w:ascii="Times New Roman" w:hAnsi="Times New Roman" w:cs="Times New Roman"/>
          <w:sz w:val="24"/>
          <w:szCs w:val="24"/>
          <w:lang w:val="en-GB"/>
        </w:rPr>
        <w:t xml:space="preserve"> folosind </w:t>
      </w:r>
      <w:r w:rsidRPr="000406FE">
        <w:rPr>
          <w:rFonts w:ascii="Times New Roman" w:hAnsi="Times New Roman" w:cs="Times New Roman"/>
          <w:sz w:val="24"/>
          <w:szCs w:val="24"/>
          <w:lang w:val="en-GB"/>
        </w:rPr>
        <w:t>algoritmi</w:t>
      </w:r>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este prin intermediul unor recompense, </w:t>
      </w:r>
      <w:del w:id="1144" w:author="Bogdan Dragulescu" w:date="2022-06-14T14:17:00Z">
        <w:r w:rsidRPr="000406FE" w:rsidDel="007B07A1">
          <w:rPr>
            <w:rFonts w:ascii="Times New Roman" w:hAnsi="Times New Roman" w:cs="Times New Roman"/>
            <w:sz w:val="24"/>
            <w:szCs w:val="24"/>
            <w:lang w:val="en-GB"/>
          </w:rPr>
          <w:delText>respectiv</w:delText>
        </w:r>
      </w:del>
      <w:ins w:id="1145" w:author="Bogdan Dragulescu" w:date="2022-06-14T14:17:00Z">
        <w:r w:rsidR="007B07A1">
          <w:rPr>
            <w:rFonts w:ascii="Times New Roman" w:hAnsi="Times New Roman" w:cs="Times New Roman"/>
            <w:sz w:val="24"/>
            <w:szCs w:val="24"/>
            <w:lang w:val="en-GB"/>
          </w:rPr>
          <w:t>recompense</w:t>
        </w:r>
      </w:ins>
      <w:r w:rsidRPr="000406FE">
        <w:rPr>
          <w:rFonts w:ascii="Times New Roman" w:hAnsi="Times New Roman" w:cs="Times New Roman"/>
          <w:sz w:val="24"/>
          <w:szCs w:val="24"/>
          <w:lang w:val="en-GB"/>
        </w:rPr>
        <w:t xml:space="preserve"> a unor penalizări. Dacă agentul performează bine, acesta primește o recompense pozitivă, iar în cazul în care se abate de la ținta lui, acesta primește o penalizare. </w:t>
      </w:r>
      <w:r w:rsidR="00D46087" w:rsidRPr="000406FE">
        <w:rPr>
          <w:rFonts w:ascii="Times New Roman" w:hAnsi="Times New Roman" w:cs="Times New Roman"/>
          <w:sz w:val="24"/>
          <w:szCs w:val="24"/>
          <w:lang w:val="en-GB"/>
        </w:rPr>
        <w:t xml:space="preserve"> În cazul de față, calcularea </w:t>
      </w:r>
      <w:del w:id="1146" w:author="Bogdan Dragulescu" w:date="2022-06-14T14:17:00Z">
        <w:r w:rsidR="00D46087" w:rsidRPr="000406FE" w:rsidDel="007B07A1">
          <w:rPr>
            <w:rFonts w:ascii="Times New Roman" w:hAnsi="Times New Roman" w:cs="Times New Roman"/>
            <w:sz w:val="24"/>
            <w:szCs w:val="24"/>
            <w:lang w:val="en-GB"/>
          </w:rPr>
          <w:delText>recompensei</w:delText>
        </w:r>
      </w:del>
      <w:ins w:id="1147" w:author="Bogdan Dragulescu" w:date="2022-06-14T14:17:00Z">
        <w:r w:rsidR="007B07A1">
          <w:rPr>
            <w:rFonts w:ascii="Times New Roman" w:hAnsi="Times New Roman" w:cs="Times New Roman"/>
            <w:sz w:val="24"/>
            <w:szCs w:val="24"/>
            <w:lang w:val="en-GB"/>
          </w:rPr>
          <w:t xml:space="preserve">recompense </w:t>
        </w:r>
      </w:ins>
      <w:r w:rsidR="00D46087" w:rsidRPr="000406FE">
        <w:rPr>
          <w:rFonts w:ascii="Times New Roman" w:hAnsi="Times New Roman" w:cs="Times New Roman"/>
          <w:sz w:val="24"/>
          <w:szCs w:val="24"/>
          <w:lang w:val="en-GB"/>
        </w:rPr>
        <w:t xml:space="preserve">/ </w:t>
      </w:r>
      <w:r w:rsidR="00D46087" w:rsidRPr="000406FE">
        <w:rPr>
          <w:rFonts w:ascii="Times New Roman" w:hAnsi="Times New Roman" w:cs="Times New Roman"/>
          <w:sz w:val="24"/>
          <w:szCs w:val="24"/>
          <w:lang w:val="en-GB"/>
        </w:rPr>
        <w:lastRenderedPageBreak/>
        <w:t xml:space="preserve">penalizării se face în funcția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unde se observă comportamentul agentului după ce acesta a luat o anumită decizie în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O primă recompensă pe care agentul o primește este dată de direcția de deplasare. Dacă acesta merge în direcția de deplasare a circuitului, atunci agentul primește o recompense de +100. În caz contrar, dacă acesta stă pe loc sau dacă se deplasează în direcția opusă, acesta primește o penalizare de -5000.</w:t>
      </w:r>
    </w:p>
    <w:p w14:paraId="2CD4628D" w14:textId="38CDCC5D" w:rsidR="00BF7280" w:rsidRDefault="003A1227" w:rsidP="000406FE">
      <w:pPr>
        <w:rPr>
          <w:ins w:id="1148" w:author="Alexandru Uicoabă" w:date="2022-06-14T21:50:00Z"/>
          <w:rFonts w:ascii="Times New Roman" w:hAnsi="Times New Roman" w:cs="Times New Roman"/>
          <w:sz w:val="24"/>
          <w:szCs w:val="24"/>
          <w:lang w:val="en-GB"/>
        </w:rPr>
      </w:pPr>
      <w:r w:rsidRPr="000406FE">
        <w:rPr>
          <w:rFonts w:ascii="Times New Roman" w:hAnsi="Times New Roman" w:cs="Times New Roman"/>
          <w:sz w:val="24"/>
          <w:szCs w:val="24"/>
          <w:lang w:val="en-GB"/>
        </w:rPr>
        <w:tab/>
      </w:r>
      <w:commentRangeStart w:id="1149"/>
      <w:commentRangeStart w:id="1150"/>
      <w:commentRangeStart w:id="1151"/>
      <w:r w:rsidRPr="000406FE">
        <w:rPr>
          <w:rFonts w:ascii="Times New Roman" w:hAnsi="Times New Roman" w:cs="Times New Roman"/>
          <w:sz w:val="24"/>
          <w:szCs w:val="24"/>
          <w:lang w:val="en-GB"/>
        </w:rPr>
        <w:t xml:space="preserve">O altă recompensă este dată de distanța până la un obiect, în cazul de față a parapetului, a celor cinci senzori frontali. </w:t>
      </w:r>
      <w:ins w:id="1152" w:author="Alexandru Uicoabă" w:date="2022-06-14T21:44:00Z">
        <w:r w:rsidR="00E41687">
          <w:rPr>
            <w:rFonts w:ascii="Times New Roman" w:hAnsi="Times New Roman" w:cs="Times New Roman"/>
            <w:sz w:val="24"/>
            <w:szCs w:val="24"/>
            <w:lang w:val="en-GB"/>
          </w:rPr>
          <w:t xml:space="preserve">Penalizările pot fi </w:t>
        </w:r>
      </w:ins>
      <w:ins w:id="1153" w:author="Alexandru Uicoabă" w:date="2022-06-14T21:45:00Z">
        <w:r w:rsidR="00E41687">
          <w:rPr>
            <w:rFonts w:ascii="Times New Roman" w:hAnsi="Times New Roman" w:cs="Times New Roman"/>
            <w:sz w:val="24"/>
            <w:szCs w:val="24"/>
            <w:lang w:val="en-GB"/>
          </w:rPr>
          <w:t>observate și în Tabelul 1.</w:t>
        </w:r>
      </w:ins>
      <w:del w:id="1154" w:author="Alexandru Uicoabă" w:date="2022-06-14T21:44:00Z">
        <w:r w:rsidRPr="000406FE" w:rsidDel="00E41687">
          <w:rPr>
            <w:rFonts w:ascii="Times New Roman" w:hAnsi="Times New Roman" w:cs="Times New Roman"/>
            <w:sz w:val="24"/>
            <w:szCs w:val="24"/>
            <w:lang w:val="en-GB"/>
          </w:rPr>
          <w:delText xml:space="preserve">În cazul în care distanța de la sensor este mai mare sau egală cu 5, atunci agentul primește o recompense +10. Dacă distanța este între 2.5 și 5, atunci se dă o penalizare de -50. Pentru cazul în care distanța este între 2.5 și 1, agentul este penalizat cu -1000. Un ultim caz, în care distanța este mai mica decât 1, atunci agentul primește o penalizare mai mare, având valoarea de -5000. </w:delText>
        </w:r>
      </w:del>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 penalizări/recompense se dau pe fiecare senzor independent.</w:t>
      </w:r>
      <w:commentRangeEnd w:id="1149"/>
      <w:r w:rsidR="007B07A1">
        <w:rPr>
          <w:rStyle w:val="Referincomentariu"/>
        </w:rPr>
        <w:commentReference w:id="1149"/>
      </w:r>
      <w:commentRangeEnd w:id="1150"/>
      <w:r w:rsidR="00F4686D">
        <w:rPr>
          <w:rStyle w:val="Referincomentariu"/>
        </w:rPr>
        <w:commentReference w:id="1150"/>
      </w:r>
      <w:commentRangeEnd w:id="1151"/>
      <w:r w:rsidR="00F4686D">
        <w:rPr>
          <w:rStyle w:val="Referincomentariu"/>
        </w:rPr>
        <w:commentReference w:id="1151"/>
      </w:r>
    </w:p>
    <w:p w14:paraId="4A25CB2D" w14:textId="3498C00B" w:rsidR="00696CDA" w:rsidRPr="00696CDA" w:rsidRDefault="00696CDA">
      <w:pPr>
        <w:jc w:val="center"/>
        <w:rPr>
          <w:ins w:id="1155" w:author="Alexandru Uicoabă" w:date="2022-06-14T21:45:00Z"/>
          <w:rFonts w:ascii="Times New Roman" w:hAnsi="Times New Roman" w:cs="Times New Roman"/>
          <w:sz w:val="24"/>
          <w:szCs w:val="24"/>
          <w:rPrChange w:id="1156" w:author="Alexandru Uicoabă" w:date="2022-06-14T21:50:00Z">
            <w:rPr>
              <w:ins w:id="1157" w:author="Alexandru Uicoabă" w:date="2022-06-14T21:45:00Z"/>
              <w:rFonts w:ascii="Times New Roman" w:hAnsi="Times New Roman" w:cs="Times New Roman"/>
              <w:sz w:val="24"/>
              <w:szCs w:val="24"/>
              <w:lang w:val="en-GB"/>
            </w:rPr>
          </w:rPrChange>
        </w:rPr>
        <w:pPrChange w:id="1158" w:author="Alexandru Uicoabă" w:date="2022-06-14T21:50:00Z">
          <w:pPr/>
        </w:pPrChange>
      </w:pPr>
      <w:ins w:id="1159" w:author="Alexandru Uicoabă" w:date="2022-06-14T21:50:00Z">
        <w:r>
          <w:rPr>
            <w:rFonts w:ascii="Times New Roman" w:hAnsi="Times New Roman" w:cs="Times New Roman"/>
            <w:sz w:val="24"/>
            <w:szCs w:val="24"/>
            <w:lang w:val="en-GB"/>
          </w:rPr>
          <w:t xml:space="preserve">Tabelul 1. Recompensele </w:t>
        </w:r>
        <w:r>
          <w:rPr>
            <w:rFonts w:ascii="Times New Roman" w:hAnsi="Times New Roman" w:cs="Times New Roman"/>
            <w:sz w:val="24"/>
            <w:szCs w:val="24"/>
          </w:rPr>
          <w:t>în funție de distanța până la un obstacol</w:t>
        </w:r>
      </w:ins>
    </w:p>
    <w:tbl>
      <w:tblPr>
        <w:tblStyle w:val="Tabelgril"/>
        <w:tblW w:w="0" w:type="auto"/>
        <w:tblLook w:val="04A0" w:firstRow="1" w:lastRow="0" w:firstColumn="1" w:lastColumn="0" w:noHBand="0" w:noVBand="1"/>
      </w:tblPr>
      <w:tblGrid>
        <w:gridCol w:w="4508"/>
        <w:gridCol w:w="4508"/>
      </w:tblGrid>
      <w:tr w:rsidR="00E41687" w14:paraId="1419EA51" w14:textId="77777777" w:rsidTr="00E41687">
        <w:trPr>
          <w:ins w:id="1160" w:author="Alexandru Uicoabă" w:date="2022-06-14T21:46:00Z"/>
        </w:trPr>
        <w:tc>
          <w:tcPr>
            <w:tcW w:w="4508" w:type="dxa"/>
          </w:tcPr>
          <w:p w14:paraId="6CBEFEC1" w14:textId="79541FDA" w:rsidR="00E41687" w:rsidRDefault="00E41687">
            <w:pPr>
              <w:jc w:val="center"/>
              <w:rPr>
                <w:ins w:id="1161" w:author="Alexandru Uicoabă" w:date="2022-06-14T21:46:00Z"/>
                <w:rFonts w:ascii="Times New Roman" w:hAnsi="Times New Roman" w:cs="Times New Roman"/>
                <w:sz w:val="24"/>
                <w:szCs w:val="24"/>
                <w:lang w:val="en-GB"/>
              </w:rPr>
              <w:pPrChange w:id="1162" w:author="Alexandru Uicoabă" w:date="2022-06-15T19:40:00Z">
                <w:pPr/>
              </w:pPrChange>
            </w:pPr>
            <w:ins w:id="1163" w:author="Alexandru Uicoabă" w:date="2022-06-14T21:46:00Z">
              <w:r>
                <w:rPr>
                  <w:rFonts w:ascii="Times New Roman" w:hAnsi="Times New Roman" w:cs="Times New Roman"/>
                  <w:sz w:val="24"/>
                  <w:szCs w:val="24"/>
                  <w:lang w:val="en-GB"/>
                </w:rPr>
                <w:t>Distanța până la obstacol</w:t>
              </w:r>
            </w:ins>
          </w:p>
        </w:tc>
        <w:tc>
          <w:tcPr>
            <w:tcW w:w="4508" w:type="dxa"/>
          </w:tcPr>
          <w:p w14:paraId="7640195D" w14:textId="2C72AD0E" w:rsidR="00E41687" w:rsidRDefault="00E41687">
            <w:pPr>
              <w:jc w:val="center"/>
              <w:rPr>
                <w:ins w:id="1164" w:author="Alexandru Uicoabă" w:date="2022-06-14T21:46:00Z"/>
                <w:rFonts w:ascii="Times New Roman" w:hAnsi="Times New Roman" w:cs="Times New Roman"/>
                <w:sz w:val="24"/>
                <w:szCs w:val="24"/>
                <w:lang w:val="en-GB"/>
              </w:rPr>
              <w:pPrChange w:id="1165" w:author="Alexandru Uicoabă" w:date="2022-06-15T19:40:00Z">
                <w:pPr/>
              </w:pPrChange>
            </w:pPr>
            <w:ins w:id="1166" w:author="Alexandru Uicoabă" w:date="2022-06-14T21:47:00Z">
              <w:r>
                <w:rPr>
                  <w:rFonts w:ascii="Times New Roman" w:hAnsi="Times New Roman" w:cs="Times New Roman"/>
                  <w:sz w:val="24"/>
                  <w:szCs w:val="24"/>
                  <w:lang w:val="en-GB"/>
                </w:rPr>
                <w:t>Recompensa</w:t>
              </w:r>
            </w:ins>
          </w:p>
        </w:tc>
      </w:tr>
      <w:tr w:rsidR="00E41687" w14:paraId="5F42DE3F" w14:textId="77777777" w:rsidTr="00E41687">
        <w:trPr>
          <w:ins w:id="1167" w:author="Alexandru Uicoabă" w:date="2022-06-14T21:46:00Z"/>
        </w:trPr>
        <w:tc>
          <w:tcPr>
            <w:tcW w:w="4508" w:type="dxa"/>
          </w:tcPr>
          <w:p w14:paraId="413EDDB2" w14:textId="6193116B" w:rsidR="00E41687" w:rsidRDefault="00E41687">
            <w:pPr>
              <w:jc w:val="center"/>
              <w:rPr>
                <w:ins w:id="1168" w:author="Alexandru Uicoabă" w:date="2022-06-14T21:46:00Z"/>
                <w:rFonts w:ascii="Times New Roman" w:hAnsi="Times New Roman" w:cs="Times New Roman"/>
                <w:sz w:val="24"/>
                <w:szCs w:val="24"/>
                <w:lang w:val="en-GB"/>
              </w:rPr>
              <w:pPrChange w:id="1169" w:author="Alexandru Uicoabă" w:date="2022-06-14T21:47:00Z">
                <w:pPr/>
              </w:pPrChange>
            </w:pPr>
            <w:ins w:id="1170" w:author="Alexandru Uicoabă" w:date="2022-06-14T21:47:00Z">
              <w:r>
                <w:rPr>
                  <w:rFonts w:ascii="Times New Roman" w:hAnsi="Times New Roman" w:cs="Times New Roman"/>
                  <w:sz w:val="24"/>
                  <w:szCs w:val="24"/>
                  <w:lang w:val="en-GB"/>
                </w:rPr>
                <w:t>dis &gt;= 5</w:t>
              </w:r>
            </w:ins>
          </w:p>
        </w:tc>
        <w:tc>
          <w:tcPr>
            <w:tcW w:w="4508" w:type="dxa"/>
          </w:tcPr>
          <w:p w14:paraId="23CBDF51" w14:textId="54DF8D18" w:rsidR="00E41687" w:rsidRDefault="00696CDA">
            <w:pPr>
              <w:jc w:val="center"/>
              <w:rPr>
                <w:ins w:id="1171" w:author="Alexandru Uicoabă" w:date="2022-06-14T21:46:00Z"/>
                <w:rFonts w:ascii="Times New Roman" w:hAnsi="Times New Roman" w:cs="Times New Roman"/>
                <w:sz w:val="24"/>
                <w:szCs w:val="24"/>
                <w:lang w:val="en-GB"/>
              </w:rPr>
              <w:pPrChange w:id="1172" w:author="Alexandru Uicoabă" w:date="2022-06-14T21:50:00Z">
                <w:pPr/>
              </w:pPrChange>
            </w:pPr>
            <w:ins w:id="1173" w:author="Alexandru Uicoabă" w:date="2022-06-14T21:49:00Z">
              <w:r>
                <w:rPr>
                  <w:rFonts w:ascii="Times New Roman" w:hAnsi="Times New Roman" w:cs="Times New Roman"/>
                  <w:sz w:val="24"/>
                  <w:szCs w:val="24"/>
                  <w:lang w:val="en-GB"/>
                </w:rPr>
                <w:t>+ 10</w:t>
              </w:r>
            </w:ins>
          </w:p>
        </w:tc>
      </w:tr>
      <w:tr w:rsidR="00E41687" w14:paraId="196720E0" w14:textId="77777777" w:rsidTr="00E41687">
        <w:trPr>
          <w:ins w:id="1174" w:author="Alexandru Uicoabă" w:date="2022-06-14T21:46:00Z"/>
        </w:trPr>
        <w:tc>
          <w:tcPr>
            <w:tcW w:w="4508" w:type="dxa"/>
          </w:tcPr>
          <w:p w14:paraId="2354FD17" w14:textId="3E858184" w:rsidR="00E41687" w:rsidRDefault="00E41687">
            <w:pPr>
              <w:jc w:val="center"/>
              <w:rPr>
                <w:ins w:id="1175" w:author="Alexandru Uicoabă" w:date="2022-06-14T21:46:00Z"/>
                <w:rFonts w:ascii="Times New Roman" w:hAnsi="Times New Roman" w:cs="Times New Roman"/>
                <w:sz w:val="24"/>
                <w:szCs w:val="24"/>
                <w:lang w:val="en-GB"/>
              </w:rPr>
              <w:pPrChange w:id="1176" w:author="Alexandru Uicoabă" w:date="2022-06-14T21:49:00Z">
                <w:pPr/>
              </w:pPrChange>
            </w:pPr>
            <w:ins w:id="1177" w:author="Alexandru Uicoabă" w:date="2022-06-14T21:48:00Z">
              <w:r>
                <w:rPr>
                  <w:rFonts w:ascii="Times New Roman" w:hAnsi="Times New Roman" w:cs="Times New Roman"/>
                  <w:sz w:val="24"/>
                  <w:szCs w:val="24"/>
                  <w:lang w:val="en-GB"/>
                </w:rPr>
                <w:t>dis &lt; 5 &amp;&amp; dis &gt;= 2.5</w:t>
              </w:r>
            </w:ins>
          </w:p>
        </w:tc>
        <w:tc>
          <w:tcPr>
            <w:tcW w:w="4508" w:type="dxa"/>
          </w:tcPr>
          <w:p w14:paraId="0E7E2BE8" w14:textId="71E1BDCA" w:rsidR="00E41687" w:rsidRPr="00696CDA" w:rsidRDefault="00696CDA">
            <w:pPr>
              <w:jc w:val="center"/>
              <w:rPr>
                <w:ins w:id="1178" w:author="Alexandru Uicoabă" w:date="2022-06-14T21:46:00Z"/>
                <w:rFonts w:ascii="Times New Roman" w:hAnsi="Times New Roman" w:cs="Times New Roman"/>
                <w:sz w:val="24"/>
                <w:szCs w:val="24"/>
                <w:lang w:val="en-GB"/>
                <w:rPrChange w:id="1179" w:author="Alexandru Uicoabă" w:date="2022-06-14T21:50:00Z">
                  <w:rPr>
                    <w:ins w:id="1180" w:author="Alexandru Uicoabă" w:date="2022-06-14T21:46:00Z"/>
                    <w:lang w:val="en-GB"/>
                  </w:rPr>
                </w:rPrChange>
              </w:rPr>
              <w:pPrChange w:id="1181" w:author="Alexandru Uicoabă" w:date="2022-06-14T21:50:00Z">
                <w:pPr/>
              </w:pPrChange>
            </w:pPr>
            <w:ins w:id="1182" w:author="Alexandru Uicoabă" w:date="2022-06-14T21:50:00Z">
              <w:r>
                <w:rPr>
                  <w:rFonts w:ascii="Times New Roman" w:hAnsi="Times New Roman" w:cs="Times New Roman"/>
                  <w:sz w:val="24"/>
                  <w:szCs w:val="24"/>
                  <w:lang w:val="en-GB"/>
                </w:rPr>
                <w:t>-50</w:t>
              </w:r>
            </w:ins>
          </w:p>
        </w:tc>
      </w:tr>
      <w:tr w:rsidR="00E41687" w14:paraId="761C88C2" w14:textId="77777777" w:rsidTr="00E41687">
        <w:trPr>
          <w:ins w:id="1183" w:author="Alexandru Uicoabă" w:date="2022-06-14T21:46:00Z"/>
        </w:trPr>
        <w:tc>
          <w:tcPr>
            <w:tcW w:w="4508" w:type="dxa"/>
          </w:tcPr>
          <w:p w14:paraId="2464F0B1" w14:textId="034602F0" w:rsidR="00E41687" w:rsidRDefault="00E41687">
            <w:pPr>
              <w:jc w:val="center"/>
              <w:rPr>
                <w:ins w:id="1184" w:author="Alexandru Uicoabă" w:date="2022-06-14T21:46:00Z"/>
                <w:rFonts w:ascii="Times New Roman" w:hAnsi="Times New Roman" w:cs="Times New Roman"/>
                <w:sz w:val="24"/>
                <w:szCs w:val="24"/>
                <w:lang w:val="en-GB"/>
              </w:rPr>
              <w:pPrChange w:id="1185" w:author="Alexandru Uicoabă" w:date="2022-06-14T21:49:00Z">
                <w:pPr/>
              </w:pPrChange>
            </w:pPr>
            <w:ins w:id="1186" w:author="Alexandru Uicoabă" w:date="2022-06-14T21:48:00Z">
              <w:r>
                <w:rPr>
                  <w:rFonts w:ascii="Times New Roman" w:hAnsi="Times New Roman" w:cs="Times New Roman"/>
                  <w:sz w:val="24"/>
                  <w:szCs w:val="24"/>
                  <w:lang w:val="en-GB"/>
                </w:rPr>
                <w:t>dis &lt; 2.5 &amp;&amp; dis &gt;= 1</w:t>
              </w:r>
            </w:ins>
          </w:p>
        </w:tc>
        <w:tc>
          <w:tcPr>
            <w:tcW w:w="4508" w:type="dxa"/>
          </w:tcPr>
          <w:p w14:paraId="4F727C6F" w14:textId="07AD64B5" w:rsidR="00E41687" w:rsidRDefault="00696CDA">
            <w:pPr>
              <w:jc w:val="center"/>
              <w:rPr>
                <w:ins w:id="1187" w:author="Alexandru Uicoabă" w:date="2022-06-14T21:46:00Z"/>
                <w:rFonts w:ascii="Times New Roman" w:hAnsi="Times New Roman" w:cs="Times New Roman"/>
                <w:sz w:val="24"/>
                <w:szCs w:val="24"/>
                <w:lang w:val="en-GB"/>
              </w:rPr>
              <w:pPrChange w:id="1188" w:author="Alexandru Uicoabă" w:date="2022-06-14T21:50:00Z">
                <w:pPr/>
              </w:pPrChange>
            </w:pPr>
            <w:ins w:id="1189" w:author="Alexandru Uicoabă" w:date="2022-06-14T21:50:00Z">
              <w:r>
                <w:rPr>
                  <w:rFonts w:ascii="Times New Roman" w:hAnsi="Times New Roman" w:cs="Times New Roman"/>
                  <w:sz w:val="24"/>
                  <w:szCs w:val="24"/>
                  <w:lang w:val="en-GB"/>
                </w:rPr>
                <w:t>-1000</w:t>
              </w:r>
            </w:ins>
          </w:p>
        </w:tc>
      </w:tr>
      <w:tr w:rsidR="00E41687" w14:paraId="3C22F5C9" w14:textId="77777777" w:rsidTr="00E41687">
        <w:trPr>
          <w:ins w:id="1190" w:author="Alexandru Uicoabă" w:date="2022-06-14T21:46:00Z"/>
        </w:trPr>
        <w:tc>
          <w:tcPr>
            <w:tcW w:w="4508" w:type="dxa"/>
          </w:tcPr>
          <w:p w14:paraId="3FB783E5" w14:textId="2FEB6C3B" w:rsidR="00E41687" w:rsidRDefault="00E41687">
            <w:pPr>
              <w:jc w:val="center"/>
              <w:rPr>
                <w:ins w:id="1191" w:author="Alexandru Uicoabă" w:date="2022-06-14T21:46:00Z"/>
                <w:rFonts w:ascii="Times New Roman" w:hAnsi="Times New Roman" w:cs="Times New Roman"/>
                <w:sz w:val="24"/>
                <w:szCs w:val="24"/>
                <w:lang w:val="en-GB"/>
              </w:rPr>
              <w:pPrChange w:id="1192" w:author="Alexandru Uicoabă" w:date="2022-06-14T21:49:00Z">
                <w:pPr/>
              </w:pPrChange>
            </w:pPr>
            <w:ins w:id="1193" w:author="Alexandru Uicoabă" w:date="2022-06-14T21:49:00Z">
              <w:r>
                <w:rPr>
                  <w:rFonts w:ascii="Times New Roman" w:hAnsi="Times New Roman" w:cs="Times New Roman"/>
                  <w:sz w:val="24"/>
                  <w:szCs w:val="24"/>
                  <w:lang w:val="en-GB"/>
                </w:rPr>
                <w:t>d</w:t>
              </w:r>
            </w:ins>
            <w:ins w:id="1194" w:author="Alexandru Uicoabă" w:date="2022-06-14T21:48:00Z">
              <w:r>
                <w:rPr>
                  <w:rFonts w:ascii="Times New Roman" w:hAnsi="Times New Roman" w:cs="Times New Roman"/>
                  <w:sz w:val="24"/>
                  <w:szCs w:val="24"/>
                  <w:lang w:val="en-GB"/>
                </w:rPr>
                <w:t>is</w:t>
              </w:r>
            </w:ins>
            <w:ins w:id="1195" w:author="Alexandru Uicoabă" w:date="2022-06-14T21:49:00Z">
              <w:r>
                <w:rPr>
                  <w:rFonts w:ascii="Times New Roman" w:hAnsi="Times New Roman" w:cs="Times New Roman"/>
                  <w:sz w:val="24"/>
                  <w:szCs w:val="24"/>
                  <w:lang w:val="en-GB"/>
                </w:rPr>
                <w:t xml:space="preserve"> &lt; 1</w:t>
              </w:r>
            </w:ins>
          </w:p>
        </w:tc>
        <w:tc>
          <w:tcPr>
            <w:tcW w:w="4508" w:type="dxa"/>
          </w:tcPr>
          <w:p w14:paraId="7E4BC71F" w14:textId="00D0D5F3" w:rsidR="00E41687" w:rsidRDefault="00696CDA">
            <w:pPr>
              <w:jc w:val="center"/>
              <w:rPr>
                <w:ins w:id="1196" w:author="Alexandru Uicoabă" w:date="2022-06-14T21:46:00Z"/>
                <w:rFonts w:ascii="Times New Roman" w:hAnsi="Times New Roman" w:cs="Times New Roman"/>
                <w:sz w:val="24"/>
                <w:szCs w:val="24"/>
                <w:lang w:val="en-GB"/>
              </w:rPr>
              <w:pPrChange w:id="1197" w:author="Alexandru Uicoabă" w:date="2022-06-14T21:50:00Z">
                <w:pPr/>
              </w:pPrChange>
            </w:pPr>
            <w:ins w:id="1198" w:author="Alexandru Uicoabă" w:date="2022-06-14T21:50:00Z">
              <w:r>
                <w:rPr>
                  <w:rFonts w:ascii="Times New Roman" w:hAnsi="Times New Roman" w:cs="Times New Roman"/>
                  <w:sz w:val="24"/>
                  <w:szCs w:val="24"/>
                  <w:lang w:val="en-GB"/>
                </w:rPr>
                <w:t>-5000</w:t>
              </w:r>
            </w:ins>
          </w:p>
        </w:tc>
      </w:tr>
    </w:tbl>
    <w:p w14:paraId="67EB2A85" w14:textId="77777777" w:rsidR="00E41687" w:rsidRPr="000406FE" w:rsidRDefault="00E41687" w:rsidP="000406FE">
      <w:pPr>
        <w:rPr>
          <w:rFonts w:ascii="Times New Roman" w:hAnsi="Times New Roman" w:cs="Times New Roman"/>
          <w:sz w:val="24"/>
          <w:szCs w:val="24"/>
          <w:lang w:val="en-GB"/>
        </w:rPr>
      </w:pPr>
    </w:p>
    <w:p w14:paraId="4898E3D0" w14:textId="55FF161A" w:rsidR="003A1227" w:rsidRPr="000406FE" w:rsidRDefault="00BF7280"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Dacă de exemplu kartul se deplasează pe direcția de deplasare a circuitului, un senzor returnează distanța între 2.5 și 5 și pentru celelalte patru distanța este mai mare decât 5, atunci kartul va avea următoarea recompens</w:t>
      </w:r>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Titlu3"/>
        <w:rPr>
          <w:rFonts w:ascii="Times New Roman" w:hAnsi="Times New Roman" w:cs="Times New Roman"/>
          <w:b/>
          <w:bCs/>
          <w:color w:val="auto"/>
          <w:sz w:val="28"/>
          <w:szCs w:val="28"/>
          <w:lang w:val="en-GB"/>
        </w:rPr>
      </w:pPr>
      <w:bookmarkStart w:id="1199" w:name="_Toc106268665"/>
      <w:r w:rsidRPr="00B06324">
        <w:rPr>
          <w:rFonts w:ascii="Times New Roman" w:hAnsi="Times New Roman" w:cs="Times New Roman"/>
          <w:b/>
          <w:bCs/>
          <w:color w:val="auto"/>
          <w:sz w:val="28"/>
          <w:szCs w:val="28"/>
          <w:lang w:val="en-GB"/>
        </w:rPr>
        <w:t>4.2.6 Automatizarea mediului</w:t>
      </w:r>
      <w:bookmarkEnd w:id="1199"/>
    </w:p>
    <w:p w14:paraId="16A7ED05" w14:textId="77777777" w:rsidR="000406FE" w:rsidRPr="000406FE" w:rsidRDefault="000406FE" w:rsidP="000406FE">
      <w:pPr>
        <w:rPr>
          <w:lang w:val="en-GB"/>
        </w:rPr>
      </w:pPr>
    </w:p>
    <w:p w14:paraId="3254C57C" w14:textId="6EEABEF8" w:rsidR="00913E06" w:rsidRPr="00EB6D2D" w:rsidRDefault="00913E06" w:rsidP="00EB6D2D">
      <w:pPr>
        <w:jc w:val="both"/>
        <w:rPr>
          <w:rFonts w:ascii="Times New Roman" w:hAnsi="Times New Roman" w:cs="Times New Roman"/>
          <w:sz w:val="24"/>
          <w:szCs w:val="24"/>
          <w:lang w:val="en-GB"/>
        </w:rPr>
      </w:pPr>
      <w:r>
        <w:rPr>
          <w:lang w:val="en-GB"/>
        </w:rPr>
        <w:tab/>
      </w:r>
      <w:r w:rsidRPr="00EB6D2D">
        <w:rPr>
          <w:rFonts w:ascii="Times New Roman" w:hAnsi="Times New Roman" w:cs="Times New Roman"/>
          <w:sz w:val="24"/>
          <w:szCs w:val="24"/>
          <w:lang w:val="en-GB"/>
        </w:rPr>
        <w:t>În vederea învățarii agentului</w:t>
      </w:r>
      <w:r w:rsidR="00680F15" w:rsidRPr="00EB6D2D">
        <w:rPr>
          <w:rFonts w:ascii="Times New Roman" w:hAnsi="Times New Roman" w:cs="Times New Roman"/>
          <w:sz w:val="24"/>
          <w:szCs w:val="24"/>
          <w:lang w:val="en-GB"/>
        </w:rPr>
        <w:t xml:space="preserve"> fol</w:t>
      </w:r>
      <w:ins w:id="1200" w:author="Bogdan Dragulescu" w:date="2022-06-14T14:18:00Z">
        <w:r w:rsidR="007B07A1">
          <w:rPr>
            <w:rFonts w:ascii="Times New Roman" w:hAnsi="Times New Roman" w:cs="Times New Roman"/>
            <w:sz w:val="24"/>
            <w:szCs w:val="24"/>
            <w:lang w:val="en-GB"/>
          </w:rPr>
          <w:t>o</w:t>
        </w:r>
      </w:ins>
      <w:r w:rsidR="00680F15" w:rsidRPr="00EB6D2D">
        <w:rPr>
          <w:rFonts w:ascii="Times New Roman" w:hAnsi="Times New Roman" w:cs="Times New Roman"/>
          <w:sz w:val="24"/>
          <w:szCs w:val="24"/>
          <w:lang w:val="en-GB"/>
        </w:rPr>
        <w:t xml:space="preserve">sind algoritmul de reinforcement learning, a fost nevoie de implementarea mai multor </w:t>
      </w:r>
      <w:commentRangeStart w:id="1201"/>
      <w:commentRangeStart w:id="1202"/>
      <w:commentRangeStart w:id="1203"/>
      <w:del w:id="1204" w:author="Alexandru Uicoabă" w:date="2022-06-14T21:35:00Z">
        <w:r w:rsidR="00680F15" w:rsidRPr="00EB6D2D" w:rsidDel="007B4C11">
          <w:rPr>
            <w:rFonts w:ascii="Times New Roman" w:hAnsi="Times New Roman" w:cs="Times New Roman"/>
            <w:sz w:val="24"/>
            <w:szCs w:val="24"/>
            <w:lang w:val="en-GB"/>
          </w:rPr>
          <w:delText>endpoints</w:delText>
        </w:r>
        <w:commentRangeEnd w:id="1201"/>
        <w:r w:rsidR="00167255" w:rsidDel="007B4C11">
          <w:rPr>
            <w:rStyle w:val="Referincomentariu"/>
          </w:rPr>
          <w:commentReference w:id="1201"/>
        </w:r>
      </w:del>
      <w:commentRangeEnd w:id="1202"/>
      <w:r w:rsidR="00F1630F">
        <w:rPr>
          <w:rStyle w:val="Referincomentariu"/>
        </w:rPr>
        <w:commentReference w:id="1202"/>
      </w:r>
      <w:commentRangeEnd w:id="1203"/>
      <w:r w:rsidR="00F1630F">
        <w:rPr>
          <w:rStyle w:val="Referincomentariu"/>
        </w:rPr>
        <w:commentReference w:id="1203"/>
      </w:r>
      <w:ins w:id="1205" w:author="Alexandru Uicoabă" w:date="2022-06-14T21:35:00Z">
        <w:r w:rsidR="007B4C11">
          <w:rPr>
            <w:rFonts w:ascii="Times New Roman" w:hAnsi="Times New Roman" w:cs="Times New Roman"/>
            <w:sz w:val="24"/>
            <w:szCs w:val="24"/>
            <w:lang w:val="en-GB"/>
          </w:rPr>
          <w:t>interfe</w:t>
        </w:r>
      </w:ins>
      <w:ins w:id="1206" w:author="Alexandru Uicoabă" w:date="2022-06-14T21:36:00Z">
        <w:r w:rsidR="007B4C11">
          <w:rPr>
            <w:rFonts w:ascii="Times New Roman" w:hAnsi="Times New Roman" w:cs="Times New Roman"/>
            <w:sz w:val="24"/>
            <w:szCs w:val="24"/>
            <w:lang w:val="en-GB"/>
          </w:rPr>
          <w:t>ț</w:t>
        </w:r>
      </w:ins>
      <w:ins w:id="1207" w:author="Alexandru Uicoabă" w:date="2022-06-14T21:35:00Z">
        <w:r w:rsidR="007B4C11">
          <w:rPr>
            <w:rFonts w:ascii="Times New Roman" w:hAnsi="Times New Roman" w:cs="Times New Roman"/>
            <w:sz w:val="24"/>
            <w:szCs w:val="24"/>
            <w:lang w:val="en-GB"/>
          </w:rPr>
          <w:t>e API</w:t>
        </w:r>
      </w:ins>
      <w:r w:rsidR="00680F15" w:rsidRPr="00EB6D2D">
        <w:rPr>
          <w:rFonts w:ascii="Times New Roman" w:hAnsi="Times New Roman" w:cs="Times New Roman"/>
          <w:sz w:val="24"/>
          <w:szCs w:val="24"/>
          <w:lang w:val="en-GB"/>
        </w:rPr>
        <w:t>, atât pentru pornirea și oprirea jocului. Jocul a fost exportat din mediul unity, rezultând astfel un executabil pentru sistemul de operare de windows pe care s-a realizat experimentul. Jocul poate fi exportat și pentru alte sisteme de operare, cum ar fi Mac OS, Linux și altele.</w:t>
      </w:r>
    </w:p>
    <w:p w14:paraId="44FF38D6" w14:textId="5E50094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t xml:space="preserve">Pentru start-ul jocului se foloseste </w:t>
      </w:r>
      <w:del w:id="1208" w:author="Alexandru Uicoabă" w:date="2022-06-14T21:36:00Z">
        <w:r w:rsidRPr="00EB6D2D" w:rsidDel="007B4C11">
          <w:rPr>
            <w:rFonts w:ascii="Times New Roman" w:hAnsi="Times New Roman" w:cs="Times New Roman"/>
            <w:sz w:val="24"/>
            <w:szCs w:val="24"/>
            <w:lang w:val="en-GB"/>
          </w:rPr>
          <w:delText xml:space="preserve">endpointul </w:delText>
        </w:r>
      </w:del>
      <w:ins w:id="1209" w:author="Alexandru Uicoabă" w:date="2022-06-14T21:36:00Z">
        <w:r w:rsidR="007B4C11">
          <w:rPr>
            <w:rFonts w:ascii="Times New Roman" w:hAnsi="Times New Roman" w:cs="Times New Roman"/>
            <w:sz w:val="24"/>
            <w:szCs w:val="24"/>
            <w:lang w:val="en-GB"/>
          </w:rPr>
          <w:t>interfața API</w:t>
        </w:r>
        <w:r w:rsidR="007B4C11" w:rsidRPr="00EB6D2D">
          <w:rPr>
            <w:rFonts w:ascii="Times New Roman" w:hAnsi="Times New Roman" w:cs="Times New Roman"/>
            <w:sz w:val="24"/>
            <w:szCs w:val="24"/>
            <w:lang w:val="en-GB"/>
          </w:rPr>
          <w:t xml:space="preserve"> </w:t>
        </w:r>
      </w:ins>
      <w:r w:rsidRPr="00EB6D2D">
        <w:rPr>
          <w:rFonts w:ascii="Times New Roman" w:hAnsi="Times New Roman" w:cs="Times New Roman"/>
          <w:i/>
          <w:iCs/>
          <w:sz w:val="24"/>
          <w:szCs w:val="24"/>
          <w:lang w:val="en-GB"/>
        </w:rPr>
        <w:t>/api/start-game</w:t>
      </w:r>
      <w:r w:rsidRPr="00EB6D2D">
        <w:rPr>
          <w:rFonts w:ascii="Times New Roman" w:hAnsi="Times New Roman" w:cs="Times New Roman"/>
          <w:sz w:val="24"/>
          <w:szCs w:val="24"/>
          <w:lang w:val="en-GB"/>
        </w:rPr>
        <w:t xml:space="preserve"> care este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Prin intermediul acestuia se deschide executabilul exportat din Unity. După ce acesta se dechide, se așteaptă câteva secunde să apară ecranul de mediu, după care se trimite comanda care emulează tasta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pentru a selecta butonul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așteaptă câteva secunde după care retrimite comanda pentru apăsarea butonului.</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2"/>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438DC529" w:rsidR="001E6465" w:rsidRPr="006B0CBE" w:rsidRDefault="001E6465" w:rsidP="00355FE0">
      <w:pPr>
        <w:jc w:val="both"/>
        <w:rPr>
          <w:rFonts w:ascii="Times New Roman" w:hAnsi="Times New Roman" w:cs="Times New Roman"/>
          <w:sz w:val="24"/>
          <w:szCs w:val="24"/>
          <w:lang w:val="en-GB"/>
        </w:rPr>
      </w:pPr>
      <w:r>
        <w:rPr>
          <w:lang w:val="en-GB"/>
        </w:rPr>
        <w:tab/>
      </w:r>
      <w:del w:id="1210" w:author="Alexandru Uicoabă" w:date="2022-06-14T21:36:00Z">
        <w:r w:rsidRPr="006B0CBE" w:rsidDel="007B4C11">
          <w:rPr>
            <w:rFonts w:ascii="Times New Roman" w:hAnsi="Times New Roman" w:cs="Times New Roman"/>
            <w:sz w:val="24"/>
            <w:szCs w:val="24"/>
            <w:lang w:val="en-GB"/>
          </w:rPr>
          <w:delText xml:space="preserve">Endpointul </w:delText>
        </w:r>
      </w:del>
      <w:ins w:id="1211" w:author="Alexandru Uicoabă" w:date="2022-06-14T21:36:00Z">
        <w:r w:rsidR="007B4C11">
          <w:rPr>
            <w:rFonts w:ascii="Times New Roman" w:hAnsi="Times New Roman" w:cs="Times New Roman"/>
            <w:sz w:val="24"/>
            <w:szCs w:val="24"/>
            <w:lang w:val="en-GB"/>
          </w:rPr>
          <w:t>Interfața API</w:t>
        </w:r>
        <w:r w:rsidR="007B4C11" w:rsidRPr="006B0CBE">
          <w:rPr>
            <w:rFonts w:ascii="Times New Roman" w:hAnsi="Times New Roman" w:cs="Times New Roman"/>
            <w:sz w:val="24"/>
            <w:szCs w:val="24"/>
            <w:lang w:val="en-GB"/>
          </w:rPr>
          <w:t xml:space="preserve"> </w:t>
        </w:r>
      </w:ins>
      <w:r w:rsidRPr="006B0CBE">
        <w:rPr>
          <w:rFonts w:ascii="Times New Roman" w:hAnsi="Times New Roman" w:cs="Times New Roman"/>
          <w:sz w:val="24"/>
          <w:szCs w:val="24"/>
          <w:lang w:val="en-GB"/>
        </w:rPr>
        <w:t>/</w:t>
      </w:r>
      <w:r w:rsidRPr="006B0CBE">
        <w:rPr>
          <w:rFonts w:ascii="Times New Roman" w:hAnsi="Times New Roman" w:cs="Times New Roman"/>
          <w:i/>
          <w:iCs/>
          <w:sz w:val="24"/>
          <w:szCs w:val="24"/>
          <w:lang w:val="en-GB"/>
        </w:rPr>
        <w:t>api/end-game</w:t>
      </w:r>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r w:rsidRPr="006B0CBE">
        <w:rPr>
          <w:rFonts w:ascii="Times New Roman" w:hAnsi="Times New Roman" w:cs="Times New Roman"/>
          <w:sz w:val="24"/>
          <w:szCs w:val="24"/>
          <w:lang w:val="en-GB"/>
        </w:rPr>
        <w:t xml:space="preserve">este folosit pentru oprirea jocului. Acest lucru se realizează prin funția TASKKILL de OS din python unde se trimite și  numele executabilului care se dorește a fi oprit, în cazul de față fiind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2AD3686B" w:rsidR="00173BAC" w:rsidRDefault="00966B00" w:rsidP="00355FE0">
      <w:pPr>
        <w:jc w:val="both"/>
        <w:rPr>
          <w:noProof/>
          <w:sz w:val="24"/>
          <w:szCs w:val="24"/>
        </w:rPr>
      </w:pPr>
      <w:r w:rsidRPr="006B0CBE">
        <w:rPr>
          <w:rFonts w:ascii="Times New Roman" w:hAnsi="Times New Roman" w:cs="Times New Roman"/>
          <w:sz w:val="24"/>
          <w:szCs w:val="24"/>
          <w:lang w:val="en-GB"/>
        </w:rPr>
        <w:tab/>
        <w:t xml:space="preserve">În </w:t>
      </w:r>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 xml:space="preserve">igura de mai jos se pot observa cele două </w:t>
      </w:r>
      <w:del w:id="1212" w:author="Alexandru Uicoabă" w:date="2022-06-14T21:39:00Z">
        <w:r w:rsidRPr="006B0CBE" w:rsidDel="007B4C11">
          <w:rPr>
            <w:rFonts w:ascii="Times New Roman" w:hAnsi="Times New Roman" w:cs="Times New Roman"/>
            <w:sz w:val="24"/>
            <w:szCs w:val="24"/>
            <w:lang w:val="en-GB"/>
          </w:rPr>
          <w:delText>endpointuri</w:delText>
        </w:r>
      </w:del>
      <w:ins w:id="1213" w:author="Alexandru Uicoabă" w:date="2022-06-14T21:39:00Z">
        <w:r w:rsidR="007B4C11">
          <w:rPr>
            <w:rFonts w:ascii="Times New Roman" w:hAnsi="Times New Roman" w:cs="Times New Roman"/>
            <w:sz w:val="24"/>
            <w:szCs w:val="24"/>
            <w:lang w:val="en-GB"/>
          </w:rPr>
          <w:t>interfețe</w:t>
        </w:r>
      </w:ins>
      <w:r w:rsidRPr="006B0CBE">
        <w:rPr>
          <w:rFonts w:ascii="Times New Roman" w:hAnsi="Times New Roman" w:cs="Times New Roman"/>
          <w:sz w:val="24"/>
          <w:szCs w:val="24"/>
          <w:lang w:val="en-GB"/>
        </w:rPr>
        <w:t>, de pornire a jocului și de închidere a acestuia.</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3"/>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Titlu2"/>
        <w:rPr>
          <w:rFonts w:ascii="Times New Roman" w:hAnsi="Times New Roman" w:cs="Times New Roman"/>
          <w:b/>
          <w:bCs/>
          <w:color w:val="auto"/>
          <w:sz w:val="28"/>
          <w:szCs w:val="28"/>
          <w:lang w:val="en-GB"/>
        </w:rPr>
      </w:pPr>
      <w:bookmarkStart w:id="1214" w:name="_Toc106268666"/>
      <w:r>
        <w:rPr>
          <w:rFonts w:ascii="Times New Roman" w:hAnsi="Times New Roman" w:cs="Times New Roman"/>
          <w:b/>
          <w:bCs/>
          <w:color w:val="auto"/>
          <w:sz w:val="28"/>
          <w:szCs w:val="28"/>
          <w:lang w:val="en-GB"/>
        </w:rPr>
        <w:lastRenderedPageBreak/>
        <w:t xml:space="preserve">4.3 </w:t>
      </w:r>
      <w:r w:rsidR="00F920BE" w:rsidRPr="00B06324">
        <w:rPr>
          <w:rFonts w:ascii="Times New Roman" w:hAnsi="Times New Roman" w:cs="Times New Roman"/>
          <w:b/>
          <w:bCs/>
          <w:color w:val="auto"/>
          <w:sz w:val="28"/>
          <w:szCs w:val="28"/>
          <w:lang w:val="en-GB"/>
        </w:rPr>
        <w:t>Comparație a sistemelor de decizie</w:t>
      </w:r>
      <w:bookmarkEnd w:id="1214"/>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reinforcement learning,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O primă comparație de interes este comparația performanțelor dintre un utilizator uman și agentul antrenat prin algoritmii de machine learning supravegheați Random Forest și Decision Tree.</w:t>
      </w:r>
    </w:p>
    <w:p w14:paraId="167E132A" w14:textId="20B9892E"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w:t>
      </w:r>
      <w:ins w:id="1215" w:author="Bogdan Dragulescu" w:date="2022-06-14T14:21:00Z">
        <w:r w:rsidR="008C61ED">
          <w:rPr>
            <w:rFonts w:ascii="Times New Roman" w:hAnsi="Times New Roman" w:cs="Times New Roman"/>
            <w:sz w:val="24"/>
            <w:szCs w:val="24"/>
          </w:rPr>
          <w:t>a</w:t>
        </w:r>
      </w:ins>
      <w:r w:rsidRPr="003F56A4">
        <w:rPr>
          <w:rFonts w:ascii="Times New Roman" w:hAnsi="Times New Roman" w:cs="Times New Roman"/>
          <w:sz w:val="24"/>
          <w:szCs w:val="24"/>
        </w:rPr>
        <w:t xml:space="preserve"> sunt apropiate de rezultatele obținute de </w:t>
      </w:r>
      <w:r w:rsidR="00A53CB1" w:rsidRPr="003F56A4">
        <w:rPr>
          <w:rFonts w:ascii="Times New Roman" w:hAnsi="Times New Roman" w:cs="Times New Roman"/>
          <w:sz w:val="24"/>
          <w:szCs w:val="24"/>
        </w:rPr>
        <w:t xml:space="preserve">un utilizator uman, după cum se poate observa și </w:t>
      </w:r>
      <w:commentRangeStart w:id="1216"/>
      <w:commentRangeStart w:id="1217"/>
      <w:commentRangeStart w:id="1218"/>
      <w:r w:rsidR="00A53CB1" w:rsidRPr="003F56A4">
        <w:rPr>
          <w:rFonts w:ascii="Times New Roman" w:hAnsi="Times New Roman" w:cs="Times New Roman"/>
          <w:sz w:val="24"/>
          <w:szCs w:val="24"/>
        </w:rPr>
        <w:t xml:space="preserve">din </w:t>
      </w:r>
      <w:ins w:id="1219" w:author="Alexandru Uicoabă" w:date="2022-06-14T21:34:00Z">
        <w:r w:rsidR="00F42D85">
          <w:rPr>
            <w:rFonts w:ascii="Times New Roman" w:hAnsi="Times New Roman" w:cs="Times New Roman"/>
            <w:sz w:val="24"/>
            <w:szCs w:val="24"/>
          </w:rPr>
          <w:t xml:space="preserve">Tabel </w:t>
        </w:r>
      </w:ins>
      <w:ins w:id="1220" w:author="Alexandru Uicoabă" w:date="2022-06-16T10:07:00Z">
        <w:r w:rsidR="007242EA">
          <w:rPr>
            <w:rFonts w:ascii="Times New Roman" w:hAnsi="Times New Roman" w:cs="Times New Roman"/>
            <w:sz w:val="24"/>
            <w:szCs w:val="24"/>
          </w:rPr>
          <w:t>4.2</w:t>
        </w:r>
      </w:ins>
      <w:ins w:id="1221" w:author="Alexandru Uicoabă" w:date="2022-06-14T21:34:00Z">
        <w:r w:rsidR="00F42D85">
          <w:rPr>
            <w:rFonts w:ascii="Times New Roman" w:hAnsi="Times New Roman" w:cs="Times New Roman"/>
            <w:sz w:val="24"/>
            <w:szCs w:val="24"/>
          </w:rPr>
          <w:t>.</w:t>
        </w:r>
      </w:ins>
      <w:del w:id="1222" w:author="Alexandru Uicoabă" w:date="2022-06-14T21:34:00Z">
        <w:r w:rsidR="00A53CB1" w:rsidRPr="003F56A4" w:rsidDel="00F42D85">
          <w:rPr>
            <w:rFonts w:ascii="Times New Roman" w:hAnsi="Times New Roman" w:cs="Times New Roman"/>
            <w:sz w:val="24"/>
            <w:szCs w:val="24"/>
          </w:rPr>
          <w:delText>tabelul de mai jos</w:delText>
        </w:r>
        <w:commentRangeEnd w:id="1216"/>
        <w:r w:rsidR="008C61ED" w:rsidDel="00F42D85">
          <w:rPr>
            <w:rStyle w:val="Referincomentariu"/>
          </w:rPr>
          <w:commentReference w:id="1216"/>
        </w:r>
      </w:del>
      <w:commentRangeEnd w:id="1217"/>
      <w:r w:rsidR="00F42D85">
        <w:rPr>
          <w:rStyle w:val="Referincomentariu"/>
        </w:rPr>
        <w:commentReference w:id="1217"/>
      </w:r>
      <w:commentRangeEnd w:id="1218"/>
      <w:r w:rsidR="00F42D85">
        <w:rPr>
          <w:rStyle w:val="Referincomentariu"/>
        </w:rPr>
        <w:commentReference w:id="1218"/>
      </w:r>
      <w:del w:id="1223" w:author="Alexandru Uicoabă" w:date="2022-06-14T21:34:00Z">
        <w:r w:rsidR="00A53CB1" w:rsidRPr="003F56A4" w:rsidDel="00F42D85">
          <w:rPr>
            <w:rFonts w:ascii="Times New Roman" w:hAnsi="Times New Roman" w:cs="Times New Roman"/>
            <w:sz w:val="24"/>
            <w:szCs w:val="24"/>
          </w:rPr>
          <w:delText>.</w:delText>
        </w:r>
      </w:del>
      <w:r w:rsidR="00A53CB1" w:rsidRPr="003F56A4">
        <w:rPr>
          <w:rFonts w:ascii="Times New Roman" w:hAnsi="Times New Roman" w:cs="Times New Roman"/>
          <w:sz w:val="24"/>
          <w:szCs w:val="24"/>
        </w:rPr>
        <w:t xml:space="preserve">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Pentru partea de reinforcement learning,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/recompensat, se poate observa o îmbunătățire a performanței acestuia după câteva sute de episoade, în care agentul reușește să treacă de câteva ori prin cele trei checkpoint-uri.</w:t>
      </w:r>
    </w:p>
    <w:p w14:paraId="41D1EA64" w14:textId="284E132B" w:rsidR="00AB4D8C" w:rsidRDefault="00AB4D8C" w:rsidP="003F56A4">
      <w:pPr>
        <w:jc w:val="both"/>
        <w:rPr>
          <w:ins w:id="1224" w:author="Alexandru Uicoabă" w:date="2022-06-14T21:33:00Z"/>
          <w:rFonts w:ascii="Times New Roman" w:hAnsi="Times New Roman" w:cs="Times New Roman"/>
          <w:sz w:val="24"/>
          <w:szCs w:val="24"/>
        </w:rPr>
      </w:pPr>
      <w:r w:rsidRPr="003F56A4">
        <w:rPr>
          <w:rFonts w:ascii="Times New Roman" w:hAnsi="Times New Roman" w:cs="Times New Roman"/>
          <w:sz w:val="24"/>
          <w:szCs w:val="24"/>
        </w:rPr>
        <w:tab/>
        <w:t>Partea de reinforcement learning va fi continuată prin creșterea numărului de episoade, pentru a vedea până unde poate să atingă maximul de performanță agentul.</w:t>
      </w:r>
    </w:p>
    <w:p w14:paraId="564215D6" w14:textId="311B67BD" w:rsidR="00B2370F" w:rsidRDefault="00B2370F">
      <w:pPr>
        <w:jc w:val="center"/>
        <w:rPr>
          <w:ins w:id="1225" w:author="Alexandru Uicoabă" w:date="2022-06-14T21:30:00Z"/>
          <w:rFonts w:ascii="Times New Roman" w:hAnsi="Times New Roman" w:cs="Times New Roman"/>
          <w:sz w:val="24"/>
          <w:szCs w:val="24"/>
        </w:rPr>
        <w:pPrChange w:id="1226" w:author="Alexandru Uicoabă" w:date="2022-06-14T21:33:00Z">
          <w:pPr>
            <w:jc w:val="both"/>
          </w:pPr>
        </w:pPrChange>
      </w:pPr>
      <w:ins w:id="1227" w:author="Alexandru Uicoabă" w:date="2022-06-14T21:33:00Z">
        <w:r>
          <w:rPr>
            <w:rFonts w:ascii="Times New Roman" w:hAnsi="Times New Roman" w:cs="Times New Roman"/>
            <w:sz w:val="24"/>
            <w:szCs w:val="24"/>
          </w:rPr>
          <w:t xml:space="preserve">Tabelul </w:t>
        </w:r>
      </w:ins>
      <w:ins w:id="1228" w:author="Alexandru Uicoabă" w:date="2022-06-16T10:07:00Z">
        <w:r w:rsidR="005D2890">
          <w:rPr>
            <w:rFonts w:ascii="Times New Roman" w:hAnsi="Times New Roman" w:cs="Times New Roman"/>
            <w:sz w:val="24"/>
            <w:szCs w:val="24"/>
          </w:rPr>
          <w:t>4.2</w:t>
        </w:r>
      </w:ins>
      <w:ins w:id="1229" w:author="Alexandru Uicoabă" w:date="2022-06-14T21:33:00Z">
        <w:r>
          <w:rPr>
            <w:rFonts w:ascii="Times New Roman" w:hAnsi="Times New Roman" w:cs="Times New Roman"/>
            <w:sz w:val="24"/>
            <w:szCs w:val="24"/>
          </w:rPr>
          <w:t>. Rezultatele obținute</w:t>
        </w:r>
      </w:ins>
    </w:p>
    <w:tbl>
      <w:tblPr>
        <w:tblStyle w:val="Tabelgril"/>
        <w:tblW w:w="0" w:type="auto"/>
        <w:tblLook w:val="04A0" w:firstRow="1" w:lastRow="0" w:firstColumn="1" w:lastColumn="0" w:noHBand="0" w:noVBand="1"/>
      </w:tblPr>
      <w:tblGrid>
        <w:gridCol w:w="2254"/>
        <w:gridCol w:w="2254"/>
        <w:gridCol w:w="2254"/>
        <w:gridCol w:w="2254"/>
      </w:tblGrid>
      <w:tr w:rsidR="00B2370F" w14:paraId="4CCA8CB0" w14:textId="77777777" w:rsidTr="00B2370F">
        <w:trPr>
          <w:ins w:id="1230" w:author="Alexandru Uicoabă" w:date="2022-06-14T21:30:00Z"/>
        </w:trPr>
        <w:tc>
          <w:tcPr>
            <w:tcW w:w="2254" w:type="dxa"/>
          </w:tcPr>
          <w:p w14:paraId="731FE8AF" w14:textId="77777777" w:rsidR="00B2370F" w:rsidRDefault="00B2370F" w:rsidP="003F56A4">
            <w:pPr>
              <w:jc w:val="both"/>
              <w:rPr>
                <w:ins w:id="1231" w:author="Alexandru Uicoabă" w:date="2022-06-14T21:30:00Z"/>
                <w:rFonts w:ascii="Times New Roman" w:hAnsi="Times New Roman" w:cs="Times New Roman"/>
                <w:sz w:val="24"/>
                <w:szCs w:val="24"/>
              </w:rPr>
            </w:pPr>
          </w:p>
        </w:tc>
        <w:tc>
          <w:tcPr>
            <w:tcW w:w="2254" w:type="dxa"/>
          </w:tcPr>
          <w:p w14:paraId="2A2E81DA" w14:textId="2DCD295D" w:rsidR="00B2370F" w:rsidRDefault="00B2370F" w:rsidP="003F56A4">
            <w:pPr>
              <w:jc w:val="both"/>
              <w:rPr>
                <w:ins w:id="1232" w:author="Alexandru Uicoabă" w:date="2022-06-14T21:30:00Z"/>
                <w:rFonts w:ascii="Times New Roman" w:hAnsi="Times New Roman" w:cs="Times New Roman"/>
                <w:sz w:val="24"/>
                <w:szCs w:val="24"/>
              </w:rPr>
            </w:pPr>
            <w:ins w:id="1233" w:author="Alexandru Uicoabă" w:date="2022-06-14T21:31:00Z">
              <w:r>
                <w:rPr>
                  <w:rFonts w:ascii="Times New Roman" w:hAnsi="Times New Roman" w:cs="Times New Roman"/>
                  <w:sz w:val="24"/>
                  <w:szCs w:val="24"/>
                </w:rPr>
                <w:t>Jucător uman</w:t>
              </w:r>
            </w:ins>
          </w:p>
        </w:tc>
        <w:tc>
          <w:tcPr>
            <w:tcW w:w="2254" w:type="dxa"/>
          </w:tcPr>
          <w:p w14:paraId="553860D6" w14:textId="56254318" w:rsidR="00B2370F" w:rsidRDefault="00B2370F" w:rsidP="003F56A4">
            <w:pPr>
              <w:jc w:val="both"/>
              <w:rPr>
                <w:ins w:id="1234" w:author="Alexandru Uicoabă" w:date="2022-06-14T21:30:00Z"/>
                <w:rFonts w:ascii="Times New Roman" w:hAnsi="Times New Roman" w:cs="Times New Roman"/>
                <w:sz w:val="24"/>
                <w:szCs w:val="24"/>
              </w:rPr>
            </w:pPr>
            <w:ins w:id="1235" w:author="Alexandru Uicoabă" w:date="2022-06-14T21:31:00Z">
              <w:r>
                <w:rPr>
                  <w:rFonts w:ascii="Times New Roman" w:hAnsi="Times New Roman" w:cs="Times New Roman"/>
                  <w:sz w:val="24"/>
                  <w:szCs w:val="24"/>
                </w:rPr>
                <w:t>Random Forest</w:t>
              </w:r>
            </w:ins>
          </w:p>
        </w:tc>
        <w:tc>
          <w:tcPr>
            <w:tcW w:w="2254" w:type="dxa"/>
          </w:tcPr>
          <w:p w14:paraId="6EE7C702" w14:textId="7234C844" w:rsidR="00B2370F" w:rsidRDefault="00B2370F" w:rsidP="003F56A4">
            <w:pPr>
              <w:jc w:val="both"/>
              <w:rPr>
                <w:ins w:id="1236" w:author="Alexandru Uicoabă" w:date="2022-06-14T21:30:00Z"/>
                <w:rFonts w:ascii="Times New Roman" w:hAnsi="Times New Roman" w:cs="Times New Roman"/>
                <w:sz w:val="24"/>
                <w:szCs w:val="24"/>
              </w:rPr>
            </w:pPr>
            <w:ins w:id="1237" w:author="Alexandru Uicoabă" w:date="2022-06-14T21:31:00Z">
              <w:r>
                <w:rPr>
                  <w:rFonts w:ascii="Times New Roman" w:hAnsi="Times New Roman" w:cs="Times New Roman"/>
                  <w:sz w:val="24"/>
                  <w:szCs w:val="24"/>
                </w:rPr>
                <w:t>Decision Tree</w:t>
              </w:r>
            </w:ins>
          </w:p>
        </w:tc>
      </w:tr>
      <w:tr w:rsidR="00B2370F" w14:paraId="08F707E6" w14:textId="77777777" w:rsidTr="00B2370F">
        <w:trPr>
          <w:ins w:id="1238" w:author="Alexandru Uicoabă" w:date="2022-06-14T21:30:00Z"/>
        </w:trPr>
        <w:tc>
          <w:tcPr>
            <w:tcW w:w="2254" w:type="dxa"/>
          </w:tcPr>
          <w:p w14:paraId="11842A9C" w14:textId="35F58BC1" w:rsidR="00B2370F" w:rsidRDefault="00B2370F" w:rsidP="003F56A4">
            <w:pPr>
              <w:jc w:val="both"/>
              <w:rPr>
                <w:ins w:id="1239" w:author="Alexandru Uicoabă" w:date="2022-06-14T21:30:00Z"/>
                <w:rFonts w:ascii="Times New Roman" w:hAnsi="Times New Roman" w:cs="Times New Roman"/>
                <w:sz w:val="24"/>
                <w:szCs w:val="24"/>
              </w:rPr>
            </w:pPr>
            <w:ins w:id="1240" w:author="Alexandru Uicoabă" w:date="2022-06-14T21:30:00Z">
              <w:r>
                <w:rPr>
                  <w:rFonts w:ascii="Times New Roman" w:hAnsi="Times New Roman" w:cs="Times New Roman"/>
                  <w:sz w:val="24"/>
                  <w:szCs w:val="24"/>
                </w:rPr>
                <w:t>T</w:t>
              </w:r>
            </w:ins>
            <w:ins w:id="1241" w:author="Alexandru Uicoabă" w:date="2022-06-14T21:31:00Z">
              <w:r>
                <w:rPr>
                  <w:rFonts w:ascii="Times New Roman" w:hAnsi="Times New Roman" w:cs="Times New Roman"/>
                  <w:sz w:val="24"/>
                  <w:szCs w:val="24"/>
                </w:rPr>
                <w:t>urul 1</w:t>
              </w:r>
            </w:ins>
          </w:p>
        </w:tc>
        <w:tc>
          <w:tcPr>
            <w:tcW w:w="2254" w:type="dxa"/>
          </w:tcPr>
          <w:p w14:paraId="16636104" w14:textId="40094121" w:rsidR="00B2370F" w:rsidRDefault="00B2370F" w:rsidP="003F56A4">
            <w:pPr>
              <w:jc w:val="both"/>
              <w:rPr>
                <w:ins w:id="1242" w:author="Alexandru Uicoabă" w:date="2022-06-14T21:30:00Z"/>
                <w:rFonts w:ascii="Times New Roman" w:hAnsi="Times New Roman" w:cs="Times New Roman"/>
                <w:sz w:val="24"/>
                <w:szCs w:val="24"/>
              </w:rPr>
            </w:pPr>
            <w:ins w:id="1243" w:author="Alexandru Uicoabă" w:date="2022-06-14T21:32:00Z">
              <w:r>
                <w:rPr>
                  <w:rFonts w:ascii="Times New Roman" w:hAnsi="Times New Roman" w:cs="Times New Roman"/>
                  <w:sz w:val="24"/>
                  <w:szCs w:val="24"/>
                </w:rPr>
                <w:t>27 secunde</w:t>
              </w:r>
            </w:ins>
          </w:p>
        </w:tc>
        <w:tc>
          <w:tcPr>
            <w:tcW w:w="2254" w:type="dxa"/>
          </w:tcPr>
          <w:p w14:paraId="7D8D8EB9" w14:textId="2721CA3A" w:rsidR="00B2370F" w:rsidRDefault="00B2370F" w:rsidP="003F56A4">
            <w:pPr>
              <w:jc w:val="both"/>
              <w:rPr>
                <w:ins w:id="1244" w:author="Alexandru Uicoabă" w:date="2022-06-14T21:30:00Z"/>
                <w:rFonts w:ascii="Times New Roman" w:hAnsi="Times New Roman" w:cs="Times New Roman"/>
                <w:sz w:val="24"/>
                <w:szCs w:val="24"/>
              </w:rPr>
            </w:pPr>
            <w:ins w:id="1245" w:author="Alexandru Uicoabă" w:date="2022-06-14T21:32:00Z">
              <w:r>
                <w:rPr>
                  <w:rFonts w:ascii="Times New Roman" w:hAnsi="Times New Roman" w:cs="Times New Roman"/>
                  <w:sz w:val="24"/>
                  <w:szCs w:val="24"/>
                </w:rPr>
                <w:t>29 secunde</w:t>
              </w:r>
            </w:ins>
          </w:p>
        </w:tc>
        <w:tc>
          <w:tcPr>
            <w:tcW w:w="2254" w:type="dxa"/>
          </w:tcPr>
          <w:p w14:paraId="3AA938DB" w14:textId="01009168" w:rsidR="00B2370F" w:rsidRDefault="00B2370F" w:rsidP="003F56A4">
            <w:pPr>
              <w:jc w:val="both"/>
              <w:rPr>
                <w:ins w:id="1246" w:author="Alexandru Uicoabă" w:date="2022-06-14T21:30:00Z"/>
                <w:rFonts w:ascii="Times New Roman" w:hAnsi="Times New Roman" w:cs="Times New Roman"/>
                <w:sz w:val="24"/>
                <w:szCs w:val="24"/>
              </w:rPr>
            </w:pPr>
            <w:ins w:id="1247" w:author="Alexandru Uicoabă" w:date="2022-06-14T21:33:00Z">
              <w:r>
                <w:rPr>
                  <w:rFonts w:ascii="Times New Roman" w:hAnsi="Times New Roman" w:cs="Times New Roman"/>
                  <w:sz w:val="24"/>
                  <w:szCs w:val="24"/>
                </w:rPr>
                <w:t>29 secunde</w:t>
              </w:r>
            </w:ins>
          </w:p>
        </w:tc>
      </w:tr>
      <w:tr w:rsidR="00B2370F" w14:paraId="3DD4B0D2" w14:textId="77777777" w:rsidTr="00B2370F">
        <w:trPr>
          <w:ins w:id="1248" w:author="Alexandru Uicoabă" w:date="2022-06-14T21:30:00Z"/>
        </w:trPr>
        <w:tc>
          <w:tcPr>
            <w:tcW w:w="2254" w:type="dxa"/>
          </w:tcPr>
          <w:p w14:paraId="07F6A9F9" w14:textId="1F1D0543" w:rsidR="00B2370F" w:rsidRDefault="00B2370F" w:rsidP="003F56A4">
            <w:pPr>
              <w:jc w:val="both"/>
              <w:rPr>
                <w:ins w:id="1249" w:author="Alexandru Uicoabă" w:date="2022-06-14T21:30:00Z"/>
                <w:rFonts w:ascii="Times New Roman" w:hAnsi="Times New Roman" w:cs="Times New Roman"/>
                <w:sz w:val="24"/>
                <w:szCs w:val="24"/>
              </w:rPr>
            </w:pPr>
            <w:ins w:id="1250" w:author="Alexandru Uicoabă" w:date="2022-06-14T21:31:00Z">
              <w:r>
                <w:rPr>
                  <w:rFonts w:ascii="Times New Roman" w:hAnsi="Times New Roman" w:cs="Times New Roman"/>
                  <w:sz w:val="24"/>
                  <w:szCs w:val="24"/>
                </w:rPr>
                <w:t>Turul 2</w:t>
              </w:r>
            </w:ins>
          </w:p>
        </w:tc>
        <w:tc>
          <w:tcPr>
            <w:tcW w:w="2254" w:type="dxa"/>
          </w:tcPr>
          <w:p w14:paraId="1CE35767" w14:textId="3807BF14" w:rsidR="00B2370F" w:rsidRDefault="00B2370F" w:rsidP="003F56A4">
            <w:pPr>
              <w:jc w:val="both"/>
              <w:rPr>
                <w:ins w:id="1251" w:author="Alexandru Uicoabă" w:date="2022-06-14T21:30:00Z"/>
                <w:rFonts w:ascii="Times New Roman" w:hAnsi="Times New Roman" w:cs="Times New Roman"/>
                <w:sz w:val="24"/>
                <w:szCs w:val="24"/>
              </w:rPr>
            </w:pPr>
            <w:ins w:id="1252" w:author="Alexandru Uicoabă" w:date="2022-06-14T21:32:00Z">
              <w:r>
                <w:rPr>
                  <w:rFonts w:ascii="Times New Roman" w:hAnsi="Times New Roman" w:cs="Times New Roman"/>
                  <w:sz w:val="24"/>
                  <w:szCs w:val="24"/>
                </w:rPr>
                <w:t>27 secunde</w:t>
              </w:r>
            </w:ins>
          </w:p>
        </w:tc>
        <w:tc>
          <w:tcPr>
            <w:tcW w:w="2254" w:type="dxa"/>
          </w:tcPr>
          <w:p w14:paraId="589CC8C2" w14:textId="635DF4BB" w:rsidR="00B2370F" w:rsidRDefault="00B2370F" w:rsidP="003F56A4">
            <w:pPr>
              <w:jc w:val="both"/>
              <w:rPr>
                <w:ins w:id="1253" w:author="Alexandru Uicoabă" w:date="2022-06-14T21:30:00Z"/>
                <w:rFonts w:ascii="Times New Roman" w:hAnsi="Times New Roman" w:cs="Times New Roman"/>
                <w:sz w:val="24"/>
                <w:szCs w:val="24"/>
              </w:rPr>
            </w:pPr>
            <w:ins w:id="1254" w:author="Alexandru Uicoabă" w:date="2022-06-14T21:32:00Z">
              <w:r>
                <w:rPr>
                  <w:rFonts w:ascii="Times New Roman" w:hAnsi="Times New Roman" w:cs="Times New Roman"/>
                  <w:sz w:val="24"/>
                  <w:szCs w:val="24"/>
                </w:rPr>
                <w:t>28 secunde</w:t>
              </w:r>
            </w:ins>
          </w:p>
        </w:tc>
        <w:tc>
          <w:tcPr>
            <w:tcW w:w="2254" w:type="dxa"/>
          </w:tcPr>
          <w:p w14:paraId="11CE991D" w14:textId="0FD1EA80" w:rsidR="00B2370F" w:rsidRDefault="00B2370F" w:rsidP="003F56A4">
            <w:pPr>
              <w:jc w:val="both"/>
              <w:rPr>
                <w:ins w:id="1255" w:author="Alexandru Uicoabă" w:date="2022-06-14T21:30:00Z"/>
                <w:rFonts w:ascii="Times New Roman" w:hAnsi="Times New Roman" w:cs="Times New Roman"/>
                <w:sz w:val="24"/>
                <w:szCs w:val="24"/>
              </w:rPr>
            </w:pPr>
            <w:ins w:id="1256" w:author="Alexandru Uicoabă" w:date="2022-06-14T21:33:00Z">
              <w:r>
                <w:rPr>
                  <w:rFonts w:ascii="Times New Roman" w:hAnsi="Times New Roman" w:cs="Times New Roman"/>
                  <w:sz w:val="24"/>
                  <w:szCs w:val="24"/>
                </w:rPr>
                <w:t>28 secunde</w:t>
              </w:r>
            </w:ins>
          </w:p>
        </w:tc>
      </w:tr>
      <w:tr w:rsidR="00B2370F" w14:paraId="20C93DEA" w14:textId="77777777" w:rsidTr="00B2370F">
        <w:trPr>
          <w:ins w:id="1257" w:author="Alexandru Uicoabă" w:date="2022-06-14T21:30:00Z"/>
        </w:trPr>
        <w:tc>
          <w:tcPr>
            <w:tcW w:w="2254" w:type="dxa"/>
          </w:tcPr>
          <w:p w14:paraId="2390467A" w14:textId="4E916E61" w:rsidR="00B2370F" w:rsidRDefault="00B2370F" w:rsidP="003F56A4">
            <w:pPr>
              <w:jc w:val="both"/>
              <w:rPr>
                <w:ins w:id="1258" w:author="Alexandru Uicoabă" w:date="2022-06-14T21:30:00Z"/>
                <w:rFonts w:ascii="Times New Roman" w:hAnsi="Times New Roman" w:cs="Times New Roman"/>
                <w:sz w:val="24"/>
                <w:szCs w:val="24"/>
              </w:rPr>
            </w:pPr>
            <w:ins w:id="1259" w:author="Alexandru Uicoabă" w:date="2022-06-14T21:31:00Z">
              <w:r>
                <w:rPr>
                  <w:rFonts w:ascii="Times New Roman" w:hAnsi="Times New Roman" w:cs="Times New Roman"/>
                  <w:sz w:val="24"/>
                  <w:szCs w:val="24"/>
                </w:rPr>
                <w:t>Turul 3</w:t>
              </w:r>
            </w:ins>
          </w:p>
        </w:tc>
        <w:tc>
          <w:tcPr>
            <w:tcW w:w="2254" w:type="dxa"/>
          </w:tcPr>
          <w:p w14:paraId="70EC7628" w14:textId="56E06423" w:rsidR="00B2370F" w:rsidRDefault="00B2370F" w:rsidP="003F56A4">
            <w:pPr>
              <w:jc w:val="both"/>
              <w:rPr>
                <w:ins w:id="1260" w:author="Alexandru Uicoabă" w:date="2022-06-14T21:30:00Z"/>
                <w:rFonts w:ascii="Times New Roman" w:hAnsi="Times New Roman" w:cs="Times New Roman"/>
                <w:sz w:val="24"/>
                <w:szCs w:val="24"/>
              </w:rPr>
            </w:pPr>
            <w:ins w:id="1261" w:author="Alexandru Uicoabă" w:date="2022-06-14T21:32:00Z">
              <w:r>
                <w:rPr>
                  <w:rFonts w:ascii="Times New Roman" w:hAnsi="Times New Roman" w:cs="Times New Roman"/>
                  <w:sz w:val="24"/>
                  <w:szCs w:val="24"/>
                </w:rPr>
                <w:t xml:space="preserve">28 secunde </w:t>
              </w:r>
            </w:ins>
          </w:p>
        </w:tc>
        <w:tc>
          <w:tcPr>
            <w:tcW w:w="2254" w:type="dxa"/>
          </w:tcPr>
          <w:p w14:paraId="3A7DD371" w14:textId="3894B77F" w:rsidR="00B2370F" w:rsidRDefault="00B2370F" w:rsidP="003F56A4">
            <w:pPr>
              <w:jc w:val="both"/>
              <w:rPr>
                <w:ins w:id="1262" w:author="Alexandru Uicoabă" w:date="2022-06-14T21:30:00Z"/>
                <w:rFonts w:ascii="Times New Roman" w:hAnsi="Times New Roman" w:cs="Times New Roman"/>
                <w:sz w:val="24"/>
                <w:szCs w:val="24"/>
              </w:rPr>
            </w:pPr>
            <w:ins w:id="1263" w:author="Alexandru Uicoabă" w:date="2022-06-14T21:32:00Z">
              <w:r>
                <w:rPr>
                  <w:rFonts w:ascii="Times New Roman" w:hAnsi="Times New Roman" w:cs="Times New Roman"/>
                  <w:sz w:val="24"/>
                  <w:szCs w:val="24"/>
                </w:rPr>
                <w:t>27 secunde</w:t>
              </w:r>
            </w:ins>
          </w:p>
        </w:tc>
        <w:tc>
          <w:tcPr>
            <w:tcW w:w="2254" w:type="dxa"/>
          </w:tcPr>
          <w:p w14:paraId="08257A15" w14:textId="511E4E8D" w:rsidR="00B2370F" w:rsidRDefault="00B2370F" w:rsidP="003F56A4">
            <w:pPr>
              <w:jc w:val="both"/>
              <w:rPr>
                <w:ins w:id="1264" w:author="Alexandru Uicoabă" w:date="2022-06-14T21:30:00Z"/>
                <w:rFonts w:ascii="Times New Roman" w:hAnsi="Times New Roman" w:cs="Times New Roman"/>
                <w:sz w:val="24"/>
                <w:szCs w:val="24"/>
              </w:rPr>
            </w:pPr>
            <w:ins w:id="1265" w:author="Alexandru Uicoabă" w:date="2022-06-14T21:33:00Z">
              <w:r>
                <w:rPr>
                  <w:rFonts w:ascii="Times New Roman" w:hAnsi="Times New Roman" w:cs="Times New Roman"/>
                  <w:sz w:val="24"/>
                  <w:szCs w:val="24"/>
                </w:rPr>
                <w:t>28 secunde</w:t>
              </w:r>
            </w:ins>
          </w:p>
        </w:tc>
      </w:tr>
      <w:tr w:rsidR="00B2370F" w14:paraId="16DE4A85" w14:textId="77777777" w:rsidTr="00B2370F">
        <w:trPr>
          <w:ins w:id="1266" w:author="Alexandru Uicoabă" w:date="2022-06-14T21:30:00Z"/>
        </w:trPr>
        <w:tc>
          <w:tcPr>
            <w:tcW w:w="2254" w:type="dxa"/>
          </w:tcPr>
          <w:p w14:paraId="6358FC05" w14:textId="6B833787" w:rsidR="00B2370F" w:rsidRDefault="00B2370F" w:rsidP="003F56A4">
            <w:pPr>
              <w:jc w:val="both"/>
              <w:rPr>
                <w:ins w:id="1267" w:author="Alexandru Uicoabă" w:date="2022-06-14T21:30:00Z"/>
                <w:rFonts w:ascii="Times New Roman" w:hAnsi="Times New Roman" w:cs="Times New Roman"/>
                <w:sz w:val="24"/>
                <w:szCs w:val="24"/>
              </w:rPr>
            </w:pPr>
            <w:ins w:id="1268" w:author="Alexandru Uicoabă" w:date="2022-06-14T21:31:00Z">
              <w:r>
                <w:rPr>
                  <w:rFonts w:ascii="Times New Roman" w:hAnsi="Times New Roman" w:cs="Times New Roman"/>
                  <w:sz w:val="24"/>
                  <w:szCs w:val="24"/>
                </w:rPr>
                <w:t>Turul 4</w:t>
              </w:r>
            </w:ins>
          </w:p>
        </w:tc>
        <w:tc>
          <w:tcPr>
            <w:tcW w:w="2254" w:type="dxa"/>
          </w:tcPr>
          <w:p w14:paraId="67C926A1" w14:textId="2D0F4E51" w:rsidR="00B2370F" w:rsidRDefault="00B2370F" w:rsidP="003F56A4">
            <w:pPr>
              <w:jc w:val="both"/>
              <w:rPr>
                <w:ins w:id="1269" w:author="Alexandru Uicoabă" w:date="2022-06-14T21:30:00Z"/>
                <w:rFonts w:ascii="Times New Roman" w:hAnsi="Times New Roman" w:cs="Times New Roman"/>
                <w:sz w:val="24"/>
                <w:szCs w:val="24"/>
              </w:rPr>
            </w:pPr>
            <w:ins w:id="1270" w:author="Alexandru Uicoabă" w:date="2022-06-14T21:32:00Z">
              <w:r>
                <w:rPr>
                  <w:rFonts w:ascii="Times New Roman" w:hAnsi="Times New Roman" w:cs="Times New Roman"/>
                  <w:sz w:val="24"/>
                  <w:szCs w:val="24"/>
                </w:rPr>
                <w:t>26 secunde</w:t>
              </w:r>
            </w:ins>
          </w:p>
        </w:tc>
        <w:tc>
          <w:tcPr>
            <w:tcW w:w="2254" w:type="dxa"/>
          </w:tcPr>
          <w:p w14:paraId="2ADBCE06" w14:textId="2C815B2B" w:rsidR="00B2370F" w:rsidRDefault="00B2370F" w:rsidP="003F56A4">
            <w:pPr>
              <w:jc w:val="both"/>
              <w:rPr>
                <w:ins w:id="1271" w:author="Alexandru Uicoabă" w:date="2022-06-14T21:30:00Z"/>
                <w:rFonts w:ascii="Times New Roman" w:hAnsi="Times New Roman" w:cs="Times New Roman"/>
                <w:sz w:val="24"/>
                <w:szCs w:val="24"/>
              </w:rPr>
            </w:pPr>
            <w:ins w:id="1272" w:author="Alexandru Uicoabă" w:date="2022-06-14T21:32:00Z">
              <w:r>
                <w:rPr>
                  <w:rFonts w:ascii="Times New Roman" w:hAnsi="Times New Roman" w:cs="Times New Roman"/>
                  <w:sz w:val="24"/>
                  <w:szCs w:val="24"/>
                </w:rPr>
                <w:t>27 secunde</w:t>
              </w:r>
            </w:ins>
          </w:p>
        </w:tc>
        <w:tc>
          <w:tcPr>
            <w:tcW w:w="2254" w:type="dxa"/>
          </w:tcPr>
          <w:p w14:paraId="4D7B865C" w14:textId="198F23C6" w:rsidR="00B2370F" w:rsidRDefault="00B2370F" w:rsidP="003F56A4">
            <w:pPr>
              <w:jc w:val="both"/>
              <w:rPr>
                <w:ins w:id="1273" w:author="Alexandru Uicoabă" w:date="2022-06-14T21:30:00Z"/>
                <w:rFonts w:ascii="Times New Roman" w:hAnsi="Times New Roman" w:cs="Times New Roman"/>
                <w:sz w:val="24"/>
                <w:szCs w:val="24"/>
              </w:rPr>
            </w:pPr>
            <w:ins w:id="1274" w:author="Alexandru Uicoabă" w:date="2022-06-14T21:33:00Z">
              <w:r>
                <w:rPr>
                  <w:rFonts w:ascii="Times New Roman" w:hAnsi="Times New Roman" w:cs="Times New Roman"/>
                  <w:sz w:val="24"/>
                  <w:szCs w:val="24"/>
                </w:rPr>
                <w:t>29 secunde</w:t>
              </w:r>
            </w:ins>
          </w:p>
        </w:tc>
      </w:tr>
      <w:tr w:rsidR="00B2370F" w14:paraId="1770DE88" w14:textId="77777777" w:rsidTr="00B2370F">
        <w:trPr>
          <w:ins w:id="1275" w:author="Alexandru Uicoabă" w:date="2022-06-14T21:30:00Z"/>
        </w:trPr>
        <w:tc>
          <w:tcPr>
            <w:tcW w:w="2254" w:type="dxa"/>
          </w:tcPr>
          <w:p w14:paraId="68DD94A6" w14:textId="4A60F031" w:rsidR="00B2370F" w:rsidRDefault="00B2370F" w:rsidP="003F56A4">
            <w:pPr>
              <w:jc w:val="both"/>
              <w:rPr>
                <w:ins w:id="1276" w:author="Alexandru Uicoabă" w:date="2022-06-14T21:30:00Z"/>
                <w:rFonts w:ascii="Times New Roman" w:hAnsi="Times New Roman" w:cs="Times New Roman"/>
                <w:sz w:val="24"/>
                <w:szCs w:val="24"/>
              </w:rPr>
            </w:pPr>
            <w:ins w:id="1277" w:author="Alexandru Uicoabă" w:date="2022-06-14T21:31:00Z">
              <w:r>
                <w:rPr>
                  <w:rFonts w:ascii="Times New Roman" w:hAnsi="Times New Roman" w:cs="Times New Roman"/>
                  <w:sz w:val="24"/>
                  <w:szCs w:val="24"/>
                </w:rPr>
                <w:t>Turul 5</w:t>
              </w:r>
            </w:ins>
          </w:p>
        </w:tc>
        <w:tc>
          <w:tcPr>
            <w:tcW w:w="2254" w:type="dxa"/>
          </w:tcPr>
          <w:p w14:paraId="179C9753" w14:textId="255B4DD2" w:rsidR="00B2370F" w:rsidRDefault="00B2370F" w:rsidP="003F56A4">
            <w:pPr>
              <w:jc w:val="both"/>
              <w:rPr>
                <w:ins w:id="1278" w:author="Alexandru Uicoabă" w:date="2022-06-14T21:30:00Z"/>
                <w:rFonts w:ascii="Times New Roman" w:hAnsi="Times New Roman" w:cs="Times New Roman"/>
                <w:sz w:val="24"/>
                <w:szCs w:val="24"/>
              </w:rPr>
            </w:pPr>
            <w:ins w:id="1279" w:author="Alexandru Uicoabă" w:date="2022-06-14T21:32:00Z">
              <w:r>
                <w:rPr>
                  <w:rFonts w:ascii="Times New Roman" w:hAnsi="Times New Roman" w:cs="Times New Roman"/>
                  <w:sz w:val="24"/>
                  <w:szCs w:val="24"/>
                </w:rPr>
                <w:t>26 secunde</w:t>
              </w:r>
            </w:ins>
          </w:p>
        </w:tc>
        <w:tc>
          <w:tcPr>
            <w:tcW w:w="2254" w:type="dxa"/>
          </w:tcPr>
          <w:p w14:paraId="6D65F7A8" w14:textId="733A4716" w:rsidR="00B2370F" w:rsidRDefault="00B2370F" w:rsidP="003F56A4">
            <w:pPr>
              <w:jc w:val="both"/>
              <w:rPr>
                <w:ins w:id="1280" w:author="Alexandru Uicoabă" w:date="2022-06-14T21:30:00Z"/>
                <w:rFonts w:ascii="Times New Roman" w:hAnsi="Times New Roman" w:cs="Times New Roman"/>
                <w:sz w:val="24"/>
                <w:szCs w:val="24"/>
              </w:rPr>
            </w:pPr>
            <w:ins w:id="1281" w:author="Alexandru Uicoabă" w:date="2022-06-14T21:32:00Z">
              <w:r>
                <w:rPr>
                  <w:rFonts w:ascii="Times New Roman" w:hAnsi="Times New Roman" w:cs="Times New Roman"/>
                  <w:sz w:val="24"/>
                  <w:szCs w:val="24"/>
                </w:rPr>
                <w:t>28 secunde</w:t>
              </w:r>
            </w:ins>
          </w:p>
        </w:tc>
        <w:tc>
          <w:tcPr>
            <w:tcW w:w="2254" w:type="dxa"/>
          </w:tcPr>
          <w:p w14:paraId="7BDAE42F" w14:textId="4DAD9796" w:rsidR="00B2370F" w:rsidRDefault="00B2370F" w:rsidP="003F56A4">
            <w:pPr>
              <w:jc w:val="both"/>
              <w:rPr>
                <w:ins w:id="1282" w:author="Alexandru Uicoabă" w:date="2022-06-14T21:30:00Z"/>
                <w:rFonts w:ascii="Times New Roman" w:hAnsi="Times New Roman" w:cs="Times New Roman"/>
                <w:sz w:val="24"/>
                <w:szCs w:val="24"/>
              </w:rPr>
            </w:pPr>
            <w:ins w:id="1283" w:author="Alexandru Uicoabă" w:date="2022-06-14T21:33:00Z">
              <w:r>
                <w:rPr>
                  <w:rFonts w:ascii="Times New Roman" w:hAnsi="Times New Roman" w:cs="Times New Roman"/>
                  <w:sz w:val="24"/>
                  <w:szCs w:val="24"/>
                </w:rPr>
                <w:t>28 secunde</w:t>
              </w:r>
            </w:ins>
          </w:p>
        </w:tc>
      </w:tr>
    </w:tbl>
    <w:p w14:paraId="02BC1CA3" w14:textId="586E45E3" w:rsidR="009C5C93" w:rsidRDefault="009C5C93" w:rsidP="003F56A4">
      <w:pPr>
        <w:jc w:val="both"/>
        <w:rPr>
          <w:ins w:id="1284" w:author="Alexandru Uicoabă" w:date="2022-06-16T10:09:00Z"/>
          <w:rFonts w:ascii="Times New Roman" w:hAnsi="Times New Roman" w:cs="Times New Roman"/>
          <w:sz w:val="24"/>
          <w:szCs w:val="24"/>
        </w:rPr>
      </w:pPr>
    </w:p>
    <w:p w14:paraId="197BEBB6" w14:textId="3FC3AB18" w:rsidR="005F1F3A" w:rsidRPr="003F56A4" w:rsidRDefault="005F1F3A" w:rsidP="003F56A4">
      <w:pPr>
        <w:jc w:val="both"/>
        <w:rPr>
          <w:rFonts w:ascii="Times New Roman" w:hAnsi="Times New Roman" w:cs="Times New Roman"/>
          <w:sz w:val="24"/>
          <w:szCs w:val="24"/>
        </w:rPr>
      </w:pPr>
      <w:ins w:id="1285" w:author="Alexandru Uicoabă" w:date="2022-06-16T10:09:00Z">
        <w:r>
          <w:rPr>
            <w:rFonts w:ascii="Times New Roman" w:hAnsi="Times New Roman" w:cs="Times New Roman"/>
            <w:sz w:val="24"/>
            <w:szCs w:val="24"/>
          </w:rPr>
          <w:tab/>
        </w:r>
      </w:ins>
      <w:ins w:id="1286" w:author="Alexandru Uicoabă" w:date="2022-06-16T10:12:00Z">
        <w:r w:rsidR="002A1E85">
          <w:rPr>
            <w:rFonts w:ascii="Times New Roman" w:hAnsi="Times New Roman" w:cs="Times New Roman"/>
            <w:sz w:val="24"/>
            <w:szCs w:val="24"/>
          </w:rPr>
          <w:t>Din punct de vedere al datelor necesare ca și intrare pentru algoritmi, avem nevoie de datele celor cinci senzori</w:t>
        </w:r>
      </w:ins>
      <w:ins w:id="1287" w:author="Alexandru Uicoabă" w:date="2022-06-16T10:17:00Z">
        <w:r w:rsidR="00C85F5C">
          <w:rPr>
            <w:rFonts w:ascii="Times New Roman" w:hAnsi="Times New Roman" w:cs="Times New Roman"/>
            <w:sz w:val="24"/>
            <w:szCs w:val="24"/>
          </w:rPr>
          <w:t>m, starea jocului</w:t>
        </w:r>
      </w:ins>
      <w:ins w:id="1288" w:author="Alexandru Uicoabă" w:date="2022-06-16T10:12:00Z">
        <w:r w:rsidR="002A1E85">
          <w:rPr>
            <w:rFonts w:ascii="Times New Roman" w:hAnsi="Times New Roman" w:cs="Times New Roman"/>
            <w:sz w:val="24"/>
            <w:szCs w:val="24"/>
          </w:rPr>
          <w:t xml:space="preserve"> și de direcția de dep</w:t>
        </w:r>
      </w:ins>
      <w:ins w:id="1289" w:author="Alexandru Uicoabă" w:date="2022-06-16T10:14:00Z">
        <w:r w:rsidR="002A1E85">
          <w:rPr>
            <w:rFonts w:ascii="Times New Roman" w:hAnsi="Times New Roman" w:cs="Times New Roman"/>
            <w:sz w:val="24"/>
            <w:szCs w:val="24"/>
          </w:rPr>
          <w:t xml:space="preserve">lasare </w:t>
        </w:r>
      </w:ins>
      <w:ins w:id="1290" w:author="Alexandru Uicoabă" w:date="2022-06-16T10:17:00Z">
        <w:r w:rsidR="00C85F5C">
          <w:rPr>
            <w:rFonts w:ascii="Times New Roman" w:hAnsi="Times New Roman" w:cs="Times New Roman"/>
            <w:sz w:val="24"/>
            <w:szCs w:val="24"/>
          </w:rPr>
          <w:t>pentru</w:t>
        </w:r>
      </w:ins>
      <w:ins w:id="1291" w:author="Alexandru Uicoabă" w:date="2022-06-16T10:14:00Z">
        <w:r w:rsidR="002A1E85">
          <w:rPr>
            <w:rFonts w:ascii="Times New Roman" w:hAnsi="Times New Roman" w:cs="Times New Roman"/>
            <w:sz w:val="24"/>
            <w:szCs w:val="24"/>
          </w:rPr>
          <w:t xml:space="preserve"> experimentul </w:t>
        </w:r>
        <w:r w:rsidR="00C85F5C">
          <w:rPr>
            <w:rFonts w:ascii="Times New Roman" w:hAnsi="Times New Roman" w:cs="Times New Roman"/>
            <w:sz w:val="24"/>
            <w:szCs w:val="24"/>
          </w:rPr>
          <w:t>ce folos</w:t>
        </w:r>
      </w:ins>
      <w:ins w:id="1292" w:author="Alexandru Uicoabă" w:date="2022-06-16T10:15:00Z">
        <w:r w:rsidR="00C85F5C">
          <w:rPr>
            <w:rFonts w:ascii="Times New Roman" w:hAnsi="Times New Roman" w:cs="Times New Roman"/>
            <w:sz w:val="24"/>
            <w:szCs w:val="24"/>
          </w:rPr>
          <w:t xml:space="preserve">ește </w:t>
        </w:r>
      </w:ins>
      <w:ins w:id="1293" w:author="Alexandru Uicoabă" w:date="2022-06-16T10:17:00Z">
        <w:r w:rsidR="00C85F5C">
          <w:rPr>
            <w:rFonts w:ascii="Times New Roman" w:hAnsi="Times New Roman" w:cs="Times New Roman"/>
            <w:sz w:val="24"/>
            <w:szCs w:val="24"/>
          </w:rPr>
          <w:t>tehnici</w:t>
        </w:r>
      </w:ins>
      <w:ins w:id="1294" w:author="Alexandru Uicoabă" w:date="2022-06-16T10:15:00Z">
        <w:r w:rsidR="00C85F5C">
          <w:rPr>
            <w:rFonts w:ascii="Times New Roman" w:hAnsi="Times New Roman" w:cs="Times New Roman"/>
            <w:sz w:val="24"/>
            <w:szCs w:val="24"/>
          </w:rPr>
          <w:t xml:space="preserve"> de reinforcement learning. Pentru cazul </w:t>
        </w:r>
      </w:ins>
      <w:ins w:id="1295" w:author="Alexandru Uicoabă" w:date="2022-06-16T10:17:00Z">
        <w:r w:rsidR="00C85F5C">
          <w:rPr>
            <w:rFonts w:ascii="Times New Roman" w:hAnsi="Times New Roman" w:cs="Times New Roman"/>
            <w:sz w:val="24"/>
            <w:szCs w:val="24"/>
          </w:rPr>
          <w:t>învățării</w:t>
        </w:r>
      </w:ins>
      <w:ins w:id="1296" w:author="Alexandru Uicoabă" w:date="2022-06-16T10:15:00Z">
        <w:r w:rsidR="00C85F5C">
          <w:rPr>
            <w:rFonts w:ascii="Times New Roman" w:hAnsi="Times New Roman" w:cs="Times New Roman"/>
            <w:sz w:val="24"/>
            <w:szCs w:val="24"/>
          </w:rPr>
          <w:t xml:space="preserve"> automate supravegheate, mai avem nevoie ca și date de intrare, pe lângă cele enum</w:t>
        </w:r>
      </w:ins>
      <w:ins w:id="1297" w:author="Alexandru Uicoabă" w:date="2022-06-16T10:16:00Z">
        <w:r w:rsidR="00C85F5C">
          <w:rPr>
            <w:rFonts w:ascii="Times New Roman" w:hAnsi="Times New Roman" w:cs="Times New Roman"/>
            <w:sz w:val="24"/>
            <w:szCs w:val="24"/>
          </w:rPr>
          <w:t>erate mai sus de timpul din joc, poziția kartului pe cele trei axe și zona circuitului.</w:t>
        </w:r>
      </w:ins>
      <w:ins w:id="1298" w:author="Alexandru Uicoabă" w:date="2022-06-16T10:11:00Z">
        <w:r w:rsidR="002A1E85">
          <w:rPr>
            <w:rFonts w:ascii="Times New Roman" w:hAnsi="Times New Roman" w:cs="Times New Roman"/>
            <w:sz w:val="24"/>
            <w:szCs w:val="24"/>
          </w:rPr>
          <w:t xml:space="preserve"> </w:t>
        </w:r>
      </w:ins>
    </w:p>
    <w:p w14:paraId="1B32DC29" w14:textId="2C869AF6" w:rsidR="00AB4D8C" w:rsidRPr="00AB4D8C" w:rsidRDefault="00AB4D8C" w:rsidP="00AB4D8C">
      <w:pPr>
        <w:pStyle w:val="Titlu3"/>
        <w:rPr>
          <w:rFonts w:ascii="Times New Roman" w:hAnsi="Times New Roman" w:cs="Times New Roman"/>
          <w:b/>
          <w:bCs/>
          <w:color w:val="auto"/>
          <w:sz w:val="28"/>
          <w:szCs w:val="28"/>
        </w:rPr>
      </w:pPr>
      <w:bookmarkStart w:id="1299" w:name="_Toc106268667"/>
      <w:r w:rsidRPr="00AB4D8C">
        <w:rPr>
          <w:rFonts w:ascii="Times New Roman" w:hAnsi="Times New Roman" w:cs="Times New Roman"/>
          <w:b/>
          <w:bCs/>
          <w:color w:val="auto"/>
          <w:sz w:val="28"/>
          <w:szCs w:val="28"/>
        </w:rPr>
        <w:t>4.3.1 Machine Learning supravegheat vs Reinforcement Learning</w:t>
      </w:r>
      <w:bookmarkEnd w:id="1299"/>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machine </w:t>
      </w:r>
      <w:r w:rsidRPr="003F56A4">
        <w:rPr>
          <w:rFonts w:ascii="Times New Roman" w:hAnsi="Times New Roman" w:cs="Times New Roman"/>
          <w:sz w:val="24"/>
          <w:szCs w:val="24"/>
        </w:rPr>
        <w:lastRenderedPageBreak/>
        <w:t xml:space="preserve">learning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reinforcement learning.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Titlu1"/>
        <w:jc w:val="center"/>
        <w:rPr>
          <w:rFonts w:ascii="Times New Roman" w:hAnsi="Times New Roman" w:cs="Times New Roman"/>
          <w:b/>
          <w:bCs/>
          <w:color w:val="auto"/>
          <w:lang w:val="en-GB"/>
        </w:rPr>
      </w:pPr>
      <w:bookmarkStart w:id="1300" w:name="_Toc106268668"/>
      <w:r w:rsidRPr="000352C6">
        <w:rPr>
          <w:rFonts w:ascii="Times New Roman" w:hAnsi="Times New Roman" w:cs="Times New Roman"/>
          <w:b/>
          <w:bCs/>
          <w:color w:val="auto"/>
          <w:lang w:val="en-GB"/>
        </w:rPr>
        <w:t>Capitolul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Concluzii</w:t>
      </w:r>
      <w:bookmarkEnd w:id="1300"/>
    </w:p>
    <w:p w14:paraId="32DA69AF" w14:textId="77777777" w:rsidR="005F492E" w:rsidRPr="005F492E" w:rsidRDefault="005F492E" w:rsidP="005F492E">
      <w:pPr>
        <w:rPr>
          <w:lang w:val="en-GB"/>
        </w:rPr>
      </w:pPr>
    </w:p>
    <w:p w14:paraId="71C51B65" w14:textId="2DE6E931" w:rsidR="00F920BE" w:rsidRDefault="00F920BE" w:rsidP="00B06324">
      <w:pPr>
        <w:pStyle w:val="Titlu2"/>
        <w:rPr>
          <w:rFonts w:ascii="Times New Roman" w:hAnsi="Times New Roman" w:cs="Times New Roman"/>
          <w:b/>
          <w:bCs/>
          <w:color w:val="auto"/>
          <w:sz w:val="28"/>
          <w:szCs w:val="28"/>
          <w:lang w:val="en-GB"/>
        </w:rPr>
      </w:pPr>
      <w:bookmarkStart w:id="1301" w:name="_Toc106268669"/>
      <w:r w:rsidRPr="00B06324">
        <w:rPr>
          <w:rFonts w:ascii="Times New Roman" w:hAnsi="Times New Roman" w:cs="Times New Roman"/>
          <w:b/>
          <w:bCs/>
          <w:color w:val="auto"/>
          <w:sz w:val="28"/>
          <w:szCs w:val="28"/>
          <w:lang w:val="en-GB"/>
        </w:rPr>
        <w:t>5.1 – Contribuții propri</w:t>
      </w:r>
      <w:r w:rsidR="00B06324">
        <w:rPr>
          <w:rFonts w:ascii="Times New Roman" w:hAnsi="Times New Roman" w:cs="Times New Roman"/>
          <w:b/>
          <w:bCs/>
          <w:color w:val="auto"/>
          <w:sz w:val="28"/>
          <w:szCs w:val="28"/>
          <w:lang w:val="en-GB"/>
        </w:rPr>
        <w:t>i</w:t>
      </w:r>
      <w:bookmarkEnd w:id="1301"/>
    </w:p>
    <w:p w14:paraId="4A32004A" w14:textId="3E558992" w:rsidR="00B06324" w:rsidRDefault="00B06324" w:rsidP="00B06324">
      <w:pPr>
        <w:rPr>
          <w:lang w:val="en-GB"/>
        </w:rPr>
      </w:pPr>
    </w:p>
    <w:p w14:paraId="33EB53CB" w14:textId="7C2224D1" w:rsidR="007450A9" w:rsidRDefault="00E23BE0" w:rsidP="00BC53EF">
      <w:pPr>
        <w:jc w:val="both"/>
        <w:rPr>
          <w:ins w:id="1302" w:author="Alexandru Uicoabă" w:date="2022-06-15T19:43:00Z"/>
          <w:rFonts w:ascii="Times New Roman" w:hAnsi="Times New Roman" w:cs="Times New Roman"/>
          <w:sz w:val="24"/>
          <w:szCs w:val="24"/>
          <w:lang w:val="en-GB"/>
        </w:rPr>
      </w:pPr>
      <w:r>
        <w:rPr>
          <w:lang w:val="en-GB"/>
        </w:rPr>
        <w:tab/>
      </w:r>
      <w:commentRangeStart w:id="1303"/>
      <w:commentRangeStart w:id="1304"/>
      <w:commentRangeStart w:id="1305"/>
      <w:r w:rsidRPr="00BC53EF">
        <w:rPr>
          <w:rFonts w:ascii="Times New Roman" w:hAnsi="Times New Roman" w:cs="Times New Roman"/>
          <w:sz w:val="24"/>
          <w:szCs w:val="24"/>
          <w:lang w:val="en-GB"/>
        </w:rPr>
        <w:t xml:space="preserve">În vederea realizării experimentelor pentru această </w:t>
      </w:r>
      <w:ins w:id="1306" w:author="Bogdan Dragulescu" w:date="2022-06-14T14:25:00Z">
        <w:r w:rsidR="00DB4089">
          <w:rPr>
            <w:rFonts w:ascii="Times New Roman" w:hAnsi="Times New Roman" w:cs="Times New Roman"/>
            <w:sz w:val="24"/>
            <w:szCs w:val="24"/>
            <w:lang w:val="en-GB"/>
          </w:rPr>
          <w:t>t</w:t>
        </w:r>
      </w:ins>
      <w:del w:id="1307" w:author="Bogdan Dragulescu" w:date="2022-06-14T14:25:00Z">
        <w:r w:rsidRPr="00BC53EF" w:rsidDel="00DB4089">
          <w:rPr>
            <w:rFonts w:ascii="Times New Roman" w:hAnsi="Times New Roman" w:cs="Times New Roman"/>
            <w:sz w:val="24"/>
            <w:szCs w:val="24"/>
            <w:lang w:val="en-GB"/>
          </w:rPr>
          <w:delText>d</w:delText>
        </w:r>
      </w:del>
      <w:r w:rsidRPr="00BC53EF">
        <w:rPr>
          <w:rFonts w:ascii="Times New Roman" w:hAnsi="Times New Roman" w:cs="Times New Roman"/>
          <w:sz w:val="24"/>
          <w:szCs w:val="24"/>
          <w:lang w:val="en-GB"/>
        </w:rPr>
        <w:t xml:space="preserve">emă în care se abordează învățarea automată a agenților </w:t>
      </w:r>
      <w:r w:rsidR="007450A9" w:rsidRPr="00BC53EF">
        <w:rPr>
          <w:rFonts w:ascii="Times New Roman" w:hAnsi="Times New Roman" w:cs="Times New Roman"/>
          <w:sz w:val="24"/>
          <w:szCs w:val="24"/>
          <w:lang w:val="en-GB"/>
        </w:rPr>
        <w:t>cum să se comporte într-un mediu virtual, s-au adus mai multe contribuții propri</w:t>
      </w:r>
      <w:del w:id="1308" w:author="Bogdan Dragulescu" w:date="2022-06-14T14:25:00Z">
        <w:r w:rsidR="007450A9" w:rsidRPr="00BC53EF" w:rsidDel="00DB4089">
          <w:rPr>
            <w:rFonts w:ascii="Times New Roman" w:hAnsi="Times New Roman" w:cs="Times New Roman"/>
            <w:sz w:val="24"/>
            <w:szCs w:val="24"/>
            <w:lang w:val="en-GB"/>
          </w:rPr>
          <w:delText>a</w:delText>
        </w:r>
      </w:del>
      <w:ins w:id="1309" w:author="Bogdan Dragulescu" w:date="2022-06-14T14:25:00Z">
        <w:r w:rsidR="00DB4089">
          <w:rPr>
            <w:rFonts w:ascii="Times New Roman" w:hAnsi="Times New Roman" w:cs="Times New Roman"/>
            <w:sz w:val="24"/>
            <w:szCs w:val="24"/>
            <w:lang w:val="en-GB"/>
          </w:rPr>
          <w:t>i</w:t>
        </w:r>
      </w:ins>
      <w:r w:rsidR="007450A9" w:rsidRPr="00BC53EF">
        <w:rPr>
          <w:rFonts w:ascii="Times New Roman" w:hAnsi="Times New Roman" w:cs="Times New Roman"/>
          <w:sz w:val="24"/>
          <w:szCs w:val="24"/>
          <w:lang w:val="en-GB"/>
        </w:rPr>
        <w:t>.</w:t>
      </w:r>
    </w:p>
    <w:p w14:paraId="44EB67A0" w14:textId="6502F6C5" w:rsidR="00604AD8" w:rsidRDefault="00604AD8" w:rsidP="00BC53EF">
      <w:pPr>
        <w:jc w:val="both"/>
        <w:rPr>
          <w:ins w:id="1310" w:author="Alexandru Uicoabă" w:date="2022-06-15T19:56:00Z"/>
          <w:rFonts w:ascii="Times New Roman" w:hAnsi="Times New Roman" w:cs="Times New Roman"/>
          <w:sz w:val="24"/>
          <w:szCs w:val="24"/>
        </w:rPr>
      </w:pPr>
      <w:ins w:id="1311" w:author="Alexandru Uicoabă" w:date="2022-06-15T19:44:00Z">
        <w:r>
          <w:rPr>
            <w:rFonts w:ascii="Times New Roman" w:hAnsi="Times New Roman" w:cs="Times New Roman"/>
            <w:sz w:val="24"/>
            <w:szCs w:val="24"/>
            <w:lang w:val="en-GB"/>
          </w:rPr>
          <w:tab/>
          <w:t xml:space="preserve">Din punct de vedere teoretic, s-a realizat un studiu cu privire </w:t>
        </w:r>
        <w:r>
          <w:rPr>
            <w:rFonts w:ascii="Times New Roman" w:hAnsi="Times New Roman" w:cs="Times New Roman"/>
            <w:sz w:val="24"/>
            <w:szCs w:val="24"/>
          </w:rPr>
          <w:t xml:space="preserve">la agenți inteligenți si la </w:t>
        </w:r>
      </w:ins>
      <w:ins w:id="1312" w:author="Alexandru Uicoabă" w:date="2022-06-15T20:01:00Z">
        <w:r w:rsidR="008375CF">
          <w:rPr>
            <w:rFonts w:ascii="Times New Roman" w:hAnsi="Times New Roman" w:cs="Times New Roman"/>
            <w:sz w:val="24"/>
            <w:szCs w:val="24"/>
          </w:rPr>
          <w:t>aplicabilitatea</w:t>
        </w:r>
      </w:ins>
      <w:ins w:id="1313" w:author="Alexandru Uicoabă" w:date="2022-06-15T19:45:00Z">
        <w:r>
          <w:rPr>
            <w:rFonts w:ascii="Times New Roman" w:hAnsi="Times New Roman" w:cs="Times New Roman"/>
            <w:sz w:val="24"/>
            <w:szCs w:val="24"/>
          </w:rPr>
          <w:t xml:space="preserve"> acestora. De asemenea, s-a realizat o analiză a unor lucrări conexe asupra </w:t>
        </w:r>
        <w:r w:rsidR="00ED27D7">
          <w:rPr>
            <w:rFonts w:ascii="Times New Roman" w:hAnsi="Times New Roman" w:cs="Times New Roman"/>
            <w:sz w:val="24"/>
            <w:szCs w:val="24"/>
          </w:rPr>
          <w:t xml:space="preserve">algoritmilor folosiți pentru antrenarea acestor agenți. </w:t>
        </w:r>
      </w:ins>
      <w:ins w:id="1314" w:author="Alexandru Uicoabă" w:date="2022-06-15T19:55:00Z">
        <w:r w:rsidR="009334DE">
          <w:rPr>
            <w:rFonts w:ascii="Times New Roman" w:hAnsi="Times New Roman" w:cs="Times New Roman"/>
            <w:sz w:val="24"/>
            <w:szCs w:val="24"/>
          </w:rPr>
          <w:t>În final,  s-a f</w:t>
        </w:r>
      </w:ins>
      <w:ins w:id="1315" w:author="Alexandru Uicoabă" w:date="2022-06-15T19:56:00Z">
        <w:r w:rsidR="009334DE">
          <w:rPr>
            <w:rFonts w:ascii="Times New Roman" w:hAnsi="Times New Roman" w:cs="Times New Roman"/>
            <w:sz w:val="24"/>
            <w:szCs w:val="24"/>
          </w:rPr>
          <w:t>ăcut și un studiu asupra platformelor software pe care să le folosim în realizarea experimentului.</w:t>
        </w:r>
      </w:ins>
    </w:p>
    <w:p w14:paraId="3147DAEB" w14:textId="28D72BCF" w:rsidR="009334DE" w:rsidRDefault="009334DE" w:rsidP="00BC53EF">
      <w:pPr>
        <w:jc w:val="both"/>
        <w:rPr>
          <w:ins w:id="1316" w:author="Alexandru Uicoabă" w:date="2022-06-15T19:58:00Z"/>
          <w:rFonts w:ascii="Times New Roman" w:hAnsi="Times New Roman" w:cs="Times New Roman"/>
          <w:sz w:val="24"/>
          <w:szCs w:val="24"/>
        </w:rPr>
      </w:pPr>
      <w:ins w:id="1317" w:author="Alexandru Uicoabă" w:date="2022-06-15T19:56:00Z">
        <w:r>
          <w:rPr>
            <w:rFonts w:ascii="Times New Roman" w:hAnsi="Times New Roman" w:cs="Times New Roman"/>
            <w:sz w:val="24"/>
            <w:szCs w:val="24"/>
          </w:rPr>
          <w:tab/>
          <w:t>Din punct de vedere practic, s-a adaptat codul î</w:t>
        </w:r>
      </w:ins>
      <w:ins w:id="1318" w:author="Alexandru Uicoabă" w:date="2022-06-15T19:57:00Z">
        <w:r>
          <w:rPr>
            <w:rFonts w:ascii="Times New Roman" w:hAnsi="Times New Roman" w:cs="Times New Roman"/>
            <w:sz w:val="24"/>
            <w:szCs w:val="24"/>
          </w:rPr>
          <w:t xml:space="preserve">n Unity pentru a permite colectarea datelor și </w:t>
        </w:r>
      </w:ins>
      <w:ins w:id="1319" w:author="Alexandru Uicoabă" w:date="2022-06-15T20:01:00Z">
        <w:r w:rsidR="008375CF">
          <w:rPr>
            <w:rFonts w:ascii="Times New Roman" w:hAnsi="Times New Roman" w:cs="Times New Roman"/>
            <w:sz w:val="24"/>
            <w:szCs w:val="24"/>
          </w:rPr>
          <w:t>furnizarea comenziilor căt</w:t>
        </w:r>
      </w:ins>
      <w:ins w:id="1320" w:author="Alexandru Uicoabă" w:date="2022-06-15T20:02:00Z">
        <w:r w:rsidR="008375CF">
          <w:rPr>
            <w:rFonts w:ascii="Times New Roman" w:hAnsi="Times New Roman" w:cs="Times New Roman"/>
            <w:sz w:val="24"/>
            <w:szCs w:val="24"/>
          </w:rPr>
          <w:t>re agentul din mediul virtual</w:t>
        </w:r>
      </w:ins>
      <w:ins w:id="1321" w:author="Alexandru Uicoabă" w:date="2022-06-15T19:57:00Z">
        <w:r>
          <w:rPr>
            <w:rFonts w:ascii="Times New Roman" w:hAnsi="Times New Roman" w:cs="Times New Roman"/>
            <w:sz w:val="24"/>
            <w:szCs w:val="24"/>
          </w:rPr>
          <w:t xml:space="preserve">. </w:t>
        </w:r>
      </w:ins>
      <w:ins w:id="1322" w:author="Alexandru Uicoabă" w:date="2022-06-15T19:58:00Z">
        <w:r>
          <w:rPr>
            <w:rFonts w:ascii="Times New Roman" w:hAnsi="Times New Roman" w:cs="Times New Roman"/>
            <w:sz w:val="24"/>
            <w:szCs w:val="24"/>
          </w:rPr>
          <w:t>P</w:t>
        </w:r>
      </w:ins>
      <w:ins w:id="1323" w:author="Alexandru Uicoabă" w:date="2022-06-15T19:57:00Z">
        <w:r>
          <w:rPr>
            <w:rFonts w:ascii="Times New Roman" w:hAnsi="Times New Roman" w:cs="Times New Roman"/>
            <w:sz w:val="24"/>
            <w:szCs w:val="24"/>
          </w:rPr>
          <w:t>artea de comunicare între scriptul Python și Unity a</w:t>
        </w:r>
      </w:ins>
      <w:ins w:id="1324" w:author="Alexandru Uicoabă" w:date="2022-06-15T19:58:00Z">
        <w:r>
          <w:rPr>
            <w:rFonts w:ascii="Times New Roman" w:hAnsi="Times New Roman" w:cs="Times New Roman"/>
            <w:sz w:val="24"/>
            <w:szCs w:val="24"/>
          </w:rPr>
          <w:t xml:space="preserve"> fost</w:t>
        </w:r>
      </w:ins>
      <w:ins w:id="1325" w:author="Alexandru Uicoabă" w:date="2022-06-15T19:57:00Z">
        <w:r>
          <w:rPr>
            <w:rFonts w:ascii="Times New Roman" w:hAnsi="Times New Roman" w:cs="Times New Roman"/>
            <w:sz w:val="24"/>
            <w:szCs w:val="24"/>
          </w:rPr>
          <w:t xml:space="preserve"> realizat</w:t>
        </w:r>
      </w:ins>
      <w:ins w:id="1326" w:author="Alexandru Uicoabă" w:date="2022-06-15T19:58:00Z">
        <w:r>
          <w:rPr>
            <w:rFonts w:ascii="Times New Roman" w:hAnsi="Times New Roman" w:cs="Times New Roman"/>
            <w:sz w:val="24"/>
            <w:szCs w:val="24"/>
          </w:rPr>
          <w:t>ă prin intermediul</w:t>
        </w:r>
      </w:ins>
      <w:ins w:id="1327" w:author="Alexandru Uicoabă" w:date="2022-06-15T19:57:00Z">
        <w:r>
          <w:rPr>
            <w:rFonts w:ascii="Times New Roman" w:hAnsi="Times New Roman" w:cs="Times New Roman"/>
            <w:sz w:val="24"/>
            <w:szCs w:val="24"/>
          </w:rPr>
          <w:t xml:space="preserve"> </w:t>
        </w:r>
      </w:ins>
      <w:ins w:id="1328" w:author="Alexandru Uicoabă" w:date="2022-06-15T19:58:00Z">
        <w:r>
          <w:rPr>
            <w:rFonts w:ascii="Times New Roman" w:hAnsi="Times New Roman" w:cs="Times New Roman"/>
            <w:sz w:val="24"/>
            <w:szCs w:val="24"/>
          </w:rPr>
          <w:t>Flask API-ului</w:t>
        </w:r>
      </w:ins>
      <w:ins w:id="1329" w:author="Alexandru Uicoabă" w:date="2022-06-15T20:00:00Z">
        <w:r w:rsidR="00F83DE8">
          <w:rPr>
            <w:rFonts w:ascii="Times New Roman" w:hAnsi="Times New Roman" w:cs="Times New Roman"/>
            <w:sz w:val="24"/>
            <w:szCs w:val="24"/>
          </w:rPr>
          <w:t xml:space="preserve"> prin utilizarea mediului Anaconda</w:t>
        </w:r>
      </w:ins>
      <w:ins w:id="1330" w:author="Alexandru Uicoabă" w:date="2022-06-15T19:58:00Z">
        <w:r>
          <w:rPr>
            <w:rFonts w:ascii="Times New Roman" w:hAnsi="Times New Roman" w:cs="Times New Roman"/>
            <w:sz w:val="24"/>
            <w:szCs w:val="24"/>
          </w:rPr>
          <w:t>.</w:t>
        </w:r>
      </w:ins>
    </w:p>
    <w:p w14:paraId="47F26B37" w14:textId="672F715C" w:rsidR="009334DE" w:rsidRPr="00604AD8" w:rsidRDefault="009334DE" w:rsidP="00BC53EF">
      <w:pPr>
        <w:jc w:val="both"/>
        <w:rPr>
          <w:rFonts w:ascii="Times New Roman" w:hAnsi="Times New Roman" w:cs="Times New Roman"/>
          <w:sz w:val="24"/>
          <w:szCs w:val="24"/>
          <w:rPrChange w:id="1331" w:author="Alexandru Uicoabă" w:date="2022-06-15T19:44:00Z">
            <w:rPr>
              <w:rFonts w:ascii="Times New Roman" w:hAnsi="Times New Roman" w:cs="Times New Roman"/>
              <w:sz w:val="24"/>
              <w:szCs w:val="24"/>
              <w:lang w:val="en-GB"/>
            </w:rPr>
          </w:rPrChange>
        </w:rPr>
      </w:pPr>
      <w:ins w:id="1332" w:author="Alexandru Uicoabă" w:date="2022-06-15T19:58:00Z">
        <w:r>
          <w:rPr>
            <w:rFonts w:ascii="Times New Roman" w:hAnsi="Times New Roman" w:cs="Times New Roman"/>
            <w:sz w:val="24"/>
            <w:szCs w:val="24"/>
          </w:rPr>
          <w:tab/>
          <w:t xml:space="preserve">Antrenarea agenților s-a realizat prin </w:t>
        </w:r>
      </w:ins>
      <w:ins w:id="1333" w:author="Alexandru Uicoabă" w:date="2022-06-15T19:59:00Z">
        <w:r>
          <w:rPr>
            <w:rFonts w:ascii="Times New Roman" w:hAnsi="Times New Roman" w:cs="Times New Roman"/>
            <w:sz w:val="24"/>
            <w:szCs w:val="24"/>
          </w:rPr>
          <w:t xml:space="preserve">implementarea unor algoritmi de învățare </w:t>
        </w:r>
      </w:ins>
      <w:ins w:id="1334" w:author="Alexandru Uicoabă" w:date="2022-06-16T10:22:00Z">
        <w:r w:rsidR="0041221E">
          <w:rPr>
            <w:rFonts w:ascii="Times New Roman" w:hAnsi="Times New Roman" w:cs="Times New Roman"/>
            <w:sz w:val="24"/>
            <w:szCs w:val="24"/>
          </w:rPr>
          <w:t>automată</w:t>
        </w:r>
      </w:ins>
      <w:ins w:id="1335" w:author="Alexandru Uicoabă" w:date="2022-06-15T19:59:00Z">
        <w:r>
          <w:rPr>
            <w:rFonts w:ascii="Times New Roman" w:hAnsi="Times New Roman" w:cs="Times New Roman"/>
            <w:sz w:val="24"/>
            <w:szCs w:val="24"/>
          </w:rPr>
          <w:t xml:space="preserve"> supravegheată, cu ajutorul librăriilor Scikit-Learn. Pentru partea de reinforcement learning s-a utilizat </w:t>
        </w:r>
      </w:ins>
      <w:ins w:id="1336" w:author="Alexandru Uicoabă" w:date="2022-06-15T20:00:00Z">
        <w:r>
          <w:rPr>
            <w:rFonts w:ascii="Times New Roman" w:hAnsi="Times New Roman" w:cs="Times New Roman"/>
            <w:sz w:val="24"/>
            <w:szCs w:val="24"/>
          </w:rPr>
          <w:t>instrumentul OpenAI Gym care a facilitat și ușurat antrenarea agentului.</w:t>
        </w:r>
      </w:ins>
    </w:p>
    <w:p w14:paraId="0D3B1C4F" w14:textId="5F9F1C6D" w:rsidR="007450A9" w:rsidRPr="00BC53EF" w:rsidDel="00F83DE8" w:rsidRDefault="007450A9" w:rsidP="00F83DE8">
      <w:pPr>
        <w:jc w:val="both"/>
        <w:rPr>
          <w:del w:id="1337" w:author="Alexandru Uicoabă" w:date="2022-06-15T20:00:00Z"/>
          <w:rFonts w:ascii="Times New Roman" w:hAnsi="Times New Roman" w:cs="Times New Roman"/>
          <w:sz w:val="24"/>
          <w:szCs w:val="24"/>
          <w:lang w:val="en-GB"/>
        </w:rPr>
      </w:pPr>
      <w:r w:rsidRPr="00BC53EF">
        <w:rPr>
          <w:rFonts w:ascii="Times New Roman" w:hAnsi="Times New Roman" w:cs="Times New Roman"/>
          <w:sz w:val="24"/>
          <w:szCs w:val="24"/>
          <w:lang w:val="en-GB"/>
        </w:rPr>
        <w:tab/>
      </w:r>
      <w:del w:id="1338" w:author="Alexandru Uicoabă" w:date="2022-06-15T20:00:00Z">
        <w:r w:rsidRPr="00BC53EF" w:rsidDel="00F83DE8">
          <w:rPr>
            <w:rFonts w:ascii="Times New Roman" w:hAnsi="Times New Roman" w:cs="Times New Roman"/>
            <w:sz w:val="24"/>
            <w:szCs w:val="24"/>
            <w:lang w:val="en-GB"/>
          </w:rPr>
          <w:delText xml:space="preserve">O primă contribuție proprie este adaptarea scenei din Unity prin adăugarea celor cinci senzori frontali pentru detecția obstacolelor. De asemenea, tot în mediul unity s-a mai create </w:delText>
        </w:r>
        <w:commentRangeStart w:id="1339"/>
        <w:commentRangeStart w:id="1340"/>
        <w:commentRangeStart w:id="1341"/>
        <w:r w:rsidRPr="00BC53EF" w:rsidDel="00F83DE8">
          <w:rPr>
            <w:rFonts w:ascii="Times New Roman" w:hAnsi="Times New Roman" w:cs="Times New Roman"/>
            <w:sz w:val="24"/>
            <w:szCs w:val="24"/>
            <w:lang w:val="en-GB"/>
          </w:rPr>
          <w:delText>un script nou denumit</w:delText>
        </w:r>
        <w:commentRangeEnd w:id="1339"/>
        <w:r w:rsidR="00DB4089" w:rsidDel="00F83DE8">
          <w:rPr>
            <w:rStyle w:val="Referincomentariu"/>
          </w:rPr>
          <w:commentReference w:id="1339"/>
        </w:r>
      </w:del>
      <w:commentRangeEnd w:id="1340"/>
      <w:r w:rsidR="008375CF">
        <w:rPr>
          <w:rStyle w:val="Referincomentariu"/>
        </w:rPr>
        <w:commentReference w:id="1340"/>
      </w:r>
      <w:commentRangeEnd w:id="1341"/>
      <w:r w:rsidR="008375CF">
        <w:rPr>
          <w:rStyle w:val="Referincomentariu"/>
        </w:rPr>
        <w:commentReference w:id="1341"/>
      </w:r>
      <w:del w:id="1342" w:author="Alexandru Uicoabă" w:date="2022-06-15T20:00:00Z">
        <w:r w:rsidRPr="00BC53EF" w:rsidDel="00F83DE8">
          <w:rPr>
            <w:rFonts w:ascii="Times New Roman" w:hAnsi="Times New Roman" w:cs="Times New Roman"/>
            <w:sz w:val="24"/>
            <w:szCs w:val="24"/>
            <w:lang w:val="en-GB"/>
          </w:rPr>
          <w:delText xml:space="preserve"> </w:delText>
        </w:r>
        <w:r w:rsidRPr="00BC53EF" w:rsidDel="00F83DE8">
          <w:rPr>
            <w:rFonts w:ascii="Times New Roman" w:hAnsi="Times New Roman" w:cs="Times New Roman"/>
            <w:i/>
            <w:iCs/>
            <w:sz w:val="24"/>
            <w:szCs w:val="24"/>
            <w:lang w:val="en-GB"/>
          </w:rPr>
          <w:delText xml:space="preserve">CollectData.cs </w:delText>
        </w:r>
        <w:r w:rsidRPr="00BC53EF" w:rsidDel="00F83DE8">
          <w:rPr>
            <w:rFonts w:ascii="Times New Roman" w:hAnsi="Times New Roman" w:cs="Times New Roman"/>
            <w:sz w:val="24"/>
            <w:szCs w:val="24"/>
            <w:lang w:val="en-GB"/>
          </w:rPr>
          <w:delText xml:space="preserve"> prin intermediul căruia se realizează atât colectarea datelor din joc, cât și trimiterea comenzilor către kart programmatic. Tot aici se realizează și exportul datelor din joc într-un filșier </w:delText>
        </w:r>
        <w:r w:rsidRPr="00BC53EF" w:rsidDel="00F83DE8">
          <w:rPr>
            <w:rFonts w:ascii="Times New Roman" w:hAnsi="Times New Roman" w:cs="Times New Roman"/>
            <w:i/>
            <w:iCs/>
            <w:sz w:val="24"/>
            <w:szCs w:val="24"/>
            <w:lang w:val="en-GB"/>
          </w:rPr>
          <w:delText xml:space="preserve">.csv </w:delText>
        </w:r>
        <w:r w:rsidRPr="00BC53EF" w:rsidDel="00F83DE8">
          <w:rPr>
            <w:rFonts w:ascii="Times New Roman" w:hAnsi="Times New Roman" w:cs="Times New Roman"/>
            <w:sz w:val="24"/>
            <w:szCs w:val="24"/>
            <w:lang w:val="en-GB"/>
          </w:rPr>
          <w:delText xml:space="preserve">la fiecare frame și trimiterea datelor prin apelul </w:delText>
        </w:r>
      </w:del>
      <w:del w:id="1343" w:author="Alexandru Uicoabă" w:date="2022-06-14T21:38:00Z">
        <w:r w:rsidRPr="00BC53EF" w:rsidDel="007B4C11">
          <w:rPr>
            <w:rFonts w:ascii="Times New Roman" w:hAnsi="Times New Roman" w:cs="Times New Roman"/>
            <w:sz w:val="24"/>
            <w:szCs w:val="24"/>
            <w:lang w:val="en-GB"/>
          </w:rPr>
          <w:delText xml:space="preserve">endpointui </w:delText>
        </w:r>
      </w:del>
      <w:del w:id="1344" w:author="Alexandru Uicoabă" w:date="2022-06-15T20:00:00Z">
        <w:r w:rsidRPr="00BC53EF" w:rsidDel="00F83DE8">
          <w:rPr>
            <w:rFonts w:ascii="Times New Roman" w:hAnsi="Times New Roman" w:cs="Times New Roman"/>
            <w:sz w:val="24"/>
            <w:szCs w:val="24"/>
            <w:lang w:val="en-GB"/>
          </w:rPr>
          <w:delText>de tip POST pentru procesarea acestora.</w:delText>
        </w:r>
      </w:del>
    </w:p>
    <w:p w14:paraId="728B70F7" w14:textId="26BBF3AF" w:rsidR="00E23BE0" w:rsidRPr="00BC53EF" w:rsidDel="00F83DE8" w:rsidRDefault="007450A9" w:rsidP="00F83DE8">
      <w:pPr>
        <w:jc w:val="both"/>
        <w:rPr>
          <w:del w:id="1345" w:author="Alexandru Uicoabă" w:date="2022-06-15T20:00:00Z"/>
          <w:rFonts w:ascii="Times New Roman" w:hAnsi="Times New Roman" w:cs="Times New Roman"/>
          <w:sz w:val="24"/>
          <w:szCs w:val="24"/>
          <w:lang w:val="en-GB"/>
        </w:rPr>
      </w:pPr>
      <w:del w:id="1346" w:author="Alexandru Uicoabă" w:date="2022-06-15T20:00:00Z">
        <w:r w:rsidRPr="00BC53EF" w:rsidDel="00F83DE8">
          <w:rPr>
            <w:rFonts w:ascii="Times New Roman" w:hAnsi="Times New Roman" w:cs="Times New Roman"/>
            <w:sz w:val="24"/>
            <w:szCs w:val="24"/>
            <w:lang w:val="en-GB"/>
          </w:rPr>
          <w:tab/>
        </w:r>
        <w:r w:rsidR="00F77136" w:rsidRPr="00BC53EF" w:rsidDel="00F83DE8">
          <w:rPr>
            <w:rFonts w:ascii="Times New Roman" w:hAnsi="Times New Roman" w:cs="Times New Roman"/>
            <w:sz w:val="24"/>
            <w:szCs w:val="24"/>
            <w:lang w:val="en-GB"/>
          </w:rPr>
          <w:delText>Mai apoi, folosind limbajul Python și mediul anaconda, s-a create un script de FlaskAPI, care realizează atât comunicarea cu jocul din unity, cât și antrenarea modelului prin algoritmi de machine learning supravegheați.</w:delText>
        </w:r>
        <w:r w:rsidR="00E23BE0" w:rsidRPr="00BC53EF" w:rsidDel="00F83DE8">
          <w:rPr>
            <w:rFonts w:ascii="Times New Roman" w:hAnsi="Times New Roman" w:cs="Times New Roman"/>
            <w:sz w:val="24"/>
            <w:szCs w:val="24"/>
            <w:lang w:val="en-GB"/>
          </w:rPr>
          <w:tab/>
        </w:r>
        <w:r w:rsidR="00047130" w:rsidRPr="00BC53EF" w:rsidDel="00F83DE8">
          <w:rPr>
            <w:rFonts w:ascii="Times New Roman" w:hAnsi="Times New Roman" w:cs="Times New Roman"/>
            <w:sz w:val="24"/>
            <w:szCs w:val="24"/>
            <w:lang w:val="en-GB"/>
          </w:rPr>
          <w:delText>De asemenea, acest script poate fi considerat și un intermediar între scriptul care realizează partea de reinforcement learning și Unity.</w:delText>
        </w:r>
      </w:del>
    </w:p>
    <w:p w14:paraId="65347A79" w14:textId="4A140364" w:rsidR="00047130" w:rsidRPr="00BC53EF" w:rsidRDefault="00047130" w:rsidP="00F83DE8">
      <w:pPr>
        <w:jc w:val="both"/>
        <w:rPr>
          <w:rFonts w:ascii="Times New Roman" w:hAnsi="Times New Roman" w:cs="Times New Roman"/>
          <w:sz w:val="24"/>
          <w:szCs w:val="24"/>
          <w:lang w:val="en-GB"/>
        </w:rPr>
      </w:pPr>
      <w:del w:id="1347" w:author="Alexandru Uicoabă" w:date="2022-06-15T20:00:00Z">
        <w:r w:rsidRPr="00BC53EF" w:rsidDel="00F83DE8">
          <w:rPr>
            <w:rFonts w:ascii="Times New Roman" w:hAnsi="Times New Roman" w:cs="Times New Roman"/>
            <w:sz w:val="24"/>
            <w:szCs w:val="24"/>
            <w:lang w:val="en-GB"/>
          </w:rPr>
          <w:lastRenderedPageBreak/>
          <w:tab/>
          <w:delText xml:space="preserve">Pentru reinforcement learning, s-a realizat structura proiectului, care este una necesară pentru un proiect care folosește tool kit-ul celor de la OpenAI gym. Pentru aceasta s-au create niște fișiere de configurate care au numele </w:delText>
        </w:r>
        <w:r w:rsidRPr="00BC53EF" w:rsidDel="00F83DE8">
          <w:rPr>
            <w:rFonts w:ascii="Times New Roman" w:hAnsi="Times New Roman" w:cs="Times New Roman"/>
            <w:i/>
            <w:iCs/>
            <w:sz w:val="24"/>
            <w:szCs w:val="24"/>
            <w:lang w:val="en-GB"/>
          </w:rPr>
          <w:delText>__init__.py</w:delText>
        </w:r>
        <w:r w:rsidR="00FE2FF3" w:rsidRPr="00BC53EF" w:rsidDel="00F83DE8">
          <w:rPr>
            <w:rFonts w:ascii="Times New Roman" w:hAnsi="Times New Roman" w:cs="Times New Roman"/>
            <w:i/>
            <w:iCs/>
            <w:sz w:val="24"/>
            <w:szCs w:val="24"/>
            <w:lang w:val="en-GB"/>
          </w:rPr>
          <w:delText xml:space="preserve">. </w:delText>
        </w:r>
        <w:r w:rsidR="00FE2FF3" w:rsidRPr="00BC53EF" w:rsidDel="00F83DE8">
          <w:rPr>
            <w:rFonts w:ascii="Times New Roman" w:hAnsi="Times New Roman" w:cs="Times New Roman"/>
            <w:sz w:val="24"/>
            <w:szCs w:val="24"/>
            <w:lang w:val="en-GB"/>
          </w:rPr>
          <w:delText xml:space="preserve">Tot aici, în fișierul </w:delText>
        </w:r>
        <w:r w:rsidR="00FE2FF3" w:rsidRPr="00BC53EF" w:rsidDel="00F83DE8">
          <w:rPr>
            <w:rFonts w:ascii="Times New Roman" w:hAnsi="Times New Roman" w:cs="Times New Roman"/>
            <w:i/>
            <w:iCs/>
            <w:sz w:val="24"/>
            <w:szCs w:val="24"/>
            <w:lang w:val="en-GB"/>
          </w:rPr>
          <w:delText>custom_env.py</w:delText>
        </w:r>
        <w:r w:rsidR="00FE2FF3" w:rsidRPr="00BC53EF" w:rsidDel="00F83DE8">
          <w:rPr>
            <w:rFonts w:ascii="Times New Roman" w:hAnsi="Times New Roman" w:cs="Times New Roman"/>
            <w:sz w:val="24"/>
            <w:szCs w:val="24"/>
            <w:lang w:val="en-GB"/>
          </w:rPr>
          <w:delText xml:space="preserve"> s-au create funcțile necesare pentru modelul de reinforcement learning.</w:delText>
        </w:r>
        <w:commentRangeEnd w:id="1303"/>
        <w:r w:rsidR="004A101E" w:rsidDel="00F83DE8">
          <w:rPr>
            <w:rStyle w:val="Referincomentariu"/>
          </w:rPr>
          <w:commentReference w:id="1303"/>
        </w:r>
      </w:del>
      <w:commentRangeEnd w:id="1304"/>
      <w:r w:rsidR="008457E4">
        <w:rPr>
          <w:rStyle w:val="Referincomentariu"/>
        </w:rPr>
        <w:commentReference w:id="1304"/>
      </w:r>
      <w:commentRangeEnd w:id="1305"/>
      <w:r w:rsidR="008457E4">
        <w:rPr>
          <w:rStyle w:val="Referincomentariu"/>
        </w:rPr>
        <w:commentReference w:id="1305"/>
      </w:r>
    </w:p>
    <w:p w14:paraId="2226E234" w14:textId="77777777" w:rsidR="00E23BE0" w:rsidRPr="00B06324" w:rsidRDefault="00E23BE0" w:rsidP="00B06324">
      <w:pPr>
        <w:rPr>
          <w:lang w:val="en-GB"/>
        </w:rPr>
      </w:pPr>
    </w:p>
    <w:p w14:paraId="1EE540A7" w14:textId="7B420387" w:rsidR="00F920BE" w:rsidRDefault="00F920BE" w:rsidP="00B06324">
      <w:pPr>
        <w:pStyle w:val="Titlu2"/>
        <w:rPr>
          <w:rFonts w:ascii="Times New Roman" w:hAnsi="Times New Roman" w:cs="Times New Roman"/>
          <w:b/>
          <w:bCs/>
          <w:color w:val="auto"/>
          <w:sz w:val="28"/>
          <w:szCs w:val="28"/>
          <w:lang w:val="en-GB"/>
        </w:rPr>
      </w:pPr>
      <w:bookmarkStart w:id="1348" w:name="_Toc106268670"/>
      <w:r w:rsidRPr="00B06324">
        <w:rPr>
          <w:rFonts w:ascii="Times New Roman" w:hAnsi="Times New Roman" w:cs="Times New Roman"/>
          <w:b/>
          <w:bCs/>
          <w:color w:val="auto"/>
          <w:sz w:val="28"/>
          <w:szCs w:val="28"/>
          <w:lang w:val="en-GB"/>
        </w:rPr>
        <w:t>5.2 – Dezvoltări viitoare</w:t>
      </w:r>
      <w:bookmarkEnd w:id="1348"/>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Cea mai importană direcție este creșterea numărului de episoade necesare ca agentul să învețe să conducă folosind reinforcement learning.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O primă direcție poate fi trecerea de la un mediu de tip single player, la un mediu de tip multi play</w:t>
      </w:r>
      <w:del w:id="1349" w:author="Bogdan Dragulescu" w:date="2022-06-14T14:33:00Z">
        <w:r w:rsidRPr="00B8314B" w:rsidDel="004A101E">
          <w:rPr>
            <w:rFonts w:ascii="Times New Roman" w:hAnsi="Times New Roman" w:cs="Times New Roman"/>
            <w:sz w:val="24"/>
            <w:szCs w:val="24"/>
          </w:rPr>
          <w:delText>a</w:delText>
        </w:r>
      </w:del>
      <w:r w:rsidRPr="00B8314B">
        <w:rPr>
          <w:rFonts w:ascii="Times New Roman" w:hAnsi="Times New Roman" w:cs="Times New Roman"/>
          <w:sz w:val="24"/>
          <w:szCs w:val="24"/>
        </w:rPr>
        <w:t>er. De interes în această abordare ar fi de văzut modul în care agenții concurează între ei.</w:t>
      </w:r>
    </w:p>
    <w:p w14:paraId="13D1354B" w14:textId="7416B4FA"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reinforcement learning, deoarece nu a existat o perso</w:t>
      </w:r>
      <w:ins w:id="1350" w:author="Bogdan Dragulescu" w:date="2022-06-14T14:33:00Z">
        <w:r w:rsidR="004A101E">
          <w:rPr>
            <w:rFonts w:ascii="Times New Roman" w:hAnsi="Times New Roman" w:cs="Times New Roman"/>
            <w:sz w:val="24"/>
            <w:szCs w:val="24"/>
          </w:rPr>
          <w:t>a</w:t>
        </w:r>
      </w:ins>
      <w:r w:rsidRPr="00B8314B">
        <w:rPr>
          <w:rFonts w:ascii="Times New Roman" w:hAnsi="Times New Roman" w:cs="Times New Roman"/>
          <w:sz w:val="24"/>
          <w:szCs w:val="24"/>
        </w:rPr>
        <w:t>nă umana de pe urma căreia să învețe agentul folosind tehnici de machine learning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ultimă direcție poate fi mărirea numărului de tururi de circuit pe care agentul trebuie să le completeze. În momentul de față, agentul trebuie să treacă print trei checkpoint</w:t>
      </w:r>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Titlu1"/>
        <w:jc w:val="center"/>
        <w:rPr>
          <w:rFonts w:ascii="Times New Roman" w:hAnsi="Times New Roman" w:cs="Times New Roman"/>
          <w:b/>
          <w:bCs/>
          <w:color w:val="auto"/>
        </w:rPr>
      </w:pPr>
      <w:bookmarkStart w:id="1351" w:name="_Toc106268671"/>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 6:</w:t>
      </w:r>
      <w:r w:rsidRPr="00B15547">
        <w:rPr>
          <w:rFonts w:ascii="Times New Roman" w:hAnsi="Times New Roman" w:cs="Times New Roman"/>
          <w:b/>
          <w:bCs/>
          <w:color w:val="auto"/>
        </w:rPr>
        <w:t xml:space="preserve"> Bibliografie</w:t>
      </w:r>
      <w:bookmarkEnd w:id="1351"/>
    </w:p>
    <w:commentRangeStart w:id="1352"/>
    <w:commentRangeStart w:id="1353"/>
    <w:p w14:paraId="57ECF848" w14:textId="77777777" w:rsidR="00733C36" w:rsidRPr="00733C36" w:rsidRDefault="006D12BC" w:rsidP="00733C36">
      <w:pPr>
        <w:pStyle w:val="Bibliografie"/>
        <w:rPr>
          <w:rFonts w:ascii="Calibri" w:hAnsi="Calibri" w:cs="Calibri"/>
          <w:szCs w:val="24"/>
        </w:rPr>
      </w:pPr>
      <w:r>
        <w:fldChar w:fldCharType="begin"/>
      </w:r>
      <w:r w:rsidR="0068010A">
        <w:instrText xml:space="preserve"> ADDIN ZOTERO_BIBL {"uncited":[],"omitted":[],"custom":[]} CSL_BIBLIOGRAPHY </w:instrText>
      </w:r>
      <w:r>
        <w:fldChar w:fldCharType="separate"/>
      </w:r>
      <w:r w:rsidR="00733C36" w:rsidRPr="00733C36">
        <w:rPr>
          <w:rFonts w:ascii="Calibri" w:hAnsi="Calibri" w:cs="Calibri"/>
          <w:szCs w:val="24"/>
        </w:rPr>
        <w:t>[1]</w:t>
      </w:r>
      <w:r w:rsidR="00733C36" w:rsidRPr="00733C36">
        <w:rPr>
          <w:rFonts w:ascii="Calibri" w:hAnsi="Calibri" w:cs="Calibri"/>
          <w:szCs w:val="24"/>
        </w:rPr>
        <w:tab/>
        <w:t xml:space="preserve">M. Lent </w:t>
      </w:r>
      <w:r w:rsidR="00733C36" w:rsidRPr="00733C36">
        <w:rPr>
          <w:rFonts w:ascii="Calibri" w:hAnsi="Calibri" w:cs="Calibri"/>
          <w:i/>
          <w:iCs/>
          <w:szCs w:val="24"/>
        </w:rPr>
        <w:t>et al.</w:t>
      </w:r>
      <w:r w:rsidR="00733C36" w:rsidRPr="00733C36">
        <w:rPr>
          <w:rFonts w:ascii="Calibri" w:hAnsi="Calibri" w:cs="Calibri"/>
          <w:szCs w:val="24"/>
        </w:rPr>
        <w:t>, ‘Intelligent Agents in Computer Games’, Sep. 1999.</w:t>
      </w:r>
    </w:p>
    <w:p w14:paraId="38FDBA1F"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w:t>
      </w:r>
      <w:r w:rsidRPr="00733C36">
        <w:rPr>
          <w:rFonts w:ascii="Calibri" w:hAnsi="Calibri" w:cs="Calibri"/>
          <w:szCs w:val="24"/>
        </w:rPr>
        <w:tab/>
        <w:t>S. Shalev-Shwartz, S. Shammah, and A. Shashua, ‘Safe, Multi-Agent, Reinforcement Learning for Autonomous Driving’. arXiv, Oct. 11, 2016. Accessed: Jun. 16, 2022. [Online]. Available: http://arxiv.org/abs/1610.03295</w:t>
      </w:r>
    </w:p>
    <w:p w14:paraId="78DA1A8A"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[3]</w:t>
      </w:r>
      <w:r w:rsidRPr="00733C36">
        <w:rPr>
          <w:rFonts w:ascii="Calibri" w:hAnsi="Calibri" w:cs="Calibri"/>
          <w:szCs w:val="24"/>
        </w:rPr>
        <w:tab/>
        <w:t xml:space="preserve">G. S.Bhamra, A. K. Verma, and R. B. Patel, ‘Intelligent Software Agent Technology: An Overview’, </w:t>
      </w:r>
      <w:r w:rsidRPr="00733C36">
        <w:rPr>
          <w:rFonts w:ascii="Calibri" w:hAnsi="Calibri" w:cs="Calibri"/>
          <w:i/>
          <w:iCs/>
          <w:szCs w:val="24"/>
        </w:rPr>
        <w:t>IJCA</w:t>
      </w:r>
      <w:r w:rsidRPr="00733C36">
        <w:rPr>
          <w:rFonts w:ascii="Calibri" w:hAnsi="Calibri" w:cs="Calibri"/>
          <w:szCs w:val="24"/>
        </w:rPr>
        <w:t>, vol. 89, no. 2, pp. 19–31, Mar. 2014, doi: 10.5120/15474-4160.</w:t>
      </w:r>
    </w:p>
    <w:p w14:paraId="623913D2"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[4]</w:t>
      </w:r>
      <w:r w:rsidRPr="00733C36">
        <w:rPr>
          <w:rFonts w:ascii="Calibri" w:hAnsi="Calibri" w:cs="Calibri"/>
          <w:szCs w:val="24"/>
        </w:rPr>
        <w:tab/>
        <w:t>S. Vijay and A. Sethi, ‘Congestion Aware and Stability Based Routing with Cross-Layer Optimization for 6LowPAN’, Apr. 2020.</w:t>
      </w:r>
    </w:p>
    <w:p w14:paraId="42BA4A83"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[5]</w:t>
      </w:r>
      <w:r w:rsidRPr="00733C36">
        <w:rPr>
          <w:rFonts w:ascii="Calibri" w:hAnsi="Calibri" w:cs="Calibri"/>
          <w:szCs w:val="24"/>
        </w:rPr>
        <w:tab/>
        <w:t>G. Moise, ‘THE ROLE OF INTELLIGENT AGENTS IN ONLINE LEARNING ENVIRONMENT’, p. 7.</w:t>
      </w:r>
    </w:p>
    <w:p w14:paraId="7FC95AA7"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[6]</w:t>
      </w:r>
      <w:r w:rsidRPr="00733C36">
        <w:rPr>
          <w:rFonts w:ascii="Calibri" w:hAnsi="Calibri" w:cs="Calibri"/>
          <w:szCs w:val="24"/>
        </w:rPr>
        <w:tab/>
        <w:t xml:space="preserve">N. Lassabe, S. Sanchez, H. Luga, and Y. Duthen, ‘Genetically programmed strategies for chess endgame’, in </w:t>
      </w:r>
      <w:r w:rsidRPr="00733C36">
        <w:rPr>
          <w:rFonts w:ascii="Calibri" w:hAnsi="Calibri" w:cs="Calibri"/>
          <w:i/>
          <w:iCs/>
          <w:szCs w:val="24"/>
        </w:rPr>
        <w:t>Proceedings of the 8th annual conference on Genetic and evolutionary computation  - GECCO ’06</w:t>
      </w:r>
      <w:r w:rsidRPr="00733C36">
        <w:rPr>
          <w:rFonts w:ascii="Calibri" w:hAnsi="Calibri" w:cs="Calibri"/>
          <w:szCs w:val="24"/>
        </w:rPr>
        <w:t>, Seattle, Washington, USA, 2006, p. 831. doi: 10.1145/1143997.1144144.</w:t>
      </w:r>
    </w:p>
    <w:p w14:paraId="6AA7BB6A"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[7]</w:t>
      </w:r>
      <w:r w:rsidRPr="00733C36">
        <w:rPr>
          <w:rFonts w:ascii="Calibri" w:hAnsi="Calibri" w:cs="Calibri"/>
          <w:szCs w:val="24"/>
        </w:rPr>
        <w:tab/>
        <w:t xml:space="preserve">J.-B. Hoock, C.-S. Lee, A. Rimmel, F. Teytaud, M.-H. Wang, and O. Teytaud, ‘Intelligent Agents for the Game of Go’, </w:t>
      </w:r>
      <w:r w:rsidRPr="00733C36">
        <w:rPr>
          <w:rFonts w:ascii="Calibri" w:hAnsi="Calibri" w:cs="Calibri"/>
          <w:i/>
          <w:iCs/>
          <w:szCs w:val="24"/>
        </w:rPr>
        <w:t>Computational Intelligence Magazine, IEEE</w:t>
      </w:r>
      <w:r w:rsidRPr="00733C36">
        <w:rPr>
          <w:rFonts w:ascii="Calibri" w:hAnsi="Calibri" w:cs="Calibri"/>
          <w:szCs w:val="24"/>
        </w:rPr>
        <w:t>, vol. 5, pp. 28–42, Dec. 2010, doi: 10.1109/MCI.2010.938360.</w:t>
      </w:r>
    </w:p>
    <w:p w14:paraId="3FCDD05D"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[8]</w:t>
      </w:r>
      <w:r w:rsidRPr="00733C36">
        <w:rPr>
          <w:rFonts w:ascii="Calibri" w:hAnsi="Calibri" w:cs="Calibri"/>
          <w:szCs w:val="24"/>
        </w:rPr>
        <w:tab/>
        <w:t xml:space="preserve">M. P. P. Faria, R. M. S. Julia, and L. B. P. Tomaz, ‘Evaluating the Performance of the Deep Active Imitation Learning Algorithm in the Dynamic Environment of FIFA Player Agents’, in </w:t>
      </w:r>
      <w:r w:rsidRPr="00733C36">
        <w:rPr>
          <w:rFonts w:ascii="Calibri" w:hAnsi="Calibri" w:cs="Calibri"/>
          <w:i/>
          <w:iCs/>
          <w:szCs w:val="24"/>
        </w:rPr>
        <w:t xml:space="preserve">2019 18th </w:t>
      </w:r>
      <w:r w:rsidRPr="00733C36">
        <w:rPr>
          <w:rFonts w:ascii="Calibri" w:hAnsi="Calibri" w:cs="Calibri"/>
          <w:i/>
          <w:iCs/>
          <w:szCs w:val="24"/>
        </w:rPr>
        <w:lastRenderedPageBreak/>
        <w:t>IEEE International Conference On Machine Learning And Applications (ICMLA)</w:t>
      </w:r>
      <w:r w:rsidRPr="00733C36">
        <w:rPr>
          <w:rFonts w:ascii="Calibri" w:hAnsi="Calibri" w:cs="Calibri"/>
          <w:szCs w:val="24"/>
        </w:rPr>
        <w:t>, Dec. 2019, pp. 228–233. doi: 10.1109/ICMLA.2019.00043.</w:t>
      </w:r>
    </w:p>
    <w:p w14:paraId="55BF471E"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[9]</w:t>
      </w:r>
      <w:r w:rsidRPr="00733C36">
        <w:rPr>
          <w:rFonts w:ascii="Calibri" w:hAnsi="Calibri" w:cs="Calibri"/>
          <w:szCs w:val="24"/>
        </w:rPr>
        <w:tab/>
        <w:t xml:space="preserve">OpenAI </w:t>
      </w:r>
      <w:r w:rsidRPr="00733C36">
        <w:rPr>
          <w:rFonts w:ascii="Calibri" w:hAnsi="Calibri" w:cs="Calibri"/>
          <w:i/>
          <w:iCs/>
          <w:szCs w:val="24"/>
        </w:rPr>
        <w:t>et al.</w:t>
      </w:r>
      <w:r w:rsidRPr="00733C36">
        <w:rPr>
          <w:rFonts w:ascii="Calibri" w:hAnsi="Calibri" w:cs="Calibri"/>
          <w:szCs w:val="24"/>
        </w:rPr>
        <w:t>, ‘Dota 2 with Large Scale Deep Reinforcement Learning’. arXiv, Dec. 13, 2019. Accessed: Jun. 16, 2022. [Online]. Available: http://arxiv.org/abs/1912.06680</w:t>
      </w:r>
    </w:p>
    <w:p w14:paraId="261820BE"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[10]</w:t>
      </w:r>
      <w:r w:rsidRPr="00733C36">
        <w:rPr>
          <w:rFonts w:ascii="Calibri" w:hAnsi="Calibri" w:cs="Calibri"/>
          <w:szCs w:val="24"/>
        </w:rPr>
        <w:tab/>
        <w:t xml:space="preserve">T. Pepels, M. H. M. Winands, and M. Lanctot, ‘Real-Time Monte Carlo Tree Search in Ms Pac-Man’, </w:t>
      </w:r>
      <w:r w:rsidRPr="00733C36">
        <w:rPr>
          <w:rFonts w:ascii="Calibri" w:hAnsi="Calibri" w:cs="Calibri"/>
          <w:i/>
          <w:iCs/>
          <w:szCs w:val="24"/>
        </w:rPr>
        <w:t>IEEE Transactions on Computational Intelligence and AI in Games</w:t>
      </w:r>
      <w:r w:rsidRPr="00733C36">
        <w:rPr>
          <w:rFonts w:ascii="Calibri" w:hAnsi="Calibri" w:cs="Calibri"/>
          <w:szCs w:val="24"/>
        </w:rPr>
        <w:t>, vol. 6, no. 3, pp. 245–257, Sep. 2014, doi: 10.1109/TCIAIG.2013.2291577.</w:t>
      </w:r>
    </w:p>
    <w:p w14:paraId="06ACE082"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[11]</w:t>
      </w:r>
      <w:r w:rsidRPr="00733C36">
        <w:rPr>
          <w:rFonts w:ascii="Calibri" w:hAnsi="Calibri" w:cs="Calibri"/>
          <w:szCs w:val="24"/>
        </w:rPr>
        <w:tab/>
        <w:t xml:space="preserve">I. Fathy, M. Aref, O. Enayet, and A. Al-Ogail, ‘Intelligent online case-based planning agent model for real-time strategy games’, in </w:t>
      </w:r>
      <w:r w:rsidRPr="00733C36">
        <w:rPr>
          <w:rFonts w:ascii="Calibri" w:hAnsi="Calibri" w:cs="Calibri"/>
          <w:i/>
          <w:iCs/>
          <w:szCs w:val="24"/>
        </w:rPr>
        <w:t>2010 10th International Conference on Intelligent Systems Design and Applications</w:t>
      </w:r>
      <w:r w:rsidRPr="00733C36">
        <w:rPr>
          <w:rFonts w:ascii="Calibri" w:hAnsi="Calibri" w:cs="Calibri"/>
          <w:szCs w:val="24"/>
        </w:rPr>
        <w:t>, Nov. 2010, pp. 445–450. doi: 10.1109/ISDA.2010.5687225.</w:t>
      </w:r>
    </w:p>
    <w:p w14:paraId="312D99A5"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[12]</w:t>
      </w:r>
      <w:r w:rsidRPr="00733C36">
        <w:rPr>
          <w:rFonts w:ascii="Calibri" w:hAnsi="Calibri" w:cs="Calibri"/>
          <w:szCs w:val="24"/>
        </w:rPr>
        <w:tab/>
        <w:t xml:space="preserve">Z. Zhang, D. Wang, D. Zhao, Q. Han, and T. Song, ‘A Gradient-Based Reinforcement Learning Algorithm for Multiple Cooperative Agents’, </w:t>
      </w:r>
      <w:r w:rsidRPr="00733C36">
        <w:rPr>
          <w:rFonts w:ascii="Calibri" w:hAnsi="Calibri" w:cs="Calibri"/>
          <w:i/>
          <w:iCs/>
          <w:szCs w:val="24"/>
        </w:rPr>
        <w:t>IEEE Access</w:t>
      </w:r>
      <w:r w:rsidRPr="00733C36">
        <w:rPr>
          <w:rFonts w:ascii="Calibri" w:hAnsi="Calibri" w:cs="Calibri"/>
          <w:szCs w:val="24"/>
        </w:rPr>
        <w:t>, vol. 6, pp. 70223–70235, 2018, doi: 10.1109/ACCESS.2018.2878853.</w:t>
      </w:r>
    </w:p>
    <w:p w14:paraId="3D6C0E2E"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[13]</w:t>
      </w:r>
      <w:r w:rsidRPr="00733C36">
        <w:rPr>
          <w:rFonts w:ascii="Calibri" w:hAnsi="Calibri" w:cs="Calibri"/>
          <w:szCs w:val="24"/>
        </w:rPr>
        <w:tab/>
        <w:t xml:space="preserve">D. Daylamani-Zad and M. C. Angelides, ‘Altruism and Selfishness in Believable Game Agents: Deep Reinforcement Learning in Modified Dictator Games’, </w:t>
      </w:r>
      <w:r w:rsidRPr="00733C36">
        <w:rPr>
          <w:rFonts w:ascii="Calibri" w:hAnsi="Calibri" w:cs="Calibri"/>
          <w:i/>
          <w:iCs/>
          <w:szCs w:val="24"/>
        </w:rPr>
        <w:t>IEEE Transactions on Games</w:t>
      </w:r>
      <w:r w:rsidRPr="00733C36">
        <w:rPr>
          <w:rFonts w:ascii="Calibri" w:hAnsi="Calibri" w:cs="Calibri"/>
          <w:szCs w:val="24"/>
        </w:rPr>
        <w:t>, pp. 1–1, 2020, doi: 10.1109/TG.2020.2989636.</w:t>
      </w:r>
    </w:p>
    <w:p w14:paraId="7568E03C"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[14]</w:t>
      </w:r>
      <w:r w:rsidRPr="00733C36">
        <w:rPr>
          <w:rFonts w:ascii="Calibri" w:hAnsi="Calibri" w:cs="Calibri"/>
          <w:szCs w:val="24"/>
        </w:rPr>
        <w:tab/>
        <w:t xml:space="preserve">Y. Takano, S. Ito, T. Harada, and R. Thawonmas, ‘Utilizing Multiple Agents for Decision Making in a Fighting Game’, in </w:t>
      </w:r>
      <w:r w:rsidRPr="00733C36">
        <w:rPr>
          <w:rFonts w:ascii="Calibri" w:hAnsi="Calibri" w:cs="Calibri"/>
          <w:i/>
          <w:iCs/>
          <w:szCs w:val="24"/>
        </w:rPr>
        <w:t>2018 IEEE 7th Global Conference on Consumer Electronics (GCCE)</w:t>
      </w:r>
      <w:r w:rsidRPr="00733C36">
        <w:rPr>
          <w:rFonts w:ascii="Calibri" w:hAnsi="Calibri" w:cs="Calibri"/>
          <w:szCs w:val="24"/>
        </w:rPr>
        <w:t>, Oct. 2018, pp. 594–595. doi: 10.1109/GCCE.2018.8574675.</w:t>
      </w:r>
    </w:p>
    <w:p w14:paraId="536F62B8"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[15]</w:t>
      </w:r>
      <w:r w:rsidRPr="00733C36">
        <w:rPr>
          <w:rFonts w:ascii="Calibri" w:hAnsi="Calibri" w:cs="Calibri"/>
          <w:szCs w:val="24"/>
        </w:rPr>
        <w:tab/>
        <w:t xml:space="preserve">H. Baier, A. Sattaur, E. J. Powley, S. Devlin, J. Rollason, and P. I. Cowling, ‘Emulating Human Play in a Leading Mobile Card Game’, </w:t>
      </w:r>
      <w:r w:rsidRPr="00733C36">
        <w:rPr>
          <w:rFonts w:ascii="Calibri" w:hAnsi="Calibri" w:cs="Calibri"/>
          <w:i/>
          <w:iCs/>
          <w:szCs w:val="24"/>
        </w:rPr>
        <w:t>IEEE Transactions on Games</w:t>
      </w:r>
      <w:r w:rsidRPr="00733C36">
        <w:rPr>
          <w:rFonts w:ascii="Calibri" w:hAnsi="Calibri" w:cs="Calibri"/>
          <w:szCs w:val="24"/>
        </w:rPr>
        <w:t>, vol. 11, no. 4, pp. 386–395, Dec. 2019, doi: 10.1109/TG.2018.2835764.</w:t>
      </w:r>
    </w:p>
    <w:p w14:paraId="732B0FAC"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[16]</w:t>
      </w:r>
      <w:r w:rsidRPr="00733C36">
        <w:rPr>
          <w:rFonts w:ascii="Calibri" w:hAnsi="Calibri" w:cs="Calibri"/>
          <w:szCs w:val="24"/>
        </w:rPr>
        <w:tab/>
        <w:t xml:space="preserve">Z. Wei, D. Wang, M. Zhang, A. Tan, C. Miao, and Y. Zhou, ‘Autonomous Agents in Snake Game via Deep Reinforcement Learning’, in </w:t>
      </w:r>
      <w:r w:rsidRPr="00733C36">
        <w:rPr>
          <w:rFonts w:ascii="Calibri" w:hAnsi="Calibri" w:cs="Calibri"/>
          <w:i/>
          <w:iCs/>
          <w:szCs w:val="24"/>
        </w:rPr>
        <w:t>2018 IEEE International Conference on Agents (ICA)</w:t>
      </w:r>
      <w:r w:rsidRPr="00733C36">
        <w:rPr>
          <w:rFonts w:ascii="Calibri" w:hAnsi="Calibri" w:cs="Calibri"/>
          <w:szCs w:val="24"/>
        </w:rPr>
        <w:t>, Jul. 2018, pp. 20–25. doi: 10.1109/AGENTS.2018.8460004.</w:t>
      </w:r>
    </w:p>
    <w:p w14:paraId="560529BA"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[17]</w:t>
      </w:r>
      <w:r w:rsidRPr="00733C36">
        <w:rPr>
          <w:rFonts w:ascii="Calibri" w:hAnsi="Calibri" w:cs="Calibri"/>
          <w:szCs w:val="24"/>
        </w:rPr>
        <w:tab/>
        <w:t xml:space="preserve">D. Daylamani-Zad, L. B. Graham, and I. T. Paraskevopoulos, ‘Swarm intelligence for autonomous cooperative agents in battles for real-time strategy games’, in </w:t>
      </w:r>
      <w:r w:rsidRPr="00733C36">
        <w:rPr>
          <w:rFonts w:ascii="Calibri" w:hAnsi="Calibri" w:cs="Calibri"/>
          <w:i/>
          <w:iCs/>
          <w:szCs w:val="24"/>
        </w:rPr>
        <w:t>2017 9th International Conference on Virtual Worlds and Games for Serious Applications (VS-Games)</w:t>
      </w:r>
      <w:r w:rsidRPr="00733C36">
        <w:rPr>
          <w:rFonts w:ascii="Calibri" w:hAnsi="Calibri" w:cs="Calibri"/>
          <w:szCs w:val="24"/>
        </w:rPr>
        <w:t>, Sep. 2017, pp. 39–46. doi: 10.1109/VS-GAMES.2017.8055809.</w:t>
      </w:r>
    </w:p>
    <w:p w14:paraId="1F1EA24F"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[18]</w:t>
      </w:r>
      <w:r w:rsidRPr="00733C36">
        <w:rPr>
          <w:rFonts w:ascii="Calibri" w:hAnsi="Calibri" w:cs="Calibri"/>
          <w:szCs w:val="24"/>
        </w:rPr>
        <w:tab/>
        <w:t>‘Anaconda Distribution — Anaconda documentation’. https://docs.anaconda.com/anaconda/ (accessed Jun. 13, 2022).</w:t>
      </w:r>
    </w:p>
    <w:p w14:paraId="75456D17"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[19]</w:t>
      </w:r>
      <w:r w:rsidRPr="00733C36">
        <w:rPr>
          <w:rFonts w:ascii="Calibri" w:hAnsi="Calibri" w:cs="Calibri"/>
          <w:szCs w:val="24"/>
        </w:rPr>
        <w:tab/>
        <w:t xml:space="preserve">J. Chan, R. Chung, and J. Huang, </w:t>
      </w:r>
      <w:r w:rsidRPr="00733C36">
        <w:rPr>
          <w:rFonts w:ascii="Calibri" w:hAnsi="Calibri" w:cs="Calibri"/>
          <w:i/>
          <w:iCs/>
          <w:szCs w:val="24"/>
        </w:rPr>
        <w:t>Python API Development Fundamentals: Develop a full-stack web application with Python and Flask</w:t>
      </w:r>
      <w:r w:rsidRPr="00733C36">
        <w:rPr>
          <w:rFonts w:ascii="Calibri" w:hAnsi="Calibri" w:cs="Calibri"/>
          <w:szCs w:val="24"/>
        </w:rPr>
        <w:t>. Packt Publishing Ltd, 2019.</w:t>
      </w:r>
    </w:p>
    <w:p w14:paraId="0376F4A2"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[20]</w:t>
      </w:r>
      <w:r w:rsidRPr="00733C36">
        <w:rPr>
          <w:rFonts w:ascii="Calibri" w:hAnsi="Calibri" w:cs="Calibri"/>
          <w:szCs w:val="24"/>
        </w:rPr>
        <w:tab/>
        <w:t xml:space="preserve">F. Pedregosa </w:t>
      </w:r>
      <w:r w:rsidRPr="00733C36">
        <w:rPr>
          <w:rFonts w:ascii="Calibri" w:hAnsi="Calibri" w:cs="Calibri"/>
          <w:i/>
          <w:iCs/>
          <w:szCs w:val="24"/>
        </w:rPr>
        <w:t>et al.</w:t>
      </w:r>
      <w:r w:rsidRPr="00733C36">
        <w:rPr>
          <w:rFonts w:ascii="Calibri" w:hAnsi="Calibri" w:cs="Calibri"/>
          <w:szCs w:val="24"/>
        </w:rPr>
        <w:t xml:space="preserve">, ‘Scikit-learn: Machine Learning in Python’, </w:t>
      </w:r>
      <w:r w:rsidRPr="00733C36">
        <w:rPr>
          <w:rFonts w:ascii="Calibri" w:hAnsi="Calibri" w:cs="Calibri"/>
          <w:i/>
          <w:iCs/>
          <w:szCs w:val="24"/>
        </w:rPr>
        <w:t>Journal of Machine Learning Research</w:t>
      </w:r>
      <w:r w:rsidRPr="00733C36">
        <w:rPr>
          <w:rFonts w:ascii="Calibri" w:hAnsi="Calibri" w:cs="Calibri"/>
          <w:szCs w:val="24"/>
        </w:rPr>
        <w:t>, vol. 12, no. 85, pp. 2825–2830, 2011.</w:t>
      </w:r>
    </w:p>
    <w:p w14:paraId="0593A646"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[21]</w:t>
      </w:r>
      <w:r w:rsidRPr="00733C36">
        <w:rPr>
          <w:rFonts w:ascii="Calibri" w:hAnsi="Calibri" w:cs="Calibri"/>
          <w:szCs w:val="24"/>
        </w:rPr>
        <w:tab/>
        <w:t xml:space="preserve">J. Craighead, J. Burke, and R. Murphy, ‘Using the Unity Game Engine to Develop SARGE: A Case Study’, </w:t>
      </w:r>
      <w:r w:rsidRPr="00733C36">
        <w:rPr>
          <w:rFonts w:ascii="Calibri" w:hAnsi="Calibri" w:cs="Calibri"/>
          <w:i/>
          <w:iCs/>
          <w:szCs w:val="24"/>
        </w:rPr>
        <w:t>Computer</w:t>
      </w:r>
      <w:r w:rsidRPr="00733C36">
        <w:rPr>
          <w:rFonts w:ascii="Calibri" w:hAnsi="Calibri" w:cs="Calibri"/>
          <w:szCs w:val="24"/>
        </w:rPr>
        <w:t>, vol. 4552, Jan. 2007.</w:t>
      </w:r>
    </w:p>
    <w:p w14:paraId="0C5E807B"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[22]</w:t>
      </w:r>
      <w:r w:rsidRPr="00733C36">
        <w:rPr>
          <w:rFonts w:ascii="Calibri" w:hAnsi="Calibri" w:cs="Calibri"/>
          <w:szCs w:val="24"/>
        </w:rPr>
        <w:tab/>
        <w:t xml:space="preserve">G. Brockman </w:t>
      </w:r>
      <w:r w:rsidRPr="00733C36">
        <w:rPr>
          <w:rFonts w:ascii="Calibri" w:hAnsi="Calibri" w:cs="Calibri"/>
          <w:i/>
          <w:iCs/>
          <w:szCs w:val="24"/>
        </w:rPr>
        <w:t>et al.</w:t>
      </w:r>
      <w:r w:rsidRPr="00733C36">
        <w:rPr>
          <w:rFonts w:ascii="Calibri" w:hAnsi="Calibri" w:cs="Calibri"/>
          <w:szCs w:val="24"/>
        </w:rPr>
        <w:t>, ‘OpenAI Gym’. arXiv, Jun. 05, 2016. Accessed: Jun. 03, 2022. [Online]. Available: http://arxiv.org/abs/1606.01540</w:t>
      </w:r>
    </w:p>
    <w:p w14:paraId="2073B93D"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[23]</w:t>
      </w:r>
      <w:r w:rsidRPr="00733C36">
        <w:rPr>
          <w:rFonts w:ascii="Calibri" w:hAnsi="Calibri" w:cs="Calibri"/>
          <w:szCs w:val="24"/>
        </w:rPr>
        <w:tab/>
        <w:t xml:space="preserve">A. Géron, </w:t>
      </w:r>
      <w:r w:rsidRPr="00733C36">
        <w:rPr>
          <w:rFonts w:ascii="Calibri" w:hAnsi="Calibri" w:cs="Calibri"/>
          <w:i/>
          <w:iCs/>
          <w:szCs w:val="24"/>
        </w:rPr>
        <w:t>Hands-On Machine Learning with Scikit-Learn, Keras, and TensorFlow</w:t>
      </w:r>
      <w:r w:rsidRPr="00733C36">
        <w:rPr>
          <w:rFonts w:ascii="Calibri" w:hAnsi="Calibri" w:cs="Calibri"/>
          <w:szCs w:val="24"/>
        </w:rPr>
        <w:t>, 2nd Edition. O’Reilly Media, Inc., 2019.</w:t>
      </w:r>
    </w:p>
    <w:p w14:paraId="129628BD"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[24]</w:t>
      </w:r>
      <w:r w:rsidRPr="00733C36">
        <w:rPr>
          <w:rFonts w:ascii="Calibri" w:hAnsi="Calibri" w:cs="Calibri"/>
          <w:szCs w:val="24"/>
        </w:rPr>
        <w:tab/>
        <w:t xml:space="preserve">T. Jiang, J. L. Gradus, and A. J. Rosellini, ‘Supervised Machine Learning: A Brief Primer’, </w:t>
      </w:r>
      <w:r w:rsidRPr="00733C36">
        <w:rPr>
          <w:rFonts w:ascii="Calibri" w:hAnsi="Calibri" w:cs="Calibri"/>
          <w:i/>
          <w:iCs/>
          <w:szCs w:val="24"/>
        </w:rPr>
        <w:t>Behavior Therapy</w:t>
      </w:r>
      <w:r w:rsidRPr="00733C36">
        <w:rPr>
          <w:rFonts w:ascii="Calibri" w:hAnsi="Calibri" w:cs="Calibri"/>
          <w:szCs w:val="24"/>
        </w:rPr>
        <w:t>, vol. 51, no. 5, pp. 675–687, Sep. 2020, doi: 10.1016/j.beth.2020.05.002.</w:t>
      </w:r>
    </w:p>
    <w:p w14:paraId="25A58A64" w14:textId="77777777" w:rsidR="00733C36" w:rsidRPr="00733C36" w:rsidRDefault="00733C36" w:rsidP="00733C36">
      <w:pPr>
        <w:pStyle w:val="Bibliografie"/>
        <w:rPr>
          <w:rFonts w:ascii="Calibri" w:hAnsi="Calibri" w:cs="Calibri"/>
          <w:szCs w:val="24"/>
        </w:rPr>
      </w:pPr>
      <w:r w:rsidRPr="00733C36">
        <w:rPr>
          <w:rFonts w:ascii="Calibri" w:hAnsi="Calibri" w:cs="Calibri"/>
          <w:szCs w:val="24"/>
        </w:rPr>
        <w:t>[25]</w:t>
      </w:r>
      <w:r w:rsidRPr="00733C36">
        <w:rPr>
          <w:rFonts w:ascii="Calibri" w:hAnsi="Calibri" w:cs="Calibri"/>
          <w:szCs w:val="24"/>
        </w:rPr>
        <w:tab/>
        <w:t>B. Dk, ‘Reinforcement Learning: An Introduction second edition’, Accessed: Jun. 13, 2022. [Online]. Available: https://www.academia.edu/39631493/Reinforcement_Learning_An_Introduction_second_edition</w:t>
      </w:r>
    </w:p>
    <w:p w14:paraId="18FDBABE" w14:textId="0F65B026" w:rsidR="00B15547" w:rsidRPr="00B15547" w:rsidRDefault="006D12BC" w:rsidP="00B15547">
      <w:r>
        <w:fldChar w:fldCharType="end"/>
      </w:r>
      <w:commentRangeEnd w:id="1352"/>
      <w:r w:rsidR="004A101E">
        <w:rPr>
          <w:rStyle w:val="Referincomentariu"/>
        </w:rPr>
        <w:commentReference w:id="1352"/>
      </w:r>
      <w:commentRangeEnd w:id="1353"/>
      <w:r w:rsidR="009C5C93">
        <w:rPr>
          <w:rStyle w:val="Referincomentariu"/>
        </w:rPr>
        <w:commentReference w:id="1353"/>
      </w:r>
    </w:p>
    <w:sectPr w:rsidR="00B15547" w:rsidRPr="00B155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9" w:author="Alexandru Uicoaba" w:date="2022-06-15T09:53:00Z" w:initials="AU">
    <w:p w14:paraId="140E1FE5" w14:textId="77777777" w:rsidR="00143C1F" w:rsidRDefault="00143C1F" w:rsidP="00AD5829">
      <w:pPr>
        <w:pStyle w:val="Textcomentariu"/>
      </w:pPr>
      <w:r>
        <w:rPr>
          <w:rStyle w:val="Referincomentariu"/>
        </w:rPr>
        <w:annotationRef/>
      </w:r>
      <w:r>
        <w:t>Am pus sinteza inainte de primul capitol</w:t>
      </w:r>
    </w:p>
  </w:comment>
  <w:comment w:id="230" w:author="Bogdan Dragulescu" w:date="2022-06-14T11:00:00Z" w:initials="BD">
    <w:p w14:paraId="15BDF0FC" w14:textId="7CEA4710" w:rsidR="0039645A" w:rsidRDefault="0039645A" w:rsidP="00E15688">
      <w:pPr>
        <w:pStyle w:val="Textcomentariu"/>
      </w:pPr>
      <w:r>
        <w:rPr>
          <w:rStyle w:val="Referincomentariu"/>
        </w:rPr>
        <w:annotationRef/>
      </w:r>
      <w:r>
        <w:t>Trebuie si punerea in contex. Utilizeaza si citari, studii de caz, metodele curente, ...</w:t>
      </w:r>
    </w:p>
  </w:comment>
  <w:comment w:id="231" w:author="Alexandru Uicoabă" w:date="2022-06-16T08:27:00Z" w:initials="AU">
    <w:p w14:paraId="7A637731" w14:textId="77777777" w:rsidR="00430E39" w:rsidRDefault="00430E39">
      <w:pPr>
        <w:pStyle w:val="Textcomentariu"/>
      </w:pPr>
      <w:r>
        <w:rPr>
          <w:rStyle w:val="Referincomentariu"/>
        </w:rPr>
        <w:annotationRef/>
      </w:r>
      <w:r>
        <w:t>Am adaugat 2 citari</w:t>
      </w:r>
    </w:p>
    <w:p w14:paraId="6BD9FD11" w14:textId="6AD7F874" w:rsidR="00430E39" w:rsidRDefault="00430E39">
      <w:pPr>
        <w:pStyle w:val="Textcomentariu"/>
      </w:pPr>
    </w:p>
  </w:comment>
  <w:comment w:id="232" w:author="Alexandru Uicoabă" w:date="2022-06-16T08:27:00Z" w:initials="AU">
    <w:p w14:paraId="3C4F16CD" w14:textId="065593DD" w:rsidR="00430E39" w:rsidRDefault="00430E39">
      <w:pPr>
        <w:pStyle w:val="Textcomentariu"/>
      </w:pPr>
      <w:r>
        <w:rPr>
          <w:rStyle w:val="Referincomentariu"/>
        </w:rPr>
        <w:annotationRef/>
      </w:r>
      <w:r>
        <w:t>rezolvat</w:t>
      </w:r>
    </w:p>
  </w:comment>
  <w:comment w:id="286" w:author="Bogdan Dragulescu" w:date="2022-06-14T11:04:00Z" w:initials="BD">
    <w:p w14:paraId="194C0422" w14:textId="77777777" w:rsidR="0039645A" w:rsidRDefault="0039645A" w:rsidP="009512B1">
      <w:pPr>
        <w:pStyle w:val="Textcomentariu"/>
      </w:pPr>
      <w:r>
        <w:rPr>
          <w:rStyle w:val="Referincomentariu"/>
        </w:rPr>
        <w:annotationRef/>
      </w:r>
      <w:r>
        <w:t>La partea de obiective intra intrebarile de cercetare. Din aceste intrebari poti extrage obiectivele ce trebuiesc atinse.</w:t>
      </w:r>
      <w:r>
        <w:br/>
        <w:t>La finalul lucrari discuti pe rezultate raspunsurile la intrebari.</w:t>
      </w:r>
    </w:p>
  </w:comment>
  <w:comment w:id="287" w:author="Alexandru Uicoabă" w:date="2022-06-16T08:27:00Z" w:initials="AU">
    <w:p w14:paraId="6A6F60EB" w14:textId="14130BFB" w:rsidR="00430E39" w:rsidRDefault="00430E39">
      <w:pPr>
        <w:pStyle w:val="Textcomentariu"/>
      </w:pPr>
      <w:r>
        <w:rPr>
          <w:rStyle w:val="Referincomentariu"/>
        </w:rPr>
        <w:annotationRef/>
      </w:r>
      <w:r>
        <w:t>Am modificat</w:t>
      </w:r>
    </w:p>
  </w:comment>
  <w:comment w:id="288" w:author="Alexandru Uicoabă" w:date="2022-06-16T08:27:00Z" w:initials="AU">
    <w:p w14:paraId="1631E85C" w14:textId="3599A553" w:rsidR="00430E39" w:rsidRDefault="00430E39">
      <w:pPr>
        <w:pStyle w:val="Textcomentariu"/>
      </w:pPr>
      <w:r>
        <w:rPr>
          <w:rStyle w:val="Referincomentariu"/>
        </w:rPr>
        <w:annotationRef/>
      </w:r>
      <w:r>
        <w:t>rezolvat</w:t>
      </w:r>
    </w:p>
  </w:comment>
  <w:comment w:id="306" w:author="Bogdan Dragulescu" w:date="2022-06-14T11:05:00Z" w:initials="BD">
    <w:p w14:paraId="77B6BC02" w14:textId="77777777" w:rsidR="0039645A" w:rsidRDefault="0039645A" w:rsidP="0045456B">
      <w:pPr>
        <w:pStyle w:val="Textcomentariu"/>
      </w:pPr>
      <w:r>
        <w:rPr>
          <w:rStyle w:val="Referincomentariu"/>
        </w:rPr>
        <w:annotationRef/>
      </w:r>
      <w:r>
        <w:t>Sinteza in mod normal ar trebui sa fie inainte de capitolul 1. Este un pic amestecat acest prim capitol.</w:t>
      </w:r>
    </w:p>
  </w:comment>
  <w:comment w:id="307" w:author="Alexandru Uicoabă" w:date="2022-06-16T08:28:00Z" w:initials="AU">
    <w:p w14:paraId="1EADD0C8" w14:textId="737A6016" w:rsidR="003E0078" w:rsidRDefault="003E0078">
      <w:pPr>
        <w:pStyle w:val="Textcomentariu"/>
      </w:pPr>
      <w:r>
        <w:rPr>
          <w:rStyle w:val="Referincomentariu"/>
        </w:rPr>
        <w:annotationRef/>
      </w:r>
      <w:r>
        <w:t>Am mutat-o sus</w:t>
      </w:r>
    </w:p>
  </w:comment>
  <w:comment w:id="348" w:author="Bogdan Dragulescu" w:date="2022-06-14T11:09:00Z" w:initials="BD">
    <w:p w14:paraId="0B613E6E" w14:textId="77777777" w:rsidR="003A0ECA" w:rsidRDefault="003A0ECA" w:rsidP="00FC3C4D">
      <w:pPr>
        <w:pStyle w:val="Textcomentariu"/>
      </w:pPr>
      <w:r>
        <w:rPr>
          <w:rStyle w:val="Referincomentariu"/>
        </w:rPr>
        <w:annotationRef/>
      </w:r>
      <w:r>
        <w:t>Paragraf introductiv cu scopul acestui capitol. La ce intrebari vrei sa raspunzi.</w:t>
      </w:r>
    </w:p>
  </w:comment>
  <w:comment w:id="349" w:author="Alexandru Uicoaba" w:date="2022-06-15T09:59:00Z" w:initials="AU">
    <w:p w14:paraId="4E91CD2C" w14:textId="77777777" w:rsidR="00814089" w:rsidRDefault="00814089" w:rsidP="003C4987">
      <w:pPr>
        <w:pStyle w:val="Textcomentariu"/>
      </w:pPr>
      <w:r>
        <w:rPr>
          <w:rStyle w:val="Referincomentariu"/>
        </w:rPr>
        <w:annotationRef/>
      </w:r>
      <w:r>
        <w:t>Am pus paragraf introductiv</w:t>
      </w:r>
    </w:p>
  </w:comment>
  <w:comment w:id="350" w:author="Alexandru Uicoaba" w:date="2022-06-15T09:59:00Z" w:initials="AU">
    <w:p w14:paraId="799938F2" w14:textId="77777777" w:rsidR="00814089" w:rsidRDefault="00814089" w:rsidP="008C0F1D">
      <w:pPr>
        <w:pStyle w:val="Textcomentariu"/>
      </w:pPr>
      <w:r>
        <w:rPr>
          <w:rStyle w:val="Referincomentariu"/>
        </w:rPr>
        <w:annotationRef/>
      </w:r>
      <w:r>
        <w:t>rezolvat</w:t>
      </w:r>
    </w:p>
  </w:comment>
  <w:comment w:id="359" w:author="Bogdan Dragulescu" w:date="2022-06-14T11:08:00Z" w:initials="BD">
    <w:p w14:paraId="064A4755" w14:textId="062A8784" w:rsidR="003A0ECA" w:rsidRDefault="003A0ECA" w:rsidP="00937C54">
      <w:pPr>
        <w:pStyle w:val="Textcomentariu"/>
      </w:pPr>
      <w:r>
        <w:rPr>
          <w:rStyle w:val="Referincomentariu"/>
        </w:rPr>
        <w:annotationRef/>
      </w:r>
      <w:r>
        <w:t>De ce ai folosit footnotes?</w:t>
      </w:r>
    </w:p>
  </w:comment>
  <w:comment w:id="360" w:author="Alexandru Uicoabă" w:date="2022-06-14T21:17:00Z" w:initials="AU">
    <w:p w14:paraId="0ABB07E6" w14:textId="43541B10" w:rsidR="0068010A" w:rsidRDefault="0068010A">
      <w:pPr>
        <w:pStyle w:val="Textcomentariu"/>
      </w:pPr>
      <w:r>
        <w:rPr>
          <w:rStyle w:val="Referincomentariu"/>
        </w:rPr>
        <w:annotationRef/>
      </w:r>
      <w:r>
        <w:t>Asa am vazut ca am facut la licenta. Poate am vazut gresit. Le-am scos</w:t>
      </w:r>
    </w:p>
  </w:comment>
  <w:comment w:id="361" w:author="Alexandru Uicoabă" w:date="2022-06-14T21:17:00Z" w:initials="AU">
    <w:p w14:paraId="5AC53518" w14:textId="77777777" w:rsidR="0068010A" w:rsidRDefault="0068010A">
      <w:pPr>
        <w:pStyle w:val="Textcomentariu"/>
        <w:rPr>
          <w:rStyle w:val="Referincomentariu"/>
        </w:rPr>
      </w:pPr>
      <w:r>
        <w:rPr>
          <w:rStyle w:val="Referincomentariu"/>
        </w:rPr>
        <w:annotationRef/>
      </w:r>
      <w:r>
        <w:rPr>
          <w:rStyle w:val="Referincomentariu"/>
        </w:rPr>
        <w:t>Rezolvat</w:t>
      </w:r>
    </w:p>
    <w:p w14:paraId="1D2D8C4F" w14:textId="662CABBC" w:rsidR="0068010A" w:rsidRPr="0068010A" w:rsidRDefault="0068010A">
      <w:pPr>
        <w:pStyle w:val="Textcomentariu"/>
        <w:rPr>
          <w:sz w:val="16"/>
          <w:szCs w:val="16"/>
        </w:rPr>
      </w:pPr>
    </w:p>
  </w:comment>
  <w:comment w:id="372" w:author="Bogdan Dragulescu" w:date="2022-06-14T11:13:00Z" w:initials="BD">
    <w:p w14:paraId="68BFE0B9" w14:textId="77777777" w:rsidR="00B039D3" w:rsidRDefault="00B039D3" w:rsidP="00E25535">
      <w:pPr>
        <w:pStyle w:val="Textcomentariu"/>
      </w:pPr>
      <w:r>
        <w:rPr>
          <w:rStyle w:val="Referincomentariu"/>
        </w:rPr>
        <w:annotationRef/>
      </w:r>
      <w:r>
        <w:t>Aici trebuie extins cu exemple de utilizare si citarea lor corespunzatoare.</w:t>
      </w:r>
    </w:p>
  </w:comment>
  <w:comment w:id="373" w:author="Alexandru Uicoabă" w:date="2022-06-16T10:18:00Z" w:initials="AU">
    <w:p w14:paraId="5AB7E4AC" w14:textId="278C1C6A" w:rsidR="000C0A9D" w:rsidRDefault="000C0A9D">
      <w:pPr>
        <w:pStyle w:val="Textcomentariu"/>
      </w:pPr>
      <w:r>
        <w:rPr>
          <w:rStyle w:val="Referincomentariu"/>
        </w:rPr>
        <w:annotationRef/>
      </w:r>
      <w:r>
        <w:t>Am pus 3 domenii si exemple + citari</w:t>
      </w:r>
    </w:p>
  </w:comment>
  <w:comment w:id="374" w:author="Alexandru Uicoabă" w:date="2022-06-16T10:18:00Z" w:initials="AU">
    <w:p w14:paraId="3BD6353C" w14:textId="50183637" w:rsidR="00EA7C3B" w:rsidRDefault="0046651C">
      <w:pPr>
        <w:pStyle w:val="Textcomentariu"/>
      </w:pPr>
      <w:r>
        <w:rPr>
          <w:rStyle w:val="Referincomentariu"/>
        </w:rPr>
        <w:annotationRef/>
      </w:r>
      <w:r w:rsidR="00EA7C3B">
        <w:t>R</w:t>
      </w:r>
      <w:r>
        <w:t>ezolvat</w:t>
      </w:r>
    </w:p>
  </w:comment>
  <w:comment w:id="420" w:author="Bogdan Dragulescu" w:date="2022-06-14T11:16:00Z" w:initials="BD">
    <w:p w14:paraId="1747D8EC" w14:textId="77777777" w:rsidR="00193F60" w:rsidRDefault="00193F60" w:rsidP="007705E3">
      <w:pPr>
        <w:pStyle w:val="Textcomentariu"/>
      </w:pPr>
      <w:r>
        <w:rPr>
          <w:rStyle w:val="Referincomentariu"/>
        </w:rPr>
        <w:annotationRef/>
      </w:r>
      <w:r>
        <w:t>Asta e partea de related work. Nu e corect titlul subcapitolului.</w:t>
      </w:r>
    </w:p>
  </w:comment>
  <w:comment w:id="421" w:author="Alexandru Uicoabă" w:date="2022-06-14T21:58:00Z" w:initials="AU">
    <w:p w14:paraId="25547782" w14:textId="47D3BD0F" w:rsidR="001A7F2D" w:rsidRDefault="001A7F2D">
      <w:pPr>
        <w:pStyle w:val="Textcomentariu"/>
      </w:pPr>
      <w:r>
        <w:rPr>
          <w:rStyle w:val="Referincomentariu"/>
        </w:rPr>
        <w:annotationRef/>
      </w:r>
      <w:r>
        <w:t>Am schimbat numele titlului</w:t>
      </w:r>
    </w:p>
  </w:comment>
  <w:comment w:id="422" w:author="Alexandru Uicoabă" w:date="2022-06-14T21:59:00Z" w:initials="AU">
    <w:p w14:paraId="51C99133" w14:textId="441B3700" w:rsidR="001A7F2D" w:rsidRDefault="001A7F2D">
      <w:pPr>
        <w:pStyle w:val="Textcomentariu"/>
      </w:pPr>
      <w:r>
        <w:rPr>
          <w:rStyle w:val="Referincomentariu"/>
        </w:rPr>
        <w:annotationRef/>
      </w:r>
      <w:r>
        <w:t>rezolvat</w:t>
      </w:r>
    </w:p>
  </w:comment>
  <w:comment w:id="428" w:author="Bogdan Dragulescu" w:date="2022-06-14T11:14:00Z" w:initials="BD">
    <w:p w14:paraId="6EB64967" w14:textId="3A5987A3" w:rsidR="00B039D3" w:rsidRDefault="00B039D3" w:rsidP="002C2496">
      <w:pPr>
        <w:pStyle w:val="Textcomentariu"/>
      </w:pPr>
      <w:r>
        <w:rPr>
          <w:rStyle w:val="Referincomentariu"/>
        </w:rPr>
        <w:annotationRef/>
      </w:r>
      <w:r>
        <w:t>La ce se refera consistenta?</w:t>
      </w:r>
    </w:p>
  </w:comment>
  <w:comment w:id="429" w:author="Alexandru Uicoabă" w:date="2022-06-14T21:57:00Z" w:initials="AU">
    <w:p w14:paraId="4DF258AB" w14:textId="1B8A2F1B" w:rsidR="00226031" w:rsidRDefault="00226031">
      <w:pPr>
        <w:pStyle w:val="Textcomentariu"/>
      </w:pPr>
      <w:r>
        <w:rPr>
          <w:rStyle w:val="Referincomentariu"/>
        </w:rPr>
        <w:annotationRef/>
      </w:r>
      <w:r>
        <w:t>Consistenta rezultatelor obtinute</w:t>
      </w:r>
    </w:p>
  </w:comment>
  <w:comment w:id="430" w:author="Alexandru Uicoabă" w:date="2022-06-14T21:58:00Z" w:initials="AU">
    <w:p w14:paraId="3DBA8384" w14:textId="1BDC7DCD" w:rsidR="00226031" w:rsidRDefault="00226031">
      <w:pPr>
        <w:pStyle w:val="Textcomentariu"/>
      </w:pPr>
      <w:r>
        <w:rPr>
          <w:rStyle w:val="Referincomentariu"/>
        </w:rPr>
        <w:annotationRef/>
      </w:r>
      <w:r>
        <w:t>rezolvat</w:t>
      </w:r>
    </w:p>
  </w:comment>
  <w:comment w:id="520" w:author="Bogdan Dragulescu" w:date="2022-06-14T12:02:00Z" w:initials="BD">
    <w:p w14:paraId="56F4F076" w14:textId="77777777" w:rsidR="00B620F9" w:rsidRDefault="00B620F9" w:rsidP="000746C8">
      <w:pPr>
        <w:pStyle w:val="Textcomentariu"/>
      </w:pPr>
      <w:r>
        <w:rPr>
          <w:rStyle w:val="Referincomentariu"/>
        </w:rPr>
        <w:annotationRef/>
      </w:r>
      <w:r>
        <w:t>Ar fi indicat sa prezinti rezultate masurabile din articolele studiate.</w:t>
      </w:r>
      <w:r>
        <w:br/>
        <w:t>Poti prezenta rezultatele studiului bibliografic intr-un tabel sumativ ce contine: id articol, an publicare, set date / ce agent, scor.</w:t>
      </w:r>
    </w:p>
  </w:comment>
  <w:comment w:id="521" w:author="Alexandru Uicoabă" w:date="2022-06-16T10:40:00Z" w:initials="AU">
    <w:p w14:paraId="40765B56" w14:textId="1D4D3E44" w:rsidR="005831BC" w:rsidRDefault="005831BC">
      <w:pPr>
        <w:pStyle w:val="Textcomentariu"/>
      </w:pPr>
      <w:r>
        <w:rPr>
          <w:rStyle w:val="Referincomentariu"/>
        </w:rPr>
        <w:annotationRef/>
      </w:r>
      <w:r>
        <w:t>Nu am in toate articolele rezultatele respective din pacate.</w:t>
      </w:r>
    </w:p>
  </w:comment>
  <w:comment w:id="523" w:author="Bogdan Dragulescu" w:date="2022-06-14T12:00:00Z" w:initials="BD">
    <w:p w14:paraId="201A645F" w14:textId="0DB9CEE3" w:rsidR="00B620F9" w:rsidRDefault="00B620F9" w:rsidP="007F421C">
      <w:pPr>
        <w:pStyle w:val="Textcomentariu"/>
      </w:pPr>
      <w:r>
        <w:rPr>
          <w:rStyle w:val="Referincomentariu"/>
        </w:rPr>
        <w:annotationRef/>
      </w:r>
      <w:r>
        <w:t>Lipseste o concluzie finala de capitol pentru sumarizarea rezultatelor. Ce strategie este utilizata uzual? Rezulta ce vei aborda tu in experiment.</w:t>
      </w:r>
    </w:p>
  </w:comment>
  <w:comment w:id="524" w:author="Alexandru Uicoabă" w:date="2022-06-16T10:40:00Z" w:initials="AU">
    <w:p w14:paraId="0F5AE962" w14:textId="62390F25" w:rsidR="00F02BEE" w:rsidRDefault="00F02BEE">
      <w:pPr>
        <w:pStyle w:val="Textcomentariu"/>
      </w:pPr>
      <w:r>
        <w:rPr>
          <w:rStyle w:val="Referincomentariu"/>
        </w:rPr>
        <w:annotationRef/>
      </w:r>
      <w:r>
        <w:t>Am pus o concluzie, in experiment o sa se foloseasca cel mai folosit algoritm din ele, si anume RF.</w:t>
      </w:r>
    </w:p>
  </w:comment>
  <w:comment w:id="549" w:author="Bogdan Dragulescu" w:date="2022-06-14T12:13:00Z" w:initials="BD">
    <w:p w14:paraId="14DDCC25" w14:textId="77777777" w:rsidR="00EC2F26" w:rsidRDefault="00EC2F26" w:rsidP="00EC2F26">
      <w:pPr>
        <w:pStyle w:val="Textcomentariu"/>
      </w:pPr>
      <w:r>
        <w:rPr>
          <w:rStyle w:val="Referincomentariu"/>
        </w:rPr>
        <w:annotationRef/>
      </w:r>
      <w:r>
        <w:t>Legătura în această secțiune. De ce aceste soluții și nu altele?</w:t>
      </w:r>
    </w:p>
  </w:comment>
  <w:comment w:id="550" w:author="Alexandru Uicoabă" w:date="2022-06-16T10:18:00Z" w:initials="AU">
    <w:p w14:paraId="2B5FDA4F" w14:textId="49AF47A6" w:rsidR="00EA7C3B" w:rsidRDefault="00EA7C3B">
      <w:pPr>
        <w:pStyle w:val="Textcomentariu"/>
      </w:pPr>
      <w:r>
        <w:rPr>
          <w:rStyle w:val="Referincomentariu"/>
        </w:rPr>
        <w:annotationRef/>
      </w:r>
      <w:r>
        <w:t>Le-am mutat mai sus</w:t>
      </w:r>
      <w:r w:rsidR="006E3B22">
        <w:t>, in partea teoretica</w:t>
      </w:r>
    </w:p>
  </w:comment>
  <w:comment w:id="579" w:author="Bogdan Dragulescu" w:date="2022-06-14T12:16:00Z" w:initials="BD">
    <w:p w14:paraId="1BED5573" w14:textId="77777777" w:rsidR="00EC2F26" w:rsidRDefault="00EC2F26" w:rsidP="00EC2F26">
      <w:pPr>
        <w:pStyle w:val="Textcomentariu"/>
      </w:pPr>
      <w:r>
        <w:rPr>
          <w:rStyle w:val="Referincomentariu"/>
        </w:rPr>
        <w:annotationRef/>
      </w:r>
      <w:r>
        <w:t>Ce se poate utiliza pe RL?</w:t>
      </w:r>
    </w:p>
  </w:comment>
  <w:comment w:id="580" w:author="Alexandru Uicoabă" w:date="2022-06-16T09:49:00Z" w:initials="AU">
    <w:p w14:paraId="7AF3E47B" w14:textId="77777777" w:rsidR="00EC2F26" w:rsidRDefault="00EC2F26" w:rsidP="00EC2F26">
      <w:pPr>
        <w:pStyle w:val="Textcomentariu"/>
      </w:pPr>
      <w:r>
        <w:rPr>
          <w:rStyle w:val="Referincomentariu"/>
        </w:rPr>
        <w:annotationRef/>
      </w:r>
      <w:r>
        <w:t>Nu merge pentru RL. Am specificat acum.</w:t>
      </w:r>
    </w:p>
  </w:comment>
  <w:comment w:id="581" w:author="Alexandru Uicoabă" w:date="2022-06-16T09:50:00Z" w:initials="AU">
    <w:p w14:paraId="79913C5D" w14:textId="77777777" w:rsidR="00EC2F26" w:rsidRDefault="00EC2F26" w:rsidP="00EC2F26">
      <w:pPr>
        <w:pStyle w:val="Textcomentariu"/>
      </w:pPr>
      <w:r>
        <w:rPr>
          <w:rStyle w:val="Referincomentariu"/>
        </w:rPr>
        <w:annotationRef/>
      </w:r>
      <w:r>
        <w:t>rezolvat</w:t>
      </w:r>
    </w:p>
  </w:comment>
  <w:comment w:id="615" w:author="Bogdan Dragulescu" w:date="2022-06-14T12:03:00Z" w:initials="BD">
    <w:p w14:paraId="7EAF78B6" w14:textId="77777777" w:rsidR="00742111" w:rsidRDefault="00742111" w:rsidP="000737E1">
      <w:pPr>
        <w:pStyle w:val="Textcomentariu"/>
      </w:pPr>
      <w:r>
        <w:rPr>
          <w:rStyle w:val="Referincomentariu"/>
        </w:rPr>
        <w:annotationRef/>
      </w:r>
      <w:r>
        <w:t xml:space="preserve">K, dar trebuie extins. </w:t>
      </w:r>
      <w:r>
        <w:br/>
        <w:t>Incearca sa eviti listele.</w:t>
      </w:r>
    </w:p>
  </w:comment>
  <w:comment w:id="616" w:author="Alexandru Uicoabă" w:date="2022-06-16T10:23:00Z" w:initials="AU">
    <w:p w14:paraId="58A531FA" w14:textId="77777777" w:rsidR="001C5EB1" w:rsidRDefault="001C5EB1">
      <w:pPr>
        <w:pStyle w:val="Textcomentariu"/>
      </w:pPr>
      <w:r>
        <w:rPr>
          <w:rStyle w:val="Referincomentariu"/>
        </w:rPr>
        <w:annotationRef/>
      </w:r>
      <w:r>
        <w:t>Am modificat</w:t>
      </w:r>
    </w:p>
    <w:p w14:paraId="72761154" w14:textId="008064BC" w:rsidR="001C5EB1" w:rsidRDefault="001C5EB1">
      <w:pPr>
        <w:pStyle w:val="Textcomentariu"/>
      </w:pPr>
    </w:p>
  </w:comment>
  <w:comment w:id="617" w:author="Alexandru Uicoabă" w:date="2022-06-16T10:23:00Z" w:initials="AU">
    <w:p w14:paraId="38C092A0" w14:textId="6A46308C" w:rsidR="001C5EB1" w:rsidRDefault="001C5EB1">
      <w:pPr>
        <w:pStyle w:val="Textcomentariu"/>
      </w:pPr>
      <w:r>
        <w:rPr>
          <w:rStyle w:val="Referincomentariu"/>
        </w:rPr>
        <w:annotationRef/>
      </w:r>
      <w:r>
        <w:t>rezolvat</w:t>
      </w:r>
    </w:p>
  </w:comment>
  <w:comment w:id="663" w:author="Bogdan Dragulescu" w:date="2022-06-14T12:06:00Z" w:initials="BD">
    <w:p w14:paraId="30187405" w14:textId="77777777" w:rsidR="003E04D9" w:rsidRDefault="003E04D9" w:rsidP="009705BC">
      <w:pPr>
        <w:pStyle w:val="Textcomentariu"/>
      </w:pPr>
      <w:r>
        <w:rPr>
          <w:rStyle w:val="Referincomentariu"/>
        </w:rPr>
        <w:annotationRef/>
      </w:r>
      <w:r>
        <w:t>Titlu figura si citare daca ai preluat-o</w:t>
      </w:r>
    </w:p>
  </w:comment>
  <w:comment w:id="664" w:author="Alexandru Uicoaba" w:date="2022-06-15T11:02:00Z" w:initials="AU">
    <w:p w14:paraId="71118369" w14:textId="77777777" w:rsidR="00531044" w:rsidRDefault="00531044" w:rsidP="00A656ED">
      <w:pPr>
        <w:pStyle w:val="Textcomentariu"/>
      </w:pPr>
      <w:r>
        <w:rPr>
          <w:rStyle w:val="Referincomentariu"/>
        </w:rPr>
        <w:annotationRef/>
      </w:r>
      <w:r>
        <w:t>rezolvat</w:t>
      </w:r>
    </w:p>
  </w:comment>
  <w:comment w:id="675" w:author="Bogdan Dragulescu" w:date="2022-06-14T12:10:00Z" w:initials="BD">
    <w:p w14:paraId="31354A5F" w14:textId="47EB3706" w:rsidR="00201A27" w:rsidRDefault="00201A27" w:rsidP="00BB72DE">
      <w:pPr>
        <w:pStyle w:val="Textcomentariu"/>
      </w:pPr>
      <w:r>
        <w:rPr>
          <w:rStyle w:val="Referincomentariu"/>
        </w:rPr>
        <w:annotationRef/>
      </w:r>
      <w:r>
        <w:t>?</w:t>
      </w:r>
    </w:p>
  </w:comment>
  <w:comment w:id="676" w:author="Alexandru Uicoaba" w:date="2022-06-15T11:05:00Z" w:initials="AU">
    <w:p w14:paraId="0ED2A462" w14:textId="77777777" w:rsidR="00531044" w:rsidRDefault="00531044" w:rsidP="00D5071F">
      <w:pPr>
        <w:pStyle w:val="Textcomentariu"/>
      </w:pPr>
      <w:r>
        <w:rPr>
          <w:rStyle w:val="Referincomentariu"/>
        </w:rPr>
        <w:annotationRef/>
      </w:r>
      <w:r>
        <w:t>rezolvat</w:t>
      </w:r>
    </w:p>
  </w:comment>
  <w:comment w:id="692" w:author="Bogdan Dragulescu" w:date="2022-06-14T12:13:00Z" w:initials="BD">
    <w:p w14:paraId="052B3001" w14:textId="41F8FC66" w:rsidR="00201A27" w:rsidRDefault="00201A27" w:rsidP="00ED4A2F">
      <w:pPr>
        <w:pStyle w:val="Textcomentariu"/>
      </w:pPr>
      <w:r>
        <w:rPr>
          <w:rStyle w:val="Referincomentariu"/>
        </w:rPr>
        <w:annotationRef/>
      </w:r>
      <w:r>
        <w:t>Legătura în această secțiune. De ce aceste soluții și nu altele?</w:t>
      </w:r>
    </w:p>
  </w:comment>
  <w:comment w:id="693" w:author="Alexandru Uicoabă" w:date="2022-06-16T09:52:00Z" w:initials="AU">
    <w:p w14:paraId="2F4DB863" w14:textId="0B520B3A" w:rsidR="00A2203E" w:rsidRDefault="00A2203E">
      <w:pPr>
        <w:pStyle w:val="Textcomentariu"/>
      </w:pPr>
      <w:r>
        <w:rPr>
          <w:rStyle w:val="Referincomentariu"/>
        </w:rPr>
        <w:annotationRef/>
      </w:r>
      <w:r>
        <w:t>L-am mutat la partea introductiva</w:t>
      </w:r>
    </w:p>
  </w:comment>
  <w:comment w:id="694" w:author="Alexandru Uicoabă" w:date="2022-06-16T09:52:00Z" w:initials="AU">
    <w:p w14:paraId="018B763A" w14:textId="73C5194B" w:rsidR="00A2203E" w:rsidRDefault="00A2203E">
      <w:pPr>
        <w:pStyle w:val="Textcomentariu"/>
      </w:pPr>
      <w:r>
        <w:rPr>
          <w:rStyle w:val="Referincomentariu"/>
        </w:rPr>
        <w:annotationRef/>
      </w:r>
      <w:r>
        <w:t>Am argumentat la final de ce am ales solutiile acestea</w:t>
      </w:r>
    </w:p>
  </w:comment>
  <w:comment w:id="717" w:author="Bogdan Dragulescu" w:date="2022-06-14T12:16:00Z" w:initials="BD">
    <w:p w14:paraId="1041BAB3" w14:textId="77777777" w:rsidR="00615B08" w:rsidRDefault="00615B08" w:rsidP="00990B14">
      <w:pPr>
        <w:pStyle w:val="Textcomentariu"/>
      </w:pPr>
      <w:r>
        <w:rPr>
          <w:rStyle w:val="Referincomentariu"/>
        </w:rPr>
        <w:annotationRef/>
      </w:r>
      <w:r>
        <w:t>Ce se poate utiliza pe RL?</w:t>
      </w:r>
    </w:p>
  </w:comment>
  <w:comment w:id="718" w:author="Alexandru Uicoabă" w:date="2022-06-16T09:49:00Z" w:initials="AU">
    <w:p w14:paraId="0E23EDF6" w14:textId="09DC7415" w:rsidR="00EC2F26" w:rsidRDefault="00EC2F26">
      <w:pPr>
        <w:pStyle w:val="Textcomentariu"/>
      </w:pPr>
      <w:r>
        <w:rPr>
          <w:rStyle w:val="Referincomentariu"/>
        </w:rPr>
        <w:annotationRef/>
      </w:r>
      <w:r>
        <w:t>Nu merge pentru RL. Am specificat acum.</w:t>
      </w:r>
    </w:p>
  </w:comment>
  <w:comment w:id="719" w:author="Alexandru Uicoabă" w:date="2022-06-16T09:50:00Z" w:initials="AU">
    <w:p w14:paraId="7EA35CC9" w14:textId="318CE8C2" w:rsidR="00EC2F26" w:rsidRDefault="00EC2F26">
      <w:pPr>
        <w:pStyle w:val="Textcomentariu"/>
      </w:pPr>
      <w:r>
        <w:rPr>
          <w:rStyle w:val="Referincomentariu"/>
        </w:rPr>
        <w:annotationRef/>
      </w:r>
      <w:r>
        <w:t>rezolvat</w:t>
      </w:r>
    </w:p>
  </w:comment>
  <w:comment w:id="739" w:author="Bogdan Dragulescu" w:date="2022-06-14T12:16:00Z" w:initials="BD">
    <w:p w14:paraId="6714ED00" w14:textId="44A41D99" w:rsidR="00615B08" w:rsidRDefault="00615B08" w:rsidP="00B80FD4">
      <w:pPr>
        <w:pStyle w:val="Textcomentariu"/>
      </w:pPr>
      <w:r>
        <w:rPr>
          <w:rStyle w:val="Referincomentariu"/>
        </w:rPr>
        <w:annotationRef/>
      </w:r>
      <w:r>
        <w:t xml:space="preserve">La fel concluzii de capitol. </w:t>
      </w:r>
      <w:r>
        <w:br/>
        <w:t>Ce folosesti din ML / RL?</w:t>
      </w:r>
      <w:r>
        <w:br/>
        <w:t>Tool-uri de utilizat?</w:t>
      </w:r>
    </w:p>
  </w:comment>
  <w:comment w:id="740" w:author="Alexandru Uicoabă" w:date="2022-06-15T19:12:00Z" w:initials="AU">
    <w:p w14:paraId="14134ADF" w14:textId="77777777" w:rsidR="008F6C20" w:rsidRDefault="008F6C20">
      <w:pPr>
        <w:pStyle w:val="Textcomentariu"/>
      </w:pPr>
      <w:r>
        <w:rPr>
          <w:rStyle w:val="Referincomentariu"/>
        </w:rPr>
        <w:annotationRef/>
      </w:r>
      <w:r>
        <w:t>Am pus concluziile si tool-urile alese pentru dezvolatare / antrenare agent</w:t>
      </w:r>
    </w:p>
    <w:p w14:paraId="6186C916" w14:textId="657D542E" w:rsidR="008F6C20" w:rsidRDefault="008F6C20">
      <w:pPr>
        <w:pStyle w:val="Textcomentariu"/>
      </w:pPr>
    </w:p>
  </w:comment>
  <w:comment w:id="741" w:author="Alexandru Uicoabă" w:date="2022-06-15T19:13:00Z" w:initials="AU">
    <w:p w14:paraId="0955B8D1" w14:textId="1305F4EB" w:rsidR="008F6C20" w:rsidRDefault="008F6C20">
      <w:pPr>
        <w:pStyle w:val="Textcomentariu"/>
      </w:pPr>
      <w:r>
        <w:rPr>
          <w:rStyle w:val="Referincomentariu"/>
        </w:rPr>
        <w:annotationRef/>
      </w:r>
      <w:r>
        <w:t>rezolvat</w:t>
      </w:r>
    </w:p>
  </w:comment>
  <w:comment w:id="766" w:author="Bogdan Dragulescu" w:date="2022-06-14T12:19:00Z" w:initials="BD">
    <w:p w14:paraId="7C727B61" w14:textId="77777777" w:rsidR="00615B08" w:rsidRDefault="00615B08" w:rsidP="004B65C9">
      <w:pPr>
        <w:pStyle w:val="Textcomentariu"/>
      </w:pPr>
      <w:r>
        <w:rPr>
          <w:rStyle w:val="Referincomentariu"/>
        </w:rPr>
        <w:annotationRef/>
      </w:r>
      <w:r>
        <w:t>Diagramă cum interacționează componentele între ele.</w:t>
      </w:r>
    </w:p>
  </w:comment>
  <w:comment w:id="767" w:author="Alexandru Uicoabă" w:date="2022-06-16T09:52:00Z" w:initials="AU">
    <w:p w14:paraId="3B8BD885" w14:textId="316F4008" w:rsidR="00A2203E" w:rsidRDefault="00A2203E">
      <w:pPr>
        <w:pStyle w:val="Textcomentariu"/>
      </w:pPr>
      <w:r>
        <w:rPr>
          <w:rStyle w:val="Referincomentariu"/>
        </w:rPr>
        <w:annotationRef/>
      </w:r>
      <w:r>
        <w:t>rezolvat</w:t>
      </w:r>
    </w:p>
  </w:comment>
  <w:comment w:id="792" w:author="Bogdan Dragulescu" w:date="2022-06-14T12:22:00Z" w:initials="BD">
    <w:p w14:paraId="5756960F" w14:textId="77777777" w:rsidR="00BF02D6" w:rsidRDefault="00BF02D6" w:rsidP="009C48B6">
      <w:pPr>
        <w:pStyle w:val="Textcomentariu"/>
      </w:pPr>
      <w:r>
        <w:rPr>
          <w:rStyle w:val="Referincomentariu"/>
        </w:rPr>
        <w:annotationRef/>
      </w:r>
      <w:r>
        <w:t>Titlu la figuri</w:t>
      </w:r>
    </w:p>
  </w:comment>
  <w:comment w:id="793" w:author="Alexandru Uicoaba" w:date="2022-06-15T11:11:00Z" w:initials="AU">
    <w:p w14:paraId="6E3DC642" w14:textId="77777777" w:rsidR="00967F86" w:rsidRDefault="00967F86" w:rsidP="00C31E15">
      <w:pPr>
        <w:pStyle w:val="Textcomentariu"/>
      </w:pPr>
      <w:r>
        <w:rPr>
          <w:rStyle w:val="Referincomentariu"/>
        </w:rPr>
        <w:annotationRef/>
      </w:r>
      <w:r>
        <w:t>Rezolvat</w:t>
      </w:r>
    </w:p>
  </w:comment>
  <w:comment w:id="1010" w:author="Bogdan Dragulescu" w:date="2022-06-14T12:26:00Z" w:initials="BD">
    <w:p w14:paraId="614EE921" w14:textId="52EBC67D" w:rsidR="002E360E" w:rsidRDefault="002E360E" w:rsidP="003B3C2E">
      <w:pPr>
        <w:pStyle w:val="Textcomentariu"/>
      </w:pPr>
      <w:r>
        <w:rPr>
          <w:rStyle w:val="Referincomentariu"/>
        </w:rPr>
        <w:annotationRef/>
      </w:r>
      <w:r>
        <w:t>Le poti structura intr-un tabel si sa introduci si o descriere + interval valori posibile</w:t>
      </w:r>
    </w:p>
  </w:comment>
  <w:comment w:id="1011" w:author="Alexandru Uicoabă" w:date="2022-06-16T10:06:00Z" w:initials="AU">
    <w:p w14:paraId="7A9E8CAD" w14:textId="6E2A89F6" w:rsidR="007F0B77" w:rsidRDefault="007F0B77">
      <w:pPr>
        <w:pStyle w:val="Textcomentariu"/>
      </w:pPr>
      <w:r>
        <w:rPr>
          <w:rStyle w:val="Referincomentariu"/>
        </w:rPr>
        <w:annotationRef/>
      </w:r>
      <w:r>
        <w:t>rezolvat</w:t>
      </w:r>
    </w:p>
  </w:comment>
  <w:comment w:id="1061" w:author="Bogdan Dragulescu" w:date="2022-06-14T12:26:00Z" w:initials="BD">
    <w:p w14:paraId="37C3B11A" w14:textId="77777777" w:rsidR="002E360E" w:rsidRDefault="002E360E" w:rsidP="00EA1DCC">
      <w:pPr>
        <w:pStyle w:val="Textcomentariu"/>
      </w:pPr>
      <w:r>
        <w:rPr>
          <w:rStyle w:val="Referincomentariu"/>
        </w:rPr>
        <w:annotationRef/>
      </w:r>
      <w:r>
        <w:t>Nu este necesara o lista, pot fi enumerate</w:t>
      </w:r>
    </w:p>
  </w:comment>
  <w:comment w:id="1062" w:author="Alexandru Uicoabă" w:date="2022-06-16T10:05:00Z" w:initials="AU">
    <w:p w14:paraId="0E72C9C2" w14:textId="1DCE6E74" w:rsidR="00DF6500" w:rsidRDefault="00DF6500">
      <w:pPr>
        <w:pStyle w:val="Textcomentariu"/>
      </w:pPr>
      <w:r>
        <w:rPr>
          <w:rStyle w:val="Referincomentariu"/>
        </w:rPr>
        <w:annotationRef/>
      </w:r>
      <w:r>
        <w:t>rezolvat</w:t>
      </w:r>
    </w:p>
  </w:comment>
  <w:comment w:id="1092" w:author="Bogdan Dragulescu" w:date="2022-06-14T14:10:00Z" w:initials="BD">
    <w:p w14:paraId="39B47512" w14:textId="77777777" w:rsidR="00051758" w:rsidRDefault="00051758" w:rsidP="00CD47B6">
      <w:pPr>
        <w:pStyle w:val="Textcomentariu"/>
      </w:pPr>
      <w:r>
        <w:rPr>
          <w:rStyle w:val="Referincomentariu"/>
        </w:rPr>
        <w:annotationRef/>
      </w:r>
      <w:r>
        <w:t>Kartul sau pentru kart este luata</w:t>
      </w:r>
    </w:p>
  </w:comment>
  <w:comment w:id="1093" w:author="Alexandru Uicoabă" w:date="2022-06-14T21:55:00Z" w:initials="AU">
    <w:p w14:paraId="0B9B0861" w14:textId="4DFE2263" w:rsidR="00226031" w:rsidRDefault="00226031">
      <w:pPr>
        <w:pStyle w:val="Textcomentariu"/>
      </w:pPr>
      <w:r>
        <w:rPr>
          <w:rStyle w:val="Referincomentariu"/>
        </w:rPr>
        <w:annotationRef/>
      </w:r>
      <w:r>
        <w:t>Mergem cu Kartul</w:t>
      </w:r>
    </w:p>
  </w:comment>
  <w:comment w:id="1094" w:author="Alexandru Uicoabă" w:date="2022-06-14T21:55:00Z" w:initials="AU">
    <w:p w14:paraId="6ECBD7EC" w14:textId="03A49FBF" w:rsidR="00226031" w:rsidRDefault="00226031">
      <w:pPr>
        <w:pStyle w:val="Textcomentariu"/>
      </w:pPr>
      <w:r>
        <w:rPr>
          <w:rStyle w:val="Referincomentariu"/>
        </w:rPr>
        <w:annotationRef/>
      </w:r>
      <w:r>
        <w:t>rezolvat</w:t>
      </w:r>
    </w:p>
  </w:comment>
  <w:comment w:id="1106" w:author="Bogdan Dragulescu" w:date="2022-06-14T14:11:00Z" w:initials="BD">
    <w:p w14:paraId="6FE911C9" w14:textId="77777777" w:rsidR="00051758" w:rsidRDefault="00051758" w:rsidP="009F69A3">
      <w:pPr>
        <w:pStyle w:val="Textcomentariu"/>
      </w:pPr>
      <w:r>
        <w:rPr>
          <w:rStyle w:val="Referincomentariu"/>
        </w:rPr>
        <w:annotationRef/>
      </w:r>
      <w:r>
        <w:t>Reformuleaza</w:t>
      </w:r>
      <w:r>
        <w:br/>
        <w:t>Ceva de genu: Pentru a răspunde la întrebarea ... se vor ...</w:t>
      </w:r>
    </w:p>
  </w:comment>
  <w:comment w:id="1107" w:author="Alexandru Uicoaba" w:date="2022-06-15T11:37:00Z" w:initials="AU">
    <w:p w14:paraId="1404BAED" w14:textId="77777777" w:rsidR="001C03FC" w:rsidRDefault="001C03FC" w:rsidP="00C51CCD">
      <w:pPr>
        <w:pStyle w:val="Textcomentariu"/>
      </w:pPr>
      <w:r>
        <w:rPr>
          <w:rStyle w:val="Referincomentariu"/>
        </w:rPr>
        <w:annotationRef/>
      </w:r>
      <w:r>
        <w:t>Rezolvat</w:t>
      </w:r>
    </w:p>
  </w:comment>
  <w:comment w:id="1149" w:author="Bogdan Dragulescu" w:date="2022-06-14T14:18:00Z" w:initials="BD">
    <w:p w14:paraId="1E620B29" w14:textId="1483E0F4" w:rsidR="007B07A1" w:rsidRDefault="007B07A1" w:rsidP="002E607A">
      <w:pPr>
        <w:pStyle w:val="Textcomentariu"/>
      </w:pPr>
      <w:r>
        <w:rPr>
          <w:rStyle w:val="Referincomentariu"/>
        </w:rPr>
        <w:annotationRef/>
      </w:r>
      <w:r>
        <w:t>Se preteaza un tabel cu penalizarile si recompensele</w:t>
      </w:r>
    </w:p>
  </w:comment>
  <w:comment w:id="1150" w:author="Alexandru Uicoabă" w:date="2022-06-14T21:51:00Z" w:initials="AU">
    <w:p w14:paraId="6EC27ED4" w14:textId="184E4649" w:rsidR="00F4686D" w:rsidRDefault="00F4686D">
      <w:pPr>
        <w:pStyle w:val="Textcomentariu"/>
      </w:pPr>
      <w:r>
        <w:rPr>
          <w:rStyle w:val="Referincomentariu"/>
        </w:rPr>
        <w:annotationRef/>
      </w:r>
      <w:r>
        <w:t>Am pus tabelul si am facut referinta</w:t>
      </w:r>
    </w:p>
  </w:comment>
  <w:comment w:id="1151" w:author="Alexandru Uicoabă" w:date="2022-06-14T21:52:00Z" w:initials="AU">
    <w:p w14:paraId="3523CD57" w14:textId="42238F80" w:rsidR="00F4686D" w:rsidRDefault="00F4686D">
      <w:pPr>
        <w:pStyle w:val="Textcomentariu"/>
      </w:pPr>
      <w:r>
        <w:rPr>
          <w:rStyle w:val="Referincomentariu"/>
        </w:rPr>
        <w:annotationRef/>
      </w:r>
      <w:r>
        <w:t>rezolvat</w:t>
      </w:r>
    </w:p>
  </w:comment>
  <w:comment w:id="1201" w:author="Bogdan Dragulescu" w:date="2022-06-14T14:19:00Z" w:initials="BD">
    <w:p w14:paraId="174FA647" w14:textId="77777777" w:rsidR="00167255" w:rsidRDefault="00167255" w:rsidP="009E7154">
      <w:pPr>
        <w:pStyle w:val="Textcomentariu"/>
      </w:pPr>
      <w:r>
        <w:rPr>
          <w:rStyle w:val="Referincomentariu"/>
        </w:rPr>
        <w:annotationRef/>
      </w:r>
      <w:r>
        <w:t xml:space="preserve">Ar trebui tradus si acest cuvant. </w:t>
      </w:r>
      <w:r>
        <w:br/>
        <w:t>Poate interfete (APIs)</w:t>
      </w:r>
    </w:p>
  </w:comment>
  <w:comment w:id="1202" w:author="Alexandru Uicoabă" w:date="2022-06-14T21:44:00Z" w:initials="AU">
    <w:p w14:paraId="0FEDFC2E" w14:textId="6984533D" w:rsidR="00F1630F" w:rsidRDefault="00F1630F">
      <w:pPr>
        <w:pStyle w:val="Textcomentariu"/>
      </w:pPr>
      <w:r>
        <w:rPr>
          <w:rStyle w:val="Referincomentariu"/>
        </w:rPr>
        <w:annotationRef/>
      </w:r>
      <w:r>
        <w:t>l-am schimbat in interfete.</w:t>
      </w:r>
    </w:p>
  </w:comment>
  <w:comment w:id="1203" w:author="Alexandru Uicoabă" w:date="2022-06-14T21:44:00Z" w:initials="AU">
    <w:p w14:paraId="0780E0E9" w14:textId="07F552B0" w:rsidR="00F1630F" w:rsidRDefault="00F1630F">
      <w:pPr>
        <w:pStyle w:val="Textcomentariu"/>
      </w:pPr>
      <w:r>
        <w:rPr>
          <w:rStyle w:val="Referincomentariu"/>
        </w:rPr>
        <w:annotationRef/>
      </w:r>
      <w:r>
        <w:t>rezolvat</w:t>
      </w:r>
    </w:p>
  </w:comment>
  <w:comment w:id="1216" w:author="Bogdan Dragulescu" w:date="2022-06-14T14:21:00Z" w:initials="BD">
    <w:p w14:paraId="2404F08F" w14:textId="77777777" w:rsidR="008C61ED" w:rsidRDefault="008C61ED" w:rsidP="008E7CC6">
      <w:pPr>
        <w:pStyle w:val="Textcomentariu"/>
      </w:pPr>
      <w:r>
        <w:rPr>
          <w:rStyle w:val="Referincomentariu"/>
        </w:rPr>
        <w:annotationRef/>
      </w:r>
      <w:r>
        <w:t>Care tabel?</w:t>
      </w:r>
      <w:r>
        <w:br/>
        <w:t>citeaz tabelul in text (Tabel x).</w:t>
      </w:r>
    </w:p>
  </w:comment>
  <w:comment w:id="1217" w:author="Alexandru Uicoabă" w:date="2022-06-14T21:34:00Z" w:initials="AU">
    <w:p w14:paraId="0BEDA68F" w14:textId="0A424978" w:rsidR="00F42D85" w:rsidRDefault="00F42D85">
      <w:pPr>
        <w:pStyle w:val="Textcomentariu"/>
      </w:pPr>
      <w:r>
        <w:rPr>
          <w:rStyle w:val="Referincomentariu"/>
        </w:rPr>
        <w:annotationRef/>
      </w:r>
      <w:r>
        <w:t>Am pus si tabelul mai jos.</w:t>
      </w:r>
    </w:p>
  </w:comment>
  <w:comment w:id="1218" w:author="Alexandru Uicoabă" w:date="2022-06-14T21:34:00Z" w:initials="AU">
    <w:p w14:paraId="2631ED3E" w14:textId="5F9F780F" w:rsidR="00F42D85" w:rsidRDefault="00F42D85">
      <w:pPr>
        <w:pStyle w:val="Textcomentariu"/>
      </w:pPr>
      <w:r>
        <w:rPr>
          <w:rStyle w:val="Referincomentariu"/>
        </w:rPr>
        <w:annotationRef/>
      </w:r>
      <w:r>
        <w:t>rezolvat</w:t>
      </w:r>
    </w:p>
  </w:comment>
  <w:comment w:id="1339" w:author="Bogdan Dragulescu" w:date="2022-06-14T14:29:00Z" w:initials="BD">
    <w:p w14:paraId="455F7BEE" w14:textId="77777777" w:rsidR="00DB4089" w:rsidRDefault="00DB4089" w:rsidP="0020622B">
      <w:pPr>
        <w:pStyle w:val="Textcomentariu"/>
      </w:pPr>
      <w:r>
        <w:rPr>
          <w:rStyle w:val="Referincomentariu"/>
        </w:rPr>
        <w:annotationRef/>
      </w:r>
      <w:r>
        <w:t>Reformuleaza in ceva de genu</w:t>
      </w:r>
      <w:r>
        <w:br/>
        <w:t>procedura de colectare a datelor si furnizarea comenziilor catre agentul din mediul virtual</w:t>
      </w:r>
    </w:p>
  </w:comment>
  <w:comment w:id="1340" w:author="Alexandru Uicoabă" w:date="2022-06-15T20:00:00Z" w:initials="AU">
    <w:p w14:paraId="60BDD770" w14:textId="6B0212DB" w:rsidR="008375CF" w:rsidRDefault="008375CF">
      <w:pPr>
        <w:pStyle w:val="Textcomentariu"/>
      </w:pPr>
      <w:r>
        <w:rPr>
          <w:rStyle w:val="Referincomentariu"/>
        </w:rPr>
        <w:annotationRef/>
      </w:r>
      <w:r>
        <w:t xml:space="preserve">Am reformulat </w:t>
      </w:r>
    </w:p>
  </w:comment>
  <w:comment w:id="1341" w:author="Alexandru Uicoabă" w:date="2022-06-15T20:01:00Z" w:initials="AU">
    <w:p w14:paraId="11834751" w14:textId="47740CB8" w:rsidR="008375CF" w:rsidRDefault="008375CF">
      <w:pPr>
        <w:pStyle w:val="Textcomentariu"/>
      </w:pPr>
      <w:r>
        <w:rPr>
          <w:rStyle w:val="Referincomentariu"/>
        </w:rPr>
        <w:annotationRef/>
      </w:r>
      <w:r>
        <w:t>Rezolvat</w:t>
      </w:r>
    </w:p>
    <w:p w14:paraId="28EA9C38" w14:textId="63E2DE9E" w:rsidR="008375CF" w:rsidRDefault="008375CF">
      <w:pPr>
        <w:pStyle w:val="Textcomentariu"/>
      </w:pPr>
    </w:p>
  </w:comment>
  <w:comment w:id="1303" w:author="Bogdan Dragulescu" w:date="2022-06-14T14:32:00Z" w:initials="BD">
    <w:p w14:paraId="2E8FD19C" w14:textId="77777777" w:rsidR="004A101E" w:rsidRDefault="004A101E" w:rsidP="007B28C4">
      <w:pPr>
        <w:pStyle w:val="Textcomentariu"/>
      </w:pPr>
      <w:r>
        <w:rPr>
          <w:rStyle w:val="Referincomentariu"/>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1304" w:author="Alexandru Uicoabă" w:date="2022-06-15T20:02:00Z" w:initials="AU">
    <w:p w14:paraId="06DBBDA8" w14:textId="471525E6" w:rsidR="008457E4" w:rsidRDefault="008457E4">
      <w:pPr>
        <w:pStyle w:val="Textcomentariu"/>
      </w:pPr>
      <w:r>
        <w:rPr>
          <w:rStyle w:val="Referincomentariu"/>
        </w:rPr>
        <w:annotationRef/>
      </w:r>
      <w:r>
        <w:t>Am modificat intr-un mod mai generic</w:t>
      </w:r>
    </w:p>
  </w:comment>
  <w:comment w:id="1305" w:author="Alexandru Uicoabă" w:date="2022-06-15T20:02:00Z" w:initials="AU">
    <w:p w14:paraId="74E5A621" w14:textId="2683B9A5" w:rsidR="008457E4" w:rsidRDefault="008457E4">
      <w:pPr>
        <w:pStyle w:val="Textcomentariu"/>
      </w:pPr>
      <w:r>
        <w:rPr>
          <w:rStyle w:val="Referincomentariu"/>
        </w:rPr>
        <w:annotationRef/>
      </w:r>
      <w:r>
        <w:t>rezolvat</w:t>
      </w:r>
    </w:p>
  </w:comment>
  <w:comment w:id="1352" w:author="Bogdan Dragulescu" w:date="2022-06-14T14:34:00Z" w:initials="BD">
    <w:p w14:paraId="2C7E0520" w14:textId="77777777" w:rsidR="004A101E" w:rsidRDefault="004A101E" w:rsidP="00436E8E">
      <w:pPr>
        <w:pStyle w:val="Textcomentariu"/>
      </w:pPr>
      <w:r>
        <w:rPr>
          <w:rStyle w:val="Referincomentariu"/>
        </w:rPr>
        <w:annotationRef/>
      </w:r>
      <w:r>
        <w:t>Format IEEE</w:t>
      </w:r>
    </w:p>
  </w:comment>
  <w:comment w:id="1353" w:author="Alexandru Uicoabă" w:date="2022-06-14T21:25:00Z" w:initials="AU">
    <w:p w14:paraId="327BA246" w14:textId="0AC29491" w:rsidR="009C5C93" w:rsidRDefault="009C5C93">
      <w:pPr>
        <w:pStyle w:val="Textcomentariu"/>
      </w:pPr>
      <w:r>
        <w:rPr>
          <w:rStyle w:val="Referincomentariu"/>
        </w:rPr>
        <w:annotationRef/>
      </w:r>
      <w:r>
        <w:t>rezolvat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0E1FE5" w15:done="0"/>
  <w15:commentEx w15:paraId="15BDF0FC" w15:done="1"/>
  <w15:commentEx w15:paraId="6BD9FD11" w15:paraIdParent="15BDF0FC" w15:done="1"/>
  <w15:commentEx w15:paraId="3C4F16CD" w15:paraIdParent="15BDF0FC" w15:done="1"/>
  <w15:commentEx w15:paraId="194C0422" w15:done="1"/>
  <w15:commentEx w15:paraId="6A6F60EB" w15:paraIdParent="194C0422" w15:done="1"/>
  <w15:commentEx w15:paraId="1631E85C" w15:paraIdParent="194C0422" w15:done="1"/>
  <w15:commentEx w15:paraId="77B6BC02" w15:done="1"/>
  <w15:commentEx w15:paraId="1EADD0C8" w15:paraIdParent="77B6BC02" w15:done="1"/>
  <w15:commentEx w15:paraId="0B613E6E" w15:done="1"/>
  <w15:commentEx w15:paraId="4E91CD2C" w15:paraIdParent="0B613E6E" w15:done="1"/>
  <w15:commentEx w15:paraId="799938F2" w15:paraIdParent="0B613E6E" w15:done="1"/>
  <w15:commentEx w15:paraId="064A4755" w15:done="1"/>
  <w15:commentEx w15:paraId="0ABB07E6" w15:paraIdParent="064A4755" w15:done="1"/>
  <w15:commentEx w15:paraId="1D2D8C4F" w15:paraIdParent="064A4755" w15:done="1"/>
  <w15:commentEx w15:paraId="68BFE0B9" w15:done="1"/>
  <w15:commentEx w15:paraId="5AB7E4AC" w15:paraIdParent="68BFE0B9" w15:done="1"/>
  <w15:commentEx w15:paraId="3BD6353C" w15:paraIdParent="68BFE0B9" w15:done="0"/>
  <w15:commentEx w15:paraId="1747D8EC" w15:done="1"/>
  <w15:commentEx w15:paraId="25547782" w15:paraIdParent="1747D8EC" w15:done="1"/>
  <w15:commentEx w15:paraId="51C99133" w15:paraIdParent="1747D8EC" w15:done="1"/>
  <w15:commentEx w15:paraId="6EB64967" w15:done="1"/>
  <w15:commentEx w15:paraId="4DF258AB" w15:paraIdParent="6EB64967" w15:done="1"/>
  <w15:commentEx w15:paraId="3DBA8384" w15:paraIdParent="6EB64967" w15:done="1"/>
  <w15:commentEx w15:paraId="56F4F076" w15:done="1"/>
  <w15:commentEx w15:paraId="40765B56" w15:paraIdParent="56F4F076" w15:done="1"/>
  <w15:commentEx w15:paraId="201A645F" w15:done="1"/>
  <w15:commentEx w15:paraId="0F5AE962" w15:paraIdParent="201A645F" w15:done="1"/>
  <w15:commentEx w15:paraId="14DDCC25" w15:done="1"/>
  <w15:commentEx w15:paraId="2B5FDA4F" w15:paraIdParent="14DDCC25" w15:done="1"/>
  <w15:commentEx w15:paraId="1BED5573" w15:done="1"/>
  <w15:commentEx w15:paraId="7AF3E47B" w15:paraIdParent="1BED5573" w15:done="1"/>
  <w15:commentEx w15:paraId="79913C5D" w15:paraIdParent="1BED5573" w15:done="1"/>
  <w15:commentEx w15:paraId="7EAF78B6" w15:done="1"/>
  <w15:commentEx w15:paraId="72761154" w15:paraIdParent="7EAF78B6" w15:done="1"/>
  <w15:commentEx w15:paraId="38C092A0" w15:paraIdParent="7EAF78B6" w15:done="1"/>
  <w15:commentEx w15:paraId="30187405" w15:done="1"/>
  <w15:commentEx w15:paraId="71118369" w15:paraIdParent="30187405" w15:done="1"/>
  <w15:commentEx w15:paraId="31354A5F" w15:done="1"/>
  <w15:commentEx w15:paraId="0ED2A462" w15:paraIdParent="31354A5F" w15:done="1"/>
  <w15:commentEx w15:paraId="052B3001" w15:done="1"/>
  <w15:commentEx w15:paraId="2F4DB863" w15:paraIdParent="052B3001" w15:done="1"/>
  <w15:commentEx w15:paraId="018B763A" w15:paraIdParent="052B3001" w15:done="1"/>
  <w15:commentEx w15:paraId="1041BAB3" w15:done="1"/>
  <w15:commentEx w15:paraId="0E23EDF6" w15:paraIdParent="1041BAB3" w15:done="1"/>
  <w15:commentEx w15:paraId="7EA35CC9" w15:paraIdParent="1041BAB3" w15:done="1"/>
  <w15:commentEx w15:paraId="6714ED00" w15:done="1"/>
  <w15:commentEx w15:paraId="6186C916" w15:paraIdParent="6714ED00" w15:done="1"/>
  <w15:commentEx w15:paraId="0955B8D1" w15:paraIdParent="6714ED00" w15:done="1"/>
  <w15:commentEx w15:paraId="7C727B61" w15:done="1"/>
  <w15:commentEx w15:paraId="3B8BD885" w15:paraIdParent="7C727B61" w15:done="1"/>
  <w15:commentEx w15:paraId="5756960F" w15:done="1"/>
  <w15:commentEx w15:paraId="6E3DC642" w15:paraIdParent="5756960F" w15:done="1"/>
  <w15:commentEx w15:paraId="614EE921" w15:done="1"/>
  <w15:commentEx w15:paraId="7A9E8CAD" w15:paraIdParent="614EE921" w15:done="1"/>
  <w15:commentEx w15:paraId="37C3B11A" w15:done="1"/>
  <w15:commentEx w15:paraId="0E72C9C2" w15:paraIdParent="37C3B11A" w15:done="1"/>
  <w15:commentEx w15:paraId="39B47512" w15:done="1"/>
  <w15:commentEx w15:paraId="0B9B0861" w15:paraIdParent="39B47512" w15:done="1"/>
  <w15:commentEx w15:paraId="6ECBD7EC" w15:paraIdParent="39B47512" w15:done="1"/>
  <w15:commentEx w15:paraId="6FE911C9" w15:done="1"/>
  <w15:commentEx w15:paraId="1404BAED" w15:paraIdParent="6FE911C9" w15:done="1"/>
  <w15:commentEx w15:paraId="1E620B29" w15:done="1"/>
  <w15:commentEx w15:paraId="6EC27ED4" w15:paraIdParent="1E620B29" w15:done="1"/>
  <w15:commentEx w15:paraId="3523CD57" w15:paraIdParent="1E620B29" w15:done="1"/>
  <w15:commentEx w15:paraId="174FA647" w15:done="1"/>
  <w15:commentEx w15:paraId="0FEDFC2E" w15:paraIdParent="174FA647" w15:done="1"/>
  <w15:commentEx w15:paraId="0780E0E9" w15:paraIdParent="174FA647" w15:done="1"/>
  <w15:commentEx w15:paraId="2404F08F" w15:done="1"/>
  <w15:commentEx w15:paraId="0BEDA68F" w15:paraIdParent="2404F08F" w15:done="1"/>
  <w15:commentEx w15:paraId="2631ED3E" w15:paraIdParent="2404F08F" w15:done="1"/>
  <w15:commentEx w15:paraId="455F7BEE" w15:done="1"/>
  <w15:commentEx w15:paraId="60BDD770" w15:paraIdParent="455F7BEE" w15:done="1"/>
  <w15:commentEx w15:paraId="28EA9C38" w15:paraIdParent="455F7BEE" w15:done="1"/>
  <w15:commentEx w15:paraId="2E8FD19C" w15:done="1"/>
  <w15:commentEx w15:paraId="06DBBDA8" w15:paraIdParent="2E8FD19C" w15:done="1"/>
  <w15:commentEx w15:paraId="74E5A621" w15:paraIdParent="2E8FD19C" w15:done="1"/>
  <w15:commentEx w15:paraId="2C7E0520" w15:done="1"/>
  <w15:commentEx w15:paraId="327BA246" w15:paraIdParent="2C7E05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2AA2" w16cex:dateUtc="2022-06-15T06:53:00Z"/>
  <w16cex:commentExtensible w16cex:durableId="2652E8E6" w16cex:dateUtc="2022-06-14T08:00:00Z"/>
  <w16cex:commentExtensible w16cex:durableId="265567E4" w16cex:dateUtc="2022-06-16T05:27:00Z"/>
  <w16cex:commentExtensible w16cex:durableId="265567EF" w16cex:dateUtc="2022-06-16T05:27:00Z"/>
  <w16cex:commentExtensible w16cex:durableId="2652E9BE" w16cex:dateUtc="2022-06-14T08:04:00Z"/>
  <w16cex:commentExtensible w16cex:durableId="26556804" w16cex:dateUtc="2022-06-16T05:27:00Z"/>
  <w16cex:commentExtensible w16cex:durableId="26556808" w16cex:dateUtc="2022-06-16T05:27:00Z"/>
  <w16cex:commentExtensible w16cex:durableId="2652E9E1" w16cex:dateUtc="2022-06-14T08:05:00Z"/>
  <w16cex:commentExtensible w16cex:durableId="26556815" w16cex:dateUtc="2022-06-16T05:28:00Z"/>
  <w16cex:commentExtensible w16cex:durableId="2652EAD0" w16cex:dateUtc="2022-06-14T08:09:00Z"/>
  <w16cex:commentExtensible w16cex:durableId="26542BEF" w16cex:dateUtc="2022-06-15T06:59:00Z"/>
  <w16cex:commentExtensible w16cex:durableId="26542BF4" w16cex:dateUtc="2022-06-15T06:59:00Z"/>
  <w16cex:commentExtensible w16cex:durableId="2652EA96" w16cex:dateUtc="2022-06-14T08:08:00Z"/>
  <w16cex:commentExtensible w16cex:durableId="2653796E" w16cex:dateUtc="2022-06-14T18:17:00Z"/>
  <w16cex:commentExtensible w16cex:durableId="2653797E" w16cex:dateUtc="2022-06-14T18:17:00Z"/>
  <w16cex:commentExtensible w16cex:durableId="2652EBE2" w16cex:dateUtc="2022-06-14T08:13:00Z"/>
  <w16cex:commentExtensible w16cex:durableId="265581DD" w16cex:dateUtc="2022-06-16T07:18:00Z"/>
  <w16cex:commentExtensible w16cex:durableId="265581EE" w16cex:dateUtc="2022-06-16T07:18:00Z"/>
  <w16cex:commentExtensible w16cex:durableId="2652EC93" w16cex:dateUtc="2022-06-14T08:16:00Z"/>
  <w16cex:commentExtensible w16cex:durableId="26538319" w16cex:dateUtc="2022-06-14T18:58:00Z"/>
  <w16cex:commentExtensible w16cex:durableId="26538326" w16cex:dateUtc="2022-06-14T18:59:00Z"/>
  <w16cex:commentExtensible w16cex:durableId="2652EC12" w16cex:dateUtc="2022-06-14T08:14:00Z"/>
  <w16cex:commentExtensible w16cex:durableId="265382E4" w16cex:dateUtc="2022-06-14T18:57:00Z"/>
  <w16cex:commentExtensible w16cex:durableId="265382F0" w16cex:dateUtc="2022-06-14T18:58:00Z"/>
  <w16cex:commentExtensible w16cex:durableId="2652F748" w16cex:dateUtc="2022-06-14T09:02:00Z"/>
  <w16cex:commentExtensible w16cex:durableId="2655871A" w16cex:dateUtc="2022-06-16T07:40:00Z"/>
  <w16cex:commentExtensible w16cex:durableId="2652F6E9" w16cex:dateUtc="2022-06-14T09:00:00Z"/>
  <w16cex:commentExtensible w16cex:durableId="26558730" w16cex:dateUtc="2022-06-16T07:40:00Z"/>
  <w16cex:commentExtensible w16cex:durableId="26557B9F" w16cex:dateUtc="2022-06-14T09:13:00Z"/>
  <w16cex:commentExtensible w16cex:durableId="26558204" w16cex:dateUtc="2022-06-16T07:18:00Z"/>
  <w16cex:commentExtensible w16cex:durableId="26557B9E" w16cex:dateUtc="2022-06-14T09:16:00Z"/>
  <w16cex:commentExtensible w16cex:durableId="26557B9D" w16cex:dateUtc="2022-06-16T06:49:00Z"/>
  <w16cex:commentExtensible w16cex:durableId="26557B9C" w16cex:dateUtc="2022-06-16T06:50:00Z"/>
  <w16cex:commentExtensible w16cex:durableId="2652F79F" w16cex:dateUtc="2022-06-14T09:03:00Z"/>
  <w16cex:commentExtensible w16cex:durableId="2655830D" w16cex:dateUtc="2022-06-16T07:23:00Z"/>
  <w16cex:commentExtensible w16cex:durableId="26558317" w16cex:dateUtc="2022-06-16T07:23:00Z"/>
  <w16cex:commentExtensible w16cex:durableId="2652F82C" w16cex:dateUtc="2022-06-14T09:06:00Z"/>
  <w16cex:commentExtensible w16cex:durableId="26543ACE" w16cex:dateUtc="2022-06-15T08:02:00Z"/>
  <w16cex:commentExtensible w16cex:durableId="2652F949" w16cex:dateUtc="2022-06-14T09:10:00Z"/>
  <w16cex:commentExtensible w16cex:durableId="26543B7C" w16cex:dateUtc="2022-06-15T08:05:00Z"/>
  <w16cex:commentExtensible w16cex:durableId="2652F9FB" w16cex:dateUtc="2022-06-14T09:13:00Z"/>
  <w16cex:commentExtensible w16cex:durableId="26557BD4" w16cex:dateUtc="2022-06-16T06:52:00Z"/>
  <w16cex:commentExtensible w16cex:durableId="26557BE2" w16cex:dateUtc="2022-06-16T06:52:00Z"/>
  <w16cex:commentExtensible w16cex:durableId="2652FAB4" w16cex:dateUtc="2022-06-14T09:16:00Z"/>
  <w16cex:commentExtensible w16cex:durableId="26557B41" w16cex:dateUtc="2022-06-16T06:49:00Z"/>
  <w16cex:commentExtensible w16cex:durableId="26557B4F" w16cex:dateUtc="2022-06-16T06:50:00Z"/>
  <w16cex:commentExtensible w16cex:durableId="2652FA83" w16cex:dateUtc="2022-06-14T09:16:00Z"/>
  <w16cex:commentExtensible w16cex:durableId="2654ADBA" w16cex:dateUtc="2022-06-15T16:12:00Z"/>
  <w16cex:commentExtensible w16cex:durableId="2654ADD6" w16cex:dateUtc="2022-06-15T16:13:00Z"/>
  <w16cex:commentExtensible w16cex:durableId="2652FB44" w16cex:dateUtc="2022-06-14T09:19:00Z"/>
  <w16cex:commentExtensible w16cex:durableId="26557BF9" w16cex:dateUtc="2022-06-16T06:52:00Z"/>
  <w16cex:commentExtensible w16cex:durableId="2652FBF4" w16cex:dateUtc="2022-06-14T09:22:00Z"/>
  <w16cex:commentExtensible w16cex:durableId="26543CD7" w16cex:dateUtc="2022-06-15T08:11:00Z"/>
  <w16cex:commentExtensible w16cex:durableId="2652FCF8" w16cex:dateUtc="2022-06-14T09:26:00Z"/>
  <w16cex:commentExtensible w16cex:durableId="26557F0D" w16cex:dateUtc="2022-06-16T07:06:00Z"/>
  <w16cex:commentExtensible w16cex:durableId="2652FD12" w16cex:dateUtc="2022-06-14T09:26:00Z"/>
  <w16cex:commentExtensible w16cex:durableId="26557F07" w16cex:dateUtc="2022-06-16T07:05:00Z"/>
  <w16cex:commentExtensible w16cex:durableId="26531538" w16cex:dateUtc="2022-06-14T11:10:00Z"/>
  <w16cex:commentExtensible w16cex:durableId="26538246" w16cex:dateUtc="2022-06-14T18:55:00Z"/>
  <w16cex:commentExtensible w16cex:durableId="2653824E" w16cex:dateUtc="2022-06-14T18:55:00Z"/>
  <w16cex:commentExtensible w16cex:durableId="26531599" w16cex:dateUtc="2022-06-14T11:11:00Z"/>
  <w16cex:commentExtensible w16cex:durableId="265442ED" w16cex:dateUtc="2022-06-15T08:37:00Z"/>
  <w16cex:commentExtensible w16cex:durableId="26531731" w16cex:dateUtc="2022-06-14T11:18:00Z"/>
  <w16cex:commentExtensible w16cex:durableId="26538148" w16cex:dateUtc="2022-06-14T18:51:00Z"/>
  <w16cex:commentExtensible w16cex:durableId="265381AD" w16cex:dateUtc="2022-06-14T18:52:00Z"/>
  <w16cex:commentExtensible w16cex:durableId="2653176A" w16cex:dateUtc="2022-06-14T11:19:00Z"/>
  <w16cex:commentExtensible w16cex:durableId="26537FA0" w16cex:dateUtc="2022-06-14T18:44:00Z"/>
  <w16cex:commentExtensible w16cex:durableId="26537FAD" w16cex:dateUtc="2022-06-14T18:44:00Z"/>
  <w16cex:commentExtensible w16cex:durableId="265317FD" w16cex:dateUtc="2022-06-14T11:21:00Z"/>
  <w16cex:commentExtensible w16cex:durableId="26537D6A" w16cex:dateUtc="2022-06-14T18:34:00Z"/>
  <w16cex:commentExtensible w16cex:durableId="26537D75" w16cex:dateUtc="2022-06-14T18:34:00Z"/>
  <w16cex:commentExtensible w16cex:durableId="265319C7" w16cex:dateUtc="2022-06-14T11:29:00Z"/>
  <w16cex:commentExtensible w16cex:durableId="2654B8F7" w16cex:dateUtc="2022-06-15T17:00:00Z"/>
  <w16cex:commentExtensible w16cex:durableId="2654B91E" w16cex:dateUtc="2022-06-15T17:01:00Z"/>
  <w16cex:commentExtensible w16cex:durableId="26531A96" w16cex:dateUtc="2022-06-14T11:32:00Z"/>
  <w16cex:commentExtensible w16cex:durableId="2654B946" w16cex:dateUtc="2022-06-15T17:02:00Z"/>
  <w16cex:commentExtensible w16cex:durableId="2654B956" w16cex:dateUtc="2022-06-15T17:02:00Z"/>
  <w16cex:commentExtensible w16cex:durableId="26531AE2" w16cex:dateUtc="2022-06-14T11:34:00Z"/>
  <w16cex:commentExtensible w16cex:durableId="26537B30" w16cex:dateUtc="2022-06-14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0E1FE5" w16cid:durableId="26542AA2"/>
  <w16cid:commentId w16cid:paraId="15BDF0FC" w16cid:durableId="2652E8E6"/>
  <w16cid:commentId w16cid:paraId="6BD9FD11" w16cid:durableId="265567E4"/>
  <w16cid:commentId w16cid:paraId="3C4F16CD" w16cid:durableId="265567EF"/>
  <w16cid:commentId w16cid:paraId="194C0422" w16cid:durableId="2652E9BE"/>
  <w16cid:commentId w16cid:paraId="6A6F60EB" w16cid:durableId="26556804"/>
  <w16cid:commentId w16cid:paraId="1631E85C" w16cid:durableId="26556808"/>
  <w16cid:commentId w16cid:paraId="77B6BC02" w16cid:durableId="2652E9E1"/>
  <w16cid:commentId w16cid:paraId="1EADD0C8" w16cid:durableId="26556815"/>
  <w16cid:commentId w16cid:paraId="0B613E6E" w16cid:durableId="2652EAD0"/>
  <w16cid:commentId w16cid:paraId="4E91CD2C" w16cid:durableId="26542BEF"/>
  <w16cid:commentId w16cid:paraId="799938F2" w16cid:durableId="26542BF4"/>
  <w16cid:commentId w16cid:paraId="064A4755" w16cid:durableId="2652EA96"/>
  <w16cid:commentId w16cid:paraId="0ABB07E6" w16cid:durableId="2653796E"/>
  <w16cid:commentId w16cid:paraId="1D2D8C4F" w16cid:durableId="2653797E"/>
  <w16cid:commentId w16cid:paraId="68BFE0B9" w16cid:durableId="2652EBE2"/>
  <w16cid:commentId w16cid:paraId="5AB7E4AC" w16cid:durableId="265581DD"/>
  <w16cid:commentId w16cid:paraId="3BD6353C" w16cid:durableId="265581EE"/>
  <w16cid:commentId w16cid:paraId="1747D8EC" w16cid:durableId="2652EC93"/>
  <w16cid:commentId w16cid:paraId="25547782" w16cid:durableId="26538319"/>
  <w16cid:commentId w16cid:paraId="51C99133" w16cid:durableId="26538326"/>
  <w16cid:commentId w16cid:paraId="6EB64967" w16cid:durableId="2652EC12"/>
  <w16cid:commentId w16cid:paraId="4DF258AB" w16cid:durableId="265382E4"/>
  <w16cid:commentId w16cid:paraId="3DBA8384" w16cid:durableId="265382F0"/>
  <w16cid:commentId w16cid:paraId="56F4F076" w16cid:durableId="2652F748"/>
  <w16cid:commentId w16cid:paraId="40765B56" w16cid:durableId="2655871A"/>
  <w16cid:commentId w16cid:paraId="201A645F" w16cid:durableId="2652F6E9"/>
  <w16cid:commentId w16cid:paraId="0F5AE962" w16cid:durableId="26558730"/>
  <w16cid:commentId w16cid:paraId="14DDCC25" w16cid:durableId="26557B9F"/>
  <w16cid:commentId w16cid:paraId="2B5FDA4F" w16cid:durableId="26558204"/>
  <w16cid:commentId w16cid:paraId="1BED5573" w16cid:durableId="26557B9E"/>
  <w16cid:commentId w16cid:paraId="7AF3E47B" w16cid:durableId="26557B9D"/>
  <w16cid:commentId w16cid:paraId="79913C5D" w16cid:durableId="26557B9C"/>
  <w16cid:commentId w16cid:paraId="7EAF78B6" w16cid:durableId="2652F79F"/>
  <w16cid:commentId w16cid:paraId="72761154" w16cid:durableId="2655830D"/>
  <w16cid:commentId w16cid:paraId="38C092A0" w16cid:durableId="26558317"/>
  <w16cid:commentId w16cid:paraId="30187405" w16cid:durableId="2652F82C"/>
  <w16cid:commentId w16cid:paraId="71118369" w16cid:durableId="26543ACE"/>
  <w16cid:commentId w16cid:paraId="31354A5F" w16cid:durableId="2652F949"/>
  <w16cid:commentId w16cid:paraId="0ED2A462" w16cid:durableId="26543B7C"/>
  <w16cid:commentId w16cid:paraId="052B3001" w16cid:durableId="2652F9FB"/>
  <w16cid:commentId w16cid:paraId="2F4DB863" w16cid:durableId="26557BD4"/>
  <w16cid:commentId w16cid:paraId="018B763A" w16cid:durableId="26557BE2"/>
  <w16cid:commentId w16cid:paraId="1041BAB3" w16cid:durableId="2652FAB4"/>
  <w16cid:commentId w16cid:paraId="0E23EDF6" w16cid:durableId="26557B41"/>
  <w16cid:commentId w16cid:paraId="7EA35CC9" w16cid:durableId="26557B4F"/>
  <w16cid:commentId w16cid:paraId="6714ED00" w16cid:durableId="2652FA83"/>
  <w16cid:commentId w16cid:paraId="6186C916" w16cid:durableId="2654ADBA"/>
  <w16cid:commentId w16cid:paraId="0955B8D1" w16cid:durableId="2654ADD6"/>
  <w16cid:commentId w16cid:paraId="7C727B61" w16cid:durableId="2652FB44"/>
  <w16cid:commentId w16cid:paraId="3B8BD885" w16cid:durableId="26557BF9"/>
  <w16cid:commentId w16cid:paraId="5756960F" w16cid:durableId="2652FBF4"/>
  <w16cid:commentId w16cid:paraId="6E3DC642" w16cid:durableId="26543CD7"/>
  <w16cid:commentId w16cid:paraId="614EE921" w16cid:durableId="2652FCF8"/>
  <w16cid:commentId w16cid:paraId="7A9E8CAD" w16cid:durableId="26557F0D"/>
  <w16cid:commentId w16cid:paraId="37C3B11A" w16cid:durableId="2652FD12"/>
  <w16cid:commentId w16cid:paraId="0E72C9C2" w16cid:durableId="26557F07"/>
  <w16cid:commentId w16cid:paraId="39B47512" w16cid:durableId="26531538"/>
  <w16cid:commentId w16cid:paraId="0B9B0861" w16cid:durableId="26538246"/>
  <w16cid:commentId w16cid:paraId="6ECBD7EC" w16cid:durableId="2653824E"/>
  <w16cid:commentId w16cid:paraId="6FE911C9" w16cid:durableId="26531599"/>
  <w16cid:commentId w16cid:paraId="1404BAED" w16cid:durableId="265442ED"/>
  <w16cid:commentId w16cid:paraId="1E620B29" w16cid:durableId="26531731"/>
  <w16cid:commentId w16cid:paraId="6EC27ED4" w16cid:durableId="26538148"/>
  <w16cid:commentId w16cid:paraId="3523CD57" w16cid:durableId="265381AD"/>
  <w16cid:commentId w16cid:paraId="174FA647" w16cid:durableId="2653176A"/>
  <w16cid:commentId w16cid:paraId="0FEDFC2E" w16cid:durableId="26537FA0"/>
  <w16cid:commentId w16cid:paraId="0780E0E9" w16cid:durableId="26537FAD"/>
  <w16cid:commentId w16cid:paraId="2404F08F" w16cid:durableId="265317FD"/>
  <w16cid:commentId w16cid:paraId="0BEDA68F" w16cid:durableId="26537D6A"/>
  <w16cid:commentId w16cid:paraId="2631ED3E" w16cid:durableId="26537D75"/>
  <w16cid:commentId w16cid:paraId="455F7BEE" w16cid:durableId="265319C7"/>
  <w16cid:commentId w16cid:paraId="60BDD770" w16cid:durableId="2654B8F7"/>
  <w16cid:commentId w16cid:paraId="28EA9C38" w16cid:durableId="2654B91E"/>
  <w16cid:commentId w16cid:paraId="2E8FD19C" w16cid:durableId="26531A96"/>
  <w16cid:commentId w16cid:paraId="06DBBDA8" w16cid:durableId="2654B946"/>
  <w16cid:commentId w16cid:paraId="74E5A621" w16cid:durableId="2654B956"/>
  <w16cid:commentId w16cid:paraId="2C7E0520" w16cid:durableId="26531AE2"/>
  <w16cid:commentId w16cid:paraId="327BA246" w16cid:durableId="2653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C5A18" w14:textId="77777777" w:rsidR="00DF7F38" w:rsidRDefault="00DF7F38" w:rsidP="0069175A">
      <w:pPr>
        <w:spacing w:after="0" w:line="240" w:lineRule="auto"/>
      </w:pPr>
      <w:r>
        <w:separator/>
      </w:r>
    </w:p>
  </w:endnote>
  <w:endnote w:type="continuationSeparator" w:id="0">
    <w:p w14:paraId="7307315D" w14:textId="77777777" w:rsidR="00DF7F38" w:rsidRDefault="00DF7F38"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63DC5" w14:textId="77777777" w:rsidR="00DF7F38" w:rsidRDefault="00DF7F38" w:rsidP="0069175A">
      <w:pPr>
        <w:spacing w:after="0" w:line="240" w:lineRule="auto"/>
      </w:pPr>
      <w:r>
        <w:separator/>
      </w:r>
    </w:p>
  </w:footnote>
  <w:footnote w:type="continuationSeparator" w:id="0">
    <w:p w14:paraId="0B852DD5" w14:textId="77777777" w:rsidR="00DF7F38" w:rsidRDefault="00DF7F38" w:rsidP="00691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F74F6"/>
    <w:multiLevelType w:val="multilevel"/>
    <w:tmpl w:val="992EF9C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6"/>
  </w:num>
  <w:num w:numId="2" w16cid:durableId="1846167414">
    <w:abstractNumId w:val="8"/>
  </w:num>
  <w:num w:numId="3" w16cid:durableId="1216695569">
    <w:abstractNumId w:val="10"/>
  </w:num>
  <w:num w:numId="4" w16cid:durableId="2037193964">
    <w:abstractNumId w:val="4"/>
  </w:num>
  <w:num w:numId="5" w16cid:durableId="506025167">
    <w:abstractNumId w:val="2"/>
  </w:num>
  <w:num w:numId="6" w16cid:durableId="511914978">
    <w:abstractNumId w:val="7"/>
  </w:num>
  <w:num w:numId="7" w16cid:durableId="1579947441">
    <w:abstractNumId w:val="9"/>
  </w:num>
  <w:num w:numId="8" w16cid:durableId="1183940172">
    <w:abstractNumId w:val="3"/>
  </w:num>
  <w:num w:numId="9" w16cid:durableId="421994505">
    <w:abstractNumId w:val="12"/>
  </w:num>
  <w:num w:numId="10" w16cid:durableId="223150869">
    <w:abstractNumId w:val="0"/>
  </w:num>
  <w:num w:numId="11" w16cid:durableId="483157502">
    <w:abstractNumId w:val="11"/>
  </w:num>
  <w:num w:numId="12" w16cid:durableId="2107462246">
    <w:abstractNumId w:val="5"/>
  </w:num>
  <w:num w:numId="13" w16cid:durableId="18417708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u Uicoabă">
    <w15:presenceInfo w15:providerId="None" w15:userId="Alexandru Uicoabă"/>
  </w15:person>
  <w15:person w15:author="Alexandru Uicoaba">
    <w15:presenceInfo w15:providerId="AD" w15:userId="S::alexandru.uicoaba@avaelgo.ro::ef2d68c7-e92d-48c2-9f5d-5770dcd68f5a"/>
  </w15:person>
  <w15:person w15:author="Bogdan Dragulescu">
    <w15:presenceInfo w15:providerId="Windows Live" w15:userId="df3b5ea8d7b4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028A4"/>
    <w:rsid w:val="00014158"/>
    <w:rsid w:val="00016C92"/>
    <w:rsid w:val="000200C4"/>
    <w:rsid w:val="00027080"/>
    <w:rsid w:val="000352C6"/>
    <w:rsid w:val="000406FE"/>
    <w:rsid w:val="00041CBB"/>
    <w:rsid w:val="00047130"/>
    <w:rsid w:val="00051758"/>
    <w:rsid w:val="00057BD6"/>
    <w:rsid w:val="00065873"/>
    <w:rsid w:val="000B2A69"/>
    <w:rsid w:val="000C0A9D"/>
    <w:rsid w:val="000E5A2A"/>
    <w:rsid w:val="000F43FB"/>
    <w:rsid w:val="000F4DE0"/>
    <w:rsid w:val="0010180B"/>
    <w:rsid w:val="00114C52"/>
    <w:rsid w:val="00134EE6"/>
    <w:rsid w:val="00141062"/>
    <w:rsid w:val="00143C1F"/>
    <w:rsid w:val="001574C8"/>
    <w:rsid w:val="0016387F"/>
    <w:rsid w:val="00167255"/>
    <w:rsid w:val="00173BAC"/>
    <w:rsid w:val="00190313"/>
    <w:rsid w:val="00193F60"/>
    <w:rsid w:val="001A7F2D"/>
    <w:rsid w:val="001C03FC"/>
    <w:rsid w:val="001C12D2"/>
    <w:rsid w:val="001C5EB1"/>
    <w:rsid w:val="001E6465"/>
    <w:rsid w:val="001F553B"/>
    <w:rsid w:val="00201A27"/>
    <w:rsid w:val="002121CC"/>
    <w:rsid w:val="00226031"/>
    <w:rsid w:val="00230B41"/>
    <w:rsid w:val="002355B4"/>
    <w:rsid w:val="0025176D"/>
    <w:rsid w:val="002834AC"/>
    <w:rsid w:val="00293F11"/>
    <w:rsid w:val="002A00B7"/>
    <w:rsid w:val="002A1E85"/>
    <w:rsid w:val="002A36C6"/>
    <w:rsid w:val="002B3C93"/>
    <w:rsid w:val="002B7DB0"/>
    <w:rsid w:val="002C1730"/>
    <w:rsid w:val="002C2E13"/>
    <w:rsid w:val="002C7D31"/>
    <w:rsid w:val="002D2CAC"/>
    <w:rsid w:val="002E2FCE"/>
    <w:rsid w:val="002E360E"/>
    <w:rsid w:val="002E362F"/>
    <w:rsid w:val="002F1250"/>
    <w:rsid w:val="00306621"/>
    <w:rsid w:val="003071D2"/>
    <w:rsid w:val="0031430D"/>
    <w:rsid w:val="00315364"/>
    <w:rsid w:val="00320621"/>
    <w:rsid w:val="00322BFC"/>
    <w:rsid w:val="003300F6"/>
    <w:rsid w:val="003349BD"/>
    <w:rsid w:val="00335D82"/>
    <w:rsid w:val="00336E96"/>
    <w:rsid w:val="00352273"/>
    <w:rsid w:val="00355FE0"/>
    <w:rsid w:val="0036561B"/>
    <w:rsid w:val="0039645A"/>
    <w:rsid w:val="003A0ECA"/>
    <w:rsid w:val="003A1227"/>
    <w:rsid w:val="003A1BBE"/>
    <w:rsid w:val="003B2618"/>
    <w:rsid w:val="003E0078"/>
    <w:rsid w:val="003E04D9"/>
    <w:rsid w:val="003E518B"/>
    <w:rsid w:val="003E54FD"/>
    <w:rsid w:val="003F56A4"/>
    <w:rsid w:val="003F7C6C"/>
    <w:rsid w:val="00403581"/>
    <w:rsid w:val="0041221E"/>
    <w:rsid w:val="004127D0"/>
    <w:rsid w:val="00420EF2"/>
    <w:rsid w:val="00430E39"/>
    <w:rsid w:val="00433F63"/>
    <w:rsid w:val="00436F54"/>
    <w:rsid w:val="0044253D"/>
    <w:rsid w:val="0044504F"/>
    <w:rsid w:val="00447C3D"/>
    <w:rsid w:val="0046651C"/>
    <w:rsid w:val="0047132F"/>
    <w:rsid w:val="004A072B"/>
    <w:rsid w:val="004A101E"/>
    <w:rsid w:val="004A6139"/>
    <w:rsid w:val="004C40EE"/>
    <w:rsid w:val="004F420A"/>
    <w:rsid w:val="004F67FF"/>
    <w:rsid w:val="00505093"/>
    <w:rsid w:val="00511DA5"/>
    <w:rsid w:val="00517D9C"/>
    <w:rsid w:val="00520944"/>
    <w:rsid w:val="00521892"/>
    <w:rsid w:val="00523438"/>
    <w:rsid w:val="00523F6A"/>
    <w:rsid w:val="00531044"/>
    <w:rsid w:val="005379B9"/>
    <w:rsid w:val="00540789"/>
    <w:rsid w:val="00551EE1"/>
    <w:rsid w:val="005567B3"/>
    <w:rsid w:val="00567271"/>
    <w:rsid w:val="00577A46"/>
    <w:rsid w:val="005831BC"/>
    <w:rsid w:val="00592EDC"/>
    <w:rsid w:val="005A2B33"/>
    <w:rsid w:val="005B1C1D"/>
    <w:rsid w:val="005D279A"/>
    <w:rsid w:val="005D2890"/>
    <w:rsid w:val="005E39A2"/>
    <w:rsid w:val="005E5594"/>
    <w:rsid w:val="005F1F3A"/>
    <w:rsid w:val="005F492E"/>
    <w:rsid w:val="00604AD8"/>
    <w:rsid w:val="00615B08"/>
    <w:rsid w:val="00616FCF"/>
    <w:rsid w:val="00620185"/>
    <w:rsid w:val="00625A81"/>
    <w:rsid w:val="00626748"/>
    <w:rsid w:val="00641923"/>
    <w:rsid w:val="006431E0"/>
    <w:rsid w:val="00655A0A"/>
    <w:rsid w:val="00662153"/>
    <w:rsid w:val="00673A54"/>
    <w:rsid w:val="0068010A"/>
    <w:rsid w:val="00680F15"/>
    <w:rsid w:val="0069175A"/>
    <w:rsid w:val="0069351B"/>
    <w:rsid w:val="00694457"/>
    <w:rsid w:val="00696CDA"/>
    <w:rsid w:val="006A7829"/>
    <w:rsid w:val="006B0CBE"/>
    <w:rsid w:val="006C08DA"/>
    <w:rsid w:val="006D12BC"/>
    <w:rsid w:val="006D672E"/>
    <w:rsid w:val="006E161C"/>
    <w:rsid w:val="006E3B22"/>
    <w:rsid w:val="006F4710"/>
    <w:rsid w:val="00706C4F"/>
    <w:rsid w:val="007100AC"/>
    <w:rsid w:val="007139D3"/>
    <w:rsid w:val="0072081D"/>
    <w:rsid w:val="00723CC4"/>
    <w:rsid w:val="007242EA"/>
    <w:rsid w:val="00727E17"/>
    <w:rsid w:val="00731042"/>
    <w:rsid w:val="00733C36"/>
    <w:rsid w:val="0073736C"/>
    <w:rsid w:val="00742111"/>
    <w:rsid w:val="007443A5"/>
    <w:rsid w:val="007450A9"/>
    <w:rsid w:val="00774F82"/>
    <w:rsid w:val="00790890"/>
    <w:rsid w:val="007A094B"/>
    <w:rsid w:val="007A6C98"/>
    <w:rsid w:val="007B07A1"/>
    <w:rsid w:val="007B1F64"/>
    <w:rsid w:val="007B4C11"/>
    <w:rsid w:val="007E219A"/>
    <w:rsid w:val="007E5452"/>
    <w:rsid w:val="007F0B77"/>
    <w:rsid w:val="00801564"/>
    <w:rsid w:val="0081006C"/>
    <w:rsid w:val="00814089"/>
    <w:rsid w:val="00825E4B"/>
    <w:rsid w:val="00835749"/>
    <w:rsid w:val="0083708B"/>
    <w:rsid w:val="008375CF"/>
    <w:rsid w:val="008457E4"/>
    <w:rsid w:val="008522A7"/>
    <w:rsid w:val="00852B71"/>
    <w:rsid w:val="008544E9"/>
    <w:rsid w:val="008554C2"/>
    <w:rsid w:val="0086422D"/>
    <w:rsid w:val="00867FA4"/>
    <w:rsid w:val="00891FD0"/>
    <w:rsid w:val="008A43DC"/>
    <w:rsid w:val="008B3786"/>
    <w:rsid w:val="008B52F3"/>
    <w:rsid w:val="008B6472"/>
    <w:rsid w:val="008B7EED"/>
    <w:rsid w:val="008C61ED"/>
    <w:rsid w:val="008D1024"/>
    <w:rsid w:val="008D4C12"/>
    <w:rsid w:val="008D70BA"/>
    <w:rsid w:val="008E120D"/>
    <w:rsid w:val="008F6C20"/>
    <w:rsid w:val="00910810"/>
    <w:rsid w:val="00913E06"/>
    <w:rsid w:val="0092637F"/>
    <w:rsid w:val="009334DE"/>
    <w:rsid w:val="00954B86"/>
    <w:rsid w:val="00964CFD"/>
    <w:rsid w:val="0096587C"/>
    <w:rsid w:val="00966B00"/>
    <w:rsid w:val="00967F86"/>
    <w:rsid w:val="00970C1F"/>
    <w:rsid w:val="00996CA1"/>
    <w:rsid w:val="00997650"/>
    <w:rsid w:val="009A2094"/>
    <w:rsid w:val="009A4691"/>
    <w:rsid w:val="009B7B4C"/>
    <w:rsid w:val="009C2054"/>
    <w:rsid w:val="009C5C93"/>
    <w:rsid w:val="009E3FF3"/>
    <w:rsid w:val="009F06D9"/>
    <w:rsid w:val="00A0170F"/>
    <w:rsid w:val="00A07F76"/>
    <w:rsid w:val="00A2203E"/>
    <w:rsid w:val="00A22C72"/>
    <w:rsid w:val="00A35F63"/>
    <w:rsid w:val="00A3605F"/>
    <w:rsid w:val="00A37631"/>
    <w:rsid w:val="00A461BF"/>
    <w:rsid w:val="00A53CB1"/>
    <w:rsid w:val="00A63813"/>
    <w:rsid w:val="00A66637"/>
    <w:rsid w:val="00AB0F07"/>
    <w:rsid w:val="00AB4D8C"/>
    <w:rsid w:val="00AB4EE8"/>
    <w:rsid w:val="00AB6883"/>
    <w:rsid w:val="00AB7E89"/>
    <w:rsid w:val="00AE65BB"/>
    <w:rsid w:val="00AF4364"/>
    <w:rsid w:val="00B039D3"/>
    <w:rsid w:val="00B06324"/>
    <w:rsid w:val="00B1524C"/>
    <w:rsid w:val="00B15547"/>
    <w:rsid w:val="00B20EB8"/>
    <w:rsid w:val="00B223E0"/>
    <w:rsid w:val="00B224AC"/>
    <w:rsid w:val="00B2370F"/>
    <w:rsid w:val="00B43B4D"/>
    <w:rsid w:val="00B475C7"/>
    <w:rsid w:val="00B60DF9"/>
    <w:rsid w:val="00B620F9"/>
    <w:rsid w:val="00B62C81"/>
    <w:rsid w:val="00B63DF2"/>
    <w:rsid w:val="00B77860"/>
    <w:rsid w:val="00B8314B"/>
    <w:rsid w:val="00B86BD8"/>
    <w:rsid w:val="00B92D03"/>
    <w:rsid w:val="00B92F2E"/>
    <w:rsid w:val="00B9635E"/>
    <w:rsid w:val="00BA088F"/>
    <w:rsid w:val="00BB081B"/>
    <w:rsid w:val="00BB4F65"/>
    <w:rsid w:val="00BB7DB8"/>
    <w:rsid w:val="00BC53EF"/>
    <w:rsid w:val="00BC7BDD"/>
    <w:rsid w:val="00BD021C"/>
    <w:rsid w:val="00BF02D6"/>
    <w:rsid w:val="00BF7280"/>
    <w:rsid w:val="00C006F4"/>
    <w:rsid w:val="00C05887"/>
    <w:rsid w:val="00C13791"/>
    <w:rsid w:val="00C433C8"/>
    <w:rsid w:val="00C433F3"/>
    <w:rsid w:val="00C6649E"/>
    <w:rsid w:val="00C67D55"/>
    <w:rsid w:val="00C81F31"/>
    <w:rsid w:val="00C85F5C"/>
    <w:rsid w:val="00C92171"/>
    <w:rsid w:val="00C92C7D"/>
    <w:rsid w:val="00C93AAA"/>
    <w:rsid w:val="00C959D0"/>
    <w:rsid w:val="00CA014D"/>
    <w:rsid w:val="00CA2B21"/>
    <w:rsid w:val="00CA326C"/>
    <w:rsid w:val="00CE6184"/>
    <w:rsid w:val="00CE7E25"/>
    <w:rsid w:val="00D0215A"/>
    <w:rsid w:val="00D07FDF"/>
    <w:rsid w:val="00D114A2"/>
    <w:rsid w:val="00D12BFE"/>
    <w:rsid w:val="00D140D8"/>
    <w:rsid w:val="00D34F99"/>
    <w:rsid w:val="00D46087"/>
    <w:rsid w:val="00D5156F"/>
    <w:rsid w:val="00D52E32"/>
    <w:rsid w:val="00D60ABD"/>
    <w:rsid w:val="00D60EB4"/>
    <w:rsid w:val="00D64D0B"/>
    <w:rsid w:val="00D6783F"/>
    <w:rsid w:val="00D72512"/>
    <w:rsid w:val="00D87837"/>
    <w:rsid w:val="00D958BA"/>
    <w:rsid w:val="00D96A93"/>
    <w:rsid w:val="00DA6D03"/>
    <w:rsid w:val="00DB4089"/>
    <w:rsid w:val="00DB59D5"/>
    <w:rsid w:val="00DB7F08"/>
    <w:rsid w:val="00DC6F48"/>
    <w:rsid w:val="00DD08C2"/>
    <w:rsid w:val="00DD4BDC"/>
    <w:rsid w:val="00DE3876"/>
    <w:rsid w:val="00DF6500"/>
    <w:rsid w:val="00DF7F38"/>
    <w:rsid w:val="00E139EF"/>
    <w:rsid w:val="00E23BE0"/>
    <w:rsid w:val="00E25BD8"/>
    <w:rsid w:val="00E41687"/>
    <w:rsid w:val="00E435B2"/>
    <w:rsid w:val="00E43C5B"/>
    <w:rsid w:val="00E51082"/>
    <w:rsid w:val="00E6691C"/>
    <w:rsid w:val="00E712C7"/>
    <w:rsid w:val="00E7416B"/>
    <w:rsid w:val="00E8653D"/>
    <w:rsid w:val="00E95BDC"/>
    <w:rsid w:val="00EA586A"/>
    <w:rsid w:val="00EA7C3B"/>
    <w:rsid w:val="00EB13F8"/>
    <w:rsid w:val="00EB6D2D"/>
    <w:rsid w:val="00EC1069"/>
    <w:rsid w:val="00EC2F26"/>
    <w:rsid w:val="00ED1F9F"/>
    <w:rsid w:val="00ED27D7"/>
    <w:rsid w:val="00EF39C2"/>
    <w:rsid w:val="00F02BEE"/>
    <w:rsid w:val="00F038DD"/>
    <w:rsid w:val="00F1060C"/>
    <w:rsid w:val="00F12DF6"/>
    <w:rsid w:val="00F1630F"/>
    <w:rsid w:val="00F17778"/>
    <w:rsid w:val="00F42D85"/>
    <w:rsid w:val="00F4686D"/>
    <w:rsid w:val="00F556A1"/>
    <w:rsid w:val="00F673CC"/>
    <w:rsid w:val="00F77136"/>
    <w:rsid w:val="00F81DDC"/>
    <w:rsid w:val="00F83DE8"/>
    <w:rsid w:val="00F920BE"/>
    <w:rsid w:val="00F9427C"/>
    <w:rsid w:val="00FA26A1"/>
    <w:rsid w:val="00FB3B12"/>
    <w:rsid w:val="00FC0501"/>
    <w:rsid w:val="00FD1BA6"/>
    <w:rsid w:val="00FE2FF3"/>
    <w:rsid w:val="00FF02D5"/>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6E161C"/>
    <w:pPr>
      <w:spacing w:after="100"/>
    </w:pPr>
  </w:style>
  <w:style w:type="paragraph" w:styleId="Cuprins2">
    <w:name w:val="toc 2"/>
    <w:basedOn w:val="Normal"/>
    <w:next w:val="Normal"/>
    <w:autoRedefine/>
    <w:uiPriority w:val="39"/>
    <w:unhideWhenUsed/>
    <w:rsid w:val="006E161C"/>
    <w:pPr>
      <w:spacing w:after="100"/>
      <w:ind w:left="220"/>
    </w:p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tabs>
        <w:tab w:val="left" w:pos="504"/>
      </w:tabs>
      <w:spacing w:after="0" w:line="240" w:lineRule="auto"/>
      <w:ind w:left="504" w:hanging="504"/>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 w:type="paragraph" w:styleId="Revizuire">
    <w:name w:val="Revision"/>
    <w:hidden/>
    <w:uiPriority w:val="99"/>
    <w:semiHidden/>
    <w:rsid w:val="008D70BA"/>
    <w:pPr>
      <w:spacing w:after="0" w:line="240" w:lineRule="auto"/>
    </w:pPr>
    <w:rPr>
      <w:lang w:val="ro-RO"/>
    </w:rPr>
  </w:style>
  <w:style w:type="character" w:styleId="Referincomentariu">
    <w:name w:val="annotation reference"/>
    <w:basedOn w:val="Fontdeparagrafimplicit"/>
    <w:uiPriority w:val="99"/>
    <w:semiHidden/>
    <w:unhideWhenUsed/>
    <w:rsid w:val="0039645A"/>
    <w:rPr>
      <w:sz w:val="16"/>
      <w:szCs w:val="16"/>
    </w:rPr>
  </w:style>
  <w:style w:type="paragraph" w:styleId="Textcomentariu">
    <w:name w:val="annotation text"/>
    <w:basedOn w:val="Normal"/>
    <w:link w:val="TextcomentariuCaracter"/>
    <w:uiPriority w:val="99"/>
    <w:unhideWhenUsed/>
    <w:rsid w:val="0039645A"/>
    <w:pPr>
      <w:spacing w:line="240" w:lineRule="auto"/>
    </w:pPr>
    <w:rPr>
      <w:sz w:val="20"/>
      <w:szCs w:val="20"/>
    </w:rPr>
  </w:style>
  <w:style w:type="character" w:customStyle="1" w:styleId="TextcomentariuCaracter">
    <w:name w:val="Text comentariu Caracter"/>
    <w:basedOn w:val="Fontdeparagrafimplicit"/>
    <w:link w:val="Textcomentariu"/>
    <w:uiPriority w:val="99"/>
    <w:rsid w:val="0039645A"/>
    <w:rPr>
      <w:sz w:val="20"/>
      <w:szCs w:val="20"/>
      <w:lang w:val="ro-RO"/>
    </w:rPr>
  </w:style>
  <w:style w:type="paragraph" w:styleId="SubiectComentariu">
    <w:name w:val="annotation subject"/>
    <w:basedOn w:val="Textcomentariu"/>
    <w:next w:val="Textcomentariu"/>
    <w:link w:val="SubiectComentariuCaracter"/>
    <w:uiPriority w:val="99"/>
    <w:semiHidden/>
    <w:unhideWhenUsed/>
    <w:rsid w:val="0039645A"/>
    <w:rPr>
      <w:b/>
      <w:bCs/>
    </w:rPr>
  </w:style>
  <w:style w:type="character" w:customStyle="1" w:styleId="SubiectComentariuCaracter">
    <w:name w:val="Subiect Comentariu Caracter"/>
    <w:basedOn w:val="TextcomentariuCaracter"/>
    <w:link w:val="SubiectComentariu"/>
    <w:uiPriority w:val="99"/>
    <w:semiHidden/>
    <w:rsid w:val="0039645A"/>
    <w:rPr>
      <w:b/>
      <w:bCs/>
      <w:sz w:val="20"/>
      <w:szCs w:val="20"/>
      <w:lang w:val="ro-RO"/>
    </w:rPr>
  </w:style>
  <w:style w:type="table" w:styleId="Tabelgril">
    <w:name w:val="Table Grid"/>
    <w:basedOn w:val="TabelNormal"/>
    <w:uiPriority w:val="39"/>
    <w:rsid w:val="00B23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749972">
      <w:bodyDiv w:val="1"/>
      <w:marLeft w:val="0"/>
      <w:marRight w:val="0"/>
      <w:marTop w:val="0"/>
      <w:marBottom w:val="0"/>
      <w:divBdr>
        <w:top w:val="none" w:sz="0" w:space="0" w:color="auto"/>
        <w:left w:val="none" w:sz="0" w:space="0" w:color="auto"/>
        <w:bottom w:val="none" w:sz="0" w:space="0" w:color="auto"/>
        <w:right w:val="none" w:sz="0" w:space="0" w:color="auto"/>
      </w:divBdr>
      <w:divsChild>
        <w:div w:id="504245356">
          <w:marLeft w:val="0"/>
          <w:marRight w:val="0"/>
          <w:marTop w:val="0"/>
          <w:marBottom w:val="0"/>
          <w:divBdr>
            <w:top w:val="none" w:sz="0" w:space="0" w:color="auto"/>
            <w:left w:val="none" w:sz="0" w:space="0" w:color="auto"/>
            <w:bottom w:val="none" w:sz="0" w:space="0" w:color="auto"/>
            <w:right w:val="none" w:sz="0" w:space="0" w:color="auto"/>
          </w:divBdr>
          <w:divsChild>
            <w:div w:id="13625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32</Pages>
  <Words>17100</Words>
  <Characters>97475</Characters>
  <Application>Microsoft Office Word</Application>
  <DocSecurity>0</DocSecurity>
  <Lines>812</Lines>
  <Paragraphs>228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234</cp:revision>
  <dcterms:created xsi:type="dcterms:W3CDTF">2022-04-25T16:26:00Z</dcterms:created>
  <dcterms:modified xsi:type="dcterms:W3CDTF">2022-06-16T07:43:00Z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id="fQbgBXP5"/&gt;&lt;style id="http://www.zotero.org/styles/ieee" locale="en-GB" hasBibliography="1" bibliographyStyleHasBeenSet="1"/&gt;&lt;prefs&gt;&lt;pref name="fieldType" value="Field"/&gt;&lt;/prefs&gt;&lt;/data&gt;</vt:lpwstr>
  </property>
</Properties>
</file>