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A8E4C" w14:textId="19217963" w:rsidR="006C08DA" w:rsidRPr="0078286B" w:rsidDel="00B7236A" w:rsidRDefault="00DD4BDC">
      <w:pPr>
        <w:ind w:left="720" w:firstLine="720"/>
        <w:rPr>
          <w:del w:id="2" w:author="Alexandru Uicoabă" w:date="2022-06-16T12:15:00Z"/>
          <w:rFonts w:ascii="Arial" w:hAnsi="Arial" w:cs="Arial"/>
          <w:b/>
          <w:sz w:val="24"/>
          <w:szCs w:val="24"/>
          <w:rPrChange w:id="3" w:author="Alexandru Uicoabă" w:date="2022-06-16T14:49:00Z">
            <w:rPr>
              <w:del w:id="4" w:author="Alexandru Uicoabă" w:date="2022-06-16T12:15:00Z"/>
              <w:rFonts w:ascii="Times New Roman" w:hAnsi="Times New Roman" w:cs="Times New Roman"/>
              <w:b/>
              <w:sz w:val="24"/>
              <w:szCs w:val="24"/>
            </w:rPr>
          </w:rPrChange>
        </w:rPr>
        <w:pPrChange w:id="5" w:author="Alexandru Uicoabă" w:date="2022-06-16T12:15:00Z">
          <w:pPr>
            <w:ind w:firstLine="720"/>
          </w:pPr>
        </w:pPrChange>
      </w:pPr>
      <w:del w:id="6" w:author="Alexandru Uicoabă" w:date="2022-06-16T12:15:00Z">
        <w:r w:rsidRPr="0078286B" w:rsidDel="00B7236A">
          <w:rPr>
            <w:rFonts w:ascii="Arial" w:hAnsi="Arial" w:cs="Arial"/>
            <w:b/>
            <w:noProof/>
            <w:sz w:val="24"/>
            <w:szCs w:val="24"/>
            <w:rPrChange w:id="7" w:author="Alexandru Uicoabă" w:date="2022-06-16T14:49:00Z">
              <w:rPr>
                <w:rFonts w:ascii="Times New Roman" w:hAnsi="Times New Roman" w:cs="Times New Roman"/>
                <w:b/>
                <w:noProof/>
                <w:sz w:val="24"/>
                <w:szCs w:val="24"/>
              </w:rPr>
            </w:rPrChange>
          </w:rPr>
          <w:drawing>
            <wp:anchor distT="0" distB="0" distL="114300" distR="114300" simplePos="0" relativeHeight="251660288" behindDoc="0" locked="0" layoutInCell="1" allowOverlap="1" wp14:anchorId="19AC879B" wp14:editId="343A7F0B">
              <wp:simplePos x="0" y="0"/>
              <wp:positionH relativeFrom="margin">
                <wp:posOffset>4752975</wp:posOffset>
              </wp:positionH>
              <wp:positionV relativeFrom="paragraph">
                <wp:posOffset>0</wp:posOffset>
              </wp:positionV>
              <wp:extent cx="1666240" cy="752475"/>
              <wp:effectExtent l="0" t="0" r="0" b="9525"/>
              <wp:wrapSquare wrapText="bothSides"/>
              <wp:docPr id="9" name="Pictur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O imagine care conține text&#10;&#10;Descriere generată automa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240" cy="752475"/>
                      </a:xfrm>
                      <a:prstGeom prst="rect">
                        <a:avLst/>
                      </a:prstGeom>
                    </pic:spPr>
                  </pic:pic>
                </a:graphicData>
              </a:graphic>
              <wp14:sizeRelH relativeFrom="margin">
                <wp14:pctWidth>0</wp14:pctWidth>
              </wp14:sizeRelH>
              <wp14:sizeRelV relativeFrom="margin">
                <wp14:pctHeight>0</wp14:pctHeight>
              </wp14:sizeRelV>
            </wp:anchor>
          </w:drawing>
        </w:r>
      </w:del>
      <w:r w:rsidR="009E3FF3" w:rsidRPr="0078286B">
        <w:rPr>
          <w:rFonts w:ascii="Arial" w:hAnsi="Arial" w:cs="Arial"/>
          <w:rPrChange w:id="8" w:author="Alexandru Uicoabă" w:date="2022-06-16T14:49:00Z">
            <w:rPr/>
          </w:rPrChange>
        </w:rPr>
        <w:tab/>
      </w:r>
      <w:bookmarkStart w:id="9" w:name="_Hlk32329402"/>
      <w:bookmarkEnd w:id="9"/>
      <w:del w:id="10" w:author="Alexandru Uicoabă" w:date="2022-06-16T12:15:00Z">
        <w:r w:rsidR="006C08DA" w:rsidRPr="0078286B" w:rsidDel="00B7236A">
          <w:rPr>
            <w:rFonts w:ascii="Arial" w:hAnsi="Arial" w:cs="Arial"/>
            <w:b/>
            <w:noProof/>
            <w:sz w:val="24"/>
            <w:szCs w:val="24"/>
            <w:rPrChange w:id="11" w:author="Alexandru Uicoabă" w:date="2022-06-16T14:49:00Z">
              <w:rPr>
                <w:rFonts w:ascii="Times New Roman" w:hAnsi="Times New Roman" w:cs="Times New Roman"/>
                <w:b/>
                <w:noProof/>
                <w:sz w:val="24"/>
                <w:szCs w:val="24"/>
              </w:rPr>
            </w:rPrChange>
          </w:rPr>
          <w:drawing>
            <wp:anchor distT="0" distB="0" distL="114300" distR="114300" simplePos="0" relativeHeight="251659264" behindDoc="0" locked="0" layoutInCell="1" allowOverlap="1" wp14:anchorId="09FFE9FC" wp14:editId="0A764602">
              <wp:simplePos x="0" y="0"/>
              <wp:positionH relativeFrom="column">
                <wp:posOffset>-276225</wp:posOffset>
              </wp:positionH>
              <wp:positionV relativeFrom="paragraph">
                <wp:posOffset>0</wp:posOffset>
              </wp:positionV>
              <wp:extent cx="1344168" cy="777240"/>
              <wp:effectExtent l="0" t="0" r="8890" b="3810"/>
              <wp:wrapSquare wrapText="bothSides"/>
              <wp:docPr id="8" name="Picture 3" descr="O imagine care conține săgeat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O imagine care conține săgeată&#10;&#10;Descriere generată automa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4168" cy="777240"/>
                      </a:xfrm>
                      <a:prstGeom prst="rect">
                        <a:avLst/>
                      </a:prstGeom>
                    </pic:spPr>
                  </pic:pic>
                </a:graphicData>
              </a:graphic>
              <wp14:sizeRelH relativeFrom="margin">
                <wp14:pctWidth>0</wp14:pctWidth>
              </wp14:sizeRelH>
              <wp14:sizeRelV relativeFrom="margin">
                <wp14:pctHeight>0</wp14:pctHeight>
              </wp14:sizeRelV>
            </wp:anchor>
          </w:drawing>
        </w:r>
        <w:bookmarkStart w:id="12" w:name="_Hlk106031025"/>
        <w:bookmarkEnd w:id="12"/>
        <w:r w:rsidR="006C08DA" w:rsidRPr="0078286B" w:rsidDel="00B7236A">
          <w:rPr>
            <w:rFonts w:ascii="Arial" w:hAnsi="Arial" w:cs="Arial"/>
            <w:b/>
            <w:sz w:val="24"/>
            <w:szCs w:val="24"/>
            <w:rPrChange w:id="13" w:author="Alexandru Uicoabă" w:date="2022-06-16T14:49:00Z">
              <w:rPr>
                <w:rFonts w:ascii="Times New Roman" w:hAnsi="Times New Roman" w:cs="Times New Roman"/>
                <w:b/>
                <w:sz w:val="24"/>
                <w:szCs w:val="24"/>
              </w:rPr>
            </w:rPrChange>
          </w:rPr>
          <w:delText>Universitatea „Politehnica” Timişoara</w:delText>
        </w:r>
      </w:del>
    </w:p>
    <w:p w14:paraId="0801C118" w14:textId="53FAB3BA" w:rsidR="006C08DA" w:rsidRPr="0078286B" w:rsidDel="00B7236A" w:rsidRDefault="006C08DA">
      <w:pPr>
        <w:ind w:left="720" w:firstLine="720"/>
        <w:rPr>
          <w:del w:id="14" w:author="Alexandru Uicoabă" w:date="2022-06-16T12:15:00Z"/>
          <w:rFonts w:ascii="Arial" w:hAnsi="Arial" w:cs="Arial"/>
          <w:b/>
          <w:sz w:val="24"/>
          <w:szCs w:val="24"/>
          <w:rPrChange w:id="15" w:author="Alexandru Uicoabă" w:date="2022-06-16T14:49:00Z">
            <w:rPr>
              <w:del w:id="16" w:author="Alexandru Uicoabă" w:date="2022-06-16T12:15:00Z"/>
              <w:rFonts w:ascii="Times New Roman" w:hAnsi="Times New Roman" w:cs="Times New Roman"/>
              <w:b/>
              <w:sz w:val="24"/>
              <w:szCs w:val="24"/>
            </w:rPr>
          </w:rPrChange>
        </w:rPr>
        <w:pPrChange w:id="17" w:author="Alexandru Uicoabă" w:date="2022-06-16T12:15:00Z">
          <w:pPr>
            <w:jc w:val="center"/>
          </w:pPr>
        </w:pPrChange>
      </w:pPr>
      <w:del w:id="18" w:author="Alexandru Uicoabă" w:date="2022-06-16T12:15:00Z">
        <w:r w:rsidRPr="0078286B" w:rsidDel="00B7236A">
          <w:rPr>
            <w:rFonts w:ascii="Arial" w:hAnsi="Arial" w:cs="Arial"/>
            <w:b/>
            <w:sz w:val="24"/>
            <w:szCs w:val="24"/>
            <w:rPrChange w:id="19" w:author="Alexandru Uicoabă" w:date="2022-06-16T14:49:00Z">
              <w:rPr>
                <w:rFonts w:ascii="Times New Roman" w:hAnsi="Times New Roman" w:cs="Times New Roman"/>
                <w:b/>
                <w:sz w:val="24"/>
                <w:szCs w:val="24"/>
              </w:rPr>
            </w:rPrChange>
          </w:rPr>
          <w:delText>Facultatea de Electronică, Telecomunicaţii şi</w:delText>
        </w:r>
      </w:del>
    </w:p>
    <w:p w14:paraId="46597422" w14:textId="53CDCC3F" w:rsidR="006C08DA" w:rsidRPr="0078286B" w:rsidRDefault="006C08DA">
      <w:pPr>
        <w:ind w:left="720" w:firstLine="720"/>
        <w:rPr>
          <w:rFonts w:ascii="Arial" w:hAnsi="Arial" w:cs="Arial"/>
          <w:b/>
          <w:sz w:val="24"/>
          <w:szCs w:val="24"/>
          <w:rPrChange w:id="20" w:author="Alexandru Uicoabă" w:date="2022-06-16T14:49:00Z">
            <w:rPr>
              <w:rFonts w:ascii="Times New Roman" w:hAnsi="Times New Roman" w:cs="Times New Roman"/>
              <w:b/>
              <w:sz w:val="24"/>
              <w:szCs w:val="24"/>
            </w:rPr>
          </w:rPrChange>
        </w:rPr>
        <w:pPrChange w:id="21" w:author="Alexandru Uicoabă" w:date="2022-06-16T12:15:00Z">
          <w:pPr>
            <w:jc w:val="center"/>
          </w:pPr>
        </w:pPrChange>
      </w:pPr>
      <w:del w:id="22" w:author="Alexandru Uicoabă" w:date="2022-06-16T12:15:00Z">
        <w:r w:rsidRPr="0078286B" w:rsidDel="00B7236A">
          <w:rPr>
            <w:rFonts w:ascii="Arial" w:hAnsi="Arial" w:cs="Arial"/>
            <w:b/>
            <w:sz w:val="24"/>
            <w:szCs w:val="24"/>
            <w:rPrChange w:id="23" w:author="Alexandru Uicoabă" w:date="2022-06-16T14:49:00Z">
              <w:rPr>
                <w:rFonts w:ascii="Times New Roman" w:hAnsi="Times New Roman" w:cs="Times New Roman"/>
                <w:b/>
                <w:sz w:val="24"/>
                <w:szCs w:val="24"/>
              </w:rPr>
            </w:rPrChange>
          </w:rPr>
          <w:delText>Tehnologii Informaționale Timişoara</w:delText>
        </w:r>
      </w:del>
    </w:p>
    <w:p w14:paraId="70C921F4" w14:textId="77777777" w:rsidR="006C08DA" w:rsidRPr="0078286B" w:rsidRDefault="006C08DA" w:rsidP="006C08DA">
      <w:pPr>
        <w:jc w:val="center"/>
        <w:rPr>
          <w:rFonts w:ascii="Arial" w:hAnsi="Arial" w:cs="Arial"/>
          <w:b/>
          <w:lang w:val="en-GB"/>
          <w:rPrChange w:id="24" w:author="Alexandru Uicoabă" w:date="2022-06-16T14:49:00Z">
            <w:rPr>
              <w:rFonts w:ascii="Times New Roman" w:hAnsi="Times New Roman" w:cs="Times New Roman"/>
              <w:b/>
            </w:rPr>
          </w:rPrChange>
        </w:rPr>
      </w:pPr>
    </w:p>
    <w:p w14:paraId="6F28732A" w14:textId="77777777" w:rsidR="006C08DA" w:rsidRPr="0078286B" w:rsidRDefault="006C08DA" w:rsidP="006C08DA">
      <w:pPr>
        <w:jc w:val="center"/>
        <w:rPr>
          <w:rFonts w:ascii="Arial" w:hAnsi="Arial" w:cs="Arial"/>
          <w:b/>
          <w:rPrChange w:id="25" w:author="Alexandru Uicoabă" w:date="2022-06-16T14:49:00Z">
            <w:rPr>
              <w:rFonts w:ascii="Times New Roman" w:hAnsi="Times New Roman" w:cs="Times New Roman"/>
              <w:b/>
            </w:rPr>
          </w:rPrChange>
        </w:rPr>
      </w:pPr>
    </w:p>
    <w:p w14:paraId="7DD71741" w14:textId="77777777" w:rsidR="006C08DA" w:rsidRPr="0078286B" w:rsidRDefault="006C08DA" w:rsidP="006C08DA">
      <w:pPr>
        <w:jc w:val="center"/>
        <w:rPr>
          <w:rFonts w:ascii="Arial" w:hAnsi="Arial" w:cs="Arial"/>
          <w:b/>
          <w:rPrChange w:id="26" w:author="Alexandru Uicoabă" w:date="2022-06-16T14:49:00Z">
            <w:rPr>
              <w:rFonts w:ascii="Times New Roman" w:hAnsi="Times New Roman" w:cs="Times New Roman"/>
              <w:b/>
            </w:rPr>
          </w:rPrChange>
        </w:rPr>
      </w:pPr>
    </w:p>
    <w:p w14:paraId="3FA40256" w14:textId="18363557" w:rsidR="006C08DA" w:rsidRPr="0078286B" w:rsidRDefault="006C08DA" w:rsidP="006C08DA">
      <w:pPr>
        <w:jc w:val="center"/>
        <w:rPr>
          <w:ins w:id="27" w:author="Alexandru Uicoabă" w:date="2022-06-16T12:15:00Z"/>
          <w:rFonts w:ascii="Arial" w:hAnsi="Arial" w:cs="Arial"/>
          <w:b/>
          <w:rPrChange w:id="28" w:author="Alexandru Uicoabă" w:date="2022-06-16T14:49:00Z">
            <w:rPr>
              <w:ins w:id="29" w:author="Alexandru Uicoabă" w:date="2022-06-16T12:15:00Z"/>
              <w:rFonts w:ascii="Times New Roman" w:hAnsi="Times New Roman" w:cs="Times New Roman"/>
              <w:b/>
            </w:rPr>
          </w:rPrChange>
        </w:rPr>
      </w:pPr>
    </w:p>
    <w:p w14:paraId="72A91B60" w14:textId="0D958C04" w:rsidR="00B7236A" w:rsidRPr="0078286B" w:rsidRDefault="00B7236A" w:rsidP="006C08DA">
      <w:pPr>
        <w:jc w:val="center"/>
        <w:rPr>
          <w:ins w:id="30" w:author="Alexandru Uicoabă" w:date="2022-06-16T12:15:00Z"/>
          <w:rFonts w:ascii="Arial" w:hAnsi="Arial" w:cs="Arial"/>
          <w:b/>
          <w:rPrChange w:id="31" w:author="Alexandru Uicoabă" w:date="2022-06-16T14:49:00Z">
            <w:rPr>
              <w:ins w:id="32" w:author="Alexandru Uicoabă" w:date="2022-06-16T12:15:00Z"/>
              <w:rFonts w:ascii="Times New Roman" w:hAnsi="Times New Roman" w:cs="Times New Roman"/>
              <w:b/>
            </w:rPr>
          </w:rPrChange>
        </w:rPr>
      </w:pPr>
    </w:p>
    <w:p w14:paraId="3D291B11" w14:textId="77777777" w:rsidR="00B7236A" w:rsidRPr="0078286B" w:rsidRDefault="00B7236A" w:rsidP="006C08DA">
      <w:pPr>
        <w:jc w:val="center"/>
        <w:rPr>
          <w:rFonts w:ascii="Arial" w:hAnsi="Arial" w:cs="Arial"/>
          <w:b/>
          <w:rPrChange w:id="33" w:author="Alexandru Uicoabă" w:date="2022-06-16T14:49:00Z">
            <w:rPr>
              <w:rFonts w:ascii="Times New Roman" w:hAnsi="Times New Roman" w:cs="Times New Roman"/>
              <w:b/>
            </w:rPr>
          </w:rPrChange>
        </w:rPr>
      </w:pPr>
    </w:p>
    <w:p w14:paraId="11FA8279" w14:textId="77777777" w:rsidR="006C08DA" w:rsidRPr="0078286B" w:rsidRDefault="006C08DA" w:rsidP="006C08DA">
      <w:pPr>
        <w:jc w:val="center"/>
        <w:rPr>
          <w:rFonts w:ascii="Arial" w:hAnsi="Arial" w:cs="Arial"/>
          <w:b/>
          <w:rPrChange w:id="34" w:author="Alexandru Uicoabă" w:date="2022-06-16T14:49:00Z">
            <w:rPr>
              <w:rFonts w:ascii="Times New Roman" w:hAnsi="Times New Roman" w:cs="Times New Roman"/>
              <w:b/>
            </w:rPr>
          </w:rPrChange>
        </w:rPr>
      </w:pPr>
    </w:p>
    <w:p w14:paraId="526C1EA4" w14:textId="77777777" w:rsidR="006C08DA" w:rsidRPr="0078286B" w:rsidRDefault="006C08DA" w:rsidP="006C08DA">
      <w:pPr>
        <w:jc w:val="center"/>
        <w:rPr>
          <w:rFonts w:ascii="Arial" w:hAnsi="Arial" w:cs="Arial"/>
          <w:b/>
          <w:rPrChange w:id="35" w:author="Alexandru Uicoabă" w:date="2022-06-16T14:49:00Z">
            <w:rPr>
              <w:rFonts w:ascii="Times New Roman" w:hAnsi="Times New Roman" w:cs="Times New Roman"/>
              <w:b/>
            </w:rPr>
          </w:rPrChange>
        </w:rPr>
      </w:pPr>
    </w:p>
    <w:p w14:paraId="18E06CBF" w14:textId="77777777" w:rsidR="006C08DA" w:rsidRPr="0078286B" w:rsidRDefault="006C08DA" w:rsidP="006C08DA">
      <w:pPr>
        <w:jc w:val="center"/>
        <w:rPr>
          <w:rFonts w:ascii="Arial" w:hAnsi="Arial" w:cs="Arial"/>
          <w:b/>
          <w:rPrChange w:id="36" w:author="Alexandru Uicoabă" w:date="2022-06-16T14:49:00Z">
            <w:rPr>
              <w:rFonts w:ascii="Times New Roman" w:hAnsi="Times New Roman" w:cs="Times New Roman"/>
              <w:b/>
            </w:rPr>
          </w:rPrChange>
        </w:rPr>
      </w:pPr>
    </w:p>
    <w:p w14:paraId="74B895D4" w14:textId="77777777" w:rsidR="006C08DA" w:rsidRPr="0078286B" w:rsidRDefault="006C08DA" w:rsidP="006C08DA">
      <w:pPr>
        <w:rPr>
          <w:rFonts w:ascii="Arial" w:hAnsi="Arial" w:cs="Arial"/>
          <w:b/>
          <w:rPrChange w:id="37" w:author="Alexandru Uicoabă" w:date="2022-06-16T14:49:00Z">
            <w:rPr>
              <w:rFonts w:ascii="Times New Roman" w:hAnsi="Times New Roman" w:cs="Times New Roman"/>
              <w:b/>
            </w:rPr>
          </w:rPrChange>
        </w:rPr>
      </w:pPr>
    </w:p>
    <w:p w14:paraId="6858D9ED" w14:textId="78E580FA" w:rsidR="006C08DA" w:rsidRPr="0078286B" w:rsidDel="00B7236A" w:rsidRDefault="006C08DA" w:rsidP="006C08DA">
      <w:pPr>
        <w:jc w:val="center"/>
        <w:rPr>
          <w:del w:id="38" w:author="Alexandru Uicoabă" w:date="2022-06-16T12:13:00Z"/>
          <w:rFonts w:ascii="Arial" w:hAnsi="Arial" w:cs="Arial"/>
          <w:b/>
          <w:sz w:val="44"/>
          <w:szCs w:val="44"/>
          <w:rPrChange w:id="39" w:author="Alexandru Uicoabă" w:date="2022-06-16T14:49:00Z">
            <w:rPr>
              <w:del w:id="40" w:author="Alexandru Uicoabă" w:date="2022-06-16T12:13:00Z"/>
              <w:rFonts w:ascii="Times New Roman" w:hAnsi="Times New Roman" w:cs="Times New Roman"/>
              <w:b/>
              <w:sz w:val="44"/>
              <w:szCs w:val="44"/>
            </w:rPr>
          </w:rPrChange>
        </w:rPr>
      </w:pPr>
      <w:del w:id="41" w:author="Alexandru Uicoabă" w:date="2022-06-16T12:13:00Z">
        <w:r w:rsidRPr="0078286B" w:rsidDel="00B7236A">
          <w:rPr>
            <w:rFonts w:ascii="Arial" w:hAnsi="Arial" w:cs="Arial"/>
            <w:b/>
            <w:sz w:val="44"/>
            <w:szCs w:val="44"/>
            <w:rPrChange w:id="42" w:author="Alexandru Uicoabă" w:date="2022-06-16T14:49:00Z">
              <w:rPr>
                <w:rFonts w:ascii="Times New Roman" w:hAnsi="Times New Roman" w:cs="Times New Roman"/>
                <w:b/>
                <w:sz w:val="44"/>
                <w:szCs w:val="44"/>
              </w:rPr>
            </w:rPrChange>
          </w:rPr>
          <w:delText>PROIECT DE DIPLOMĂ</w:delText>
        </w:r>
      </w:del>
    </w:p>
    <w:p w14:paraId="33AD594D" w14:textId="079B1AD8" w:rsidR="006C08DA" w:rsidRPr="0078286B" w:rsidRDefault="006C08DA" w:rsidP="006C08DA">
      <w:pPr>
        <w:jc w:val="center"/>
        <w:rPr>
          <w:rFonts w:ascii="Arial" w:hAnsi="Arial" w:cs="Arial"/>
          <w:b/>
          <w:sz w:val="44"/>
          <w:szCs w:val="44"/>
          <w:rPrChange w:id="43" w:author="Alexandru Uicoabă" w:date="2022-06-16T14:49:00Z">
            <w:rPr>
              <w:rFonts w:ascii="Times New Roman" w:hAnsi="Times New Roman" w:cs="Times New Roman"/>
              <w:b/>
              <w:sz w:val="44"/>
              <w:szCs w:val="44"/>
            </w:rPr>
          </w:rPrChange>
        </w:rPr>
      </w:pPr>
      <w:del w:id="44" w:author="Alexandru Uicoabă" w:date="2022-06-16T12:14:00Z">
        <w:r w:rsidRPr="0078286B" w:rsidDel="00B7236A">
          <w:rPr>
            <w:rFonts w:ascii="Arial" w:hAnsi="Arial" w:cs="Arial"/>
            <w:b/>
            <w:sz w:val="44"/>
            <w:szCs w:val="44"/>
            <w:rPrChange w:id="45" w:author="Alexandru Uicoabă" w:date="2022-06-16T14:49:00Z">
              <w:rPr>
                <w:rFonts w:ascii="Times New Roman" w:hAnsi="Times New Roman" w:cs="Times New Roman"/>
                <w:b/>
                <w:sz w:val="44"/>
                <w:szCs w:val="44"/>
              </w:rPr>
            </w:rPrChange>
          </w:rPr>
          <w:delText>Automatizarea decizii agenților într-un mediu virtual</w:delText>
        </w:r>
      </w:del>
      <w:ins w:id="46" w:author="Alexandru Uicoabă" w:date="2022-06-16T12:14:00Z">
        <w:r w:rsidR="00B7236A" w:rsidRPr="0078286B">
          <w:rPr>
            <w:rFonts w:ascii="Arial" w:hAnsi="Arial" w:cs="Arial"/>
            <w:b/>
            <w:sz w:val="44"/>
            <w:szCs w:val="44"/>
            <w:rPrChange w:id="47" w:author="Alexandru Uicoabă" w:date="2022-06-16T14:49:00Z">
              <w:rPr>
                <w:rFonts w:ascii="Times New Roman" w:hAnsi="Times New Roman" w:cs="Times New Roman"/>
                <w:b/>
                <w:sz w:val="44"/>
                <w:szCs w:val="44"/>
              </w:rPr>
            </w:rPrChange>
          </w:rPr>
          <w:t>AUTOMATIZAREA DECIZ</w:t>
        </w:r>
      </w:ins>
      <w:ins w:id="48" w:author="Alexandru Uicoabă" w:date="2022-06-16T12:19:00Z">
        <w:r w:rsidR="00C87080" w:rsidRPr="0078286B">
          <w:rPr>
            <w:rFonts w:ascii="Arial" w:hAnsi="Arial" w:cs="Arial"/>
            <w:b/>
            <w:sz w:val="44"/>
            <w:szCs w:val="44"/>
          </w:rPr>
          <w:t>I</w:t>
        </w:r>
      </w:ins>
      <w:ins w:id="49" w:author="Alexandru Uicoabă" w:date="2022-06-16T12:14:00Z">
        <w:r w:rsidR="00B7236A" w:rsidRPr="0078286B">
          <w:rPr>
            <w:rFonts w:ascii="Arial" w:hAnsi="Arial" w:cs="Arial"/>
            <w:b/>
            <w:sz w:val="44"/>
            <w:szCs w:val="44"/>
            <w:rPrChange w:id="50" w:author="Alexandru Uicoabă" w:date="2022-06-16T14:49:00Z">
              <w:rPr>
                <w:rFonts w:ascii="Times New Roman" w:hAnsi="Times New Roman" w:cs="Times New Roman"/>
                <w:b/>
                <w:sz w:val="44"/>
                <w:szCs w:val="44"/>
              </w:rPr>
            </w:rPrChange>
          </w:rPr>
          <w:t>ILOR AGENȚILOR ÎNTR-UN MEDIU VIR</w:t>
        </w:r>
      </w:ins>
      <w:ins w:id="51" w:author="Alexandru Uicoabă" w:date="2022-06-16T16:46:00Z">
        <w:r w:rsidR="00913FE5">
          <w:rPr>
            <w:rFonts w:ascii="Arial" w:hAnsi="Arial" w:cs="Arial"/>
            <w:b/>
            <w:sz w:val="44"/>
            <w:szCs w:val="44"/>
          </w:rPr>
          <w:t>T</w:t>
        </w:r>
      </w:ins>
      <w:ins w:id="52" w:author="Alexandru Uicoabă" w:date="2022-06-16T12:14:00Z">
        <w:r w:rsidR="00B7236A" w:rsidRPr="0078286B">
          <w:rPr>
            <w:rFonts w:ascii="Arial" w:hAnsi="Arial" w:cs="Arial"/>
            <w:b/>
            <w:sz w:val="44"/>
            <w:szCs w:val="44"/>
            <w:rPrChange w:id="53" w:author="Alexandru Uicoabă" w:date="2022-06-16T14:49:00Z">
              <w:rPr>
                <w:rFonts w:ascii="Times New Roman" w:hAnsi="Times New Roman" w:cs="Times New Roman"/>
                <w:b/>
                <w:sz w:val="44"/>
                <w:szCs w:val="44"/>
              </w:rPr>
            </w:rPrChange>
          </w:rPr>
          <w:t>UAL</w:t>
        </w:r>
      </w:ins>
    </w:p>
    <w:p w14:paraId="1C47B0A6" w14:textId="77777777" w:rsidR="006C08DA" w:rsidRPr="0078286B" w:rsidRDefault="006C08DA" w:rsidP="006C08DA">
      <w:pPr>
        <w:jc w:val="center"/>
        <w:rPr>
          <w:rFonts w:ascii="Arial" w:hAnsi="Arial" w:cs="Arial"/>
          <w:b/>
          <w:sz w:val="44"/>
          <w:szCs w:val="44"/>
          <w:rPrChange w:id="54" w:author="Alexandru Uicoabă" w:date="2022-06-16T14:49:00Z">
            <w:rPr>
              <w:rFonts w:ascii="Times New Roman" w:hAnsi="Times New Roman" w:cs="Times New Roman"/>
              <w:b/>
              <w:sz w:val="44"/>
              <w:szCs w:val="44"/>
            </w:rPr>
          </w:rPrChange>
        </w:rPr>
      </w:pPr>
    </w:p>
    <w:p w14:paraId="05508356" w14:textId="32DCF254" w:rsidR="006C08DA" w:rsidRPr="0078286B" w:rsidDel="00B7236A" w:rsidRDefault="006C08DA" w:rsidP="006C08DA">
      <w:pPr>
        <w:jc w:val="center"/>
        <w:rPr>
          <w:del w:id="55" w:author="Alexandru Uicoabă" w:date="2022-06-16T12:15:00Z"/>
          <w:rFonts w:ascii="Arial" w:hAnsi="Arial" w:cs="Arial"/>
          <w:sz w:val="44"/>
          <w:szCs w:val="44"/>
          <w:rPrChange w:id="56" w:author="Alexandru Uicoabă" w:date="2022-06-16T14:49:00Z">
            <w:rPr>
              <w:del w:id="57" w:author="Alexandru Uicoabă" w:date="2022-06-16T12:15:00Z"/>
              <w:rFonts w:ascii="Times New Roman" w:hAnsi="Times New Roman" w:cs="Times New Roman"/>
              <w:sz w:val="44"/>
              <w:szCs w:val="44"/>
            </w:rPr>
          </w:rPrChange>
        </w:rPr>
      </w:pPr>
    </w:p>
    <w:p w14:paraId="61494393" w14:textId="52B24E0B" w:rsidR="00B7236A" w:rsidRPr="0078286B" w:rsidRDefault="00B7236A" w:rsidP="006C08DA">
      <w:pPr>
        <w:jc w:val="center"/>
        <w:rPr>
          <w:ins w:id="58" w:author="Alexandru Uicoabă" w:date="2022-06-16T12:15:00Z"/>
          <w:rFonts w:ascii="Arial" w:hAnsi="Arial" w:cs="Arial"/>
          <w:sz w:val="44"/>
          <w:szCs w:val="44"/>
          <w:rPrChange w:id="59" w:author="Alexandru Uicoabă" w:date="2022-06-16T14:49:00Z">
            <w:rPr>
              <w:ins w:id="60" w:author="Alexandru Uicoabă" w:date="2022-06-16T12:15:00Z"/>
              <w:rFonts w:ascii="Times New Roman" w:hAnsi="Times New Roman" w:cs="Times New Roman"/>
              <w:sz w:val="44"/>
              <w:szCs w:val="44"/>
            </w:rPr>
          </w:rPrChange>
        </w:rPr>
      </w:pPr>
    </w:p>
    <w:p w14:paraId="1D68EE90" w14:textId="5D94D9BC" w:rsidR="00B7236A" w:rsidRPr="0078286B" w:rsidRDefault="00B7236A" w:rsidP="006C08DA">
      <w:pPr>
        <w:jc w:val="center"/>
        <w:rPr>
          <w:ins w:id="61" w:author="Alexandru Uicoabă" w:date="2022-06-16T12:15:00Z"/>
          <w:rFonts w:ascii="Arial" w:hAnsi="Arial" w:cs="Arial"/>
          <w:sz w:val="44"/>
          <w:szCs w:val="44"/>
          <w:rPrChange w:id="62" w:author="Alexandru Uicoabă" w:date="2022-06-16T14:49:00Z">
            <w:rPr>
              <w:ins w:id="63" w:author="Alexandru Uicoabă" w:date="2022-06-16T12:15:00Z"/>
              <w:rFonts w:ascii="Times New Roman" w:hAnsi="Times New Roman" w:cs="Times New Roman"/>
              <w:sz w:val="44"/>
              <w:szCs w:val="44"/>
            </w:rPr>
          </w:rPrChange>
        </w:rPr>
      </w:pPr>
    </w:p>
    <w:p w14:paraId="3271EFD1" w14:textId="77777777" w:rsidR="00B7236A" w:rsidRPr="0078286B" w:rsidRDefault="00B7236A" w:rsidP="006C08DA">
      <w:pPr>
        <w:jc w:val="center"/>
        <w:rPr>
          <w:ins w:id="64" w:author="Alexandru Uicoabă" w:date="2022-06-16T12:15:00Z"/>
          <w:rFonts w:ascii="Arial" w:hAnsi="Arial" w:cs="Arial"/>
          <w:b/>
          <w:sz w:val="44"/>
          <w:szCs w:val="44"/>
          <w:rPrChange w:id="65" w:author="Alexandru Uicoabă" w:date="2022-06-16T14:49:00Z">
            <w:rPr>
              <w:ins w:id="66" w:author="Alexandru Uicoabă" w:date="2022-06-16T12:15:00Z"/>
              <w:rFonts w:ascii="Times New Roman" w:hAnsi="Times New Roman" w:cs="Times New Roman"/>
              <w:b/>
              <w:sz w:val="44"/>
              <w:szCs w:val="44"/>
            </w:rPr>
          </w:rPrChange>
        </w:rPr>
      </w:pPr>
    </w:p>
    <w:p w14:paraId="26B146AB" w14:textId="6597B98B" w:rsidR="00B7236A" w:rsidRPr="0078286B" w:rsidRDefault="00B7236A" w:rsidP="006C08DA">
      <w:pPr>
        <w:jc w:val="center"/>
        <w:rPr>
          <w:ins w:id="67" w:author="Alexandru Uicoabă" w:date="2022-06-16T12:17:00Z"/>
          <w:rFonts w:ascii="Arial" w:hAnsi="Arial" w:cs="Arial"/>
          <w:sz w:val="44"/>
          <w:szCs w:val="44"/>
          <w:rPrChange w:id="68" w:author="Alexandru Uicoabă" w:date="2022-06-16T14:49:00Z">
            <w:rPr>
              <w:ins w:id="69" w:author="Alexandru Uicoabă" w:date="2022-06-16T12:17:00Z"/>
              <w:rFonts w:ascii="Times New Roman" w:hAnsi="Times New Roman" w:cs="Times New Roman"/>
              <w:sz w:val="44"/>
              <w:szCs w:val="44"/>
            </w:rPr>
          </w:rPrChange>
        </w:rPr>
      </w:pPr>
    </w:p>
    <w:p w14:paraId="08B6097A" w14:textId="4A964A16" w:rsidR="00021679" w:rsidRPr="0078286B" w:rsidRDefault="00021679" w:rsidP="006C08DA">
      <w:pPr>
        <w:jc w:val="center"/>
        <w:rPr>
          <w:ins w:id="70" w:author="Alexandru Uicoabă" w:date="2022-06-16T12:17:00Z"/>
          <w:rFonts w:ascii="Arial" w:hAnsi="Arial" w:cs="Arial"/>
          <w:sz w:val="44"/>
          <w:szCs w:val="44"/>
          <w:rPrChange w:id="71" w:author="Alexandru Uicoabă" w:date="2022-06-16T14:49:00Z">
            <w:rPr>
              <w:ins w:id="72" w:author="Alexandru Uicoabă" w:date="2022-06-16T12:17:00Z"/>
              <w:rFonts w:ascii="Times New Roman" w:hAnsi="Times New Roman" w:cs="Times New Roman"/>
              <w:sz w:val="44"/>
              <w:szCs w:val="44"/>
            </w:rPr>
          </w:rPrChange>
        </w:rPr>
      </w:pPr>
    </w:p>
    <w:p w14:paraId="02A513C0" w14:textId="11F3537E" w:rsidR="00021679" w:rsidRPr="0078286B" w:rsidRDefault="00021679" w:rsidP="006C08DA">
      <w:pPr>
        <w:jc w:val="center"/>
        <w:rPr>
          <w:ins w:id="73" w:author="Alexandru Uicoabă" w:date="2022-06-16T12:17:00Z"/>
          <w:rFonts w:ascii="Arial" w:hAnsi="Arial" w:cs="Arial"/>
          <w:sz w:val="44"/>
          <w:szCs w:val="44"/>
          <w:rPrChange w:id="74" w:author="Alexandru Uicoabă" w:date="2022-06-16T14:49:00Z">
            <w:rPr>
              <w:ins w:id="75" w:author="Alexandru Uicoabă" w:date="2022-06-16T12:17:00Z"/>
              <w:rFonts w:ascii="Times New Roman" w:hAnsi="Times New Roman" w:cs="Times New Roman"/>
              <w:sz w:val="44"/>
              <w:szCs w:val="44"/>
            </w:rPr>
          </w:rPrChange>
        </w:rPr>
      </w:pPr>
    </w:p>
    <w:p w14:paraId="2DAEA290" w14:textId="77777777" w:rsidR="00021679" w:rsidRPr="0078286B" w:rsidRDefault="00021679" w:rsidP="006C08DA">
      <w:pPr>
        <w:jc w:val="center"/>
        <w:rPr>
          <w:rFonts w:ascii="Arial" w:hAnsi="Arial" w:cs="Arial"/>
          <w:sz w:val="44"/>
          <w:szCs w:val="44"/>
          <w:rPrChange w:id="76" w:author="Alexandru Uicoabă" w:date="2022-06-16T14:49:00Z">
            <w:rPr>
              <w:rFonts w:ascii="Times New Roman" w:hAnsi="Times New Roman" w:cs="Times New Roman"/>
              <w:sz w:val="44"/>
              <w:szCs w:val="44"/>
            </w:rPr>
          </w:rPrChange>
        </w:rPr>
      </w:pPr>
    </w:p>
    <w:p w14:paraId="12099C2E" w14:textId="4ED18A41" w:rsidR="00B7236A" w:rsidRPr="0078286B" w:rsidRDefault="00B7236A" w:rsidP="006C08DA">
      <w:pPr>
        <w:rPr>
          <w:ins w:id="77" w:author="Alexandru Uicoabă" w:date="2022-06-16T12:15:00Z"/>
          <w:rFonts w:ascii="Arial" w:hAnsi="Arial" w:cs="Arial"/>
          <w:sz w:val="28"/>
          <w:szCs w:val="28"/>
          <w:rPrChange w:id="78" w:author="Alexandru Uicoabă" w:date="2022-06-16T14:49:00Z">
            <w:rPr>
              <w:ins w:id="79" w:author="Alexandru Uicoabă" w:date="2022-06-16T12:15:00Z"/>
              <w:rFonts w:ascii="Times New Roman" w:hAnsi="Times New Roman" w:cs="Times New Roman"/>
              <w:sz w:val="24"/>
              <w:szCs w:val="24"/>
            </w:rPr>
          </w:rPrChange>
        </w:rPr>
      </w:pPr>
      <w:ins w:id="80" w:author="Alexandru Uicoabă" w:date="2022-06-16T12:15:00Z">
        <w:r w:rsidRPr="0078286B">
          <w:rPr>
            <w:rFonts w:ascii="Arial" w:hAnsi="Arial" w:cs="Arial"/>
            <w:sz w:val="28"/>
            <w:szCs w:val="28"/>
            <w:rPrChange w:id="81" w:author="Alexandru Uicoabă" w:date="2022-06-16T14:49:00Z">
              <w:rPr>
                <w:rFonts w:ascii="Times New Roman" w:hAnsi="Times New Roman" w:cs="Times New Roman"/>
                <w:sz w:val="24"/>
                <w:szCs w:val="24"/>
              </w:rPr>
            </w:rPrChange>
          </w:rPr>
          <w:t xml:space="preserve">Candidat: </w:t>
        </w:r>
        <w:r w:rsidRPr="0078286B">
          <w:rPr>
            <w:rFonts w:ascii="Arial" w:hAnsi="Arial" w:cs="Arial"/>
            <w:b/>
            <w:bCs/>
            <w:sz w:val="28"/>
            <w:szCs w:val="28"/>
            <w:rPrChange w:id="82" w:author="Alexandru Uicoabă" w:date="2022-06-16T14:49:00Z">
              <w:rPr>
                <w:rFonts w:ascii="Times New Roman" w:hAnsi="Times New Roman" w:cs="Times New Roman"/>
                <w:sz w:val="24"/>
                <w:szCs w:val="24"/>
              </w:rPr>
            </w:rPrChange>
          </w:rPr>
          <w:t>Alexandru, Uicoab</w:t>
        </w:r>
      </w:ins>
      <w:ins w:id="83" w:author="Alexandru Uicoabă" w:date="2022-06-16T12:16:00Z">
        <w:r w:rsidRPr="0078286B">
          <w:rPr>
            <w:rFonts w:ascii="Arial" w:hAnsi="Arial" w:cs="Arial"/>
            <w:b/>
            <w:bCs/>
            <w:sz w:val="28"/>
            <w:szCs w:val="28"/>
            <w:rPrChange w:id="84" w:author="Alexandru Uicoabă" w:date="2022-06-16T14:49:00Z">
              <w:rPr>
                <w:rFonts w:ascii="Times New Roman" w:hAnsi="Times New Roman" w:cs="Times New Roman"/>
                <w:sz w:val="24"/>
                <w:szCs w:val="24"/>
              </w:rPr>
            </w:rPrChange>
          </w:rPr>
          <w:t>ă</w:t>
        </w:r>
      </w:ins>
    </w:p>
    <w:p w14:paraId="17E83190" w14:textId="5809FBB1" w:rsidR="006C08DA" w:rsidRPr="0078286B" w:rsidDel="00B7236A" w:rsidRDefault="006C08DA" w:rsidP="006C08DA">
      <w:pPr>
        <w:rPr>
          <w:del w:id="85" w:author="Alexandru Uicoabă" w:date="2022-06-16T12:15:00Z"/>
          <w:rFonts w:ascii="Arial" w:hAnsi="Arial" w:cs="Arial"/>
          <w:sz w:val="28"/>
          <w:szCs w:val="28"/>
          <w:rPrChange w:id="86" w:author="Alexandru Uicoabă" w:date="2022-06-16T14:49:00Z">
            <w:rPr>
              <w:del w:id="87" w:author="Alexandru Uicoabă" w:date="2022-06-16T12:15:00Z"/>
              <w:rFonts w:ascii="Times New Roman" w:hAnsi="Times New Roman" w:cs="Times New Roman"/>
              <w:sz w:val="24"/>
              <w:szCs w:val="24"/>
            </w:rPr>
          </w:rPrChange>
        </w:rPr>
      </w:pPr>
      <w:r w:rsidRPr="0078286B">
        <w:rPr>
          <w:rFonts w:ascii="Arial" w:hAnsi="Arial" w:cs="Arial"/>
          <w:sz w:val="28"/>
          <w:szCs w:val="28"/>
          <w:rPrChange w:id="88" w:author="Alexandru Uicoabă" w:date="2022-06-16T14:49:00Z">
            <w:rPr>
              <w:rFonts w:ascii="Times New Roman" w:hAnsi="Times New Roman" w:cs="Times New Roman"/>
              <w:sz w:val="24"/>
              <w:szCs w:val="24"/>
            </w:rPr>
          </w:rPrChange>
        </w:rPr>
        <w:t>Coordonator</w:t>
      </w:r>
      <w:ins w:id="89" w:author="Alexandru Uicoabă" w:date="2022-06-16T12:15:00Z">
        <w:r w:rsidR="00B7236A" w:rsidRPr="0078286B">
          <w:rPr>
            <w:rFonts w:ascii="Arial" w:hAnsi="Arial" w:cs="Arial"/>
            <w:b/>
            <w:sz w:val="28"/>
            <w:szCs w:val="28"/>
            <w:shd w:val="clear" w:color="auto" w:fill="FFFFFF"/>
            <w:rPrChange w:id="90" w:author="Alexandru Uicoabă" w:date="2022-06-16T14:49:00Z">
              <w:rPr>
                <w:rFonts w:ascii="Times New Roman" w:hAnsi="Times New Roman" w:cs="Times New Roman"/>
                <w:b/>
                <w:sz w:val="24"/>
                <w:szCs w:val="24"/>
                <w:shd w:val="clear" w:color="auto" w:fill="FFFFFF"/>
              </w:rPr>
            </w:rPrChange>
          </w:rPr>
          <w:t xml:space="preserve"> </w:t>
        </w:r>
        <w:r w:rsidR="00B7236A" w:rsidRPr="0078286B">
          <w:rPr>
            <w:rFonts w:ascii="Arial" w:hAnsi="Arial" w:cs="Arial"/>
            <w:bCs/>
            <w:sz w:val="28"/>
            <w:szCs w:val="28"/>
            <w:shd w:val="clear" w:color="auto" w:fill="FFFFFF"/>
            <w:rPrChange w:id="91" w:author="Alexandru Uicoabă" w:date="2022-06-16T14:49:00Z">
              <w:rPr>
                <w:rFonts w:ascii="Times New Roman" w:hAnsi="Times New Roman" w:cs="Times New Roman"/>
                <w:b/>
                <w:sz w:val="24"/>
                <w:szCs w:val="24"/>
                <w:shd w:val="clear" w:color="auto" w:fill="FFFFFF"/>
              </w:rPr>
            </w:rPrChange>
          </w:rPr>
          <w:t>științific</w:t>
        </w:r>
        <w:r w:rsidR="00B7236A" w:rsidRPr="0078286B">
          <w:rPr>
            <w:rFonts w:ascii="Arial" w:hAnsi="Arial" w:cs="Arial"/>
            <w:b/>
            <w:sz w:val="28"/>
            <w:szCs w:val="28"/>
            <w:shd w:val="clear" w:color="auto" w:fill="FFFFFF"/>
            <w:lang w:val="en-GB"/>
            <w:rPrChange w:id="92" w:author="Alexandru Uicoabă" w:date="2022-06-16T14:49:00Z">
              <w:rPr>
                <w:rFonts w:ascii="Times New Roman" w:hAnsi="Times New Roman" w:cs="Times New Roman"/>
                <w:b/>
                <w:sz w:val="24"/>
                <w:szCs w:val="24"/>
                <w:shd w:val="clear" w:color="auto" w:fill="FFFFFF"/>
                <w:lang w:val="en-GB"/>
              </w:rPr>
            </w:rPrChange>
          </w:rPr>
          <w:t xml:space="preserve">: </w:t>
        </w:r>
      </w:ins>
      <w:del w:id="93" w:author="Alexandru Uicoabă" w:date="2022-06-16T12:15:00Z">
        <w:r w:rsidRPr="0078286B" w:rsidDel="00B7236A">
          <w:rPr>
            <w:rFonts w:ascii="Arial" w:hAnsi="Arial" w:cs="Arial"/>
            <w:sz w:val="28"/>
            <w:szCs w:val="28"/>
            <w:rPrChange w:id="94" w:author="Alexandru Uicoabă" w:date="2022-06-16T14:49:00Z">
              <w:rPr>
                <w:rFonts w:ascii="Times New Roman" w:hAnsi="Times New Roman" w:cs="Times New Roman"/>
                <w:sz w:val="24"/>
                <w:szCs w:val="24"/>
              </w:rPr>
            </w:rPrChange>
          </w:rPr>
          <w:delText>:</w:delText>
        </w:r>
      </w:del>
    </w:p>
    <w:p w14:paraId="41C22D5D" w14:textId="0F4C947F" w:rsidR="006C08DA" w:rsidRPr="0078286B" w:rsidRDefault="006C08DA" w:rsidP="006C08DA">
      <w:pPr>
        <w:rPr>
          <w:ins w:id="95" w:author="Alexandru Uicoabă" w:date="2022-06-16T12:17:00Z"/>
          <w:rFonts w:ascii="Arial" w:hAnsi="Arial" w:cs="Arial"/>
          <w:b/>
          <w:sz w:val="28"/>
          <w:szCs w:val="28"/>
        </w:rPr>
      </w:pPr>
      <w:r w:rsidRPr="0078286B">
        <w:rPr>
          <w:rFonts w:ascii="Arial" w:hAnsi="Arial" w:cs="Arial"/>
          <w:b/>
          <w:sz w:val="28"/>
          <w:szCs w:val="28"/>
          <w:shd w:val="clear" w:color="auto" w:fill="FFFFFF"/>
          <w:rPrChange w:id="96" w:author="Alexandru Uicoabă" w:date="2022-06-16T14:49:00Z">
            <w:rPr>
              <w:rFonts w:ascii="Times New Roman" w:hAnsi="Times New Roman" w:cs="Times New Roman"/>
              <w:b/>
              <w:sz w:val="24"/>
              <w:szCs w:val="24"/>
              <w:shd w:val="clear" w:color="auto" w:fill="FFFFFF"/>
            </w:rPr>
          </w:rPrChange>
        </w:rPr>
        <w:t>Sl. dr. Ing</w:t>
      </w:r>
      <w:r w:rsidRPr="0078286B">
        <w:rPr>
          <w:rFonts w:ascii="Arial" w:hAnsi="Arial" w:cs="Arial"/>
          <w:sz w:val="28"/>
          <w:szCs w:val="28"/>
          <w:shd w:val="clear" w:color="auto" w:fill="FFFFFF"/>
          <w:rPrChange w:id="97" w:author="Alexandru Uicoabă" w:date="2022-06-16T14:49:00Z">
            <w:rPr>
              <w:rFonts w:ascii="Times New Roman" w:hAnsi="Times New Roman" w:cs="Times New Roman"/>
              <w:sz w:val="20"/>
              <w:szCs w:val="20"/>
              <w:shd w:val="clear" w:color="auto" w:fill="FFFFFF"/>
            </w:rPr>
          </w:rPrChange>
        </w:rPr>
        <w:t>.</w:t>
      </w:r>
      <w:r w:rsidRPr="0078286B">
        <w:rPr>
          <w:rFonts w:ascii="Arial" w:hAnsi="Arial" w:cs="Arial"/>
          <w:b/>
          <w:sz w:val="28"/>
          <w:szCs w:val="28"/>
          <w:rPrChange w:id="98" w:author="Alexandru Uicoabă" w:date="2022-06-16T14:49:00Z">
            <w:rPr>
              <w:rFonts w:ascii="Times New Roman" w:hAnsi="Times New Roman" w:cs="Times New Roman"/>
              <w:b/>
              <w:sz w:val="24"/>
              <w:szCs w:val="24"/>
            </w:rPr>
          </w:rPrChange>
        </w:rPr>
        <w:t xml:space="preserve"> </w:t>
      </w:r>
      <w:del w:id="99" w:author="Alexandru Uicoabă" w:date="2022-06-16T12:16:00Z">
        <w:r w:rsidRPr="0078286B" w:rsidDel="00B7236A">
          <w:rPr>
            <w:rFonts w:ascii="Arial" w:hAnsi="Arial" w:cs="Arial"/>
            <w:b/>
            <w:sz w:val="28"/>
            <w:szCs w:val="28"/>
            <w:rPrChange w:id="100" w:author="Alexandru Uicoabă" w:date="2022-06-16T14:49:00Z">
              <w:rPr>
                <w:rFonts w:ascii="Times New Roman" w:hAnsi="Times New Roman" w:cs="Times New Roman"/>
                <w:b/>
                <w:sz w:val="24"/>
                <w:szCs w:val="24"/>
              </w:rPr>
            </w:rPrChange>
          </w:rPr>
          <w:delText xml:space="preserve">Drăgulescu </w:delText>
        </w:r>
      </w:del>
      <w:r w:rsidRPr="0078286B">
        <w:rPr>
          <w:rFonts w:ascii="Arial" w:hAnsi="Arial" w:cs="Arial"/>
          <w:b/>
          <w:sz w:val="28"/>
          <w:szCs w:val="28"/>
          <w:rPrChange w:id="101" w:author="Alexandru Uicoabă" w:date="2022-06-16T14:49:00Z">
            <w:rPr>
              <w:rFonts w:ascii="Times New Roman" w:hAnsi="Times New Roman" w:cs="Times New Roman"/>
              <w:b/>
              <w:sz w:val="24"/>
              <w:szCs w:val="24"/>
            </w:rPr>
          </w:rPrChange>
        </w:rPr>
        <w:t>Bogdan</w:t>
      </w:r>
      <w:ins w:id="102" w:author="Alexandru Uicoabă" w:date="2022-06-16T12:16:00Z">
        <w:r w:rsidR="00B7236A" w:rsidRPr="0078286B">
          <w:rPr>
            <w:rFonts w:ascii="Arial" w:hAnsi="Arial" w:cs="Arial"/>
            <w:b/>
            <w:sz w:val="28"/>
            <w:szCs w:val="28"/>
            <w:rPrChange w:id="103" w:author="Alexandru Uicoabă" w:date="2022-06-16T14:49:00Z">
              <w:rPr>
                <w:rFonts w:ascii="Times New Roman" w:hAnsi="Times New Roman" w:cs="Times New Roman"/>
                <w:b/>
                <w:sz w:val="24"/>
                <w:szCs w:val="24"/>
              </w:rPr>
            </w:rPrChange>
          </w:rPr>
          <w:t>, Drăgulescu</w:t>
        </w:r>
      </w:ins>
    </w:p>
    <w:p w14:paraId="07E992DF" w14:textId="26B43A79" w:rsidR="00B16AFD" w:rsidRPr="0078286B" w:rsidRDefault="00B16AFD" w:rsidP="006C08DA">
      <w:pPr>
        <w:rPr>
          <w:ins w:id="104" w:author="Alexandru Uicoabă" w:date="2022-06-16T12:17:00Z"/>
          <w:rFonts w:ascii="Arial" w:hAnsi="Arial" w:cs="Arial"/>
          <w:b/>
          <w:sz w:val="28"/>
          <w:szCs w:val="28"/>
        </w:rPr>
      </w:pPr>
    </w:p>
    <w:p w14:paraId="6B33F60B" w14:textId="556726E9" w:rsidR="00B16AFD" w:rsidRPr="0078286B" w:rsidRDefault="00B16AFD">
      <w:pPr>
        <w:ind w:firstLine="720"/>
        <w:rPr>
          <w:rFonts w:ascii="Arial" w:hAnsi="Arial" w:cs="Arial"/>
          <w:bCs/>
          <w:sz w:val="28"/>
          <w:szCs w:val="28"/>
          <w:rPrChange w:id="105" w:author="Alexandru Uicoabă" w:date="2022-06-16T14:49:00Z">
            <w:rPr>
              <w:rFonts w:ascii="Times New Roman" w:hAnsi="Times New Roman" w:cs="Times New Roman"/>
              <w:b/>
              <w:sz w:val="24"/>
              <w:szCs w:val="24"/>
            </w:rPr>
          </w:rPrChange>
        </w:rPr>
        <w:pPrChange w:id="106" w:author="Alexandru Uicoabă" w:date="2022-06-16T12:17:00Z">
          <w:pPr/>
        </w:pPrChange>
      </w:pPr>
      <w:ins w:id="107" w:author="Alexandru Uicoabă" w:date="2022-06-16T12:17:00Z">
        <w:r w:rsidRPr="0078286B">
          <w:rPr>
            <w:rFonts w:ascii="Arial" w:hAnsi="Arial" w:cs="Arial"/>
            <w:bCs/>
            <w:sz w:val="28"/>
            <w:szCs w:val="28"/>
            <w:rPrChange w:id="108" w:author="Alexandru Uicoabă" w:date="2022-06-16T14:49:00Z">
              <w:rPr>
                <w:rFonts w:ascii="Arial" w:hAnsi="Arial" w:cs="Arial"/>
                <w:b/>
                <w:sz w:val="28"/>
                <w:szCs w:val="28"/>
              </w:rPr>
            </w:rPrChange>
          </w:rPr>
          <w:t>Sesiunea</w:t>
        </w:r>
        <w:r w:rsidRPr="0078286B">
          <w:rPr>
            <w:rFonts w:ascii="Arial" w:hAnsi="Arial" w:cs="Arial"/>
            <w:bCs/>
            <w:sz w:val="28"/>
            <w:szCs w:val="28"/>
            <w:lang w:val="en-GB"/>
            <w:rPrChange w:id="109" w:author="Alexandru Uicoabă" w:date="2022-06-16T14:49:00Z">
              <w:rPr>
                <w:rFonts w:ascii="Arial" w:hAnsi="Arial" w:cs="Arial"/>
                <w:b/>
                <w:sz w:val="28"/>
                <w:szCs w:val="28"/>
                <w:lang w:val="en-GB"/>
              </w:rPr>
            </w:rPrChange>
          </w:rPr>
          <w:t xml:space="preserve">: </w:t>
        </w:r>
        <w:r w:rsidRPr="0078286B">
          <w:rPr>
            <w:rFonts w:ascii="Arial" w:hAnsi="Arial" w:cs="Arial"/>
            <w:bCs/>
            <w:sz w:val="28"/>
            <w:szCs w:val="28"/>
            <w:rPrChange w:id="110" w:author="Alexandru Uicoabă" w:date="2022-06-16T14:49:00Z">
              <w:rPr>
                <w:rFonts w:ascii="Arial" w:hAnsi="Arial" w:cs="Arial"/>
                <w:b/>
                <w:sz w:val="28"/>
                <w:szCs w:val="28"/>
              </w:rPr>
            </w:rPrChange>
          </w:rPr>
          <w:t>Iunie 2022</w:t>
        </w:r>
      </w:ins>
    </w:p>
    <w:p w14:paraId="515330A3" w14:textId="2904EBF8" w:rsidR="006C08DA" w:rsidRPr="0078286B" w:rsidDel="00B16AFD" w:rsidRDefault="006C08DA" w:rsidP="006C08DA">
      <w:pPr>
        <w:jc w:val="right"/>
        <w:rPr>
          <w:del w:id="111" w:author="Alexandru Uicoabă" w:date="2022-06-16T12:15:00Z"/>
          <w:rFonts w:ascii="Arial" w:hAnsi="Arial" w:cs="Arial"/>
          <w:sz w:val="24"/>
          <w:szCs w:val="24"/>
          <w:rPrChange w:id="112" w:author="Alexandru Uicoabă" w:date="2022-06-16T14:49:00Z">
            <w:rPr>
              <w:del w:id="113" w:author="Alexandru Uicoabă" w:date="2022-06-16T12:15:00Z"/>
              <w:rFonts w:ascii="Times New Roman" w:hAnsi="Times New Roman" w:cs="Times New Roman"/>
              <w:sz w:val="24"/>
              <w:szCs w:val="24"/>
            </w:rPr>
          </w:rPrChange>
        </w:rPr>
      </w:pPr>
      <w:del w:id="114" w:author="Alexandru Uicoabă" w:date="2022-06-16T12:15:00Z">
        <w:r w:rsidRPr="0078286B" w:rsidDel="00B7236A">
          <w:rPr>
            <w:rFonts w:ascii="Arial" w:hAnsi="Arial" w:cs="Arial"/>
            <w:sz w:val="24"/>
            <w:szCs w:val="24"/>
            <w:rPrChange w:id="115" w:author="Alexandru Uicoabă" w:date="2022-06-16T14:49:00Z">
              <w:rPr>
                <w:rFonts w:ascii="Times New Roman" w:hAnsi="Times New Roman" w:cs="Times New Roman"/>
                <w:sz w:val="24"/>
                <w:szCs w:val="24"/>
              </w:rPr>
            </w:rPrChange>
          </w:rPr>
          <w:delText>Student:</w:delText>
        </w:r>
      </w:del>
    </w:p>
    <w:p w14:paraId="3CDD427D" w14:textId="77777777" w:rsidR="00B16AFD" w:rsidRPr="0078286B" w:rsidRDefault="00B16AFD" w:rsidP="006C08DA">
      <w:pPr>
        <w:jc w:val="right"/>
        <w:rPr>
          <w:ins w:id="116" w:author="Alexandru Uicoabă" w:date="2022-06-16T12:17:00Z"/>
          <w:rFonts w:ascii="Arial" w:hAnsi="Arial" w:cs="Arial"/>
          <w:sz w:val="24"/>
          <w:szCs w:val="24"/>
          <w:rPrChange w:id="117" w:author="Alexandru Uicoabă" w:date="2022-06-16T14:49:00Z">
            <w:rPr>
              <w:ins w:id="118" w:author="Alexandru Uicoabă" w:date="2022-06-16T12:17:00Z"/>
              <w:rFonts w:ascii="Times New Roman" w:hAnsi="Times New Roman" w:cs="Times New Roman"/>
              <w:sz w:val="24"/>
              <w:szCs w:val="24"/>
            </w:rPr>
          </w:rPrChange>
        </w:rPr>
      </w:pPr>
    </w:p>
    <w:p w14:paraId="7F7DAD9C" w14:textId="252DA422" w:rsidR="006C08DA" w:rsidRPr="0078286B" w:rsidDel="00B7236A" w:rsidRDefault="006C08DA" w:rsidP="006C08DA">
      <w:pPr>
        <w:jc w:val="right"/>
        <w:rPr>
          <w:del w:id="119" w:author="Alexandru Uicoabă" w:date="2022-06-16T12:15:00Z"/>
          <w:rFonts w:ascii="Arial" w:hAnsi="Arial" w:cs="Arial"/>
          <w:b/>
          <w:sz w:val="24"/>
          <w:szCs w:val="24"/>
          <w:rPrChange w:id="120" w:author="Alexandru Uicoabă" w:date="2022-06-16T14:49:00Z">
            <w:rPr>
              <w:del w:id="121" w:author="Alexandru Uicoabă" w:date="2022-06-16T12:15:00Z"/>
              <w:rFonts w:ascii="Times New Roman" w:hAnsi="Times New Roman" w:cs="Times New Roman"/>
              <w:b/>
              <w:sz w:val="24"/>
              <w:szCs w:val="24"/>
            </w:rPr>
          </w:rPrChange>
        </w:rPr>
      </w:pPr>
      <w:del w:id="122" w:author="Alexandru Uicoabă" w:date="2022-06-16T12:15:00Z">
        <w:r w:rsidRPr="0078286B" w:rsidDel="00B7236A">
          <w:rPr>
            <w:rFonts w:ascii="Arial" w:hAnsi="Arial" w:cs="Arial"/>
            <w:b/>
            <w:sz w:val="24"/>
            <w:szCs w:val="24"/>
            <w:rPrChange w:id="123" w:author="Alexandru Uicoabă" w:date="2022-06-16T14:49:00Z">
              <w:rPr>
                <w:rFonts w:ascii="Times New Roman" w:hAnsi="Times New Roman" w:cs="Times New Roman"/>
                <w:b/>
                <w:sz w:val="24"/>
                <w:szCs w:val="24"/>
              </w:rPr>
            </w:rPrChange>
          </w:rPr>
          <w:lastRenderedPageBreak/>
          <w:delText>Uicoabă Alexandru</w:delText>
        </w:r>
      </w:del>
    </w:p>
    <w:p w14:paraId="137A360E" w14:textId="77777777" w:rsidR="006C08DA" w:rsidRPr="0078286B" w:rsidDel="0098357E" w:rsidRDefault="006C08DA" w:rsidP="006C08DA">
      <w:pPr>
        <w:jc w:val="right"/>
        <w:rPr>
          <w:del w:id="124" w:author="Alexandru Uicoabă" w:date="2022-06-16T12:19:00Z"/>
          <w:rFonts w:ascii="Arial" w:hAnsi="Arial" w:cs="Arial"/>
          <w:b/>
          <w:sz w:val="24"/>
          <w:szCs w:val="24"/>
          <w:rPrChange w:id="125" w:author="Alexandru Uicoabă" w:date="2022-06-16T14:49:00Z">
            <w:rPr>
              <w:del w:id="126" w:author="Alexandru Uicoabă" w:date="2022-06-16T12:19:00Z"/>
              <w:rFonts w:ascii="Times New Roman" w:hAnsi="Times New Roman" w:cs="Times New Roman"/>
              <w:b/>
              <w:sz w:val="24"/>
              <w:szCs w:val="24"/>
            </w:rPr>
          </w:rPrChange>
        </w:rPr>
      </w:pPr>
    </w:p>
    <w:p w14:paraId="52787EA4" w14:textId="77777777" w:rsidR="006C08DA" w:rsidRPr="0078286B" w:rsidDel="0098357E" w:rsidRDefault="006C08DA" w:rsidP="006C08DA">
      <w:pPr>
        <w:jc w:val="right"/>
        <w:rPr>
          <w:del w:id="127" w:author="Alexandru Uicoabă" w:date="2022-06-16T12:19:00Z"/>
          <w:rFonts w:ascii="Arial" w:hAnsi="Arial" w:cs="Arial"/>
          <w:b/>
          <w:sz w:val="24"/>
          <w:szCs w:val="24"/>
          <w:rPrChange w:id="128" w:author="Alexandru Uicoabă" w:date="2022-06-16T14:49:00Z">
            <w:rPr>
              <w:del w:id="129" w:author="Alexandru Uicoabă" w:date="2022-06-16T12:19:00Z"/>
              <w:rFonts w:ascii="Times New Roman" w:hAnsi="Times New Roman" w:cs="Times New Roman"/>
              <w:b/>
              <w:sz w:val="24"/>
              <w:szCs w:val="24"/>
            </w:rPr>
          </w:rPrChange>
        </w:rPr>
      </w:pPr>
    </w:p>
    <w:p w14:paraId="739F4552" w14:textId="77777777" w:rsidR="006C08DA" w:rsidRPr="0078286B" w:rsidDel="0098357E" w:rsidRDefault="006C08DA" w:rsidP="006C08DA">
      <w:pPr>
        <w:jc w:val="center"/>
        <w:rPr>
          <w:del w:id="130" w:author="Alexandru Uicoabă" w:date="2022-06-16T12:19:00Z"/>
          <w:rFonts w:ascii="Arial" w:hAnsi="Arial" w:cs="Arial"/>
          <w:b/>
          <w:sz w:val="24"/>
          <w:szCs w:val="24"/>
          <w:rPrChange w:id="131" w:author="Alexandru Uicoabă" w:date="2022-06-16T14:49:00Z">
            <w:rPr>
              <w:del w:id="132" w:author="Alexandru Uicoabă" w:date="2022-06-16T12:19:00Z"/>
              <w:rFonts w:ascii="Times New Roman" w:hAnsi="Times New Roman" w:cs="Times New Roman"/>
              <w:b/>
              <w:sz w:val="24"/>
              <w:szCs w:val="24"/>
            </w:rPr>
          </w:rPrChange>
        </w:rPr>
      </w:pPr>
    </w:p>
    <w:p w14:paraId="403362A2" w14:textId="77777777" w:rsidR="006C08DA" w:rsidRPr="0078286B" w:rsidDel="0098357E" w:rsidRDefault="006C08DA" w:rsidP="006C08DA">
      <w:pPr>
        <w:jc w:val="center"/>
        <w:rPr>
          <w:del w:id="133" w:author="Alexandru Uicoabă" w:date="2022-06-16T12:19:00Z"/>
          <w:rFonts w:ascii="Arial" w:hAnsi="Arial" w:cs="Arial"/>
          <w:b/>
          <w:sz w:val="24"/>
          <w:szCs w:val="24"/>
          <w:rPrChange w:id="134" w:author="Alexandru Uicoabă" w:date="2022-06-16T14:49:00Z">
            <w:rPr>
              <w:del w:id="135" w:author="Alexandru Uicoabă" w:date="2022-06-16T12:19:00Z"/>
              <w:rFonts w:ascii="Times New Roman" w:hAnsi="Times New Roman" w:cs="Times New Roman"/>
              <w:b/>
              <w:sz w:val="24"/>
              <w:szCs w:val="24"/>
            </w:rPr>
          </w:rPrChange>
        </w:rPr>
      </w:pPr>
    </w:p>
    <w:p w14:paraId="0E5BC6D5" w14:textId="412B1B89" w:rsidR="006C08DA" w:rsidRPr="0078286B" w:rsidDel="0098357E" w:rsidRDefault="006C08DA" w:rsidP="006C08DA">
      <w:pPr>
        <w:jc w:val="center"/>
        <w:rPr>
          <w:del w:id="136" w:author="Alexandru Uicoabă" w:date="2022-06-16T12:19:00Z"/>
          <w:rFonts w:ascii="Arial" w:hAnsi="Arial" w:cs="Arial"/>
          <w:b/>
          <w:sz w:val="24"/>
          <w:szCs w:val="24"/>
          <w:rPrChange w:id="137" w:author="Alexandru Uicoabă" w:date="2022-06-16T14:49:00Z">
            <w:rPr>
              <w:del w:id="138" w:author="Alexandru Uicoabă" w:date="2022-06-16T12:19:00Z"/>
              <w:rFonts w:ascii="Times New Roman" w:hAnsi="Times New Roman" w:cs="Times New Roman"/>
              <w:b/>
              <w:sz w:val="24"/>
              <w:szCs w:val="24"/>
            </w:rPr>
          </w:rPrChange>
        </w:rPr>
      </w:pPr>
      <w:del w:id="139" w:author="Alexandru Uicoabă" w:date="2022-06-16T12:19:00Z">
        <w:r w:rsidRPr="0078286B" w:rsidDel="0098357E">
          <w:rPr>
            <w:rFonts w:ascii="Arial" w:hAnsi="Arial" w:cs="Arial"/>
            <w:b/>
            <w:sz w:val="24"/>
            <w:szCs w:val="24"/>
            <w:rPrChange w:id="140" w:author="Alexandru Uicoabă" w:date="2022-06-16T14:49:00Z">
              <w:rPr>
                <w:rFonts w:ascii="Times New Roman" w:hAnsi="Times New Roman" w:cs="Times New Roman"/>
                <w:b/>
                <w:sz w:val="24"/>
                <w:szCs w:val="24"/>
              </w:rPr>
            </w:rPrChange>
          </w:rPr>
          <w:delText>Timișoara</w:delText>
        </w:r>
      </w:del>
    </w:p>
    <w:p w14:paraId="71E79505" w14:textId="7CDB0E67" w:rsidR="006C08DA" w:rsidRPr="0078286B" w:rsidDel="0098357E" w:rsidRDefault="006C08DA" w:rsidP="006C08DA">
      <w:pPr>
        <w:jc w:val="center"/>
        <w:rPr>
          <w:del w:id="141" w:author="Alexandru Uicoabă" w:date="2022-06-16T12:19:00Z"/>
          <w:rFonts w:ascii="Arial" w:hAnsi="Arial" w:cs="Arial"/>
          <w:b/>
          <w:sz w:val="24"/>
          <w:szCs w:val="24"/>
          <w:rPrChange w:id="142" w:author="Alexandru Uicoabă" w:date="2022-06-16T14:49:00Z">
            <w:rPr>
              <w:del w:id="143" w:author="Alexandru Uicoabă" w:date="2022-06-16T12:19:00Z"/>
              <w:rFonts w:ascii="Times New Roman" w:hAnsi="Times New Roman" w:cs="Times New Roman"/>
              <w:b/>
              <w:sz w:val="24"/>
              <w:szCs w:val="24"/>
            </w:rPr>
          </w:rPrChange>
        </w:rPr>
      </w:pPr>
      <w:del w:id="144" w:author="Alexandru Uicoabă" w:date="2022-06-16T12:19:00Z">
        <w:r w:rsidRPr="0078286B" w:rsidDel="0098357E">
          <w:rPr>
            <w:rFonts w:ascii="Arial" w:hAnsi="Arial" w:cs="Arial"/>
            <w:b/>
            <w:sz w:val="24"/>
            <w:szCs w:val="24"/>
            <w:rPrChange w:id="145" w:author="Alexandru Uicoabă" w:date="2022-06-16T14:49:00Z">
              <w:rPr>
                <w:rFonts w:ascii="Times New Roman" w:hAnsi="Times New Roman" w:cs="Times New Roman"/>
                <w:b/>
                <w:sz w:val="24"/>
                <w:szCs w:val="24"/>
              </w:rPr>
            </w:rPrChange>
          </w:rPr>
          <w:delText>2022</w:delText>
        </w:r>
      </w:del>
    </w:p>
    <w:p w14:paraId="1C745366" w14:textId="6A70D7C4" w:rsidR="00433F63" w:rsidRPr="0078286B" w:rsidRDefault="00433F63">
      <w:pPr>
        <w:rPr>
          <w:rFonts w:ascii="Arial" w:hAnsi="Arial" w:cs="Arial"/>
          <w:rPrChange w:id="146" w:author="Alexandru Uicoabă" w:date="2022-06-16T14:49:00Z">
            <w:rPr/>
          </w:rPrChange>
        </w:rPr>
      </w:pPr>
    </w:p>
    <w:p w14:paraId="482300E3" w14:textId="7A137F52" w:rsidR="006E161C" w:rsidRPr="0078286B" w:rsidRDefault="006E161C" w:rsidP="006E161C">
      <w:pPr>
        <w:jc w:val="center"/>
        <w:rPr>
          <w:rFonts w:ascii="Arial" w:hAnsi="Arial" w:cs="Arial"/>
          <w:b/>
          <w:bCs/>
          <w:rPrChange w:id="147" w:author="Alexandru Uicoabă" w:date="2022-06-16T14:49:00Z">
            <w:rPr>
              <w:rFonts w:ascii="Times New Roman" w:hAnsi="Times New Roman" w:cs="Times New Roman"/>
              <w:b/>
              <w:bCs/>
            </w:rPr>
          </w:rPrChange>
        </w:rPr>
      </w:pPr>
      <w:r w:rsidRPr="0078286B">
        <w:rPr>
          <w:rFonts w:ascii="Arial" w:hAnsi="Arial" w:cs="Arial"/>
          <w:b/>
          <w:bCs/>
          <w:sz w:val="32"/>
          <w:szCs w:val="32"/>
          <w:rPrChange w:id="148" w:author="Alexandru Uicoabă" w:date="2022-06-16T14:49:00Z">
            <w:rPr>
              <w:rFonts w:ascii="Times New Roman" w:hAnsi="Times New Roman" w:cs="Times New Roman"/>
              <w:b/>
              <w:bCs/>
              <w:sz w:val="32"/>
              <w:szCs w:val="32"/>
            </w:rPr>
          </w:rPrChange>
        </w:rPr>
        <w:t>Cuprins</w:t>
      </w:r>
    </w:p>
    <w:sdt>
      <w:sdtPr>
        <w:rPr>
          <w:rFonts w:ascii="Arial" w:eastAsiaTheme="minorHAnsi" w:hAnsi="Arial" w:cs="Arial"/>
          <w:color w:val="auto"/>
          <w:sz w:val="22"/>
          <w:szCs w:val="22"/>
          <w:lang w:val="ro-RO" w:eastAsia="en-US"/>
        </w:rPr>
        <w:id w:val="-1603339711"/>
        <w:docPartObj>
          <w:docPartGallery w:val="Table of Contents"/>
          <w:docPartUnique/>
        </w:docPartObj>
      </w:sdtPr>
      <w:sdtEndPr>
        <w:rPr>
          <w:b/>
          <w:bCs/>
        </w:rPr>
      </w:sdtEndPr>
      <w:sdtContent>
        <w:p w14:paraId="7ABE17A9" w14:textId="214B614C" w:rsidR="006E161C" w:rsidRPr="0078286B" w:rsidRDefault="006E161C">
          <w:pPr>
            <w:pStyle w:val="Titlucuprins"/>
            <w:rPr>
              <w:rFonts w:ascii="Arial" w:hAnsi="Arial" w:cs="Arial"/>
              <w:rPrChange w:id="149" w:author="Alexandru Uicoabă" w:date="2022-06-16T14:49:00Z">
                <w:rPr/>
              </w:rPrChange>
            </w:rPr>
          </w:pPr>
        </w:p>
        <w:p w14:paraId="0B466F25" w14:textId="247D3AF9" w:rsidR="003420A8" w:rsidRDefault="00996CA1">
          <w:pPr>
            <w:pStyle w:val="Cuprins1"/>
            <w:rPr>
              <w:ins w:id="150" w:author="Alexandru Uicoabă" w:date="2022-06-17T07:26:00Z"/>
              <w:rFonts w:eastAsiaTheme="minorEastAsia"/>
              <w:noProof/>
              <w:lang w:val="en-GB" w:eastAsia="en-GB"/>
            </w:rPr>
          </w:pPr>
          <w:r w:rsidRPr="0078286B">
            <w:rPr>
              <w:rFonts w:ascii="Arial" w:hAnsi="Arial" w:cs="Arial"/>
              <w:rPrChange w:id="151" w:author="Alexandru Uicoabă" w:date="2022-06-16T14:49:00Z">
                <w:rPr/>
              </w:rPrChange>
            </w:rPr>
            <w:fldChar w:fldCharType="begin"/>
          </w:r>
          <w:r w:rsidRPr="0078286B">
            <w:rPr>
              <w:rFonts w:ascii="Arial" w:hAnsi="Arial" w:cs="Arial"/>
              <w:rPrChange w:id="152" w:author="Alexandru Uicoabă" w:date="2022-06-16T14:49:00Z">
                <w:rPr/>
              </w:rPrChange>
            </w:rPr>
            <w:instrText xml:space="preserve"> TOC \o "1-4" \h \z \u </w:instrText>
          </w:r>
          <w:r w:rsidRPr="0078286B">
            <w:rPr>
              <w:rFonts w:ascii="Arial" w:hAnsi="Arial" w:cs="Arial"/>
              <w:rPrChange w:id="153" w:author="Alexandru Uicoabă" w:date="2022-06-16T14:49:00Z">
                <w:rPr/>
              </w:rPrChange>
            </w:rPr>
            <w:fldChar w:fldCharType="separate"/>
          </w:r>
          <w:ins w:id="154" w:author="Alexandru Uicoabă" w:date="2022-06-17T07:26:00Z">
            <w:r w:rsidR="003420A8" w:rsidRPr="007434E3">
              <w:rPr>
                <w:rStyle w:val="Hyperlink"/>
                <w:noProof/>
              </w:rPr>
              <w:fldChar w:fldCharType="begin"/>
            </w:r>
            <w:r w:rsidR="003420A8" w:rsidRPr="007434E3">
              <w:rPr>
                <w:rStyle w:val="Hyperlink"/>
                <w:noProof/>
              </w:rPr>
              <w:instrText xml:space="preserve"> </w:instrText>
            </w:r>
            <w:r w:rsidR="003420A8">
              <w:rPr>
                <w:noProof/>
              </w:rPr>
              <w:instrText>HYPERLINK \l "_Toc106343190"</w:instrText>
            </w:r>
            <w:r w:rsidR="003420A8" w:rsidRPr="007434E3">
              <w:rPr>
                <w:rStyle w:val="Hyperlink"/>
                <w:noProof/>
              </w:rPr>
              <w:instrText xml:space="preserve"> </w:instrText>
            </w:r>
            <w:r w:rsidR="003420A8" w:rsidRPr="007434E3">
              <w:rPr>
                <w:rStyle w:val="Hyperlink"/>
                <w:noProof/>
              </w:rPr>
            </w:r>
            <w:r w:rsidR="003420A8" w:rsidRPr="007434E3">
              <w:rPr>
                <w:rStyle w:val="Hyperlink"/>
                <w:noProof/>
              </w:rPr>
              <w:fldChar w:fldCharType="separate"/>
            </w:r>
            <w:r w:rsidR="003420A8" w:rsidRPr="007434E3">
              <w:rPr>
                <w:rStyle w:val="Hyperlink"/>
                <w:rFonts w:ascii="Arial" w:hAnsi="Arial" w:cs="Arial"/>
                <w:b/>
                <w:bCs/>
                <w:noProof/>
              </w:rPr>
              <w:t>Sinteza</w:t>
            </w:r>
            <w:r w:rsidR="003420A8">
              <w:rPr>
                <w:noProof/>
                <w:webHidden/>
              </w:rPr>
              <w:tab/>
            </w:r>
            <w:r w:rsidR="003420A8">
              <w:rPr>
                <w:noProof/>
                <w:webHidden/>
              </w:rPr>
              <w:fldChar w:fldCharType="begin"/>
            </w:r>
            <w:r w:rsidR="003420A8">
              <w:rPr>
                <w:noProof/>
                <w:webHidden/>
              </w:rPr>
              <w:instrText xml:space="preserve"> PAGEREF _Toc106343190 \h </w:instrText>
            </w:r>
            <w:r w:rsidR="003420A8">
              <w:rPr>
                <w:noProof/>
                <w:webHidden/>
              </w:rPr>
            </w:r>
          </w:ins>
          <w:r w:rsidR="003420A8">
            <w:rPr>
              <w:noProof/>
              <w:webHidden/>
            </w:rPr>
            <w:fldChar w:fldCharType="separate"/>
          </w:r>
          <w:ins w:id="155" w:author="Alexandru Uicoabă" w:date="2022-06-17T07:30:00Z">
            <w:r w:rsidR="00B23FA6">
              <w:rPr>
                <w:noProof/>
                <w:webHidden/>
              </w:rPr>
              <w:t>4</w:t>
            </w:r>
          </w:ins>
          <w:ins w:id="156" w:author="Alexandru Uicoabă" w:date="2022-06-17T07:26:00Z">
            <w:r w:rsidR="003420A8">
              <w:rPr>
                <w:noProof/>
                <w:webHidden/>
              </w:rPr>
              <w:fldChar w:fldCharType="end"/>
            </w:r>
            <w:r w:rsidR="003420A8" w:rsidRPr="007434E3">
              <w:rPr>
                <w:rStyle w:val="Hyperlink"/>
                <w:noProof/>
              </w:rPr>
              <w:fldChar w:fldCharType="end"/>
            </w:r>
          </w:ins>
        </w:p>
        <w:p w14:paraId="2822A5C6" w14:textId="30310DA5" w:rsidR="003420A8" w:rsidRDefault="003420A8">
          <w:pPr>
            <w:pStyle w:val="Cuprins1"/>
            <w:rPr>
              <w:ins w:id="157" w:author="Alexandru Uicoabă" w:date="2022-06-17T07:26:00Z"/>
              <w:rFonts w:eastAsiaTheme="minorEastAsia"/>
              <w:noProof/>
              <w:lang w:val="en-GB" w:eastAsia="en-GB"/>
            </w:rPr>
          </w:pPr>
          <w:ins w:id="158"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"_Toc106343191"</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Capitolul 1 – Introducere</w:t>
            </w:r>
            <w:r>
              <w:rPr>
                <w:noProof/>
                <w:webHidden/>
              </w:rPr>
              <w:tab/>
            </w:r>
            <w:r>
              <w:rPr>
                <w:noProof/>
                <w:webHidden/>
              </w:rPr>
              <w:fldChar w:fldCharType="begin"/>
            </w:r>
            <w:r>
              <w:rPr>
                <w:noProof/>
                <w:webHidden/>
              </w:rPr>
              <w:instrText xml:space="preserve"> PAGEREF _Toc106343191 \h </w:instrText>
            </w:r>
            <w:r>
              <w:rPr>
                <w:noProof/>
                <w:webHidden/>
              </w:rPr>
            </w:r>
          </w:ins>
          <w:r>
            <w:rPr>
              <w:noProof/>
              <w:webHidden/>
            </w:rPr>
            <w:fldChar w:fldCharType="separate"/>
          </w:r>
          <w:ins w:id="159" w:author="Alexandru Uicoabă" w:date="2022-06-17T07:30:00Z">
            <w:r w:rsidR="00B23FA6">
              <w:rPr>
                <w:noProof/>
                <w:webHidden/>
              </w:rPr>
              <w:t>5</w:t>
            </w:r>
          </w:ins>
          <w:ins w:id="160" w:author="Alexandru Uicoabă" w:date="2022-06-17T07:26:00Z">
            <w:r>
              <w:rPr>
                <w:noProof/>
                <w:webHidden/>
              </w:rPr>
              <w:fldChar w:fldCharType="end"/>
            </w:r>
            <w:r w:rsidRPr="007434E3">
              <w:rPr>
                <w:rStyle w:val="Hyperlink"/>
                <w:noProof/>
              </w:rPr>
              <w:fldChar w:fldCharType="end"/>
            </w:r>
          </w:ins>
        </w:p>
        <w:p w14:paraId="543E73C5" w14:textId="491EC497" w:rsidR="003420A8" w:rsidRDefault="003420A8">
          <w:pPr>
            <w:pStyle w:val="Cuprins2"/>
            <w:rPr>
              <w:ins w:id="161" w:author="Alexandru Uicoabă" w:date="2022-06-17T07:26:00Z"/>
              <w:rFonts w:eastAsiaTheme="minorEastAsia"/>
              <w:noProof/>
              <w:lang w:val="en-GB" w:eastAsia="en-GB"/>
            </w:rPr>
          </w:pPr>
          <w:ins w:id="162"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"_Toc106343192"</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1.1 Motivație</w:t>
            </w:r>
            <w:r>
              <w:rPr>
                <w:noProof/>
                <w:webHidden/>
              </w:rPr>
              <w:tab/>
            </w:r>
            <w:r>
              <w:rPr>
                <w:noProof/>
                <w:webHidden/>
              </w:rPr>
              <w:fldChar w:fldCharType="begin"/>
            </w:r>
            <w:r>
              <w:rPr>
                <w:noProof/>
                <w:webHidden/>
              </w:rPr>
              <w:instrText xml:space="preserve"> PAGEREF _Toc106343192 \h </w:instrText>
            </w:r>
            <w:r>
              <w:rPr>
                <w:noProof/>
                <w:webHidden/>
              </w:rPr>
            </w:r>
          </w:ins>
          <w:r>
            <w:rPr>
              <w:noProof/>
              <w:webHidden/>
            </w:rPr>
            <w:fldChar w:fldCharType="separate"/>
          </w:r>
          <w:ins w:id="163" w:author="Alexandru Uicoabă" w:date="2022-06-17T07:30:00Z">
            <w:r w:rsidR="00B23FA6">
              <w:rPr>
                <w:noProof/>
                <w:webHidden/>
              </w:rPr>
              <w:t>5</w:t>
            </w:r>
          </w:ins>
          <w:ins w:id="164" w:author="Alexandru Uicoabă" w:date="2022-06-17T07:26:00Z">
            <w:r>
              <w:rPr>
                <w:noProof/>
                <w:webHidden/>
              </w:rPr>
              <w:fldChar w:fldCharType="end"/>
            </w:r>
            <w:r w:rsidRPr="007434E3">
              <w:rPr>
                <w:rStyle w:val="Hyperlink"/>
                <w:noProof/>
              </w:rPr>
              <w:fldChar w:fldCharType="end"/>
            </w:r>
          </w:ins>
        </w:p>
        <w:p w14:paraId="7AEC3A68" w14:textId="17BAAC10" w:rsidR="003420A8" w:rsidRDefault="003420A8">
          <w:pPr>
            <w:pStyle w:val="Cuprins2"/>
            <w:rPr>
              <w:ins w:id="165" w:author="Alexandru Uicoabă" w:date="2022-06-17T07:26:00Z"/>
              <w:rFonts w:eastAsiaTheme="minorEastAsia"/>
              <w:noProof/>
              <w:lang w:val="en-GB" w:eastAsia="en-GB"/>
            </w:rPr>
          </w:pPr>
          <w:ins w:id="166"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"_Toc106343193"</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1.2</w:t>
            </w:r>
            <w:r>
              <w:rPr>
                <w:rFonts w:eastAsiaTheme="minorEastAsia"/>
                <w:noProof/>
                <w:lang w:val="en-GB" w:eastAsia="en-GB"/>
              </w:rPr>
              <w:tab/>
            </w:r>
            <w:r w:rsidRPr="007434E3">
              <w:rPr>
                <w:rStyle w:val="Hyperlink"/>
                <w:rFonts w:ascii="Arial" w:hAnsi="Arial" w:cs="Arial"/>
                <w:b/>
                <w:bCs/>
                <w:noProof/>
              </w:rPr>
              <w:t>Obiective</w:t>
            </w:r>
            <w:r>
              <w:rPr>
                <w:noProof/>
                <w:webHidden/>
              </w:rPr>
              <w:tab/>
            </w:r>
            <w:r>
              <w:rPr>
                <w:noProof/>
                <w:webHidden/>
              </w:rPr>
              <w:fldChar w:fldCharType="begin"/>
            </w:r>
            <w:r>
              <w:rPr>
                <w:noProof/>
                <w:webHidden/>
              </w:rPr>
              <w:instrText xml:space="preserve"> PAGEREF _Toc106343193 \h </w:instrText>
            </w:r>
            <w:r>
              <w:rPr>
                <w:noProof/>
                <w:webHidden/>
              </w:rPr>
            </w:r>
          </w:ins>
          <w:r>
            <w:rPr>
              <w:noProof/>
              <w:webHidden/>
            </w:rPr>
            <w:fldChar w:fldCharType="separate"/>
          </w:r>
          <w:ins w:id="167" w:author="Alexandru Uicoabă" w:date="2022-06-17T07:30:00Z">
            <w:r w:rsidR="00B23FA6">
              <w:rPr>
                <w:noProof/>
                <w:webHidden/>
              </w:rPr>
              <w:t>6</w:t>
            </w:r>
          </w:ins>
          <w:ins w:id="168" w:author="Alexandru Uicoabă" w:date="2022-06-17T07:26:00Z">
            <w:r>
              <w:rPr>
                <w:noProof/>
                <w:webHidden/>
              </w:rPr>
              <w:fldChar w:fldCharType="end"/>
            </w:r>
            <w:r w:rsidRPr="007434E3">
              <w:rPr>
                <w:rStyle w:val="Hyperlink"/>
                <w:noProof/>
              </w:rPr>
              <w:fldChar w:fldCharType="end"/>
            </w:r>
          </w:ins>
        </w:p>
        <w:p w14:paraId="5389B2EC" w14:textId="747DC20D" w:rsidR="003420A8" w:rsidRDefault="003420A8">
          <w:pPr>
            <w:pStyle w:val="Cuprins1"/>
            <w:rPr>
              <w:ins w:id="169" w:author="Alexandru Uicoabă" w:date="2022-06-17T07:26:00Z"/>
              <w:rFonts w:eastAsiaTheme="minorEastAsia"/>
              <w:noProof/>
              <w:lang w:val="en-GB" w:eastAsia="en-GB"/>
            </w:rPr>
          </w:pPr>
          <w:ins w:id="170"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"_Toc106343194"</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Capitolul 2: Partea introductivă</w:t>
            </w:r>
            <w:r>
              <w:rPr>
                <w:noProof/>
                <w:webHidden/>
              </w:rPr>
              <w:tab/>
            </w:r>
            <w:r>
              <w:rPr>
                <w:noProof/>
                <w:webHidden/>
              </w:rPr>
              <w:fldChar w:fldCharType="begin"/>
            </w:r>
            <w:r>
              <w:rPr>
                <w:noProof/>
                <w:webHidden/>
              </w:rPr>
              <w:instrText xml:space="preserve"> PAGEREF _Toc106343194 \h </w:instrText>
            </w:r>
            <w:r>
              <w:rPr>
                <w:noProof/>
                <w:webHidden/>
              </w:rPr>
            </w:r>
          </w:ins>
          <w:r>
            <w:rPr>
              <w:noProof/>
              <w:webHidden/>
            </w:rPr>
            <w:fldChar w:fldCharType="separate"/>
          </w:r>
          <w:ins w:id="171" w:author="Alexandru Uicoabă" w:date="2022-06-17T07:30:00Z">
            <w:r w:rsidR="00B23FA6">
              <w:rPr>
                <w:noProof/>
                <w:webHidden/>
              </w:rPr>
              <w:t>7</w:t>
            </w:r>
          </w:ins>
          <w:ins w:id="172" w:author="Alexandru Uicoabă" w:date="2022-06-17T07:26:00Z">
            <w:r>
              <w:rPr>
                <w:noProof/>
                <w:webHidden/>
              </w:rPr>
              <w:fldChar w:fldCharType="end"/>
            </w:r>
            <w:r w:rsidRPr="007434E3">
              <w:rPr>
                <w:rStyle w:val="Hyperlink"/>
                <w:noProof/>
              </w:rPr>
              <w:fldChar w:fldCharType="end"/>
            </w:r>
          </w:ins>
        </w:p>
        <w:p w14:paraId="64A1ED69" w14:textId="331D21E2" w:rsidR="003420A8" w:rsidRDefault="003420A8">
          <w:pPr>
            <w:pStyle w:val="Cuprins2"/>
            <w:rPr>
              <w:ins w:id="173" w:author="Alexandru Uicoabă" w:date="2022-06-17T07:26:00Z"/>
              <w:rFonts w:eastAsiaTheme="minorEastAsia"/>
              <w:noProof/>
              <w:lang w:val="en-GB" w:eastAsia="en-GB"/>
            </w:rPr>
          </w:pPr>
          <w:ins w:id="174"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"_Toc106343195"</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2.1 Agenți Sotfware</w:t>
            </w:r>
            <w:r>
              <w:rPr>
                <w:noProof/>
                <w:webHidden/>
              </w:rPr>
              <w:tab/>
            </w:r>
            <w:r>
              <w:rPr>
                <w:noProof/>
                <w:webHidden/>
              </w:rPr>
              <w:fldChar w:fldCharType="begin"/>
            </w:r>
            <w:r>
              <w:rPr>
                <w:noProof/>
                <w:webHidden/>
              </w:rPr>
              <w:instrText xml:space="preserve"> PAGEREF _Toc106343195 \h </w:instrText>
            </w:r>
            <w:r>
              <w:rPr>
                <w:noProof/>
                <w:webHidden/>
              </w:rPr>
            </w:r>
          </w:ins>
          <w:r>
            <w:rPr>
              <w:noProof/>
              <w:webHidden/>
            </w:rPr>
            <w:fldChar w:fldCharType="separate"/>
          </w:r>
          <w:ins w:id="175" w:author="Alexandru Uicoabă" w:date="2022-06-17T07:30:00Z">
            <w:r w:rsidR="00B23FA6">
              <w:rPr>
                <w:noProof/>
                <w:webHidden/>
              </w:rPr>
              <w:t>7</w:t>
            </w:r>
          </w:ins>
          <w:ins w:id="176" w:author="Alexandru Uicoabă" w:date="2022-06-17T07:26:00Z">
            <w:r>
              <w:rPr>
                <w:noProof/>
                <w:webHidden/>
              </w:rPr>
              <w:fldChar w:fldCharType="end"/>
            </w:r>
            <w:r w:rsidRPr="007434E3">
              <w:rPr>
                <w:rStyle w:val="Hyperlink"/>
                <w:noProof/>
              </w:rPr>
              <w:fldChar w:fldCharType="end"/>
            </w:r>
          </w:ins>
        </w:p>
        <w:p w14:paraId="331DC1A4" w14:textId="29A114FA" w:rsidR="003420A8" w:rsidRDefault="003420A8">
          <w:pPr>
            <w:pStyle w:val="Cuprins2"/>
            <w:rPr>
              <w:ins w:id="177" w:author="Alexandru Uicoabă" w:date="2022-06-17T07:26:00Z"/>
              <w:rFonts w:eastAsiaTheme="minorEastAsia"/>
              <w:noProof/>
              <w:lang w:val="en-GB" w:eastAsia="en-GB"/>
            </w:rPr>
          </w:pPr>
          <w:ins w:id="178"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"_Toc106343196"</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2.2 Domenii de aplicabilitate</w:t>
            </w:r>
            <w:r>
              <w:rPr>
                <w:noProof/>
                <w:webHidden/>
              </w:rPr>
              <w:tab/>
            </w:r>
            <w:r>
              <w:rPr>
                <w:noProof/>
                <w:webHidden/>
              </w:rPr>
              <w:fldChar w:fldCharType="begin"/>
            </w:r>
            <w:r>
              <w:rPr>
                <w:noProof/>
                <w:webHidden/>
              </w:rPr>
              <w:instrText xml:space="preserve"> PAGEREF _Toc106343196 \h </w:instrText>
            </w:r>
            <w:r>
              <w:rPr>
                <w:noProof/>
                <w:webHidden/>
              </w:rPr>
            </w:r>
          </w:ins>
          <w:r>
            <w:rPr>
              <w:noProof/>
              <w:webHidden/>
            </w:rPr>
            <w:fldChar w:fldCharType="separate"/>
          </w:r>
          <w:ins w:id="179" w:author="Alexandru Uicoabă" w:date="2022-06-17T07:30:00Z">
            <w:r w:rsidR="00B23FA6">
              <w:rPr>
                <w:noProof/>
                <w:webHidden/>
              </w:rPr>
              <w:t>8</w:t>
            </w:r>
          </w:ins>
          <w:ins w:id="180" w:author="Alexandru Uicoabă" w:date="2022-06-17T07:26:00Z">
            <w:r>
              <w:rPr>
                <w:noProof/>
                <w:webHidden/>
              </w:rPr>
              <w:fldChar w:fldCharType="end"/>
            </w:r>
            <w:r w:rsidRPr="007434E3">
              <w:rPr>
                <w:rStyle w:val="Hyperlink"/>
                <w:noProof/>
              </w:rPr>
              <w:fldChar w:fldCharType="end"/>
            </w:r>
          </w:ins>
        </w:p>
        <w:p w14:paraId="179A8B05" w14:textId="7BB22741" w:rsidR="003420A8" w:rsidRDefault="003420A8">
          <w:pPr>
            <w:pStyle w:val="Cuprins2"/>
            <w:rPr>
              <w:ins w:id="181" w:author="Alexandru Uicoabă" w:date="2022-06-17T07:26:00Z"/>
              <w:rFonts w:eastAsiaTheme="minorEastAsia"/>
              <w:noProof/>
              <w:lang w:val="en-GB" w:eastAsia="en-GB"/>
            </w:rPr>
          </w:pPr>
          <w:ins w:id="182"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"_Toc106343197"</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2.3 Lucrări conexe</w:t>
            </w:r>
            <w:r>
              <w:rPr>
                <w:noProof/>
                <w:webHidden/>
              </w:rPr>
              <w:tab/>
            </w:r>
            <w:r>
              <w:rPr>
                <w:noProof/>
                <w:webHidden/>
              </w:rPr>
              <w:fldChar w:fldCharType="begin"/>
            </w:r>
            <w:r>
              <w:rPr>
                <w:noProof/>
                <w:webHidden/>
              </w:rPr>
              <w:instrText xml:space="preserve"> PAGEREF _Toc106343197 \h </w:instrText>
            </w:r>
            <w:r>
              <w:rPr>
                <w:noProof/>
                <w:webHidden/>
              </w:rPr>
            </w:r>
          </w:ins>
          <w:r>
            <w:rPr>
              <w:noProof/>
              <w:webHidden/>
            </w:rPr>
            <w:fldChar w:fldCharType="separate"/>
          </w:r>
          <w:ins w:id="183" w:author="Alexandru Uicoabă" w:date="2022-06-17T07:30:00Z">
            <w:r w:rsidR="00B23FA6">
              <w:rPr>
                <w:noProof/>
                <w:webHidden/>
              </w:rPr>
              <w:t>8</w:t>
            </w:r>
          </w:ins>
          <w:ins w:id="184" w:author="Alexandru Uicoabă" w:date="2022-06-17T07:26:00Z">
            <w:r>
              <w:rPr>
                <w:noProof/>
                <w:webHidden/>
              </w:rPr>
              <w:fldChar w:fldCharType="end"/>
            </w:r>
            <w:r w:rsidRPr="007434E3">
              <w:rPr>
                <w:rStyle w:val="Hyperlink"/>
                <w:noProof/>
              </w:rPr>
              <w:fldChar w:fldCharType="end"/>
            </w:r>
          </w:ins>
        </w:p>
        <w:p w14:paraId="1ED3FB83" w14:textId="0E318DD1" w:rsidR="003420A8" w:rsidRDefault="003420A8">
          <w:pPr>
            <w:pStyle w:val="Cuprins2"/>
            <w:rPr>
              <w:ins w:id="185" w:author="Alexandru Uicoabă" w:date="2022-06-17T07:26:00Z"/>
              <w:rFonts w:eastAsiaTheme="minorEastAsia"/>
              <w:noProof/>
              <w:lang w:val="en-GB" w:eastAsia="en-GB"/>
            </w:rPr>
          </w:pPr>
          <w:ins w:id="186"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"_Toc106343198"</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2.4 Platforme software</w:t>
            </w:r>
            <w:r>
              <w:rPr>
                <w:noProof/>
                <w:webHidden/>
              </w:rPr>
              <w:tab/>
            </w:r>
            <w:r>
              <w:rPr>
                <w:noProof/>
                <w:webHidden/>
              </w:rPr>
              <w:fldChar w:fldCharType="begin"/>
            </w:r>
            <w:r>
              <w:rPr>
                <w:noProof/>
                <w:webHidden/>
              </w:rPr>
              <w:instrText xml:space="preserve"> PAGEREF _Toc106343198 \h </w:instrText>
            </w:r>
            <w:r>
              <w:rPr>
                <w:noProof/>
                <w:webHidden/>
              </w:rPr>
            </w:r>
          </w:ins>
          <w:r>
            <w:rPr>
              <w:noProof/>
              <w:webHidden/>
            </w:rPr>
            <w:fldChar w:fldCharType="separate"/>
          </w:r>
          <w:ins w:id="187" w:author="Alexandru Uicoabă" w:date="2022-06-17T07:30:00Z">
            <w:r w:rsidR="00B23FA6">
              <w:rPr>
                <w:noProof/>
                <w:webHidden/>
              </w:rPr>
              <w:t>9</w:t>
            </w:r>
          </w:ins>
          <w:ins w:id="188" w:author="Alexandru Uicoabă" w:date="2022-06-17T07:26:00Z">
            <w:r>
              <w:rPr>
                <w:noProof/>
                <w:webHidden/>
              </w:rPr>
              <w:fldChar w:fldCharType="end"/>
            </w:r>
            <w:r w:rsidRPr="007434E3">
              <w:rPr>
                <w:rStyle w:val="Hyperlink"/>
                <w:noProof/>
              </w:rPr>
              <w:fldChar w:fldCharType="end"/>
            </w:r>
          </w:ins>
        </w:p>
        <w:p w14:paraId="45648903" w14:textId="72E6A3E9" w:rsidR="003420A8" w:rsidRDefault="003420A8">
          <w:pPr>
            <w:pStyle w:val="Cuprins1"/>
            <w:rPr>
              <w:ins w:id="189" w:author="Alexandru Uicoabă" w:date="2022-06-17T07:26:00Z"/>
              <w:rFonts w:eastAsiaTheme="minorEastAsia"/>
              <w:noProof/>
              <w:lang w:val="en-GB" w:eastAsia="en-GB"/>
            </w:rPr>
          </w:pPr>
          <w:ins w:id="190"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"_Toc106343199"</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Capitolul 3:  Învățare automată</w:t>
            </w:r>
            <w:r>
              <w:rPr>
                <w:noProof/>
                <w:webHidden/>
              </w:rPr>
              <w:tab/>
            </w:r>
            <w:r>
              <w:rPr>
                <w:noProof/>
                <w:webHidden/>
              </w:rPr>
              <w:fldChar w:fldCharType="begin"/>
            </w:r>
            <w:r>
              <w:rPr>
                <w:noProof/>
                <w:webHidden/>
              </w:rPr>
              <w:instrText xml:space="preserve"> PAGEREF _Toc106343199 \h </w:instrText>
            </w:r>
            <w:r>
              <w:rPr>
                <w:noProof/>
                <w:webHidden/>
              </w:rPr>
            </w:r>
          </w:ins>
          <w:r>
            <w:rPr>
              <w:noProof/>
              <w:webHidden/>
            </w:rPr>
            <w:fldChar w:fldCharType="separate"/>
          </w:r>
          <w:ins w:id="191" w:author="Alexandru Uicoabă" w:date="2022-06-17T07:30:00Z">
            <w:r w:rsidR="00B23FA6">
              <w:rPr>
                <w:noProof/>
                <w:webHidden/>
              </w:rPr>
              <w:t>11</w:t>
            </w:r>
          </w:ins>
          <w:ins w:id="192" w:author="Alexandru Uicoabă" w:date="2022-06-17T07:26:00Z">
            <w:r>
              <w:rPr>
                <w:noProof/>
                <w:webHidden/>
              </w:rPr>
              <w:fldChar w:fldCharType="end"/>
            </w:r>
            <w:r w:rsidRPr="007434E3">
              <w:rPr>
                <w:rStyle w:val="Hyperlink"/>
                <w:noProof/>
              </w:rPr>
              <w:fldChar w:fldCharType="end"/>
            </w:r>
          </w:ins>
        </w:p>
        <w:p w14:paraId="3CE90950" w14:textId="316B22D7" w:rsidR="003420A8" w:rsidRDefault="003420A8">
          <w:pPr>
            <w:pStyle w:val="Cuprins2"/>
            <w:rPr>
              <w:ins w:id="193" w:author="Alexandru Uicoabă" w:date="2022-06-17T07:26:00Z"/>
              <w:rFonts w:eastAsiaTheme="minorEastAsia"/>
              <w:noProof/>
              <w:lang w:val="en-GB" w:eastAsia="en-GB"/>
            </w:rPr>
          </w:pPr>
          <w:ins w:id="194"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"_Toc106343200"</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3.1 Machine Learning</w:t>
            </w:r>
            <w:r>
              <w:rPr>
                <w:noProof/>
                <w:webHidden/>
              </w:rPr>
              <w:tab/>
            </w:r>
            <w:r>
              <w:rPr>
                <w:noProof/>
                <w:webHidden/>
              </w:rPr>
              <w:fldChar w:fldCharType="begin"/>
            </w:r>
            <w:r>
              <w:rPr>
                <w:noProof/>
                <w:webHidden/>
              </w:rPr>
              <w:instrText xml:space="preserve"> PAGEREF _Toc106343200 \h </w:instrText>
            </w:r>
            <w:r>
              <w:rPr>
                <w:noProof/>
                <w:webHidden/>
              </w:rPr>
            </w:r>
          </w:ins>
          <w:r>
            <w:rPr>
              <w:noProof/>
              <w:webHidden/>
            </w:rPr>
            <w:fldChar w:fldCharType="separate"/>
          </w:r>
          <w:ins w:id="195" w:author="Alexandru Uicoabă" w:date="2022-06-17T07:30:00Z">
            <w:r w:rsidR="00B23FA6">
              <w:rPr>
                <w:noProof/>
                <w:webHidden/>
              </w:rPr>
              <w:t>11</w:t>
            </w:r>
          </w:ins>
          <w:ins w:id="196" w:author="Alexandru Uicoabă" w:date="2022-06-17T07:26:00Z">
            <w:r>
              <w:rPr>
                <w:noProof/>
                <w:webHidden/>
              </w:rPr>
              <w:fldChar w:fldCharType="end"/>
            </w:r>
            <w:r w:rsidRPr="007434E3">
              <w:rPr>
                <w:rStyle w:val="Hyperlink"/>
                <w:noProof/>
              </w:rPr>
              <w:fldChar w:fldCharType="end"/>
            </w:r>
          </w:ins>
        </w:p>
        <w:p w14:paraId="53171801" w14:textId="6D6ADECD" w:rsidR="003420A8" w:rsidRDefault="003420A8">
          <w:pPr>
            <w:pStyle w:val="Cuprins3"/>
            <w:tabs>
              <w:tab w:val="right" w:leader="dot" w:pos="9628"/>
            </w:tabs>
            <w:rPr>
              <w:ins w:id="197" w:author="Alexandru Uicoabă" w:date="2022-06-17T07:26:00Z"/>
              <w:rFonts w:eastAsiaTheme="minorEastAsia"/>
              <w:noProof/>
              <w:lang w:val="en-GB" w:eastAsia="en-GB"/>
            </w:rPr>
          </w:pPr>
          <w:ins w:id="198"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"_Toc106343201"</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3.2.1 Învățare automată nesupravegheată (Unsupervised ML)</w:t>
            </w:r>
            <w:r>
              <w:rPr>
                <w:noProof/>
                <w:webHidden/>
              </w:rPr>
              <w:tab/>
            </w:r>
            <w:r>
              <w:rPr>
                <w:noProof/>
                <w:webHidden/>
              </w:rPr>
              <w:fldChar w:fldCharType="begin"/>
            </w:r>
            <w:r>
              <w:rPr>
                <w:noProof/>
                <w:webHidden/>
              </w:rPr>
              <w:instrText xml:space="preserve"> PAGEREF _Toc106343201 \h </w:instrText>
            </w:r>
            <w:r>
              <w:rPr>
                <w:noProof/>
                <w:webHidden/>
              </w:rPr>
            </w:r>
          </w:ins>
          <w:r>
            <w:rPr>
              <w:noProof/>
              <w:webHidden/>
            </w:rPr>
            <w:fldChar w:fldCharType="separate"/>
          </w:r>
          <w:ins w:id="199" w:author="Alexandru Uicoabă" w:date="2022-06-17T07:30:00Z">
            <w:r w:rsidR="00B23FA6">
              <w:rPr>
                <w:noProof/>
                <w:webHidden/>
              </w:rPr>
              <w:t>11</w:t>
            </w:r>
          </w:ins>
          <w:ins w:id="200" w:author="Alexandru Uicoabă" w:date="2022-06-17T07:26:00Z">
            <w:r>
              <w:rPr>
                <w:noProof/>
                <w:webHidden/>
              </w:rPr>
              <w:fldChar w:fldCharType="end"/>
            </w:r>
            <w:r w:rsidRPr="007434E3">
              <w:rPr>
                <w:rStyle w:val="Hyperlink"/>
                <w:noProof/>
              </w:rPr>
              <w:fldChar w:fldCharType="end"/>
            </w:r>
          </w:ins>
        </w:p>
        <w:p w14:paraId="3800C551" w14:textId="65248740" w:rsidR="003420A8" w:rsidRDefault="003420A8">
          <w:pPr>
            <w:pStyle w:val="Cuprins3"/>
            <w:tabs>
              <w:tab w:val="right" w:leader="dot" w:pos="9628"/>
            </w:tabs>
            <w:rPr>
              <w:ins w:id="201" w:author="Alexandru Uicoabă" w:date="2022-06-17T07:26:00Z"/>
              <w:rFonts w:eastAsiaTheme="minorEastAsia"/>
              <w:noProof/>
              <w:lang w:val="en-GB" w:eastAsia="en-GB"/>
            </w:rPr>
          </w:pPr>
          <w:ins w:id="202"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"_Toc106343202"</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3.2.2. Învățare automată supravegheată (Supervised ML)</w:t>
            </w:r>
            <w:r>
              <w:rPr>
                <w:noProof/>
                <w:webHidden/>
              </w:rPr>
              <w:tab/>
            </w:r>
            <w:r>
              <w:rPr>
                <w:noProof/>
                <w:webHidden/>
              </w:rPr>
              <w:fldChar w:fldCharType="begin"/>
            </w:r>
            <w:r>
              <w:rPr>
                <w:noProof/>
                <w:webHidden/>
              </w:rPr>
              <w:instrText xml:space="preserve"> PAGEREF _Toc106343202 \h </w:instrText>
            </w:r>
            <w:r>
              <w:rPr>
                <w:noProof/>
                <w:webHidden/>
              </w:rPr>
            </w:r>
          </w:ins>
          <w:r>
            <w:rPr>
              <w:noProof/>
              <w:webHidden/>
            </w:rPr>
            <w:fldChar w:fldCharType="separate"/>
          </w:r>
          <w:ins w:id="203" w:author="Alexandru Uicoabă" w:date="2022-06-17T07:30:00Z">
            <w:r w:rsidR="00B23FA6">
              <w:rPr>
                <w:noProof/>
                <w:webHidden/>
              </w:rPr>
              <w:t>12</w:t>
            </w:r>
          </w:ins>
          <w:ins w:id="204" w:author="Alexandru Uicoabă" w:date="2022-06-17T07:26:00Z">
            <w:r>
              <w:rPr>
                <w:noProof/>
                <w:webHidden/>
              </w:rPr>
              <w:fldChar w:fldCharType="end"/>
            </w:r>
            <w:r w:rsidRPr="007434E3">
              <w:rPr>
                <w:rStyle w:val="Hyperlink"/>
                <w:noProof/>
              </w:rPr>
              <w:fldChar w:fldCharType="end"/>
            </w:r>
          </w:ins>
        </w:p>
        <w:p w14:paraId="109E7DEF" w14:textId="66D9B087" w:rsidR="003420A8" w:rsidRDefault="003420A8">
          <w:pPr>
            <w:pStyle w:val="Cuprins3"/>
            <w:tabs>
              <w:tab w:val="right" w:leader="dot" w:pos="9628"/>
            </w:tabs>
            <w:rPr>
              <w:ins w:id="205" w:author="Alexandru Uicoabă" w:date="2022-06-17T07:26:00Z"/>
              <w:rFonts w:eastAsiaTheme="minorEastAsia"/>
              <w:noProof/>
              <w:lang w:val="en-GB" w:eastAsia="en-GB"/>
            </w:rPr>
          </w:pPr>
          <w:ins w:id="206"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"_Toc106343203"</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3.2.3 Reinforcement Learning</w:t>
            </w:r>
            <w:r>
              <w:rPr>
                <w:noProof/>
                <w:webHidden/>
              </w:rPr>
              <w:tab/>
            </w:r>
            <w:r>
              <w:rPr>
                <w:noProof/>
                <w:webHidden/>
              </w:rPr>
              <w:fldChar w:fldCharType="begin"/>
            </w:r>
            <w:r>
              <w:rPr>
                <w:noProof/>
                <w:webHidden/>
              </w:rPr>
              <w:instrText xml:space="preserve"> PAGEREF _Toc106343203 \h </w:instrText>
            </w:r>
            <w:r>
              <w:rPr>
                <w:noProof/>
                <w:webHidden/>
              </w:rPr>
            </w:r>
          </w:ins>
          <w:r>
            <w:rPr>
              <w:noProof/>
              <w:webHidden/>
            </w:rPr>
            <w:fldChar w:fldCharType="separate"/>
          </w:r>
          <w:ins w:id="207" w:author="Alexandru Uicoabă" w:date="2022-06-17T07:30:00Z">
            <w:r w:rsidR="00B23FA6">
              <w:rPr>
                <w:noProof/>
                <w:webHidden/>
              </w:rPr>
              <w:t>12</w:t>
            </w:r>
          </w:ins>
          <w:ins w:id="208" w:author="Alexandru Uicoabă" w:date="2022-06-17T07:26:00Z">
            <w:r>
              <w:rPr>
                <w:noProof/>
                <w:webHidden/>
              </w:rPr>
              <w:fldChar w:fldCharType="end"/>
            </w:r>
            <w:r w:rsidRPr="007434E3">
              <w:rPr>
                <w:rStyle w:val="Hyperlink"/>
                <w:noProof/>
              </w:rPr>
              <w:fldChar w:fldCharType="end"/>
            </w:r>
          </w:ins>
        </w:p>
        <w:p w14:paraId="2B51F492" w14:textId="286D739C" w:rsidR="003420A8" w:rsidRDefault="003420A8">
          <w:pPr>
            <w:pStyle w:val="Cuprins1"/>
            <w:rPr>
              <w:ins w:id="209" w:author="Alexandru Uicoabă" w:date="2022-06-17T07:26:00Z"/>
              <w:rFonts w:eastAsiaTheme="minorEastAsia"/>
              <w:noProof/>
              <w:lang w:val="en-GB" w:eastAsia="en-GB"/>
            </w:rPr>
          </w:pPr>
          <w:ins w:id="210"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"_Toc106343204"</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Capitolul 4:  Proiectarea experimentului</w:t>
            </w:r>
            <w:r>
              <w:rPr>
                <w:noProof/>
                <w:webHidden/>
              </w:rPr>
              <w:tab/>
            </w:r>
            <w:r>
              <w:rPr>
                <w:noProof/>
                <w:webHidden/>
              </w:rPr>
              <w:fldChar w:fldCharType="begin"/>
            </w:r>
            <w:r>
              <w:rPr>
                <w:noProof/>
                <w:webHidden/>
              </w:rPr>
              <w:instrText xml:space="preserve"> PAGEREF _Toc106343204 \h </w:instrText>
            </w:r>
            <w:r>
              <w:rPr>
                <w:noProof/>
                <w:webHidden/>
              </w:rPr>
            </w:r>
          </w:ins>
          <w:r>
            <w:rPr>
              <w:noProof/>
              <w:webHidden/>
            </w:rPr>
            <w:fldChar w:fldCharType="separate"/>
          </w:r>
          <w:ins w:id="211" w:author="Alexandru Uicoabă" w:date="2022-06-17T07:30:00Z">
            <w:r w:rsidR="00B23FA6">
              <w:rPr>
                <w:noProof/>
                <w:webHidden/>
              </w:rPr>
              <w:t>14</w:t>
            </w:r>
          </w:ins>
          <w:ins w:id="212" w:author="Alexandru Uicoabă" w:date="2022-06-17T07:26:00Z">
            <w:r>
              <w:rPr>
                <w:noProof/>
                <w:webHidden/>
              </w:rPr>
              <w:fldChar w:fldCharType="end"/>
            </w:r>
            <w:r w:rsidRPr="007434E3">
              <w:rPr>
                <w:rStyle w:val="Hyperlink"/>
                <w:noProof/>
              </w:rPr>
              <w:fldChar w:fldCharType="end"/>
            </w:r>
          </w:ins>
        </w:p>
        <w:p w14:paraId="0220481B" w14:textId="2E350D5D" w:rsidR="003420A8" w:rsidRDefault="003420A8">
          <w:pPr>
            <w:pStyle w:val="Cuprins2"/>
            <w:rPr>
              <w:ins w:id="213" w:author="Alexandru Uicoabă" w:date="2022-06-17T07:26:00Z"/>
              <w:rFonts w:eastAsiaTheme="minorEastAsia"/>
              <w:noProof/>
              <w:lang w:val="en-GB" w:eastAsia="en-GB"/>
            </w:rPr>
          </w:pPr>
          <w:ins w:id="214"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"_Toc106343205"</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4.1 Obiectivele experimentului</w:t>
            </w:r>
            <w:r>
              <w:rPr>
                <w:noProof/>
                <w:webHidden/>
              </w:rPr>
              <w:tab/>
            </w:r>
            <w:r>
              <w:rPr>
                <w:noProof/>
                <w:webHidden/>
              </w:rPr>
              <w:fldChar w:fldCharType="begin"/>
            </w:r>
            <w:r>
              <w:rPr>
                <w:noProof/>
                <w:webHidden/>
              </w:rPr>
              <w:instrText xml:space="preserve"> PAGEREF _Toc106343205 \h </w:instrText>
            </w:r>
            <w:r>
              <w:rPr>
                <w:noProof/>
                <w:webHidden/>
              </w:rPr>
            </w:r>
          </w:ins>
          <w:r>
            <w:rPr>
              <w:noProof/>
              <w:webHidden/>
            </w:rPr>
            <w:fldChar w:fldCharType="separate"/>
          </w:r>
          <w:ins w:id="215" w:author="Alexandru Uicoabă" w:date="2022-06-17T07:30:00Z">
            <w:r w:rsidR="00B23FA6">
              <w:rPr>
                <w:noProof/>
                <w:webHidden/>
              </w:rPr>
              <w:t>14</w:t>
            </w:r>
          </w:ins>
          <w:ins w:id="216" w:author="Alexandru Uicoabă" w:date="2022-06-17T07:26:00Z">
            <w:r>
              <w:rPr>
                <w:noProof/>
                <w:webHidden/>
              </w:rPr>
              <w:fldChar w:fldCharType="end"/>
            </w:r>
            <w:r w:rsidRPr="007434E3">
              <w:rPr>
                <w:rStyle w:val="Hyperlink"/>
                <w:noProof/>
              </w:rPr>
              <w:fldChar w:fldCharType="end"/>
            </w:r>
          </w:ins>
        </w:p>
        <w:p w14:paraId="2B7AD6BA" w14:textId="0E1F1D8A" w:rsidR="003420A8" w:rsidRDefault="003420A8">
          <w:pPr>
            <w:pStyle w:val="Cuprins2"/>
            <w:rPr>
              <w:ins w:id="217" w:author="Alexandru Uicoabă" w:date="2022-06-17T07:26:00Z"/>
              <w:rFonts w:eastAsiaTheme="minorEastAsia"/>
              <w:noProof/>
              <w:lang w:val="en-GB" w:eastAsia="en-GB"/>
            </w:rPr>
          </w:pPr>
          <w:ins w:id="218"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"_Toc106343206"</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4.2 Arhitectura experimentului</w:t>
            </w:r>
            <w:r>
              <w:rPr>
                <w:noProof/>
                <w:webHidden/>
              </w:rPr>
              <w:tab/>
            </w:r>
            <w:r>
              <w:rPr>
                <w:noProof/>
                <w:webHidden/>
              </w:rPr>
              <w:fldChar w:fldCharType="begin"/>
            </w:r>
            <w:r>
              <w:rPr>
                <w:noProof/>
                <w:webHidden/>
              </w:rPr>
              <w:instrText xml:space="preserve"> PAGEREF _Toc106343206 \h </w:instrText>
            </w:r>
            <w:r>
              <w:rPr>
                <w:noProof/>
                <w:webHidden/>
              </w:rPr>
            </w:r>
          </w:ins>
          <w:r>
            <w:rPr>
              <w:noProof/>
              <w:webHidden/>
            </w:rPr>
            <w:fldChar w:fldCharType="separate"/>
          </w:r>
          <w:ins w:id="219" w:author="Alexandru Uicoabă" w:date="2022-06-17T07:30:00Z">
            <w:r w:rsidR="00B23FA6">
              <w:rPr>
                <w:noProof/>
                <w:webHidden/>
              </w:rPr>
              <w:t>14</w:t>
            </w:r>
          </w:ins>
          <w:ins w:id="220" w:author="Alexandru Uicoabă" w:date="2022-06-17T07:26:00Z">
            <w:r>
              <w:rPr>
                <w:noProof/>
                <w:webHidden/>
              </w:rPr>
              <w:fldChar w:fldCharType="end"/>
            </w:r>
            <w:r w:rsidRPr="007434E3">
              <w:rPr>
                <w:rStyle w:val="Hyperlink"/>
                <w:noProof/>
              </w:rPr>
              <w:fldChar w:fldCharType="end"/>
            </w:r>
          </w:ins>
        </w:p>
        <w:p w14:paraId="228C69C7" w14:textId="1E27C156" w:rsidR="003420A8" w:rsidRDefault="003420A8">
          <w:pPr>
            <w:pStyle w:val="Cuprins3"/>
            <w:tabs>
              <w:tab w:val="right" w:leader="dot" w:pos="9628"/>
            </w:tabs>
            <w:rPr>
              <w:ins w:id="221" w:author="Alexandru Uicoabă" w:date="2022-06-17T07:26:00Z"/>
              <w:rFonts w:eastAsiaTheme="minorEastAsia"/>
              <w:noProof/>
              <w:lang w:val="en-GB" w:eastAsia="en-GB"/>
            </w:rPr>
          </w:pPr>
          <w:ins w:id="222"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"_Toc106343207"</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 xml:space="preserve">4.2.1 Circuitul din </w:t>
            </w:r>
            <w:r w:rsidRPr="007434E3">
              <w:rPr>
                <w:rStyle w:val="Hyperlink"/>
                <w:rFonts w:ascii="Arial" w:hAnsi="Arial" w:cs="Arial"/>
                <w:b/>
                <w:bCs/>
                <w:i/>
                <w:iCs/>
                <w:noProof/>
              </w:rPr>
              <w:t>Unity</w:t>
            </w:r>
            <w:r>
              <w:rPr>
                <w:noProof/>
                <w:webHidden/>
              </w:rPr>
              <w:tab/>
            </w:r>
            <w:r>
              <w:rPr>
                <w:noProof/>
                <w:webHidden/>
              </w:rPr>
              <w:fldChar w:fldCharType="begin"/>
            </w:r>
            <w:r>
              <w:rPr>
                <w:noProof/>
                <w:webHidden/>
              </w:rPr>
              <w:instrText xml:space="preserve"> PAGEREF _Toc106343207 \h </w:instrText>
            </w:r>
            <w:r>
              <w:rPr>
                <w:noProof/>
                <w:webHidden/>
              </w:rPr>
            </w:r>
          </w:ins>
          <w:r>
            <w:rPr>
              <w:noProof/>
              <w:webHidden/>
            </w:rPr>
            <w:fldChar w:fldCharType="separate"/>
          </w:r>
          <w:ins w:id="223" w:author="Alexandru Uicoabă" w:date="2022-06-17T07:30:00Z">
            <w:r w:rsidR="00B23FA6">
              <w:rPr>
                <w:noProof/>
                <w:webHidden/>
              </w:rPr>
              <w:t>15</w:t>
            </w:r>
          </w:ins>
          <w:ins w:id="224" w:author="Alexandru Uicoabă" w:date="2022-06-17T07:26:00Z">
            <w:r>
              <w:rPr>
                <w:noProof/>
                <w:webHidden/>
              </w:rPr>
              <w:fldChar w:fldCharType="end"/>
            </w:r>
            <w:r w:rsidRPr="007434E3">
              <w:rPr>
                <w:rStyle w:val="Hyperlink"/>
                <w:noProof/>
              </w:rPr>
              <w:fldChar w:fldCharType="end"/>
            </w:r>
          </w:ins>
        </w:p>
        <w:p w14:paraId="7FC2B75A" w14:textId="468DBE74" w:rsidR="003420A8" w:rsidRDefault="003420A8">
          <w:pPr>
            <w:pStyle w:val="Cuprins3"/>
            <w:tabs>
              <w:tab w:val="right" w:leader="dot" w:pos="9628"/>
            </w:tabs>
            <w:rPr>
              <w:ins w:id="225" w:author="Alexandru Uicoabă" w:date="2022-06-17T07:26:00Z"/>
              <w:rFonts w:eastAsiaTheme="minorEastAsia"/>
              <w:noProof/>
              <w:lang w:val="en-GB" w:eastAsia="en-GB"/>
            </w:rPr>
          </w:pPr>
          <w:ins w:id="226"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"_Toc106343208"</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lang w:val="en-GB"/>
              </w:rPr>
              <w:t>4.2.2</w:t>
            </w:r>
            <w:r w:rsidRPr="007434E3">
              <w:rPr>
                <w:rStyle w:val="Hyperlink"/>
                <w:rFonts w:ascii="Arial" w:hAnsi="Arial" w:cs="Arial"/>
                <w:b/>
                <w:bCs/>
                <w:noProof/>
              </w:rPr>
              <w:t xml:space="preserve"> Colectarea datelor în C#</w:t>
            </w:r>
            <w:r>
              <w:rPr>
                <w:noProof/>
                <w:webHidden/>
              </w:rPr>
              <w:tab/>
            </w:r>
            <w:r>
              <w:rPr>
                <w:noProof/>
                <w:webHidden/>
              </w:rPr>
              <w:fldChar w:fldCharType="begin"/>
            </w:r>
            <w:r>
              <w:rPr>
                <w:noProof/>
                <w:webHidden/>
              </w:rPr>
              <w:instrText xml:space="preserve"> PAGEREF _Toc106343208 \h </w:instrText>
            </w:r>
            <w:r>
              <w:rPr>
                <w:noProof/>
                <w:webHidden/>
              </w:rPr>
            </w:r>
          </w:ins>
          <w:r>
            <w:rPr>
              <w:noProof/>
              <w:webHidden/>
            </w:rPr>
            <w:fldChar w:fldCharType="separate"/>
          </w:r>
          <w:ins w:id="227" w:author="Alexandru Uicoabă" w:date="2022-06-17T07:30:00Z">
            <w:r w:rsidR="00B23FA6">
              <w:rPr>
                <w:noProof/>
                <w:webHidden/>
              </w:rPr>
              <w:t>17</w:t>
            </w:r>
          </w:ins>
          <w:ins w:id="228" w:author="Alexandru Uicoabă" w:date="2022-06-17T07:26:00Z">
            <w:r>
              <w:rPr>
                <w:noProof/>
                <w:webHidden/>
              </w:rPr>
              <w:fldChar w:fldCharType="end"/>
            </w:r>
            <w:r w:rsidRPr="007434E3">
              <w:rPr>
                <w:rStyle w:val="Hyperlink"/>
                <w:noProof/>
              </w:rPr>
              <w:fldChar w:fldCharType="end"/>
            </w:r>
          </w:ins>
        </w:p>
        <w:p w14:paraId="6C010382" w14:textId="3F4F028B" w:rsidR="003420A8" w:rsidRDefault="003420A8">
          <w:pPr>
            <w:pStyle w:val="Cuprins3"/>
            <w:tabs>
              <w:tab w:val="right" w:leader="dot" w:pos="9628"/>
            </w:tabs>
            <w:rPr>
              <w:ins w:id="229" w:author="Alexandru Uicoabă" w:date="2022-06-17T07:26:00Z"/>
              <w:rFonts w:eastAsiaTheme="minorEastAsia"/>
              <w:noProof/>
              <w:lang w:val="en-GB" w:eastAsia="en-GB"/>
            </w:rPr>
          </w:pPr>
          <w:ins w:id="230"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"_Toc106343209"</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 xml:space="preserve">4.2.3 Scriptul în </w:t>
            </w:r>
            <w:r w:rsidRPr="007434E3">
              <w:rPr>
                <w:rStyle w:val="Hyperlink"/>
                <w:rFonts w:ascii="Arial" w:hAnsi="Arial" w:cs="Arial"/>
                <w:b/>
                <w:bCs/>
                <w:i/>
                <w:iCs/>
                <w:noProof/>
              </w:rPr>
              <w:t>Python</w:t>
            </w:r>
            <w:r w:rsidRPr="007434E3">
              <w:rPr>
                <w:rStyle w:val="Hyperlink"/>
                <w:rFonts w:ascii="Arial" w:hAnsi="Arial" w:cs="Arial"/>
                <w:b/>
                <w:bCs/>
                <w:noProof/>
              </w:rPr>
              <w:t xml:space="preserve"> – </w:t>
            </w:r>
            <w:r w:rsidRPr="007434E3">
              <w:rPr>
                <w:rStyle w:val="Hyperlink"/>
                <w:rFonts w:ascii="Arial" w:hAnsi="Arial" w:cs="Arial"/>
                <w:b/>
                <w:bCs/>
                <w:i/>
                <w:iCs/>
                <w:noProof/>
              </w:rPr>
              <w:t>Flask API</w:t>
            </w:r>
            <w:r>
              <w:rPr>
                <w:noProof/>
                <w:webHidden/>
              </w:rPr>
              <w:tab/>
            </w:r>
            <w:r>
              <w:rPr>
                <w:noProof/>
                <w:webHidden/>
              </w:rPr>
              <w:fldChar w:fldCharType="begin"/>
            </w:r>
            <w:r>
              <w:rPr>
                <w:noProof/>
                <w:webHidden/>
              </w:rPr>
              <w:instrText xml:space="preserve"> PAGEREF _Toc106343209 \h </w:instrText>
            </w:r>
            <w:r>
              <w:rPr>
                <w:noProof/>
                <w:webHidden/>
              </w:rPr>
            </w:r>
          </w:ins>
          <w:r>
            <w:rPr>
              <w:noProof/>
              <w:webHidden/>
            </w:rPr>
            <w:fldChar w:fldCharType="separate"/>
          </w:r>
          <w:ins w:id="231" w:author="Alexandru Uicoabă" w:date="2022-06-17T07:30:00Z">
            <w:r w:rsidR="00B23FA6">
              <w:rPr>
                <w:noProof/>
                <w:webHidden/>
              </w:rPr>
              <w:t>18</w:t>
            </w:r>
          </w:ins>
          <w:ins w:id="232" w:author="Alexandru Uicoabă" w:date="2022-06-17T07:26:00Z">
            <w:r>
              <w:rPr>
                <w:noProof/>
                <w:webHidden/>
              </w:rPr>
              <w:fldChar w:fldCharType="end"/>
            </w:r>
            <w:r w:rsidRPr="007434E3">
              <w:rPr>
                <w:rStyle w:val="Hyperlink"/>
                <w:noProof/>
              </w:rPr>
              <w:fldChar w:fldCharType="end"/>
            </w:r>
          </w:ins>
        </w:p>
        <w:p w14:paraId="7DF09054" w14:textId="7F222C19" w:rsidR="003420A8" w:rsidRDefault="003420A8">
          <w:pPr>
            <w:pStyle w:val="Cuprins3"/>
            <w:tabs>
              <w:tab w:val="right" w:leader="dot" w:pos="9628"/>
            </w:tabs>
            <w:rPr>
              <w:ins w:id="233" w:author="Alexandru Uicoabă" w:date="2022-06-17T07:26:00Z"/>
              <w:rFonts w:eastAsiaTheme="minorEastAsia"/>
              <w:noProof/>
              <w:lang w:val="en-GB" w:eastAsia="en-GB"/>
            </w:rPr>
          </w:pPr>
          <w:ins w:id="234"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"_Toc106343210"</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4.2.4 Sistemele de decizie implementate</w:t>
            </w:r>
            <w:r>
              <w:rPr>
                <w:noProof/>
                <w:webHidden/>
              </w:rPr>
              <w:tab/>
            </w:r>
            <w:r>
              <w:rPr>
                <w:noProof/>
                <w:webHidden/>
              </w:rPr>
              <w:fldChar w:fldCharType="begin"/>
            </w:r>
            <w:r>
              <w:rPr>
                <w:noProof/>
                <w:webHidden/>
              </w:rPr>
              <w:instrText xml:space="preserve"> PAGEREF _Toc106343210 \h </w:instrText>
            </w:r>
            <w:r>
              <w:rPr>
                <w:noProof/>
                <w:webHidden/>
              </w:rPr>
            </w:r>
          </w:ins>
          <w:r>
            <w:rPr>
              <w:noProof/>
              <w:webHidden/>
            </w:rPr>
            <w:fldChar w:fldCharType="separate"/>
          </w:r>
          <w:ins w:id="235" w:author="Alexandru Uicoabă" w:date="2022-06-17T07:30:00Z">
            <w:r w:rsidR="00B23FA6">
              <w:rPr>
                <w:noProof/>
                <w:webHidden/>
              </w:rPr>
              <w:t>19</w:t>
            </w:r>
          </w:ins>
          <w:ins w:id="236" w:author="Alexandru Uicoabă" w:date="2022-06-17T07:26:00Z">
            <w:r>
              <w:rPr>
                <w:noProof/>
                <w:webHidden/>
              </w:rPr>
              <w:fldChar w:fldCharType="end"/>
            </w:r>
            <w:r w:rsidRPr="007434E3">
              <w:rPr>
                <w:rStyle w:val="Hyperlink"/>
                <w:noProof/>
              </w:rPr>
              <w:fldChar w:fldCharType="end"/>
            </w:r>
          </w:ins>
        </w:p>
        <w:p w14:paraId="10DDDB55" w14:textId="4CFA2FB7" w:rsidR="003420A8" w:rsidRDefault="003420A8">
          <w:pPr>
            <w:pStyle w:val="Cuprins4"/>
            <w:tabs>
              <w:tab w:val="right" w:leader="dot" w:pos="9628"/>
            </w:tabs>
            <w:rPr>
              <w:ins w:id="237" w:author="Alexandru Uicoabă" w:date="2022-06-17T07:26:00Z"/>
              <w:rFonts w:eastAsiaTheme="minorEastAsia"/>
              <w:noProof/>
              <w:lang w:val="en-GB" w:eastAsia="en-GB"/>
            </w:rPr>
          </w:pPr>
          <w:ins w:id="238"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"_Toc106343211"</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4.2.4.1 Algoritmi supravegheați</w:t>
            </w:r>
            <w:r>
              <w:rPr>
                <w:noProof/>
                <w:webHidden/>
              </w:rPr>
              <w:tab/>
            </w:r>
            <w:r>
              <w:rPr>
                <w:noProof/>
                <w:webHidden/>
              </w:rPr>
              <w:fldChar w:fldCharType="begin"/>
            </w:r>
            <w:r>
              <w:rPr>
                <w:noProof/>
                <w:webHidden/>
              </w:rPr>
              <w:instrText xml:space="preserve"> PAGEREF _Toc106343211 \h </w:instrText>
            </w:r>
            <w:r>
              <w:rPr>
                <w:noProof/>
                <w:webHidden/>
              </w:rPr>
            </w:r>
          </w:ins>
          <w:r>
            <w:rPr>
              <w:noProof/>
              <w:webHidden/>
            </w:rPr>
            <w:fldChar w:fldCharType="separate"/>
          </w:r>
          <w:ins w:id="239" w:author="Alexandru Uicoabă" w:date="2022-06-17T07:30:00Z">
            <w:r w:rsidR="00B23FA6">
              <w:rPr>
                <w:noProof/>
                <w:webHidden/>
              </w:rPr>
              <w:t>19</w:t>
            </w:r>
          </w:ins>
          <w:ins w:id="240" w:author="Alexandru Uicoabă" w:date="2022-06-17T07:26:00Z">
            <w:r>
              <w:rPr>
                <w:noProof/>
                <w:webHidden/>
              </w:rPr>
              <w:fldChar w:fldCharType="end"/>
            </w:r>
            <w:r w:rsidRPr="007434E3">
              <w:rPr>
                <w:rStyle w:val="Hyperlink"/>
                <w:noProof/>
              </w:rPr>
              <w:fldChar w:fldCharType="end"/>
            </w:r>
          </w:ins>
        </w:p>
        <w:p w14:paraId="2A340640" w14:textId="2891185A" w:rsidR="003420A8" w:rsidRDefault="003420A8">
          <w:pPr>
            <w:pStyle w:val="Cuprins4"/>
            <w:tabs>
              <w:tab w:val="right" w:leader="dot" w:pos="9628"/>
            </w:tabs>
            <w:rPr>
              <w:ins w:id="241" w:author="Alexandru Uicoabă" w:date="2022-06-17T07:26:00Z"/>
              <w:rFonts w:eastAsiaTheme="minorEastAsia"/>
              <w:noProof/>
              <w:lang w:val="en-GB" w:eastAsia="en-GB"/>
            </w:rPr>
          </w:pPr>
          <w:ins w:id="242"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"_Toc106343212"</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lang w:val="en-GB"/>
              </w:rPr>
              <w:t>4.2.4.2 Reinforcement Learning</w:t>
            </w:r>
            <w:r>
              <w:rPr>
                <w:noProof/>
                <w:webHidden/>
              </w:rPr>
              <w:tab/>
            </w:r>
            <w:r>
              <w:rPr>
                <w:noProof/>
                <w:webHidden/>
              </w:rPr>
              <w:fldChar w:fldCharType="begin"/>
            </w:r>
            <w:r>
              <w:rPr>
                <w:noProof/>
                <w:webHidden/>
              </w:rPr>
              <w:instrText xml:space="preserve"> PAGEREF _Toc106343212 \h </w:instrText>
            </w:r>
            <w:r>
              <w:rPr>
                <w:noProof/>
                <w:webHidden/>
              </w:rPr>
            </w:r>
          </w:ins>
          <w:r>
            <w:rPr>
              <w:noProof/>
              <w:webHidden/>
            </w:rPr>
            <w:fldChar w:fldCharType="separate"/>
          </w:r>
          <w:ins w:id="243" w:author="Alexandru Uicoabă" w:date="2022-06-17T07:30:00Z">
            <w:r w:rsidR="00B23FA6">
              <w:rPr>
                <w:noProof/>
                <w:webHidden/>
              </w:rPr>
              <w:t>20</w:t>
            </w:r>
          </w:ins>
          <w:ins w:id="244" w:author="Alexandru Uicoabă" w:date="2022-06-17T07:26:00Z">
            <w:r>
              <w:rPr>
                <w:noProof/>
                <w:webHidden/>
              </w:rPr>
              <w:fldChar w:fldCharType="end"/>
            </w:r>
            <w:r w:rsidRPr="007434E3">
              <w:rPr>
                <w:rStyle w:val="Hyperlink"/>
                <w:noProof/>
              </w:rPr>
              <w:fldChar w:fldCharType="end"/>
            </w:r>
          </w:ins>
        </w:p>
        <w:p w14:paraId="28E08BD6" w14:textId="3A76EDD5" w:rsidR="003420A8" w:rsidRDefault="003420A8">
          <w:pPr>
            <w:pStyle w:val="Cuprins3"/>
            <w:tabs>
              <w:tab w:val="right" w:leader="dot" w:pos="9628"/>
            </w:tabs>
            <w:rPr>
              <w:ins w:id="245" w:author="Alexandru Uicoabă" w:date="2022-06-17T07:26:00Z"/>
              <w:rFonts w:eastAsiaTheme="minorEastAsia"/>
              <w:noProof/>
              <w:lang w:val="en-GB" w:eastAsia="en-GB"/>
            </w:rPr>
          </w:pPr>
          <w:ins w:id="246"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"_Toc106343213"</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4.2.6 Automatizarea mediului</w:t>
            </w:r>
            <w:r>
              <w:rPr>
                <w:noProof/>
                <w:webHidden/>
              </w:rPr>
              <w:tab/>
            </w:r>
            <w:r>
              <w:rPr>
                <w:noProof/>
                <w:webHidden/>
              </w:rPr>
              <w:fldChar w:fldCharType="begin"/>
            </w:r>
            <w:r>
              <w:rPr>
                <w:noProof/>
                <w:webHidden/>
              </w:rPr>
              <w:instrText xml:space="preserve"> PAGEREF _Toc106343213 \h </w:instrText>
            </w:r>
            <w:r>
              <w:rPr>
                <w:noProof/>
                <w:webHidden/>
              </w:rPr>
            </w:r>
          </w:ins>
          <w:r>
            <w:rPr>
              <w:noProof/>
              <w:webHidden/>
            </w:rPr>
            <w:fldChar w:fldCharType="separate"/>
          </w:r>
          <w:ins w:id="247" w:author="Alexandru Uicoabă" w:date="2022-06-17T07:30:00Z">
            <w:r w:rsidR="00B23FA6">
              <w:rPr>
                <w:noProof/>
                <w:webHidden/>
              </w:rPr>
              <w:t>23</w:t>
            </w:r>
          </w:ins>
          <w:ins w:id="248" w:author="Alexandru Uicoabă" w:date="2022-06-17T07:26:00Z">
            <w:r>
              <w:rPr>
                <w:noProof/>
                <w:webHidden/>
              </w:rPr>
              <w:fldChar w:fldCharType="end"/>
            </w:r>
            <w:r w:rsidRPr="007434E3">
              <w:rPr>
                <w:rStyle w:val="Hyperlink"/>
                <w:noProof/>
              </w:rPr>
              <w:fldChar w:fldCharType="end"/>
            </w:r>
          </w:ins>
        </w:p>
        <w:p w14:paraId="49614844" w14:textId="2845ECA1" w:rsidR="003420A8" w:rsidRDefault="003420A8">
          <w:pPr>
            <w:pStyle w:val="Cuprins2"/>
            <w:rPr>
              <w:ins w:id="249" w:author="Alexandru Uicoabă" w:date="2022-06-17T07:26:00Z"/>
              <w:rFonts w:eastAsiaTheme="minorEastAsia"/>
              <w:noProof/>
              <w:lang w:val="en-GB" w:eastAsia="en-GB"/>
            </w:rPr>
          </w:pPr>
          <w:ins w:id="250"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"_Toc106343214"</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lang w:val="en-GB"/>
              </w:rPr>
              <w:t xml:space="preserve">4.3 </w:t>
            </w:r>
            <w:r w:rsidRPr="007434E3">
              <w:rPr>
                <w:rStyle w:val="Hyperlink"/>
                <w:rFonts w:ascii="Arial" w:hAnsi="Arial" w:cs="Arial"/>
                <w:b/>
                <w:bCs/>
                <w:noProof/>
              </w:rPr>
              <w:t>Comparație a sistemelor de decizie</w:t>
            </w:r>
            <w:r>
              <w:rPr>
                <w:noProof/>
                <w:webHidden/>
              </w:rPr>
              <w:tab/>
            </w:r>
            <w:r>
              <w:rPr>
                <w:noProof/>
                <w:webHidden/>
              </w:rPr>
              <w:fldChar w:fldCharType="begin"/>
            </w:r>
            <w:r>
              <w:rPr>
                <w:noProof/>
                <w:webHidden/>
              </w:rPr>
              <w:instrText xml:space="preserve"> PAGEREF _Toc106343214 \h </w:instrText>
            </w:r>
            <w:r>
              <w:rPr>
                <w:noProof/>
                <w:webHidden/>
              </w:rPr>
            </w:r>
          </w:ins>
          <w:r>
            <w:rPr>
              <w:noProof/>
              <w:webHidden/>
            </w:rPr>
            <w:fldChar w:fldCharType="separate"/>
          </w:r>
          <w:ins w:id="251" w:author="Alexandru Uicoabă" w:date="2022-06-17T07:30:00Z">
            <w:r w:rsidR="00B23FA6">
              <w:rPr>
                <w:noProof/>
                <w:webHidden/>
              </w:rPr>
              <w:t>24</w:t>
            </w:r>
          </w:ins>
          <w:ins w:id="252" w:author="Alexandru Uicoabă" w:date="2022-06-17T07:26:00Z">
            <w:r>
              <w:rPr>
                <w:noProof/>
                <w:webHidden/>
              </w:rPr>
              <w:fldChar w:fldCharType="end"/>
            </w:r>
            <w:r w:rsidRPr="007434E3">
              <w:rPr>
                <w:rStyle w:val="Hyperlink"/>
                <w:noProof/>
              </w:rPr>
              <w:fldChar w:fldCharType="end"/>
            </w:r>
          </w:ins>
        </w:p>
        <w:p w14:paraId="341E2308" w14:textId="42377AB2" w:rsidR="003420A8" w:rsidRDefault="003420A8">
          <w:pPr>
            <w:pStyle w:val="Cuprins3"/>
            <w:tabs>
              <w:tab w:val="right" w:leader="dot" w:pos="9628"/>
            </w:tabs>
            <w:rPr>
              <w:ins w:id="253" w:author="Alexandru Uicoabă" w:date="2022-06-17T07:26:00Z"/>
              <w:rFonts w:eastAsiaTheme="minorEastAsia"/>
              <w:noProof/>
              <w:lang w:val="en-GB" w:eastAsia="en-GB"/>
            </w:rPr>
          </w:pPr>
          <w:ins w:id="254"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"_Toc106343215"</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4.3.1 Machine Learning supravegheat vs Reinforcement Learning</w:t>
            </w:r>
            <w:r>
              <w:rPr>
                <w:noProof/>
                <w:webHidden/>
              </w:rPr>
              <w:tab/>
            </w:r>
            <w:r>
              <w:rPr>
                <w:noProof/>
                <w:webHidden/>
              </w:rPr>
              <w:fldChar w:fldCharType="begin"/>
            </w:r>
            <w:r>
              <w:rPr>
                <w:noProof/>
                <w:webHidden/>
              </w:rPr>
              <w:instrText xml:space="preserve"> PAGEREF _Toc106343215 \h </w:instrText>
            </w:r>
            <w:r>
              <w:rPr>
                <w:noProof/>
                <w:webHidden/>
              </w:rPr>
            </w:r>
          </w:ins>
          <w:r>
            <w:rPr>
              <w:noProof/>
              <w:webHidden/>
            </w:rPr>
            <w:fldChar w:fldCharType="separate"/>
          </w:r>
          <w:ins w:id="255" w:author="Alexandru Uicoabă" w:date="2022-06-17T07:30:00Z">
            <w:r w:rsidR="00B23FA6">
              <w:rPr>
                <w:noProof/>
                <w:webHidden/>
              </w:rPr>
              <w:t>25</w:t>
            </w:r>
          </w:ins>
          <w:ins w:id="256" w:author="Alexandru Uicoabă" w:date="2022-06-17T07:26:00Z">
            <w:r>
              <w:rPr>
                <w:noProof/>
                <w:webHidden/>
              </w:rPr>
              <w:fldChar w:fldCharType="end"/>
            </w:r>
            <w:r w:rsidRPr="007434E3">
              <w:rPr>
                <w:rStyle w:val="Hyperlink"/>
                <w:noProof/>
              </w:rPr>
              <w:fldChar w:fldCharType="end"/>
            </w:r>
          </w:ins>
        </w:p>
        <w:p w14:paraId="0332CAF1" w14:textId="4CB638EB" w:rsidR="003420A8" w:rsidRDefault="003420A8">
          <w:pPr>
            <w:pStyle w:val="Cuprins1"/>
            <w:rPr>
              <w:ins w:id="257" w:author="Alexandru Uicoabă" w:date="2022-06-17T07:26:00Z"/>
              <w:rFonts w:eastAsiaTheme="minorEastAsia"/>
              <w:noProof/>
              <w:lang w:val="en-GB" w:eastAsia="en-GB"/>
            </w:rPr>
          </w:pPr>
          <w:ins w:id="258"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"_Toc106343216"</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lang w:val="en-GB"/>
              </w:rPr>
              <w:t>Capitolul 5:  Concluzii</w:t>
            </w:r>
            <w:r>
              <w:rPr>
                <w:noProof/>
                <w:webHidden/>
              </w:rPr>
              <w:tab/>
            </w:r>
            <w:r>
              <w:rPr>
                <w:noProof/>
                <w:webHidden/>
              </w:rPr>
              <w:fldChar w:fldCharType="begin"/>
            </w:r>
            <w:r>
              <w:rPr>
                <w:noProof/>
                <w:webHidden/>
              </w:rPr>
              <w:instrText xml:space="preserve"> PAGEREF _Toc106343216 \h </w:instrText>
            </w:r>
            <w:r>
              <w:rPr>
                <w:noProof/>
                <w:webHidden/>
              </w:rPr>
            </w:r>
          </w:ins>
          <w:r>
            <w:rPr>
              <w:noProof/>
              <w:webHidden/>
            </w:rPr>
            <w:fldChar w:fldCharType="separate"/>
          </w:r>
          <w:ins w:id="259" w:author="Alexandru Uicoabă" w:date="2022-06-17T07:30:00Z">
            <w:r w:rsidR="00B23FA6">
              <w:rPr>
                <w:noProof/>
                <w:webHidden/>
              </w:rPr>
              <w:t>26</w:t>
            </w:r>
          </w:ins>
          <w:ins w:id="260" w:author="Alexandru Uicoabă" w:date="2022-06-17T07:26:00Z">
            <w:r>
              <w:rPr>
                <w:noProof/>
                <w:webHidden/>
              </w:rPr>
              <w:fldChar w:fldCharType="end"/>
            </w:r>
            <w:r w:rsidRPr="007434E3">
              <w:rPr>
                <w:rStyle w:val="Hyperlink"/>
                <w:noProof/>
              </w:rPr>
              <w:fldChar w:fldCharType="end"/>
            </w:r>
          </w:ins>
        </w:p>
        <w:p w14:paraId="4EA03BA5" w14:textId="27EB54C2" w:rsidR="003420A8" w:rsidRDefault="003420A8">
          <w:pPr>
            <w:pStyle w:val="Cuprins2"/>
            <w:rPr>
              <w:ins w:id="261" w:author="Alexandru Uicoabă" w:date="2022-06-17T07:26:00Z"/>
              <w:rFonts w:eastAsiaTheme="minorEastAsia"/>
              <w:noProof/>
              <w:lang w:val="en-GB" w:eastAsia="en-GB"/>
            </w:rPr>
          </w:pPr>
          <w:ins w:id="262"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"_Toc106343217"</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lang w:val="en-GB"/>
              </w:rPr>
              <w:t xml:space="preserve">5.1 – </w:t>
            </w:r>
            <w:r w:rsidRPr="007434E3">
              <w:rPr>
                <w:rStyle w:val="Hyperlink"/>
                <w:rFonts w:ascii="Arial" w:hAnsi="Arial" w:cs="Arial"/>
                <w:b/>
                <w:bCs/>
                <w:noProof/>
              </w:rPr>
              <w:t>Contribuții proprii</w:t>
            </w:r>
            <w:r>
              <w:rPr>
                <w:noProof/>
                <w:webHidden/>
              </w:rPr>
              <w:tab/>
            </w:r>
            <w:r>
              <w:rPr>
                <w:noProof/>
                <w:webHidden/>
              </w:rPr>
              <w:fldChar w:fldCharType="begin"/>
            </w:r>
            <w:r>
              <w:rPr>
                <w:noProof/>
                <w:webHidden/>
              </w:rPr>
              <w:instrText xml:space="preserve"> PAGEREF _Toc106343217 \h </w:instrText>
            </w:r>
            <w:r>
              <w:rPr>
                <w:noProof/>
                <w:webHidden/>
              </w:rPr>
            </w:r>
          </w:ins>
          <w:r>
            <w:rPr>
              <w:noProof/>
              <w:webHidden/>
            </w:rPr>
            <w:fldChar w:fldCharType="separate"/>
          </w:r>
          <w:ins w:id="263" w:author="Alexandru Uicoabă" w:date="2022-06-17T07:30:00Z">
            <w:r w:rsidR="00B23FA6">
              <w:rPr>
                <w:noProof/>
                <w:webHidden/>
              </w:rPr>
              <w:t>26</w:t>
            </w:r>
          </w:ins>
          <w:ins w:id="264" w:author="Alexandru Uicoabă" w:date="2022-06-17T07:26:00Z">
            <w:r>
              <w:rPr>
                <w:noProof/>
                <w:webHidden/>
              </w:rPr>
              <w:fldChar w:fldCharType="end"/>
            </w:r>
            <w:r w:rsidRPr="007434E3">
              <w:rPr>
                <w:rStyle w:val="Hyperlink"/>
                <w:noProof/>
              </w:rPr>
              <w:fldChar w:fldCharType="end"/>
            </w:r>
          </w:ins>
        </w:p>
        <w:p w14:paraId="741CF658" w14:textId="6F75CF84" w:rsidR="003420A8" w:rsidRDefault="003420A8">
          <w:pPr>
            <w:pStyle w:val="Cuprins2"/>
            <w:rPr>
              <w:ins w:id="265" w:author="Alexandru Uicoabă" w:date="2022-06-17T07:26:00Z"/>
              <w:rFonts w:eastAsiaTheme="minorEastAsia"/>
              <w:noProof/>
              <w:lang w:val="en-GB" w:eastAsia="en-GB"/>
            </w:rPr>
          </w:pPr>
          <w:ins w:id="266"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"_Toc106343218"</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lang w:val="en-GB"/>
              </w:rPr>
              <w:t>5.2 – Dezvoltări viitoare</w:t>
            </w:r>
            <w:r>
              <w:rPr>
                <w:noProof/>
                <w:webHidden/>
              </w:rPr>
              <w:tab/>
            </w:r>
            <w:r>
              <w:rPr>
                <w:noProof/>
                <w:webHidden/>
              </w:rPr>
              <w:fldChar w:fldCharType="begin"/>
            </w:r>
            <w:r>
              <w:rPr>
                <w:noProof/>
                <w:webHidden/>
              </w:rPr>
              <w:instrText xml:space="preserve"> PAGEREF _Toc106343218 \h </w:instrText>
            </w:r>
            <w:r>
              <w:rPr>
                <w:noProof/>
                <w:webHidden/>
              </w:rPr>
            </w:r>
          </w:ins>
          <w:r>
            <w:rPr>
              <w:noProof/>
              <w:webHidden/>
            </w:rPr>
            <w:fldChar w:fldCharType="separate"/>
          </w:r>
          <w:ins w:id="267" w:author="Alexandru Uicoabă" w:date="2022-06-17T07:30:00Z">
            <w:r w:rsidR="00B23FA6">
              <w:rPr>
                <w:noProof/>
                <w:webHidden/>
              </w:rPr>
              <w:t>26</w:t>
            </w:r>
          </w:ins>
          <w:ins w:id="268" w:author="Alexandru Uicoabă" w:date="2022-06-17T07:26:00Z">
            <w:r>
              <w:rPr>
                <w:noProof/>
                <w:webHidden/>
              </w:rPr>
              <w:fldChar w:fldCharType="end"/>
            </w:r>
            <w:r w:rsidRPr="007434E3">
              <w:rPr>
                <w:rStyle w:val="Hyperlink"/>
                <w:noProof/>
              </w:rPr>
              <w:fldChar w:fldCharType="end"/>
            </w:r>
          </w:ins>
        </w:p>
        <w:p w14:paraId="162370CD" w14:textId="3D85F2C0" w:rsidR="003420A8" w:rsidRDefault="003420A8">
          <w:pPr>
            <w:pStyle w:val="Cuprins1"/>
            <w:rPr>
              <w:ins w:id="269" w:author="Alexandru Uicoabă" w:date="2022-06-17T07:26:00Z"/>
              <w:rFonts w:eastAsiaTheme="minorEastAsia"/>
              <w:noProof/>
              <w:lang w:val="en-GB" w:eastAsia="en-GB"/>
            </w:rPr>
          </w:pPr>
          <w:ins w:id="270" w:author="Alexandru Uicoabă" w:date="2022-06-17T07:26:00Z">
            <w:r w:rsidRPr="007434E3">
              <w:rPr>
                <w:rStyle w:val="Hyperlink"/>
                <w:noProof/>
              </w:rPr>
              <w:fldChar w:fldCharType="begin"/>
            </w:r>
            <w:r w:rsidRPr="007434E3">
              <w:rPr>
                <w:rStyle w:val="Hyperlink"/>
                <w:noProof/>
              </w:rPr>
              <w:instrText xml:space="preserve"> </w:instrText>
            </w:r>
            <w:r>
              <w:rPr>
                <w:noProof/>
              </w:rPr>
              <w:instrText>HYPERLINK \l "_Toc106343219"</w:instrText>
            </w:r>
            <w:r w:rsidRPr="007434E3">
              <w:rPr>
                <w:rStyle w:val="Hyperlink"/>
                <w:noProof/>
              </w:rPr>
              <w:instrText xml:space="preserve"> </w:instrText>
            </w:r>
            <w:r w:rsidRPr="007434E3">
              <w:rPr>
                <w:rStyle w:val="Hyperlink"/>
                <w:noProof/>
              </w:rPr>
            </w:r>
            <w:r w:rsidRPr="007434E3">
              <w:rPr>
                <w:rStyle w:val="Hyperlink"/>
                <w:noProof/>
              </w:rPr>
              <w:fldChar w:fldCharType="separate"/>
            </w:r>
            <w:r w:rsidRPr="007434E3">
              <w:rPr>
                <w:rStyle w:val="Hyperlink"/>
                <w:rFonts w:ascii="Arial" w:hAnsi="Arial" w:cs="Arial"/>
                <w:b/>
                <w:bCs/>
                <w:noProof/>
              </w:rPr>
              <w:t>Bibliografie</w:t>
            </w:r>
            <w:r>
              <w:rPr>
                <w:noProof/>
                <w:webHidden/>
              </w:rPr>
              <w:tab/>
            </w:r>
            <w:r>
              <w:rPr>
                <w:noProof/>
                <w:webHidden/>
              </w:rPr>
              <w:fldChar w:fldCharType="begin"/>
            </w:r>
            <w:r>
              <w:rPr>
                <w:noProof/>
                <w:webHidden/>
              </w:rPr>
              <w:instrText xml:space="preserve"> PAGEREF _Toc106343219 \h </w:instrText>
            </w:r>
            <w:r>
              <w:rPr>
                <w:noProof/>
                <w:webHidden/>
              </w:rPr>
            </w:r>
          </w:ins>
          <w:r>
            <w:rPr>
              <w:noProof/>
              <w:webHidden/>
            </w:rPr>
            <w:fldChar w:fldCharType="separate"/>
          </w:r>
          <w:ins w:id="271" w:author="Alexandru Uicoabă" w:date="2022-06-17T07:30:00Z">
            <w:r w:rsidR="00B23FA6">
              <w:rPr>
                <w:noProof/>
                <w:webHidden/>
              </w:rPr>
              <w:t>28</w:t>
            </w:r>
          </w:ins>
          <w:ins w:id="272" w:author="Alexandru Uicoabă" w:date="2022-06-17T07:26:00Z">
            <w:r>
              <w:rPr>
                <w:noProof/>
                <w:webHidden/>
              </w:rPr>
              <w:fldChar w:fldCharType="end"/>
            </w:r>
            <w:r w:rsidRPr="007434E3">
              <w:rPr>
                <w:rStyle w:val="Hyperlink"/>
                <w:noProof/>
              </w:rPr>
              <w:fldChar w:fldCharType="end"/>
            </w:r>
          </w:ins>
        </w:p>
        <w:p w14:paraId="6374F219" w14:textId="68AB326D" w:rsidR="008A43DC" w:rsidRPr="0078286B" w:rsidDel="00FB3B12" w:rsidRDefault="008A43DC">
          <w:pPr>
            <w:pStyle w:val="Cuprins1"/>
            <w:tabs>
              <w:tab w:val="right" w:leader="dot" w:pos="9016"/>
            </w:tabs>
            <w:rPr>
              <w:del w:id="273" w:author="Alexandru Uicoabă" w:date="2022-06-16T10:41:00Z"/>
              <w:rFonts w:ascii="Arial" w:eastAsiaTheme="minorEastAsia" w:hAnsi="Arial" w:cs="Arial"/>
              <w:noProof/>
              <w:lang w:val="en-GB" w:eastAsia="en-GB"/>
              <w:rPrChange w:id="274" w:author="Alexandru Uicoabă" w:date="2022-06-16T14:49:00Z">
                <w:rPr>
                  <w:del w:id="275" w:author="Alexandru Uicoabă" w:date="2022-06-16T10:41:00Z"/>
                  <w:rFonts w:eastAsiaTheme="minorEastAsia"/>
                  <w:noProof/>
                  <w:lang w:val="en-GB" w:eastAsia="en-GB"/>
                </w:rPr>
              </w:rPrChange>
            </w:rPr>
          </w:pPr>
          <w:del w:id="276" w:author="Alexandru Uicoabă" w:date="2022-06-16T10:41:00Z">
            <w:r w:rsidRPr="0078286B" w:rsidDel="00FB3B12">
              <w:rPr>
                <w:rFonts w:ascii="Arial" w:hAnsi="Arial" w:cs="Arial"/>
                <w:noProof/>
                <w:rPrChange w:id="277" w:author="Alexandru Uicoabă" w:date="2022-06-16T14:49:00Z">
                  <w:rPr>
                    <w:rStyle w:val="Hyperlink"/>
                    <w:rFonts w:ascii="Times New Roman" w:hAnsi="Times New Roman" w:cs="Times New Roman"/>
                    <w:b/>
                    <w:bCs/>
                    <w:noProof/>
                    <w:lang w:val="en-GB"/>
                  </w:rPr>
                </w:rPrChange>
              </w:rPr>
              <w:delText>Capitolul 1 – Introducere</w:delText>
            </w:r>
            <w:r w:rsidRPr="0078286B" w:rsidDel="00FB3B12">
              <w:rPr>
                <w:rFonts w:ascii="Arial" w:hAnsi="Arial" w:cs="Arial"/>
                <w:noProof/>
                <w:webHidden/>
                <w:rPrChange w:id="278" w:author="Alexandru Uicoabă" w:date="2022-06-16T14:49:00Z">
                  <w:rPr>
                    <w:noProof/>
                    <w:webHidden/>
                  </w:rPr>
                </w:rPrChange>
              </w:rPr>
              <w:tab/>
              <w:delText>4</w:delText>
            </w:r>
          </w:del>
        </w:p>
        <w:p w14:paraId="18789761" w14:textId="049D8AC9" w:rsidR="008A43DC" w:rsidRPr="0078286B" w:rsidDel="00FB3B12" w:rsidRDefault="008A43DC">
          <w:pPr>
            <w:pStyle w:val="Cuprins2"/>
            <w:tabs>
              <w:tab w:val="right" w:leader="dot" w:pos="9016"/>
            </w:tabs>
            <w:rPr>
              <w:del w:id="279" w:author="Alexandru Uicoabă" w:date="2022-06-16T10:41:00Z"/>
              <w:rFonts w:ascii="Arial" w:eastAsiaTheme="minorEastAsia" w:hAnsi="Arial" w:cs="Arial"/>
              <w:noProof/>
              <w:lang w:val="en-GB" w:eastAsia="en-GB"/>
              <w:rPrChange w:id="280" w:author="Alexandru Uicoabă" w:date="2022-06-16T14:49:00Z">
                <w:rPr>
                  <w:del w:id="281" w:author="Alexandru Uicoabă" w:date="2022-06-16T10:41:00Z"/>
                  <w:rFonts w:eastAsiaTheme="minorEastAsia"/>
                  <w:noProof/>
                  <w:lang w:val="en-GB" w:eastAsia="en-GB"/>
                </w:rPr>
              </w:rPrChange>
            </w:rPr>
          </w:pPr>
          <w:del w:id="282" w:author="Alexandru Uicoabă" w:date="2022-06-16T10:41:00Z">
            <w:r w:rsidRPr="0078286B" w:rsidDel="00FB3B12">
              <w:rPr>
                <w:rFonts w:ascii="Arial" w:hAnsi="Arial" w:cs="Arial"/>
                <w:noProof/>
                <w:rPrChange w:id="283" w:author="Alexandru Uicoabă" w:date="2022-06-16T14:49:00Z">
                  <w:rPr>
                    <w:rStyle w:val="Hyperlink"/>
                    <w:rFonts w:ascii="Times New Roman" w:hAnsi="Times New Roman" w:cs="Times New Roman"/>
                    <w:b/>
                    <w:bCs/>
                    <w:noProof/>
                    <w:lang w:val="en-GB"/>
                  </w:rPr>
                </w:rPrChange>
              </w:rPr>
              <w:delText>1.1 Motiva</w:delText>
            </w:r>
            <w:r w:rsidRPr="0078286B" w:rsidDel="00FB3B12">
              <w:rPr>
                <w:rFonts w:ascii="Arial" w:hAnsi="Arial" w:cs="Arial"/>
                <w:noProof/>
                <w:rPrChange w:id="284" w:author="Alexandru Uicoabă" w:date="2022-06-16T14:49:00Z">
                  <w:rPr>
                    <w:rStyle w:val="Hyperlink"/>
                    <w:rFonts w:ascii="Times New Roman" w:hAnsi="Times New Roman" w:cs="Times New Roman"/>
                    <w:b/>
                    <w:bCs/>
                    <w:noProof/>
                  </w:rPr>
                </w:rPrChange>
              </w:rPr>
              <w:delText>ție</w:delText>
            </w:r>
            <w:r w:rsidRPr="0078286B" w:rsidDel="00FB3B12">
              <w:rPr>
                <w:rFonts w:ascii="Arial" w:hAnsi="Arial" w:cs="Arial"/>
                <w:noProof/>
                <w:webHidden/>
                <w:rPrChange w:id="285" w:author="Alexandru Uicoabă" w:date="2022-06-16T14:49:00Z">
                  <w:rPr>
                    <w:noProof/>
                    <w:webHidden/>
                  </w:rPr>
                </w:rPrChange>
              </w:rPr>
              <w:tab/>
              <w:delText>4</w:delText>
            </w:r>
          </w:del>
        </w:p>
        <w:p w14:paraId="65542619" w14:textId="13C6A6AE" w:rsidR="008A43DC" w:rsidRPr="0078286B" w:rsidDel="00FB3B12" w:rsidRDefault="008A43DC">
          <w:pPr>
            <w:pStyle w:val="Cuprins2"/>
            <w:tabs>
              <w:tab w:val="right" w:leader="dot" w:pos="9016"/>
            </w:tabs>
            <w:rPr>
              <w:del w:id="286" w:author="Alexandru Uicoabă" w:date="2022-06-16T10:41:00Z"/>
              <w:rFonts w:ascii="Arial" w:eastAsiaTheme="minorEastAsia" w:hAnsi="Arial" w:cs="Arial"/>
              <w:noProof/>
              <w:lang w:val="en-GB" w:eastAsia="en-GB"/>
              <w:rPrChange w:id="287" w:author="Alexandru Uicoabă" w:date="2022-06-16T14:49:00Z">
                <w:rPr>
                  <w:del w:id="288" w:author="Alexandru Uicoabă" w:date="2022-06-16T10:41:00Z"/>
                  <w:rFonts w:eastAsiaTheme="minorEastAsia"/>
                  <w:noProof/>
                  <w:lang w:val="en-GB" w:eastAsia="en-GB"/>
                </w:rPr>
              </w:rPrChange>
            </w:rPr>
          </w:pPr>
          <w:del w:id="289" w:author="Alexandru Uicoabă" w:date="2022-06-16T10:41:00Z">
            <w:r w:rsidRPr="0078286B" w:rsidDel="00FB3B12">
              <w:rPr>
                <w:rFonts w:ascii="Arial" w:hAnsi="Arial" w:cs="Arial"/>
                <w:noProof/>
                <w:rPrChange w:id="290" w:author="Alexandru Uicoabă" w:date="2022-06-16T14:49:00Z">
                  <w:rPr>
                    <w:rStyle w:val="Hyperlink"/>
                    <w:rFonts w:ascii="Times New Roman" w:hAnsi="Times New Roman" w:cs="Times New Roman"/>
                    <w:b/>
                    <w:bCs/>
                    <w:noProof/>
                    <w:lang w:val="en-GB"/>
                  </w:rPr>
                </w:rPrChange>
              </w:rPr>
              <w:delText>1.2 – Obiective</w:delText>
            </w:r>
            <w:r w:rsidRPr="0078286B" w:rsidDel="00FB3B12">
              <w:rPr>
                <w:rFonts w:ascii="Arial" w:hAnsi="Arial" w:cs="Arial"/>
                <w:noProof/>
                <w:webHidden/>
                <w:rPrChange w:id="291" w:author="Alexandru Uicoabă" w:date="2022-06-16T14:49:00Z">
                  <w:rPr>
                    <w:noProof/>
                    <w:webHidden/>
                  </w:rPr>
                </w:rPrChange>
              </w:rPr>
              <w:tab/>
              <w:delText>5</w:delText>
            </w:r>
          </w:del>
        </w:p>
        <w:p w14:paraId="68468052" w14:textId="43E7E8C5" w:rsidR="008A43DC" w:rsidRPr="0078286B" w:rsidDel="00FB3B12" w:rsidRDefault="008A43DC">
          <w:pPr>
            <w:pStyle w:val="Cuprins2"/>
            <w:tabs>
              <w:tab w:val="right" w:leader="dot" w:pos="9016"/>
            </w:tabs>
            <w:rPr>
              <w:del w:id="292" w:author="Alexandru Uicoabă" w:date="2022-06-16T10:41:00Z"/>
              <w:rFonts w:ascii="Arial" w:eastAsiaTheme="minorEastAsia" w:hAnsi="Arial" w:cs="Arial"/>
              <w:noProof/>
              <w:lang w:val="en-GB" w:eastAsia="en-GB"/>
              <w:rPrChange w:id="293" w:author="Alexandru Uicoabă" w:date="2022-06-16T14:49:00Z">
                <w:rPr>
                  <w:del w:id="294" w:author="Alexandru Uicoabă" w:date="2022-06-16T10:41:00Z"/>
                  <w:rFonts w:eastAsiaTheme="minorEastAsia"/>
                  <w:noProof/>
                  <w:lang w:val="en-GB" w:eastAsia="en-GB"/>
                </w:rPr>
              </w:rPrChange>
            </w:rPr>
          </w:pPr>
          <w:del w:id="295" w:author="Alexandru Uicoabă" w:date="2022-06-16T10:41:00Z">
            <w:r w:rsidRPr="0078286B" w:rsidDel="00FB3B12">
              <w:rPr>
                <w:rFonts w:ascii="Arial" w:hAnsi="Arial" w:cs="Arial"/>
                <w:noProof/>
                <w:rPrChange w:id="296" w:author="Alexandru Uicoabă" w:date="2022-06-16T14:49:00Z">
                  <w:rPr>
                    <w:rStyle w:val="Hyperlink"/>
                    <w:rFonts w:ascii="Times New Roman" w:hAnsi="Times New Roman" w:cs="Times New Roman"/>
                    <w:b/>
                    <w:bCs/>
                    <w:noProof/>
                    <w:lang w:val="en-GB"/>
                  </w:rPr>
                </w:rPrChange>
              </w:rPr>
              <w:delText>3.1 Sinteza lucrării</w:delText>
            </w:r>
            <w:r w:rsidRPr="0078286B" w:rsidDel="00FB3B12">
              <w:rPr>
                <w:rFonts w:ascii="Arial" w:hAnsi="Arial" w:cs="Arial"/>
                <w:noProof/>
                <w:webHidden/>
                <w:rPrChange w:id="297" w:author="Alexandru Uicoabă" w:date="2022-06-16T14:49:00Z">
                  <w:rPr>
                    <w:noProof/>
                    <w:webHidden/>
                  </w:rPr>
                </w:rPrChange>
              </w:rPr>
              <w:tab/>
              <w:delText>5</w:delText>
            </w:r>
          </w:del>
        </w:p>
        <w:p w14:paraId="73B5B190" w14:textId="0BD30DFD" w:rsidR="008A43DC" w:rsidRPr="0078286B" w:rsidDel="00FB3B12" w:rsidRDefault="008A43DC">
          <w:pPr>
            <w:pStyle w:val="Cuprins1"/>
            <w:tabs>
              <w:tab w:val="right" w:leader="dot" w:pos="9016"/>
            </w:tabs>
            <w:rPr>
              <w:del w:id="298" w:author="Alexandru Uicoabă" w:date="2022-06-16T10:41:00Z"/>
              <w:rFonts w:ascii="Arial" w:eastAsiaTheme="minorEastAsia" w:hAnsi="Arial" w:cs="Arial"/>
              <w:noProof/>
              <w:lang w:val="en-GB" w:eastAsia="en-GB"/>
              <w:rPrChange w:id="299" w:author="Alexandru Uicoabă" w:date="2022-06-16T14:49:00Z">
                <w:rPr>
                  <w:del w:id="300" w:author="Alexandru Uicoabă" w:date="2022-06-16T10:41:00Z"/>
                  <w:rFonts w:eastAsiaTheme="minorEastAsia"/>
                  <w:noProof/>
                  <w:lang w:val="en-GB" w:eastAsia="en-GB"/>
                </w:rPr>
              </w:rPrChange>
            </w:rPr>
          </w:pPr>
          <w:del w:id="301" w:author="Alexandru Uicoabă" w:date="2022-06-16T10:41:00Z">
            <w:r w:rsidRPr="0078286B" w:rsidDel="00FB3B12">
              <w:rPr>
                <w:rFonts w:ascii="Arial" w:hAnsi="Arial" w:cs="Arial"/>
                <w:noProof/>
                <w:rPrChange w:id="302" w:author="Alexandru Uicoabă" w:date="2022-06-16T14:49:00Z">
                  <w:rPr>
                    <w:rStyle w:val="Hyperlink"/>
                    <w:rFonts w:ascii="Times New Roman" w:hAnsi="Times New Roman" w:cs="Times New Roman"/>
                    <w:b/>
                    <w:bCs/>
                    <w:noProof/>
                    <w:lang w:val="en-GB"/>
                  </w:rPr>
                </w:rPrChange>
              </w:rPr>
              <w:delText>Capitolul 2:</w:delText>
            </w:r>
            <w:r w:rsidRPr="0078286B" w:rsidDel="00FB3B12">
              <w:rPr>
                <w:rFonts w:ascii="Arial" w:hAnsi="Arial" w:cs="Arial"/>
                <w:noProof/>
                <w:rPrChange w:id="303" w:author="Alexandru Uicoabă" w:date="2022-06-16T14:49:00Z">
                  <w:rPr>
                    <w:rStyle w:val="Hyperlink"/>
                    <w:rFonts w:ascii="Times New Roman" w:hAnsi="Times New Roman" w:cs="Times New Roman"/>
                    <w:b/>
                    <w:bCs/>
                    <w:noProof/>
                  </w:rPr>
                </w:rPrChange>
              </w:rPr>
              <w:delText xml:space="preserve"> Partea introductivă</w:delText>
            </w:r>
            <w:r w:rsidRPr="0078286B" w:rsidDel="00FB3B12">
              <w:rPr>
                <w:rFonts w:ascii="Arial" w:hAnsi="Arial" w:cs="Arial"/>
                <w:noProof/>
                <w:webHidden/>
                <w:rPrChange w:id="304" w:author="Alexandru Uicoabă" w:date="2022-06-16T14:49:00Z">
                  <w:rPr>
                    <w:noProof/>
                    <w:webHidden/>
                  </w:rPr>
                </w:rPrChange>
              </w:rPr>
              <w:tab/>
              <w:delText>6</w:delText>
            </w:r>
          </w:del>
        </w:p>
        <w:p w14:paraId="1C69D11C" w14:textId="523D8A8F" w:rsidR="008A43DC" w:rsidRPr="0078286B" w:rsidDel="00FB3B12" w:rsidRDefault="008A43DC">
          <w:pPr>
            <w:pStyle w:val="Cuprins2"/>
            <w:tabs>
              <w:tab w:val="right" w:leader="dot" w:pos="9016"/>
            </w:tabs>
            <w:rPr>
              <w:del w:id="305" w:author="Alexandru Uicoabă" w:date="2022-06-16T10:41:00Z"/>
              <w:rFonts w:ascii="Arial" w:eastAsiaTheme="minorEastAsia" w:hAnsi="Arial" w:cs="Arial"/>
              <w:noProof/>
              <w:lang w:val="en-GB" w:eastAsia="en-GB"/>
              <w:rPrChange w:id="306" w:author="Alexandru Uicoabă" w:date="2022-06-16T14:49:00Z">
                <w:rPr>
                  <w:del w:id="307" w:author="Alexandru Uicoabă" w:date="2022-06-16T10:41:00Z"/>
                  <w:rFonts w:eastAsiaTheme="minorEastAsia"/>
                  <w:noProof/>
                  <w:lang w:val="en-GB" w:eastAsia="en-GB"/>
                </w:rPr>
              </w:rPrChange>
            </w:rPr>
          </w:pPr>
          <w:del w:id="308" w:author="Alexandru Uicoabă" w:date="2022-06-16T10:41:00Z">
            <w:r w:rsidRPr="0078286B" w:rsidDel="00FB3B12">
              <w:rPr>
                <w:rFonts w:ascii="Arial" w:hAnsi="Arial" w:cs="Arial"/>
                <w:noProof/>
                <w:rPrChange w:id="309" w:author="Alexandru Uicoabă" w:date="2022-06-16T14:49:00Z">
                  <w:rPr>
                    <w:rStyle w:val="Hyperlink"/>
                    <w:rFonts w:ascii="Times New Roman" w:hAnsi="Times New Roman" w:cs="Times New Roman"/>
                    <w:b/>
                    <w:bCs/>
                    <w:noProof/>
                    <w:lang w:val="en-GB"/>
                  </w:rPr>
                </w:rPrChange>
              </w:rPr>
              <w:delText>2.1 Agenți Sotfware</w:delText>
            </w:r>
            <w:r w:rsidRPr="0078286B" w:rsidDel="00FB3B12">
              <w:rPr>
                <w:rFonts w:ascii="Arial" w:hAnsi="Arial" w:cs="Arial"/>
                <w:noProof/>
                <w:webHidden/>
                <w:rPrChange w:id="310" w:author="Alexandru Uicoabă" w:date="2022-06-16T14:49:00Z">
                  <w:rPr>
                    <w:noProof/>
                    <w:webHidden/>
                  </w:rPr>
                </w:rPrChange>
              </w:rPr>
              <w:tab/>
              <w:delText>6</w:delText>
            </w:r>
          </w:del>
        </w:p>
        <w:p w14:paraId="2287D2F3" w14:textId="00EBAC00" w:rsidR="008A43DC" w:rsidRPr="0078286B" w:rsidDel="00FB3B12" w:rsidRDefault="008A43DC">
          <w:pPr>
            <w:pStyle w:val="Cuprins2"/>
            <w:tabs>
              <w:tab w:val="right" w:leader="dot" w:pos="9016"/>
            </w:tabs>
            <w:rPr>
              <w:del w:id="311" w:author="Alexandru Uicoabă" w:date="2022-06-16T10:41:00Z"/>
              <w:rFonts w:ascii="Arial" w:eastAsiaTheme="minorEastAsia" w:hAnsi="Arial" w:cs="Arial"/>
              <w:noProof/>
              <w:lang w:val="en-GB" w:eastAsia="en-GB"/>
              <w:rPrChange w:id="312" w:author="Alexandru Uicoabă" w:date="2022-06-16T14:49:00Z">
                <w:rPr>
                  <w:del w:id="313" w:author="Alexandru Uicoabă" w:date="2022-06-16T10:41:00Z"/>
                  <w:rFonts w:eastAsiaTheme="minorEastAsia"/>
                  <w:noProof/>
                  <w:lang w:val="en-GB" w:eastAsia="en-GB"/>
                </w:rPr>
              </w:rPrChange>
            </w:rPr>
          </w:pPr>
          <w:del w:id="314" w:author="Alexandru Uicoabă" w:date="2022-06-16T10:41:00Z">
            <w:r w:rsidRPr="0078286B" w:rsidDel="00FB3B12">
              <w:rPr>
                <w:rFonts w:ascii="Arial" w:hAnsi="Arial" w:cs="Arial"/>
                <w:noProof/>
                <w:rPrChange w:id="315" w:author="Alexandru Uicoabă" w:date="2022-06-16T14:49:00Z">
                  <w:rPr>
                    <w:rStyle w:val="Hyperlink"/>
                    <w:rFonts w:ascii="Times New Roman" w:hAnsi="Times New Roman" w:cs="Times New Roman"/>
                    <w:b/>
                    <w:bCs/>
                    <w:noProof/>
                  </w:rPr>
                </w:rPrChange>
              </w:rPr>
              <w:delText>2.2 Domenii de aplicabilitate</w:delText>
            </w:r>
            <w:r w:rsidRPr="0078286B" w:rsidDel="00FB3B12">
              <w:rPr>
                <w:rFonts w:ascii="Arial" w:hAnsi="Arial" w:cs="Arial"/>
                <w:noProof/>
                <w:webHidden/>
                <w:rPrChange w:id="316" w:author="Alexandru Uicoabă" w:date="2022-06-16T14:49:00Z">
                  <w:rPr>
                    <w:noProof/>
                    <w:webHidden/>
                  </w:rPr>
                </w:rPrChange>
              </w:rPr>
              <w:tab/>
              <w:delText>7</w:delText>
            </w:r>
          </w:del>
        </w:p>
        <w:p w14:paraId="4FB47B75" w14:textId="762BCECE" w:rsidR="008A43DC" w:rsidRPr="0078286B" w:rsidDel="00FB3B12" w:rsidRDefault="008A43DC">
          <w:pPr>
            <w:pStyle w:val="Cuprins2"/>
            <w:tabs>
              <w:tab w:val="right" w:leader="dot" w:pos="9016"/>
            </w:tabs>
            <w:rPr>
              <w:del w:id="317" w:author="Alexandru Uicoabă" w:date="2022-06-16T10:41:00Z"/>
              <w:rFonts w:ascii="Arial" w:eastAsiaTheme="minorEastAsia" w:hAnsi="Arial" w:cs="Arial"/>
              <w:noProof/>
              <w:lang w:val="en-GB" w:eastAsia="en-GB"/>
              <w:rPrChange w:id="318" w:author="Alexandru Uicoabă" w:date="2022-06-16T14:49:00Z">
                <w:rPr>
                  <w:del w:id="319" w:author="Alexandru Uicoabă" w:date="2022-06-16T10:41:00Z"/>
                  <w:rFonts w:eastAsiaTheme="minorEastAsia"/>
                  <w:noProof/>
                  <w:lang w:val="en-GB" w:eastAsia="en-GB"/>
                </w:rPr>
              </w:rPrChange>
            </w:rPr>
          </w:pPr>
          <w:del w:id="320" w:author="Alexandru Uicoabă" w:date="2022-06-16T10:41:00Z">
            <w:r w:rsidRPr="0078286B" w:rsidDel="00FB3B12">
              <w:rPr>
                <w:rFonts w:ascii="Arial" w:hAnsi="Arial" w:cs="Arial"/>
                <w:noProof/>
                <w:rPrChange w:id="321" w:author="Alexandru Uicoabă" w:date="2022-06-16T14:49:00Z">
                  <w:rPr>
                    <w:rStyle w:val="Hyperlink"/>
                    <w:rFonts w:ascii="Times New Roman" w:hAnsi="Times New Roman" w:cs="Times New Roman"/>
                    <w:b/>
                    <w:bCs/>
                    <w:noProof/>
                  </w:rPr>
                </w:rPrChange>
              </w:rPr>
              <w:delText>2.3 Soluții software</w:delText>
            </w:r>
            <w:r w:rsidRPr="0078286B" w:rsidDel="00FB3B12">
              <w:rPr>
                <w:rFonts w:ascii="Arial" w:hAnsi="Arial" w:cs="Arial"/>
                <w:noProof/>
                <w:webHidden/>
                <w:rPrChange w:id="322" w:author="Alexandru Uicoabă" w:date="2022-06-16T14:49:00Z">
                  <w:rPr>
                    <w:noProof/>
                    <w:webHidden/>
                  </w:rPr>
                </w:rPrChange>
              </w:rPr>
              <w:tab/>
              <w:delText>7</w:delText>
            </w:r>
          </w:del>
        </w:p>
        <w:p w14:paraId="59F126C5" w14:textId="2D7B758D" w:rsidR="008A43DC" w:rsidRPr="0078286B" w:rsidDel="00FB3B12" w:rsidRDefault="008A43DC">
          <w:pPr>
            <w:pStyle w:val="Cuprins1"/>
            <w:tabs>
              <w:tab w:val="right" w:leader="dot" w:pos="9016"/>
            </w:tabs>
            <w:rPr>
              <w:del w:id="323" w:author="Alexandru Uicoabă" w:date="2022-06-16T10:41:00Z"/>
              <w:rFonts w:ascii="Arial" w:eastAsiaTheme="minorEastAsia" w:hAnsi="Arial" w:cs="Arial"/>
              <w:noProof/>
              <w:lang w:val="en-GB" w:eastAsia="en-GB"/>
              <w:rPrChange w:id="324" w:author="Alexandru Uicoabă" w:date="2022-06-16T14:49:00Z">
                <w:rPr>
                  <w:del w:id="325" w:author="Alexandru Uicoabă" w:date="2022-06-16T10:41:00Z"/>
                  <w:rFonts w:eastAsiaTheme="minorEastAsia"/>
                  <w:noProof/>
                  <w:lang w:val="en-GB" w:eastAsia="en-GB"/>
                </w:rPr>
              </w:rPrChange>
            </w:rPr>
          </w:pPr>
          <w:del w:id="326" w:author="Alexandru Uicoabă" w:date="2022-06-16T10:41:00Z">
            <w:r w:rsidRPr="0078286B" w:rsidDel="00FB3B12">
              <w:rPr>
                <w:rFonts w:ascii="Arial" w:hAnsi="Arial" w:cs="Arial"/>
                <w:noProof/>
                <w:rPrChange w:id="327" w:author="Alexandru Uicoabă" w:date="2022-06-16T14:49:00Z">
                  <w:rPr>
                    <w:rStyle w:val="Hyperlink"/>
                    <w:rFonts w:ascii="Times New Roman" w:hAnsi="Times New Roman" w:cs="Times New Roman"/>
                    <w:b/>
                    <w:bCs/>
                    <w:noProof/>
                    <w:lang w:val="en-GB"/>
                  </w:rPr>
                </w:rPrChange>
              </w:rPr>
              <w:delText>Capitolul 3:  Învățare automat</w:delText>
            </w:r>
            <w:r w:rsidRPr="0078286B" w:rsidDel="00FB3B12">
              <w:rPr>
                <w:rFonts w:ascii="Arial" w:hAnsi="Arial" w:cs="Arial"/>
                <w:noProof/>
                <w:rPrChange w:id="328" w:author="Alexandru Uicoabă" w:date="2022-06-16T14:49:00Z">
                  <w:rPr>
                    <w:rStyle w:val="Hyperlink"/>
                    <w:rFonts w:ascii="Times New Roman" w:hAnsi="Times New Roman" w:cs="Times New Roman"/>
                    <w:b/>
                    <w:bCs/>
                    <w:noProof/>
                  </w:rPr>
                </w:rPrChange>
              </w:rPr>
              <w:delText>ă</w:delText>
            </w:r>
            <w:r w:rsidRPr="0078286B" w:rsidDel="00FB3B12">
              <w:rPr>
                <w:rFonts w:ascii="Arial" w:hAnsi="Arial" w:cs="Arial"/>
                <w:noProof/>
                <w:webHidden/>
                <w:rPrChange w:id="329" w:author="Alexandru Uicoabă" w:date="2022-06-16T14:49:00Z">
                  <w:rPr>
                    <w:noProof/>
                    <w:webHidden/>
                  </w:rPr>
                </w:rPrChange>
              </w:rPr>
              <w:tab/>
              <w:delText>9</w:delText>
            </w:r>
          </w:del>
        </w:p>
        <w:p w14:paraId="136949A8" w14:textId="084654F5" w:rsidR="008A43DC" w:rsidRPr="0078286B" w:rsidDel="00FB3B12" w:rsidRDefault="008A43DC">
          <w:pPr>
            <w:pStyle w:val="Cuprins2"/>
            <w:tabs>
              <w:tab w:val="right" w:leader="dot" w:pos="9016"/>
            </w:tabs>
            <w:rPr>
              <w:del w:id="330" w:author="Alexandru Uicoabă" w:date="2022-06-16T10:41:00Z"/>
              <w:rFonts w:ascii="Arial" w:eastAsiaTheme="minorEastAsia" w:hAnsi="Arial" w:cs="Arial"/>
              <w:noProof/>
              <w:lang w:val="en-GB" w:eastAsia="en-GB"/>
              <w:rPrChange w:id="331" w:author="Alexandru Uicoabă" w:date="2022-06-16T14:49:00Z">
                <w:rPr>
                  <w:del w:id="332" w:author="Alexandru Uicoabă" w:date="2022-06-16T10:41:00Z"/>
                  <w:rFonts w:eastAsiaTheme="minorEastAsia"/>
                  <w:noProof/>
                  <w:lang w:val="en-GB" w:eastAsia="en-GB"/>
                </w:rPr>
              </w:rPrChange>
            </w:rPr>
          </w:pPr>
          <w:del w:id="333" w:author="Alexandru Uicoabă" w:date="2022-06-16T10:41:00Z">
            <w:r w:rsidRPr="0078286B" w:rsidDel="00FB3B12">
              <w:rPr>
                <w:rFonts w:ascii="Arial" w:hAnsi="Arial" w:cs="Arial"/>
                <w:noProof/>
                <w:rPrChange w:id="334" w:author="Alexandru Uicoabă" w:date="2022-06-16T14:49:00Z">
                  <w:rPr>
                    <w:rStyle w:val="Hyperlink"/>
                    <w:rFonts w:ascii="Times New Roman" w:hAnsi="Times New Roman" w:cs="Times New Roman"/>
                    <w:b/>
                    <w:bCs/>
                    <w:noProof/>
                    <w:lang w:val="en-GB"/>
                  </w:rPr>
                </w:rPrChange>
              </w:rPr>
              <w:delText>3.1 Machine Learning</w:delText>
            </w:r>
            <w:r w:rsidRPr="0078286B" w:rsidDel="00FB3B12">
              <w:rPr>
                <w:rFonts w:ascii="Arial" w:hAnsi="Arial" w:cs="Arial"/>
                <w:noProof/>
                <w:webHidden/>
                <w:rPrChange w:id="335" w:author="Alexandru Uicoabă" w:date="2022-06-16T14:49:00Z">
                  <w:rPr>
                    <w:noProof/>
                    <w:webHidden/>
                  </w:rPr>
                </w:rPrChange>
              </w:rPr>
              <w:tab/>
              <w:delText>9</w:delText>
            </w:r>
          </w:del>
        </w:p>
        <w:p w14:paraId="493B6FB2" w14:textId="04CAB9CD" w:rsidR="008A43DC" w:rsidRPr="0078286B" w:rsidDel="00FB3B12" w:rsidRDefault="008A43DC">
          <w:pPr>
            <w:pStyle w:val="Cuprins3"/>
            <w:tabs>
              <w:tab w:val="right" w:leader="dot" w:pos="9016"/>
            </w:tabs>
            <w:rPr>
              <w:del w:id="336" w:author="Alexandru Uicoabă" w:date="2022-06-16T10:41:00Z"/>
              <w:rFonts w:ascii="Arial" w:eastAsiaTheme="minorEastAsia" w:hAnsi="Arial" w:cs="Arial"/>
              <w:noProof/>
              <w:lang w:val="en-GB" w:eastAsia="en-GB"/>
              <w:rPrChange w:id="337" w:author="Alexandru Uicoabă" w:date="2022-06-16T14:49:00Z">
                <w:rPr>
                  <w:del w:id="338" w:author="Alexandru Uicoabă" w:date="2022-06-16T10:41:00Z"/>
                  <w:rFonts w:eastAsiaTheme="minorEastAsia"/>
                  <w:noProof/>
                  <w:lang w:val="en-GB" w:eastAsia="en-GB"/>
                </w:rPr>
              </w:rPrChange>
            </w:rPr>
          </w:pPr>
          <w:del w:id="339" w:author="Alexandru Uicoabă" w:date="2022-06-16T10:41:00Z">
            <w:r w:rsidRPr="0078286B" w:rsidDel="00FB3B12">
              <w:rPr>
                <w:rFonts w:ascii="Arial" w:hAnsi="Arial" w:cs="Arial"/>
                <w:noProof/>
                <w:rPrChange w:id="340" w:author="Alexandru Uicoabă" w:date="2022-06-16T14:49:00Z">
                  <w:rPr>
                    <w:rStyle w:val="Hyperlink"/>
                    <w:rFonts w:ascii="Times New Roman" w:hAnsi="Times New Roman" w:cs="Times New Roman"/>
                    <w:b/>
                    <w:bCs/>
                    <w:noProof/>
                    <w:lang w:val="en-GB"/>
                  </w:rPr>
                </w:rPrChange>
              </w:rPr>
              <w:delText>3.2.1 Unsupervised ML</w:delText>
            </w:r>
            <w:r w:rsidRPr="0078286B" w:rsidDel="00FB3B12">
              <w:rPr>
                <w:rFonts w:ascii="Arial" w:hAnsi="Arial" w:cs="Arial"/>
                <w:noProof/>
                <w:webHidden/>
                <w:rPrChange w:id="341" w:author="Alexandru Uicoabă" w:date="2022-06-16T14:49:00Z">
                  <w:rPr>
                    <w:noProof/>
                    <w:webHidden/>
                  </w:rPr>
                </w:rPrChange>
              </w:rPr>
              <w:tab/>
              <w:delText>10</w:delText>
            </w:r>
          </w:del>
        </w:p>
        <w:p w14:paraId="0838EC50" w14:textId="6BB21C30" w:rsidR="008A43DC" w:rsidRPr="0078286B" w:rsidDel="00FB3B12" w:rsidRDefault="008A43DC">
          <w:pPr>
            <w:pStyle w:val="Cuprins3"/>
            <w:tabs>
              <w:tab w:val="right" w:leader="dot" w:pos="9016"/>
            </w:tabs>
            <w:rPr>
              <w:del w:id="342" w:author="Alexandru Uicoabă" w:date="2022-06-16T10:41:00Z"/>
              <w:rFonts w:ascii="Arial" w:eastAsiaTheme="minorEastAsia" w:hAnsi="Arial" w:cs="Arial"/>
              <w:noProof/>
              <w:lang w:val="en-GB" w:eastAsia="en-GB"/>
              <w:rPrChange w:id="343" w:author="Alexandru Uicoabă" w:date="2022-06-16T14:49:00Z">
                <w:rPr>
                  <w:del w:id="344" w:author="Alexandru Uicoabă" w:date="2022-06-16T10:41:00Z"/>
                  <w:rFonts w:eastAsiaTheme="minorEastAsia"/>
                  <w:noProof/>
                  <w:lang w:val="en-GB" w:eastAsia="en-GB"/>
                </w:rPr>
              </w:rPrChange>
            </w:rPr>
          </w:pPr>
          <w:del w:id="345" w:author="Alexandru Uicoabă" w:date="2022-06-16T10:41:00Z">
            <w:r w:rsidRPr="0078286B" w:rsidDel="00FB3B12">
              <w:rPr>
                <w:rFonts w:ascii="Arial" w:hAnsi="Arial" w:cs="Arial"/>
                <w:noProof/>
                <w:rPrChange w:id="346" w:author="Alexandru Uicoabă" w:date="2022-06-16T14:49:00Z">
                  <w:rPr>
                    <w:rStyle w:val="Hyperlink"/>
                    <w:rFonts w:ascii="Times New Roman" w:hAnsi="Times New Roman" w:cs="Times New Roman"/>
                    <w:b/>
                    <w:bCs/>
                    <w:noProof/>
                    <w:lang w:val="en-GB"/>
                  </w:rPr>
                </w:rPrChange>
              </w:rPr>
              <w:delText>3.2.2. Supervised ML</w:delText>
            </w:r>
            <w:r w:rsidRPr="0078286B" w:rsidDel="00FB3B12">
              <w:rPr>
                <w:rFonts w:ascii="Arial" w:hAnsi="Arial" w:cs="Arial"/>
                <w:noProof/>
                <w:webHidden/>
                <w:rPrChange w:id="347" w:author="Alexandru Uicoabă" w:date="2022-06-16T14:49:00Z">
                  <w:rPr>
                    <w:noProof/>
                    <w:webHidden/>
                  </w:rPr>
                </w:rPrChange>
              </w:rPr>
              <w:tab/>
              <w:delText>10</w:delText>
            </w:r>
          </w:del>
        </w:p>
        <w:p w14:paraId="0ACE7B14" w14:textId="73F49EAB" w:rsidR="008A43DC" w:rsidRPr="0078286B" w:rsidDel="00FB3B12" w:rsidRDefault="008A43DC">
          <w:pPr>
            <w:pStyle w:val="Cuprins3"/>
            <w:tabs>
              <w:tab w:val="right" w:leader="dot" w:pos="9016"/>
            </w:tabs>
            <w:rPr>
              <w:del w:id="348" w:author="Alexandru Uicoabă" w:date="2022-06-16T10:41:00Z"/>
              <w:rFonts w:ascii="Arial" w:eastAsiaTheme="minorEastAsia" w:hAnsi="Arial" w:cs="Arial"/>
              <w:noProof/>
              <w:lang w:val="en-GB" w:eastAsia="en-GB"/>
              <w:rPrChange w:id="349" w:author="Alexandru Uicoabă" w:date="2022-06-16T14:49:00Z">
                <w:rPr>
                  <w:del w:id="350" w:author="Alexandru Uicoabă" w:date="2022-06-16T10:41:00Z"/>
                  <w:rFonts w:eastAsiaTheme="minorEastAsia"/>
                  <w:noProof/>
                  <w:lang w:val="en-GB" w:eastAsia="en-GB"/>
                </w:rPr>
              </w:rPrChange>
            </w:rPr>
          </w:pPr>
          <w:del w:id="351" w:author="Alexandru Uicoabă" w:date="2022-06-16T10:41:00Z">
            <w:r w:rsidRPr="0078286B" w:rsidDel="00FB3B12">
              <w:rPr>
                <w:rFonts w:ascii="Arial" w:hAnsi="Arial" w:cs="Arial"/>
                <w:noProof/>
                <w:rPrChange w:id="352" w:author="Alexandru Uicoabă" w:date="2022-06-16T14:49:00Z">
                  <w:rPr>
                    <w:rStyle w:val="Hyperlink"/>
                    <w:rFonts w:ascii="Times New Roman" w:hAnsi="Times New Roman" w:cs="Times New Roman"/>
                    <w:b/>
                    <w:bCs/>
                    <w:noProof/>
                    <w:lang w:val="en-GB"/>
                  </w:rPr>
                </w:rPrChange>
              </w:rPr>
              <w:delText>3.2.3 Reinforcement Learning</w:delText>
            </w:r>
            <w:r w:rsidRPr="0078286B" w:rsidDel="00FB3B12">
              <w:rPr>
                <w:rFonts w:ascii="Arial" w:hAnsi="Arial" w:cs="Arial"/>
                <w:noProof/>
                <w:webHidden/>
                <w:rPrChange w:id="353" w:author="Alexandru Uicoabă" w:date="2022-06-16T14:49:00Z">
                  <w:rPr>
                    <w:noProof/>
                    <w:webHidden/>
                  </w:rPr>
                </w:rPrChange>
              </w:rPr>
              <w:tab/>
              <w:delText>10</w:delText>
            </w:r>
          </w:del>
        </w:p>
        <w:p w14:paraId="2E5462B8" w14:textId="5C952B45" w:rsidR="008A43DC" w:rsidRPr="0078286B" w:rsidDel="00FB3B12" w:rsidRDefault="008A43DC">
          <w:pPr>
            <w:pStyle w:val="Cuprins3"/>
            <w:tabs>
              <w:tab w:val="right" w:leader="dot" w:pos="9016"/>
            </w:tabs>
            <w:rPr>
              <w:del w:id="354" w:author="Alexandru Uicoabă" w:date="2022-06-16T10:41:00Z"/>
              <w:rFonts w:ascii="Arial" w:eastAsiaTheme="minorEastAsia" w:hAnsi="Arial" w:cs="Arial"/>
              <w:noProof/>
              <w:lang w:val="en-GB" w:eastAsia="en-GB"/>
              <w:rPrChange w:id="355" w:author="Alexandru Uicoabă" w:date="2022-06-16T14:49:00Z">
                <w:rPr>
                  <w:del w:id="356" w:author="Alexandru Uicoabă" w:date="2022-06-16T10:41:00Z"/>
                  <w:rFonts w:eastAsiaTheme="minorEastAsia"/>
                  <w:noProof/>
                  <w:lang w:val="en-GB" w:eastAsia="en-GB"/>
                </w:rPr>
              </w:rPrChange>
            </w:rPr>
          </w:pPr>
          <w:del w:id="357" w:author="Alexandru Uicoabă" w:date="2022-06-16T10:41:00Z">
            <w:r w:rsidRPr="0078286B" w:rsidDel="00FB3B12">
              <w:rPr>
                <w:rFonts w:ascii="Arial" w:hAnsi="Arial" w:cs="Arial"/>
                <w:noProof/>
                <w:rPrChange w:id="358" w:author="Alexandru Uicoabă" w:date="2022-06-16T14:49:00Z">
                  <w:rPr>
                    <w:rStyle w:val="Hyperlink"/>
                    <w:rFonts w:ascii="Times New Roman" w:hAnsi="Times New Roman" w:cs="Times New Roman"/>
                    <w:b/>
                    <w:bCs/>
                    <w:noProof/>
                  </w:rPr>
                </w:rPrChange>
              </w:rPr>
              <w:delText>3.3 Platforme software</w:delText>
            </w:r>
            <w:r w:rsidRPr="0078286B" w:rsidDel="00FB3B12">
              <w:rPr>
                <w:rFonts w:ascii="Arial" w:hAnsi="Arial" w:cs="Arial"/>
                <w:noProof/>
                <w:webHidden/>
                <w:rPrChange w:id="359" w:author="Alexandru Uicoabă" w:date="2022-06-16T14:49:00Z">
                  <w:rPr>
                    <w:noProof/>
                    <w:webHidden/>
                  </w:rPr>
                </w:rPrChange>
              </w:rPr>
              <w:tab/>
              <w:delText>12</w:delText>
            </w:r>
          </w:del>
        </w:p>
        <w:p w14:paraId="765BE603" w14:textId="3D98C81E" w:rsidR="008A43DC" w:rsidRPr="0078286B" w:rsidDel="00FB3B12" w:rsidRDefault="008A43DC">
          <w:pPr>
            <w:pStyle w:val="Cuprins1"/>
            <w:tabs>
              <w:tab w:val="right" w:leader="dot" w:pos="9016"/>
            </w:tabs>
            <w:rPr>
              <w:del w:id="360" w:author="Alexandru Uicoabă" w:date="2022-06-16T10:41:00Z"/>
              <w:rFonts w:ascii="Arial" w:eastAsiaTheme="minorEastAsia" w:hAnsi="Arial" w:cs="Arial"/>
              <w:noProof/>
              <w:lang w:val="en-GB" w:eastAsia="en-GB"/>
              <w:rPrChange w:id="361" w:author="Alexandru Uicoabă" w:date="2022-06-16T14:49:00Z">
                <w:rPr>
                  <w:del w:id="362" w:author="Alexandru Uicoabă" w:date="2022-06-16T10:41:00Z"/>
                  <w:rFonts w:eastAsiaTheme="minorEastAsia"/>
                  <w:noProof/>
                  <w:lang w:val="en-GB" w:eastAsia="en-GB"/>
                </w:rPr>
              </w:rPrChange>
            </w:rPr>
          </w:pPr>
          <w:del w:id="363" w:author="Alexandru Uicoabă" w:date="2022-06-16T10:41:00Z">
            <w:r w:rsidRPr="0078286B" w:rsidDel="00FB3B12">
              <w:rPr>
                <w:rFonts w:ascii="Arial" w:hAnsi="Arial" w:cs="Arial"/>
                <w:noProof/>
                <w:rPrChange w:id="364" w:author="Alexandru Uicoabă" w:date="2022-06-16T14:49:00Z">
                  <w:rPr>
                    <w:rStyle w:val="Hyperlink"/>
                    <w:rFonts w:ascii="Times New Roman" w:hAnsi="Times New Roman" w:cs="Times New Roman"/>
                    <w:b/>
                    <w:bCs/>
                    <w:noProof/>
                    <w:lang w:val="en-GB"/>
                  </w:rPr>
                </w:rPrChange>
              </w:rPr>
              <w:delText>Capitolul 4:  Proiectarea experimentului</w:delText>
            </w:r>
            <w:r w:rsidRPr="0078286B" w:rsidDel="00FB3B12">
              <w:rPr>
                <w:rFonts w:ascii="Arial" w:hAnsi="Arial" w:cs="Arial"/>
                <w:noProof/>
                <w:webHidden/>
                <w:rPrChange w:id="365" w:author="Alexandru Uicoabă" w:date="2022-06-16T14:49:00Z">
                  <w:rPr>
                    <w:noProof/>
                    <w:webHidden/>
                  </w:rPr>
                </w:rPrChange>
              </w:rPr>
              <w:tab/>
              <w:delText>13</w:delText>
            </w:r>
          </w:del>
        </w:p>
        <w:p w14:paraId="3E93F1A2" w14:textId="100EE061" w:rsidR="008A43DC" w:rsidRPr="0078286B" w:rsidDel="00FB3B12" w:rsidRDefault="008A43DC">
          <w:pPr>
            <w:pStyle w:val="Cuprins2"/>
            <w:tabs>
              <w:tab w:val="right" w:leader="dot" w:pos="9016"/>
            </w:tabs>
            <w:rPr>
              <w:del w:id="366" w:author="Alexandru Uicoabă" w:date="2022-06-16T10:41:00Z"/>
              <w:rFonts w:ascii="Arial" w:eastAsiaTheme="minorEastAsia" w:hAnsi="Arial" w:cs="Arial"/>
              <w:noProof/>
              <w:lang w:val="en-GB" w:eastAsia="en-GB"/>
              <w:rPrChange w:id="367" w:author="Alexandru Uicoabă" w:date="2022-06-16T14:49:00Z">
                <w:rPr>
                  <w:del w:id="368" w:author="Alexandru Uicoabă" w:date="2022-06-16T10:41:00Z"/>
                  <w:rFonts w:eastAsiaTheme="minorEastAsia"/>
                  <w:noProof/>
                  <w:lang w:val="en-GB" w:eastAsia="en-GB"/>
                </w:rPr>
              </w:rPrChange>
            </w:rPr>
          </w:pPr>
          <w:del w:id="369" w:author="Alexandru Uicoabă" w:date="2022-06-16T10:41:00Z">
            <w:r w:rsidRPr="0078286B" w:rsidDel="00FB3B12">
              <w:rPr>
                <w:rFonts w:ascii="Arial" w:hAnsi="Arial" w:cs="Arial"/>
                <w:noProof/>
                <w:rPrChange w:id="370" w:author="Alexandru Uicoabă" w:date="2022-06-16T14:49:00Z">
                  <w:rPr>
                    <w:rStyle w:val="Hyperlink"/>
                    <w:rFonts w:ascii="Times New Roman" w:hAnsi="Times New Roman" w:cs="Times New Roman"/>
                    <w:b/>
                    <w:bCs/>
                    <w:noProof/>
                    <w:lang w:val="en-GB"/>
                  </w:rPr>
                </w:rPrChange>
              </w:rPr>
              <w:delText>4.1 Obiectivele experimentului</w:delText>
            </w:r>
            <w:r w:rsidRPr="0078286B" w:rsidDel="00FB3B12">
              <w:rPr>
                <w:rFonts w:ascii="Arial" w:hAnsi="Arial" w:cs="Arial"/>
                <w:noProof/>
                <w:webHidden/>
                <w:rPrChange w:id="371" w:author="Alexandru Uicoabă" w:date="2022-06-16T14:49:00Z">
                  <w:rPr>
                    <w:noProof/>
                    <w:webHidden/>
                  </w:rPr>
                </w:rPrChange>
              </w:rPr>
              <w:tab/>
              <w:delText>13</w:delText>
            </w:r>
          </w:del>
        </w:p>
        <w:p w14:paraId="4CA9A719" w14:textId="63DE0434" w:rsidR="008A43DC" w:rsidRPr="0078286B" w:rsidDel="00FB3B12" w:rsidRDefault="008A43DC">
          <w:pPr>
            <w:pStyle w:val="Cuprins2"/>
            <w:tabs>
              <w:tab w:val="right" w:leader="dot" w:pos="9016"/>
            </w:tabs>
            <w:rPr>
              <w:del w:id="372" w:author="Alexandru Uicoabă" w:date="2022-06-16T10:41:00Z"/>
              <w:rFonts w:ascii="Arial" w:eastAsiaTheme="minorEastAsia" w:hAnsi="Arial" w:cs="Arial"/>
              <w:noProof/>
              <w:lang w:val="en-GB" w:eastAsia="en-GB"/>
              <w:rPrChange w:id="373" w:author="Alexandru Uicoabă" w:date="2022-06-16T14:49:00Z">
                <w:rPr>
                  <w:del w:id="374" w:author="Alexandru Uicoabă" w:date="2022-06-16T10:41:00Z"/>
                  <w:rFonts w:eastAsiaTheme="minorEastAsia"/>
                  <w:noProof/>
                  <w:lang w:val="en-GB" w:eastAsia="en-GB"/>
                </w:rPr>
              </w:rPrChange>
            </w:rPr>
          </w:pPr>
          <w:del w:id="375" w:author="Alexandru Uicoabă" w:date="2022-06-16T10:41:00Z">
            <w:r w:rsidRPr="0078286B" w:rsidDel="00FB3B12">
              <w:rPr>
                <w:rFonts w:ascii="Arial" w:hAnsi="Arial" w:cs="Arial"/>
                <w:noProof/>
                <w:rPrChange w:id="376" w:author="Alexandru Uicoabă" w:date="2022-06-16T14:49:00Z">
                  <w:rPr>
                    <w:rStyle w:val="Hyperlink"/>
                    <w:rFonts w:ascii="Times New Roman" w:hAnsi="Times New Roman" w:cs="Times New Roman"/>
                    <w:b/>
                    <w:bCs/>
                    <w:noProof/>
                    <w:lang w:val="en-GB"/>
                  </w:rPr>
                </w:rPrChange>
              </w:rPr>
              <w:delText>4.2 Arhitectura experimentului</w:delText>
            </w:r>
            <w:r w:rsidRPr="0078286B" w:rsidDel="00FB3B12">
              <w:rPr>
                <w:rFonts w:ascii="Arial" w:hAnsi="Arial" w:cs="Arial"/>
                <w:noProof/>
                <w:webHidden/>
                <w:rPrChange w:id="377" w:author="Alexandru Uicoabă" w:date="2022-06-16T14:49:00Z">
                  <w:rPr>
                    <w:noProof/>
                    <w:webHidden/>
                  </w:rPr>
                </w:rPrChange>
              </w:rPr>
              <w:tab/>
              <w:delText>13</w:delText>
            </w:r>
          </w:del>
        </w:p>
        <w:p w14:paraId="237C3C5B" w14:textId="6B72EB0D" w:rsidR="008A43DC" w:rsidRPr="0078286B" w:rsidDel="00FB3B12" w:rsidRDefault="008A43DC">
          <w:pPr>
            <w:pStyle w:val="Cuprins3"/>
            <w:tabs>
              <w:tab w:val="right" w:leader="dot" w:pos="9016"/>
            </w:tabs>
            <w:rPr>
              <w:del w:id="378" w:author="Alexandru Uicoabă" w:date="2022-06-16T10:41:00Z"/>
              <w:rFonts w:ascii="Arial" w:eastAsiaTheme="minorEastAsia" w:hAnsi="Arial" w:cs="Arial"/>
              <w:noProof/>
              <w:lang w:val="en-GB" w:eastAsia="en-GB"/>
              <w:rPrChange w:id="379" w:author="Alexandru Uicoabă" w:date="2022-06-16T14:49:00Z">
                <w:rPr>
                  <w:del w:id="380" w:author="Alexandru Uicoabă" w:date="2022-06-16T10:41:00Z"/>
                  <w:rFonts w:eastAsiaTheme="minorEastAsia"/>
                  <w:noProof/>
                  <w:lang w:val="en-GB" w:eastAsia="en-GB"/>
                </w:rPr>
              </w:rPrChange>
            </w:rPr>
          </w:pPr>
          <w:del w:id="381" w:author="Alexandru Uicoabă" w:date="2022-06-16T10:41:00Z">
            <w:r w:rsidRPr="0078286B" w:rsidDel="00FB3B12">
              <w:rPr>
                <w:rFonts w:ascii="Arial" w:hAnsi="Arial" w:cs="Arial"/>
                <w:noProof/>
                <w:rPrChange w:id="382" w:author="Alexandru Uicoabă" w:date="2022-06-16T14:49:00Z">
                  <w:rPr>
                    <w:rStyle w:val="Hyperlink"/>
                    <w:rFonts w:ascii="Times New Roman" w:hAnsi="Times New Roman" w:cs="Times New Roman"/>
                    <w:b/>
                    <w:bCs/>
                    <w:noProof/>
                    <w:lang w:val="en-GB"/>
                  </w:rPr>
                </w:rPrChange>
              </w:rPr>
              <w:delText>4.2.1 Circuitul din Unity</w:delText>
            </w:r>
            <w:r w:rsidRPr="0078286B" w:rsidDel="00FB3B12">
              <w:rPr>
                <w:rFonts w:ascii="Arial" w:hAnsi="Arial" w:cs="Arial"/>
                <w:noProof/>
                <w:webHidden/>
                <w:rPrChange w:id="383" w:author="Alexandru Uicoabă" w:date="2022-06-16T14:49:00Z">
                  <w:rPr>
                    <w:noProof/>
                    <w:webHidden/>
                  </w:rPr>
                </w:rPrChange>
              </w:rPr>
              <w:tab/>
              <w:delText>13</w:delText>
            </w:r>
          </w:del>
        </w:p>
        <w:p w14:paraId="70243377" w14:textId="4B9C47EC" w:rsidR="008A43DC" w:rsidRPr="0078286B" w:rsidDel="00FB3B12" w:rsidRDefault="008A43DC">
          <w:pPr>
            <w:pStyle w:val="Cuprins3"/>
            <w:tabs>
              <w:tab w:val="right" w:leader="dot" w:pos="9016"/>
            </w:tabs>
            <w:rPr>
              <w:del w:id="384" w:author="Alexandru Uicoabă" w:date="2022-06-16T10:41:00Z"/>
              <w:rFonts w:ascii="Arial" w:eastAsiaTheme="minorEastAsia" w:hAnsi="Arial" w:cs="Arial"/>
              <w:noProof/>
              <w:lang w:val="en-GB" w:eastAsia="en-GB"/>
              <w:rPrChange w:id="385" w:author="Alexandru Uicoabă" w:date="2022-06-16T14:49:00Z">
                <w:rPr>
                  <w:del w:id="386" w:author="Alexandru Uicoabă" w:date="2022-06-16T10:41:00Z"/>
                  <w:rFonts w:eastAsiaTheme="minorEastAsia"/>
                  <w:noProof/>
                  <w:lang w:val="en-GB" w:eastAsia="en-GB"/>
                </w:rPr>
              </w:rPrChange>
            </w:rPr>
          </w:pPr>
          <w:del w:id="387" w:author="Alexandru Uicoabă" w:date="2022-06-16T10:41:00Z">
            <w:r w:rsidRPr="0078286B" w:rsidDel="00FB3B12">
              <w:rPr>
                <w:rFonts w:ascii="Arial" w:hAnsi="Arial" w:cs="Arial"/>
                <w:noProof/>
                <w:rPrChange w:id="388" w:author="Alexandru Uicoabă" w:date="2022-06-16T14:49:00Z">
                  <w:rPr>
                    <w:rStyle w:val="Hyperlink"/>
                    <w:rFonts w:ascii="Times New Roman" w:hAnsi="Times New Roman" w:cs="Times New Roman"/>
                    <w:b/>
                    <w:bCs/>
                    <w:noProof/>
                    <w:lang w:val="en-GB"/>
                  </w:rPr>
                </w:rPrChange>
              </w:rPr>
              <w:delText>4.2.2 Colectarea datelor în C#</w:delText>
            </w:r>
            <w:r w:rsidRPr="0078286B" w:rsidDel="00FB3B12">
              <w:rPr>
                <w:rFonts w:ascii="Arial" w:hAnsi="Arial" w:cs="Arial"/>
                <w:noProof/>
                <w:webHidden/>
                <w:rPrChange w:id="389" w:author="Alexandru Uicoabă" w:date="2022-06-16T14:49:00Z">
                  <w:rPr>
                    <w:noProof/>
                    <w:webHidden/>
                  </w:rPr>
                </w:rPrChange>
              </w:rPr>
              <w:tab/>
              <w:delText>16</w:delText>
            </w:r>
          </w:del>
        </w:p>
        <w:p w14:paraId="37D75637" w14:textId="1D94CC0D" w:rsidR="008A43DC" w:rsidRPr="0078286B" w:rsidDel="00FB3B12" w:rsidRDefault="008A43DC">
          <w:pPr>
            <w:pStyle w:val="Cuprins3"/>
            <w:tabs>
              <w:tab w:val="right" w:leader="dot" w:pos="9016"/>
            </w:tabs>
            <w:rPr>
              <w:del w:id="390" w:author="Alexandru Uicoabă" w:date="2022-06-16T10:41:00Z"/>
              <w:rFonts w:ascii="Arial" w:eastAsiaTheme="minorEastAsia" w:hAnsi="Arial" w:cs="Arial"/>
              <w:noProof/>
              <w:lang w:val="en-GB" w:eastAsia="en-GB"/>
              <w:rPrChange w:id="391" w:author="Alexandru Uicoabă" w:date="2022-06-16T14:49:00Z">
                <w:rPr>
                  <w:del w:id="392" w:author="Alexandru Uicoabă" w:date="2022-06-16T10:41:00Z"/>
                  <w:rFonts w:eastAsiaTheme="minorEastAsia"/>
                  <w:noProof/>
                  <w:lang w:val="en-GB" w:eastAsia="en-GB"/>
                </w:rPr>
              </w:rPrChange>
            </w:rPr>
          </w:pPr>
          <w:del w:id="393" w:author="Alexandru Uicoabă" w:date="2022-06-16T10:41:00Z">
            <w:r w:rsidRPr="0078286B" w:rsidDel="00FB3B12">
              <w:rPr>
                <w:rFonts w:ascii="Arial" w:hAnsi="Arial" w:cs="Arial"/>
                <w:noProof/>
                <w:rPrChange w:id="394" w:author="Alexandru Uicoabă" w:date="2022-06-16T14:49:00Z">
                  <w:rPr>
                    <w:rStyle w:val="Hyperlink"/>
                    <w:rFonts w:ascii="Times New Roman" w:hAnsi="Times New Roman" w:cs="Times New Roman"/>
                    <w:b/>
                    <w:bCs/>
                    <w:noProof/>
                    <w:lang w:val="en-GB"/>
                  </w:rPr>
                </w:rPrChange>
              </w:rPr>
              <w:delText>4.2.3 Scriptul în Python – Flask API</w:delText>
            </w:r>
            <w:r w:rsidRPr="0078286B" w:rsidDel="00FB3B12">
              <w:rPr>
                <w:rFonts w:ascii="Arial" w:hAnsi="Arial" w:cs="Arial"/>
                <w:noProof/>
                <w:webHidden/>
                <w:rPrChange w:id="395" w:author="Alexandru Uicoabă" w:date="2022-06-16T14:49:00Z">
                  <w:rPr>
                    <w:noProof/>
                    <w:webHidden/>
                  </w:rPr>
                </w:rPrChange>
              </w:rPr>
              <w:tab/>
              <w:delText>17</w:delText>
            </w:r>
          </w:del>
        </w:p>
        <w:p w14:paraId="5B134ABB" w14:textId="1A01262B" w:rsidR="008A43DC" w:rsidRPr="0078286B" w:rsidDel="00FB3B12" w:rsidRDefault="008A43DC">
          <w:pPr>
            <w:pStyle w:val="Cuprins3"/>
            <w:tabs>
              <w:tab w:val="right" w:leader="dot" w:pos="9016"/>
            </w:tabs>
            <w:rPr>
              <w:del w:id="396" w:author="Alexandru Uicoabă" w:date="2022-06-16T10:41:00Z"/>
              <w:rFonts w:ascii="Arial" w:eastAsiaTheme="minorEastAsia" w:hAnsi="Arial" w:cs="Arial"/>
              <w:noProof/>
              <w:lang w:val="en-GB" w:eastAsia="en-GB"/>
              <w:rPrChange w:id="397" w:author="Alexandru Uicoabă" w:date="2022-06-16T14:49:00Z">
                <w:rPr>
                  <w:del w:id="398" w:author="Alexandru Uicoabă" w:date="2022-06-16T10:41:00Z"/>
                  <w:rFonts w:eastAsiaTheme="minorEastAsia"/>
                  <w:noProof/>
                  <w:lang w:val="en-GB" w:eastAsia="en-GB"/>
                </w:rPr>
              </w:rPrChange>
            </w:rPr>
          </w:pPr>
          <w:del w:id="399" w:author="Alexandru Uicoabă" w:date="2022-06-16T10:41:00Z">
            <w:r w:rsidRPr="0078286B" w:rsidDel="00FB3B12">
              <w:rPr>
                <w:rFonts w:ascii="Arial" w:hAnsi="Arial" w:cs="Arial"/>
                <w:noProof/>
                <w:rPrChange w:id="400" w:author="Alexandru Uicoabă" w:date="2022-06-16T14:49:00Z">
                  <w:rPr>
                    <w:rStyle w:val="Hyperlink"/>
                    <w:rFonts w:ascii="Times New Roman" w:hAnsi="Times New Roman" w:cs="Times New Roman"/>
                    <w:b/>
                    <w:bCs/>
                    <w:noProof/>
                    <w:lang w:val="en-GB"/>
                  </w:rPr>
                </w:rPrChange>
              </w:rPr>
              <w:delText>4.2.4 Sistemele de decizie implementate</w:delText>
            </w:r>
            <w:r w:rsidRPr="0078286B" w:rsidDel="00FB3B12">
              <w:rPr>
                <w:rFonts w:ascii="Arial" w:hAnsi="Arial" w:cs="Arial"/>
                <w:noProof/>
                <w:webHidden/>
                <w:rPrChange w:id="401" w:author="Alexandru Uicoabă" w:date="2022-06-16T14:49:00Z">
                  <w:rPr>
                    <w:noProof/>
                    <w:webHidden/>
                  </w:rPr>
                </w:rPrChange>
              </w:rPr>
              <w:tab/>
              <w:delText>17</w:delText>
            </w:r>
          </w:del>
        </w:p>
        <w:p w14:paraId="0E26BE1B" w14:textId="6E40740D" w:rsidR="008A43DC" w:rsidRPr="0078286B" w:rsidDel="00FB3B12" w:rsidRDefault="008A43DC">
          <w:pPr>
            <w:pStyle w:val="Cuprins4"/>
            <w:tabs>
              <w:tab w:val="right" w:leader="dot" w:pos="9016"/>
            </w:tabs>
            <w:rPr>
              <w:del w:id="402" w:author="Alexandru Uicoabă" w:date="2022-06-16T10:41:00Z"/>
              <w:rFonts w:ascii="Arial" w:eastAsiaTheme="minorEastAsia" w:hAnsi="Arial" w:cs="Arial"/>
              <w:noProof/>
              <w:lang w:val="en-GB" w:eastAsia="en-GB"/>
              <w:rPrChange w:id="403" w:author="Alexandru Uicoabă" w:date="2022-06-16T14:49:00Z">
                <w:rPr>
                  <w:del w:id="404" w:author="Alexandru Uicoabă" w:date="2022-06-16T10:41:00Z"/>
                  <w:rFonts w:eastAsiaTheme="minorEastAsia"/>
                  <w:noProof/>
                  <w:lang w:val="en-GB" w:eastAsia="en-GB"/>
                </w:rPr>
              </w:rPrChange>
            </w:rPr>
          </w:pPr>
          <w:del w:id="405" w:author="Alexandru Uicoabă" w:date="2022-06-16T10:41:00Z">
            <w:r w:rsidRPr="0078286B" w:rsidDel="00FB3B12">
              <w:rPr>
                <w:rFonts w:ascii="Arial" w:hAnsi="Arial" w:cs="Arial"/>
                <w:noProof/>
                <w:rPrChange w:id="406" w:author="Alexandru Uicoabă" w:date="2022-06-16T14:49:00Z">
                  <w:rPr>
                    <w:rStyle w:val="Hyperlink"/>
                    <w:rFonts w:ascii="Times New Roman" w:hAnsi="Times New Roman" w:cs="Times New Roman"/>
                    <w:b/>
                    <w:bCs/>
                    <w:noProof/>
                    <w:lang w:val="en-GB"/>
                  </w:rPr>
                </w:rPrChange>
              </w:rPr>
              <w:delText>4.2.4.1 Algoritmi supravegheați</w:delText>
            </w:r>
            <w:r w:rsidRPr="0078286B" w:rsidDel="00FB3B12">
              <w:rPr>
                <w:rFonts w:ascii="Arial" w:hAnsi="Arial" w:cs="Arial"/>
                <w:noProof/>
                <w:webHidden/>
                <w:rPrChange w:id="407" w:author="Alexandru Uicoabă" w:date="2022-06-16T14:49:00Z">
                  <w:rPr>
                    <w:noProof/>
                    <w:webHidden/>
                  </w:rPr>
                </w:rPrChange>
              </w:rPr>
              <w:tab/>
              <w:delText>17</w:delText>
            </w:r>
          </w:del>
        </w:p>
        <w:p w14:paraId="7F57C0EF" w14:textId="15B2CFF5" w:rsidR="008A43DC" w:rsidRPr="0078286B" w:rsidDel="00FB3B12" w:rsidRDefault="008A43DC">
          <w:pPr>
            <w:pStyle w:val="Cuprins4"/>
            <w:tabs>
              <w:tab w:val="right" w:leader="dot" w:pos="9016"/>
            </w:tabs>
            <w:rPr>
              <w:del w:id="408" w:author="Alexandru Uicoabă" w:date="2022-06-16T10:41:00Z"/>
              <w:rFonts w:ascii="Arial" w:eastAsiaTheme="minorEastAsia" w:hAnsi="Arial" w:cs="Arial"/>
              <w:noProof/>
              <w:lang w:val="en-GB" w:eastAsia="en-GB"/>
              <w:rPrChange w:id="409" w:author="Alexandru Uicoabă" w:date="2022-06-16T14:49:00Z">
                <w:rPr>
                  <w:del w:id="410" w:author="Alexandru Uicoabă" w:date="2022-06-16T10:41:00Z"/>
                  <w:rFonts w:eastAsiaTheme="minorEastAsia"/>
                  <w:noProof/>
                  <w:lang w:val="en-GB" w:eastAsia="en-GB"/>
                </w:rPr>
              </w:rPrChange>
            </w:rPr>
          </w:pPr>
          <w:del w:id="411" w:author="Alexandru Uicoabă" w:date="2022-06-16T10:41:00Z">
            <w:r w:rsidRPr="0078286B" w:rsidDel="00FB3B12">
              <w:rPr>
                <w:rFonts w:ascii="Arial" w:hAnsi="Arial" w:cs="Arial"/>
                <w:noProof/>
                <w:rPrChange w:id="412" w:author="Alexandru Uicoabă" w:date="2022-06-16T14:49:00Z">
                  <w:rPr>
                    <w:rStyle w:val="Hyperlink"/>
                    <w:rFonts w:ascii="Times New Roman" w:hAnsi="Times New Roman" w:cs="Times New Roman"/>
                    <w:b/>
                    <w:bCs/>
                    <w:noProof/>
                    <w:lang w:val="en-GB"/>
                  </w:rPr>
                </w:rPrChange>
              </w:rPr>
              <w:delText>4.2.4.2 Reinforcement Learning</w:delText>
            </w:r>
            <w:r w:rsidRPr="0078286B" w:rsidDel="00FB3B12">
              <w:rPr>
                <w:rFonts w:ascii="Arial" w:hAnsi="Arial" w:cs="Arial"/>
                <w:noProof/>
                <w:webHidden/>
                <w:rPrChange w:id="413" w:author="Alexandru Uicoabă" w:date="2022-06-16T14:49:00Z">
                  <w:rPr>
                    <w:noProof/>
                    <w:webHidden/>
                  </w:rPr>
                </w:rPrChange>
              </w:rPr>
              <w:tab/>
              <w:delText>19</w:delText>
            </w:r>
          </w:del>
        </w:p>
        <w:p w14:paraId="64919AB1" w14:textId="1A5D778A" w:rsidR="008A43DC" w:rsidRPr="0078286B" w:rsidDel="00FB3B12" w:rsidRDefault="008A43DC">
          <w:pPr>
            <w:pStyle w:val="Cuprins3"/>
            <w:tabs>
              <w:tab w:val="right" w:leader="dot" w:pos="9016"/>
            </w:tabs>
            <w:rPr>
              <w:del w:id="414" w:author="Alexandru Uicoabă" w:date="2022-06-16T10:41:00Z"/>
              <w:rFonts w:ascii="Arial" w:eastAsiaTheme="minorEastAsia" w:hAnsi="Arial" w:cs="Arial"/>
              <w:noProof/>
              <w:lang w:val="en-GB" w:eastAsia="en-GB"/>
              <w:rPrChange w:id="415" w:author="Alexandru Uicoabă" w:date="2022-06-16T14:49:00Z">
                <w:rPr>
                  <w:del w:id="416" w:author="Alexandru Uicoabă" w:date="2022-06-16T10:41:00Z"/>
                  <w:rFonts w:eastAsiaTheme="minorEastAsia"/>
                  <w:noProof/>
                  <w:lang w:val="en-GB" w:eastAsia="en-GB"/>
                </w:rPr>
              </w:rPrChange>
            </w:rPr>
          </w:pPr>
          <w:del w:id="417" w:author="Alexandru Uicoabă" w:date="2022-06-16T10:41:00Z">
            <w:r w:rsidRPr="0078286B" w:rsidDel="00FB3B12">
              <w:rPr>
                <w:rFonts w:ascii="Arial" w:hAnsi="Arial" w:cs="Arial"/>
                <w:noProof/>
                <w:rPrChange w:id="418" w:author="Alexandru Uicoabă" w:date="2022-06-16T14:49:00Z">
                  <w:rPr>
                    <w:rStyle w:val="Hyperlink"/>
                    <w:rFonts w:ascii="Times New Roman" w:hAnsi="Times New Roman" w:cs="Times New Roman"/>
                    <w:b/>
                    <w:bCs/>
                    <w:noProof/>
                    <w:lang w:val="en-GB"/>
                  </w:rPr>
                </w:rPrChange>
              </w:rPr>
              <w:delText>4.2.6 Automatizarea mediului</w:delText>
            </w:r>
            <w:r w:rsidRPr="0078286B" w:rsidDel="00FB3B12">
              <w:rPr>
                <w:rFonts w:ascii="Arial" w:hAnsi="Arial" w:cs="Arial"/>
                <w:noProof/>
                <w:webHidden/>
                <w:rPrChange w:id="419" w:author="Alexandru Uicoabă" w:date="2022-06-16T14:49:00Z">
                  <w:rPr>
                    <w:noProof/>
                    <w:webHidden/>
                  </w:rPr>
                </w:rPrChange>
              </w:rPr>
              <w:tab/>
              <w:delText>20</w:delText>
            </w:r>
          </w:del>
        </w:p>
        <w:p w14:paraId="40E85A88" w14:textId="5F05DD83" w:rsidR="008A43DC" w:rsidRPr="0078286B" w:rsidDel="00FB3B12" w:rsidRDefault="008A43DC">
          <w:pPr>
            <w:pStyle w:val="Cuprins2"/>
            <w:tabs>
              <w:tab w:val="right" w:leader="dot" w:pos="9016"/>
            </w:tabs>
            <w:rPr>
              <w:del w:id="420" w:author="Alexandru Uicoabă" w:date="2022-06-16T10:41:00Z"/>
              <w:rFonts w:ascii="Arial" w:eastAsiaTheme="minorEastAsia" w:hAnsi="Arial" w:cs="Arial"/>
              <w:noProof/>
              <w:lang w:val="en-GB" w:eastAsia="en-GB"/>
              <w:rPrChange w:id="421" w:author="Alexandru Uicoabă" w:date="2022-06-16T14:49:00Z">
                <w:rPr>
                  <w:del w:id="422" w:author="Alexandru Uicoabă" w:date="2022-06-16T10:41:00Z"/>
                  <w:rFonts w:eastAsiaTheme="minorEastAsia"/>
                  <w:noProof/>
                  <w:lang w:val="en-GB" w:eastAsia="en-GB"/>
                </w:rPr>
              </w:rPrChange>
            </w:rPr>
          </w:pPr>
          <w:del w:id="423" w:author="Alexandru Uicoabă" w:date="2022-06-16T10:41:00Z">
            <w:r w:rsidRPr="0078286B" w:rsidDel="00FB3B12">
              <w:rPr>
                <w:rFonts w:ascii="Arial" w:hAnsi="Arial" w:cs="Arial"/>
                <w:noProof/>
                <w:rPrChange w:id="424" w:author="Alexandru Uicoabă" w:date="2022-06-16T14:49:00Z">
                  <w:rPr>
                    <w:rStyle w:val="Hyperlink"/>
                    <w:rFonts w:ascii="Times New Roman" w:hAnsi="Times New Roman" w:cs="Times New Roman"/>
                    <w:b/>
                    <w:bCs/>
                    <w:noProof/>
                    <w:lang w:val="en-GB"/>
                  </w:rPr>
                </w:rPrChange>
              </w:rPr>
              <w:delText>4.3 Comparație a sistemelor de decizie</w:delText>
            </w:r>
            <w:r w:rsidRPr="0078286B" w:rsidDel="00FB3B12">
              <w:rPr>
                <w:rFonts w:ascii="Arial" w:hAnsi="Arial" w:cs="Arial"/>
                <w:noProof/>
                <w:webHidden/>
                <w:rPrChange w:id="425" w:author="Alexandru Uicoabă" w:date="2022-06-16T14:49:00Z">
                  <w:rPr>
                    <w:noProof/>
                    <w:webHidden/>
                  </w:rPr>
                </w:rPrChange>
              </w:rPr>
              <w:tab/>
              <w:delText>22</w:delText>
            </w:r>
          </w:del>
        </w:p>
        <w:p w14:paraId="2CE5F244" w14:textId="55588ECD" w:rsidR="008A43DC" w:rsidRPr="0078286B" w:rsidDel="00FB3B12" w:rsidRDefault="008A43DC">
          <w:pPr>
            <w:pStyle w:val="Cuprins3"/>
            <w:tabs>
              <w:tab w:val="right" w:leader="dot" w:pos="9016"/>
            </w:tabs>
            <w:rPr>
              <w:del w:id="426" w:author="Alexandru Uicoabă" w:date="2022-06-16T10:41:00Z"/>
              <w:rFonts w:ascii="Arial" w:eastAsiaTheme="minorEastAsia" w:hAnsi="Arial" w:cs="Arial"/>
              <w:noProof/>
              <w:lang w:val="en-GB" w:eastAsia="en-GB"/>
              <w:rPrChange w:id="427" w:author="Alexandru Uicoabă" w:date="2022-06-16T14:49:00Z">
                <w:rPr>
                  <w:del w:id="428" w:author="Alexandru Uicoabă" w:date="2022-06-16T10:41:00Z"/>
                  <w:rFonts w:eastAsiaTheme="minorEastAsia"/>
                  <w:noProof/>
                  <w:lang w:val="en-GB" w:eastAsia="en-GB"/>
                </w:rPr>
              </w:rPrChange>
            </w:rPr>
          </w:pPr>
          <w:del w:id="429" w:author="Alexandru Uicoabă" w:date="2022-06-16T10:41:00Z">
            <w:r w:rsidRPr="0078286B" w:rsidDel="00FB3B12">
              <w:rPr>
                <w:rFonts w:ascii="Arial" w:hAnsi="Arial" w:cs="Arial"/>
                <w:noProof/>
                <w:rPrChange w:id="430" w:author="Alexandru Uicoabă" w:date="2022-06-16T14:49:00Z">
                  <w:rPr>
                    <w:rStyle w:val="Hyperlink"/>
                    <w:rFonts w:ascii="Times New Roman" w:hAnsi="Times New Roman" w:cs="Times New Roman"/>
                    <w:b/>
                    <w:bCs/>
                    <w:noProof/>
                  </w:rPr>
                </w:rPrChange>
              </w:rPr>
              <w:delText>4.3.1 Machine Learning supravegheat vs Reinforcement Learning</w:delText>
            </w:r>
            <w:r w:rsidRPr="0078286B" w:rsidDel="00FB3B12">
              <w:rPr>
                <w:rFonts w:ascii="Arial" w:hAnsi="Arial" w:cs="Arial"/>
                <w:noProof/>
                <w:webHidden/>
                <w:rPrChange w:id="431" w:author="Alexandru Uicoabă" w:date="2022-06-16T14:49:00Z">
                  <w:rPr>
                    <w:noProof/>
                    <w:webHidden/>
                  </w:rPr>
                </w:rPrChange>
              </w:rPr>
              <w:tab/>
              <w:delText>22</w:delText>
            </w:r>
          </w:del>
        </w:p>
        <w:p w14:paraId="0C8BF2E6" w14:textId="1928FBDF" w:rsidR="008A43DC" w:rsidRPr="0078286B" w:rsidDel="00FB3B12" w:rsidRDefault="008A43DC">
          <w:pPr>
            <w:pStyle w:val="Cuprins1"/>
            <w:tabs>
              <w:tab w:val="right" w:leader="dot" w:pos="9016"/>
            </w:tabs>
            <w:rPr>
              <w:del w:id="432" w:author="Alexandru Uicoabă" w:date="2022-06-16T10:41:00Z"/>
              <w:rFonts w:ascii="Arial" w:eastAsiaTheme="minorEastAsia" w:hAnsi="Arial" w:cs="Arial"/>
              <w:noProof/>
              <w:lang w:val="en-GB" w:eastAsia="en-GB"/>
              <w:rPrChange w:id="433" w:author="Alexandru Uicoabă" w:date="2022-06-16T14:49:00Z">
                <w:rPr>
                  <w:del w:id="434" w:author="Alexandru Uicoabă" w:date="2022-06-16T10:41:00Z"/>
                  <w:rFonts w:eastAsiaTheme="minorEastAsia"/>
                  <w:noProof/>
                  <w:lang w:val="en-GB" w:eastAsia="en-GB"/>
                </w:rPr>
              </w:rPrChange>
            </w:rPr>
          </w:pPr>
          <w:del w:id="435" w:author="Alexandru Uicoabă" w:date="2022-06-16T10:41:00Z">
            <w:r w:rsidRPr="0078286B" w:rsidDel="00FB3B12">
              <w:rPr>
                <w:rFonts w:ascii="Arial" w:hAnsi="Arial" w:cs="Arial"/>
                <w:noProof/>
                <w:rPrChange w:id="436" w:author="Alexandru Uicoabă" w:date="2022-06-16T14:49:00Z">
                  <w:rPr>
                    <w:rStyle w:val="Hyperlink"/>
                    <w:rFonts w:ascii="Times New Roman" w:hAnsi="Times New Roman" w:cs="Times New Roman"/>
                    <w:b/>
                    <w:bCs/>
                    <w:noProof/>
                    <w:lang w:val="en-GB"/>
                  </w:rPr>
                </w:rPrChange>
              </w:rPr>
              <w:delText>Capitolul 5:  Concluzii</w:delText>
            </w:r>
            <w:r w:rsidRPr="0078286B" w:rsidDel="00FB3B12">
              <w:rPr>
                <w:rFonts w:ascii="Arial" w:hAnsi="Arial" w:cs="Arial"/>
                <w:noProof/>
                <w:webHidden/>
                <w:rPrChange w:id="437" w:author="Alexandru Uicoabă" w:date="2022-06-16T14:49:00Z">
                  <w:rPr>
                    <w:noProof/>
                    <w:webHidden/>
                  </w:rPr>
                </w:rPrChange>
              </w:rPr>
              <w:tab/>
              <w:delText>23</w:delText>
            </w:r>
          </w:del>
        </w:p>
        <w:p w14:paraId="6FF20D03" w14:textId="14E9BB2E" w:rsidR="008A43DC" w:rsidRPr="0078286B" w:rsidDel="00FB3B12" w:rsidRDefault="008A43DC">
          <w:pPr>
            <w:pStyle w:val="Cuprins2"/>
            <w:tabs>
              <w:tab w:val="right" w:leader="dot" w:pos="9016"/>
            </w:tabs>
            <w:rPr>
              <w:del w:id="438" w:author="Alexandru Uicoabă" w:date="2022-06-16T10:41:00Z"/>
              <w:rFonts w:ascii="Arial" w:eastAsiaTheme="minorEastAsia" w:hAnsi="Arial" w:cs="Arial"/>
              <w:noProof/>
              <w:lang w:val="en-GB" w:eastAsia="en-GB"/>
              <w:rPrChange w:id="439" w:author="Alexandru Uicoabă" w:date="2022-06-16T14:49:00Z">
                <w:rPr>
                  <w:del w:id="440" w:author="Alexandru Uicoabă" w:date="2022-06-16T10:41:00Z"/>
                  <w:rFonts w:eastAsiaTheme="minorEastAsia"/>
                  <w:noProof/>
                  <w:lang w:val="en-GB" w:eastAsia="en-GB"/>
                </w:rPr>
              </w:rPrChange>
            </w:rPr>
          </w:pPr>
          <w:del w:id="441" w:author="Alexandru Uicoabă" w:date="2022-06-16T10:41:00Z">
            <w:r w:rsidRPr="0078286B" w:rsidDel="00FB3B12">
              <w:rPr>
                <w:rFonts w:ascii="Arial" w:hAnsi="Arial" w:cs="Arial"/>
                <w:noProof/>
                <w:rPrChange w:id="442" w:author="Alexandru Uicoabă" w:date="2022-06-16T14:49:00Z">
                  <w:rPr>
                    <w:rStyle w:val="Hyperlink"/>
                    <w:rFonts w:ascii="Times New Roman" w:hAnsi="Times New Roman" w:cs="Times New Roman"/>
                    <w:b/>
                    <w:bCs/>
                    <w:noProof/>
                    <w:lang w:val="en-GB"/>
                  </w:rPr>
                </w:rPrChange>
              </w:rPr>
              <w:delText>5.1 – Contribuții proprii</w:delText>
            </w:r>
            <w:r w:rsidRPr="0078286B" w:rsidDel="00FB3B12">
              <w:rPr>
                <w:rFonts w:ascii="Arial" w:hAnsi="Arial" w:cs="Arial"/>
                <w:noProof/>
                <w:webHidden/>
                <w:rPrChange w:id="443" w:author="Alexandru Uicoabă" w:date="2022-06-16T14:49:00Z">
                  <w:rPr>
                    <w:noProof/>
                    <w:webHidden/>
                  </w:rPr>
                </w:rPrChange>
              </w:rPr>
              <w:tab/>
              <w:delText>23</w:delText>
            </w:r>
          </w:del>
        </w:p>
        <w:p w14:paraId="33EA136B" w14:textId="2386EF4F" w:rsidR="008A43DC" w:rsidRPr="0078286B" w:rsidDel="00FB3B12" w:rsidRDefault="008A43DC">
          <w:pPr>
            <w:pStyle w:val="Cuprins2"/>
            <w:tabs>
              <w:tab w:val="right" w:leader="dot" w:pos="9016"/>
            </w:tabs>
            <w:rPr>
              <w:del w:id="444" w:author="Alexandru Uicoabă" w:date="2022-06-16T10:41:00Z"/>
              <w:rFonts w:ascii="Arial" w:eastAsiaTheme="minorEastAsia" w:hAnsi="Arial" w:cs="Arial"/>
              <w:noProof/>
              <w:lang w:val="en-GB" w:eastAsia="en-GB"/>
              <w:rPrChange w:id="445" w:author="Alexandru Uicoabă" w:date="2022-06-16T14:49:00Z">
                <w:rPr>
                  <w:del w:id="446" w:author="Alexandru Uicoabă" w:date="2022-06-16T10:41:00Z"/>
                  <w:rFonts w:eastAsiaTheme="minorEastAsia"/>
                  <w:noProof/>
                  <w:lang w:val="en-GB" w:eastAsia="en-GB"/>
                </w:rPr>
              </w:rPrChange>
            </w:rPr>
          </w:pPr>
          <w:del w:id="447" w:author="Alexandru Uicoabă" w:date="2022-06-16T10:41:00Z">
            <w:r w:rsidRPr="0078286B" w:rsidDel="00FB3B12">
              <w:rPr>
                <w:rFonts w:ascii="Arial" w:hAnsi="Arial" w:cs="Arial"/>
                <w:noProof/>
                <w:rPrChange w:id="448" w:author="Alexandru Uicoabă" w:date="2022-06-16T14:49:00Z">
                  <w:rPr>
                    <w:rStyle w:val="Hyperlink"/>
                    <w:rFonts w:ascii="Times New Roman" w:hAnsi="Times New Roman" w:cs="Times New Roman"/>
                    <w:b/>
                    <w:bCs/>
                    <w:noProof/>
                    <w:lang w:val="en-GB"/>
                  </w:rPr>
                </w:rPrChange>
              </w:rPr>
              <w:delText>5.2 – Dezvoltări viitoare</w:delText>
            </w:r>
            <w:r w:rsidRPr="0078286B" w:rsidDel="00FB3B12">
              <w:rPr>
                <w:rFonts w:ascii="Arial" w:hAnsi="Arial" w:cs="Arial"/>
                <w:noProof/>
                <w:webHidden/>
                <w:rPrChange w:id="449" w:author="Alexandru Uicoabă" w:date="2022-06-16T14:49:00Z">
                  <w:rPr>
                    <w:noProof/>
                    <w:webHidden/>
                  </w:rPr>
                </w:rPrChange>
              </w:rPr>
              <w:tab/>
              <w:delText>23</w:delText>
            </w:r>
          </w:del>
        </w:p>
        <w:p w14:paraId="35F7B5EE" w14:textId="60E6ACF8" w:rsidR="008A43DC" w:rsidRPr="0078286B" w:rsidDel="00FB3B12" w:rsidRDefault="008A43DC">
          <w:pPr>
            <w:pStyle w:val="Cuprins1"/>
            <w:tabs>
              <w:tab w:val="right" w:leader="dot" w:pos="9016"/>
            </w:tabs>
            <w:rPr>
              <w:del w:id="450" w:author="Alexandru Uicoabă" w:date="2022-06-16T10:41:00Z"/>
              <w:rFonts w:ascii="Arial" w:eastAsiaTheme="minorEastAsia" w:hAnsi="Arial" w:cs="Arial"/>
              <w:noProof/>
              <w:lang w:val="en-GB" w:eastAsia="en-GB"/>
              <w:rPrChange w:id="451" w:author="Alexandru Uicoabă" w:date="2022-06-16T14:49:00Z">
                <w:rPr>
                  <w:del w:id="452" w:author="Alexandru Uicoabă" w:date="2022-06-16T10:41:00Z"/>
                  <w:rFonts w:eastAsiaTheme="minorEastAsia"/>
                  <w:noProof/>
                  <w:lang w:val="en-GB" w:eastAsia="en-GB"/>
                </w:rPr>
              </w:rPrChange>
            </w:rPr>
          </w:pPr>
          <w:del w:id="453" w:author="Alexandru Uicoabă" w:date="2022-06-16T10:41:00Z">
            <w:r w:rsidRPr="0078286B" w:rsidDel="00FB3B12">
              <w:rPr>
                <w:rFonts w:ascii="Arial" w:hAnsi="Arial" w:cs="Arial"/>
                <w:noProof/>
                <w:rPrChange w:id="454" w:author="Alexandru Uicoabă" w:date="2022-06-16T14:49:00Z">
                  <w:rPr>
                    <w:rStyle w:val="Hyperlink"/>
                    <w:rFonts w:ascii="Times New Roman" w:hAnsi="Times New Roman" w:cs="Times New Roman"/>
                    <w:b/>
                    <w:bCs/>
                    <w:noProof/>
                    <w:lang w:val="en-GB"/>
                  </w:rPr>
                </w:rPrChange>
              </w:rPr>
              <w:delText>Capitolul 6:</w:delText>
            </w:r>
            <w:r w:rsidRPr="0078286B" w:rsidDel="00FB3B12">
              <w:rPr>
                <w:rFonts w:ascii="Arial" w:hAnsi="Arial" w:cs="Arial"/>
                <w:noProof/>
                <w:rPrChange w:id="455" w:author="Alexandru Uicoabă" w:date="2022-06-16T14:49:00Z">
                  <w:rPr>
                    <w:rStyle w:val="Hyperlink"/>
                    <w:rFonts w:ascii="Times New Roman" w:hAnsi="Times New Roman" w:cs="Times New Roman"/>
                    <w:b/>
                    <w:bCs/>
                    <w:noProof/>
                  </w:rPr>
                </w:rPrChange>
              </w:rPr>
              <w:delText xml:space="preserve"> Bibliografie</w:delText>
            </w:r>
            <w:r w:rsidRPr="0078286B" w:rsidDel="00FB3B12">
              <w:rPr>
                <w:rFonts w:ascii="Arial" w:hAnsi="Arial" w:cs="Arial"/>
                <w:noProof/>
                <w:webHidden/>
                <w:rPrChange w:id="456" w:author="Alexandru Uicoabă" w:date="2022-06-16T14:49:00Z">
                  <w:rPr>
                    <w:noProof/>
                    <w:webHidden/>
                  </w:rPr>
                </w:rPrChange>
              </w:rPr>
              <w:tab/>
              <w:delText>24</w:delText>
            </w:r>
          </w:del>
        </w:p>
        <w:p w14:paraId="699EA11C" w14:textId="7B0B3EEE" w:rsidR="006E161C" w:rsidRPr="0078286B" w:rsidRDefault="00996CA1">
          <w:pPr>
            <w:rPr>
              <w:rFonts w:ascii="Arial" w:hAnsi="Arial" w:cs="Arial"/>
              <w:rPrChange w:id="457" w:author="Alexandru Uicoabă" w:date="2022-06-16T14:49:00Z">
                <w:rPr/>
              </w:rPrChange>
            </w:rPr>
          </w:pPr>
          <w:r w:rsidRPr="0078286B">
            <w:rPr>
              <w:rFonts w:ascii="Arial" w:hAnsi="Arial" w:cs="Arial"/>
              <w:rPrChange w:id="458" w:author="Alexandru Uicoabă" w:date="2022-06-16T14:49:00Z">
                <w:rPr/>
              </w:rPrChange>
            </w:rPr>
            <w:fldChar w:fldCharType="end"/>
          </w:r>
        </w:p>
      </w:sdtContent>
    </w:sdt>
    <w:p w14:paraId="693DD723" w14:textId="793B7651" w:rsidR="006E161C" w:rsidDel="00A90EAC" w:rsidRDefault="006E161C">
      <w:pPr>
        <w:rPr>
          <w:del w:id="459" w:author="Alexandru Uicoabă" w:date="2022-06-16T11:30:00Z"/>
          <w:rFonts w:ascii="Arial" w:hAnsi="Arial" w:cs="Arial"/>
        </w:rPr>
      </w:pPr>
    </w:p>
    <w:p w14:paraId="7936FC9B" w14:textId="4D85B7D3" w:rsidR="00A90EAC" w:rsidRPr="00A90EAC" w:rsidRDefault="00A90EAC">
      <w:pPr>
        <w:rPr>
          <w:ins w:id="460" w:author="Alexandru Uicoabă" w:date="2022-06-16T23:59:00Z"/>
          <w:rFonts w:ascii="Arial" w:hAnsi="Arial" w:cs="Arial"/>
          <w:sz w:val="32"/>
          <w:szCs w:val="32"/>
          <w:rPrChange w:id="461" w:author="Alexandru Uicoabă" w:date="2022-06-17T00:00:00Z">
            <w:rPr>
              <w:ins w:id="462" w:author="Alexandru Uicoabă" w:date="2022-06-16T23:59:00Z"/>
              <w:rFonts w:ascii="Arial" w:hAnsi="Arial" w:cs="Arial"/>
            </w:rPr>
          </w:rPrChange>
        </w:rPr>
      </w:pPr>
    </w:p>
    <w:p w14:paraId="1DE9FAB0" w14:textId="6BC4CE4E" w:rsidR="00A90EAC" w:rsidRDefault="00A90EAC">
      <w:pPr>
        <w:rPr>
          <w:ins w:id="463" w:author="Alexandru Uicoabă" w:date="2022-06-17T00:12:00Z"/>
          <w:rFonts w:ascii="Arial" w:hAnsi="Arial" w:cs="Arial"/>
          <w:sz w:val="32"/>
          <w:szCs w:val="32"/>
        </w:rPr>
      </w:pPr>
      <w:ins w:id="464" w:author="Alexandru Uicoabă" w:date="2022-06-17T00:00:00Z">
        <w:r w:rsidRPr="00A90EAC">
          <w:rPr>
            <w:rFonts w:ascii="Arial" w:hAnsi="Arial" w:cs="Arial"/>
            <w:sz w:val="32"/>
            <w:szCs w:val="32"/>
            <w:rPrChange w:id="465" w:author="Alexandru Uicoabă" w:date="2022-06-17T00:00:00Z">
              <w:rPr>
                <w:rFonts w:ascii="Arial" w:hAnsi="Arial" w:cs="Arial"/>
              </w:rPr>
            </w:rPrChange>
          </w:rPr>
          <w:t>List</w:t>
        </w:r>
      </w:ins>
      <w:ins w:id="466" w:author="Alexandru Uicoabă" w:date="2022-06-17T00:11:00Z">
        <w:r w:rsidR="00C36BF9">
          <w:rPr>
            <w:rFonts w:ascii="Arial" w:hAnsi="Arial" w:cs="Arial"/>
            <w:sz w:val="32"/>
            <w:szCs w:val="32"/>
          </w:rPr>
          <w:t>ă</w:t>
        </w:r>
      </w:ins>
      <w:ins w:id="467" w:author="Alexandru Uicoabă" w:date="2022-06-17T00:00:00Z">
        <w:r w:rsidRPr="00A90EAC">
          <w:rPr>
            <w:rFonts w:ascii="Arial" w:hAnsi="Arial" w:cs="Arial"/>
            <w:sz w:val="32"/>
            <w:szCs w:val="32"/>
            <w:rPrChange w:id="468" w:author="Alexandru Uicoabă" w:date="2022-06-17T00:00:00Z">
              <w:rPr>
                <w:rFonts w:ascii="Arial" w:hAnsi="Arial" w:cs="Arial"/>
              </w:rPr>
            </w:rPrChange>
          </w:rPr>
          <w:t xml:space="preserve"> figurilor</w:t>
        </w:r>
      </w:ins>
    </w:p>
    <w:p w14:paraId="782B875C" w14:textId="77777777" w:rsidR="00C36BF9" w:rsidRPr="00C36BF9" w:rsidRDefault="00C36BF9">
      <w:pPr>
        <w:rPr>
          <w:ins w:id="469" w:author="Alexandru Uicoabă" w:date="2022-06-16T23:59:00Z"/>
          <w:rFonts w:ascii="Arial" w:hAnsi="Arial" w:cs="Arial"/>
          <w:sz w:val="24"/>
          <w:szCs w:val="24"/>
          <w:rPrChange w:id="470" w:author="Alexandru Uicoabă" w:date="2022-06-17T00:12:00Z">
            <w:rPr>
              <w:ins w:id="471" w:author="Alexandru Uicoabă" w:date="2022-06-16T23:59:00Z"/>
              <w:rFonts w:ascii="Arial" w:hAnsi="Arial" w:cs="Arial"/>
            </w:rPr>
          </w:rPrChange>
        </w:rPr>
      </w:pPr>
    </w:p>
    <w:p w14:paraId="345412F9" w14:textId="07260E21" w:rsidR="00C36BF9" w:rsidRPr="00C36BF9" w:rsidRDefault="00C36BF9" w:rsidP="00C36BF9">
      <w:pPr>
        <w:rPr>
          <w:ins w:id="472" w:author="Alexandru Uicoabă" w:date="2022-06-17T00:12:00Z"/>
          <w:rFonts w:ascii="Arial" w:hAnsi="Arial" w:cs="Arial"/>
          <w:sz w:val="24"/>
          <w:szCs w:val="24"/>
          <w:rPrChange w:id="473" w:author="Alexandru Uicoabă" w:date="2022-06-17T00:12:00Z">
            <w:rPr>
              <w:ins w:id="474" w:author="Alexandru Uicoabă" w:date="2022-06-17T00:12:00Z"/>
              <w:rFonts w:ascii="Arial" w:hAnsi="Arial" w:cs="Arial"/>
            </w:rPr>
          </w:rPrChange>
        </w:rPr>
      </w:pPr>
      <w:ins w:id="475" w:author="Alexandru Uicoabă" w:date="2022-06-17T00:12:00Z">
        <w:r w:rsidRPr="00C36BF9">
          <w:rPr>
            <w:rFonts w:ascii="Arial" w:hAnsi="Arial" w:cs="Arial"/>
            <w:sz w:val="24"/>
            <w:szCs w:val="24"/>
            <w:rPrChange w:id="476" w:author="Alexandru Uicoabă" w:date="2022-06-17T00:12:00Z">
              <w:rPr>
                <w:rFonts w:ascii="Arial" w:hAnsi="Arial" w:cs="Arial"/>
              </w:rPr>
            </w:rPrChange>
          </w:rPr>
          <w:t xml:space="preserve">Figura 3.1 Flux </w:t>
        </w:r>
        <w:proofErr w:type="spellStart"/>
        <w:r w:rsidRPr="00C36BF9">
          <w:rPr>
            <w:rFonts w:ascii="Arial" w:hAnsi="Arial" w:cs="Arial"/>
            <w:sz w:val="24"/>
            <w:szCs w:val="24"/>
            <w:rPrChange w:id="477" w:author="Alexandru Uicoabă" w:date="2022-06-17T00:12:00Z">
              <w:rPr>
                <w:rFonts w:ascii="Arial" w:hAnsi="Arial" w:cs="Arial"/>
              </w:rPr>
            </w:rPrChange>
          </w:rPr>
          <w:t>reinforcement</w:t>
        </w:r>
        <w:proofErr w:type="spellEnd"/>
        <w:r w:rsidRPr="00C36BF9">
          <w:rPr>
            <w:rFonts w:ascii="Arial" w:hAnsi="Arial" w:cs="Arial"/>
            <w:sz w:val="24"/>
            <w:szCs w:val="24"/>
            <w:rPrChange w:id="478" w:author="Alexandru Uicoabă" w:date="2022-06-17T00:12:00Z">
              <w:rPr>
                <w:rFonts w:ascii="Arial" w:hAnsi="Arial" w:cs="Arial"/>
              </w:rPr>
            </w:rPrChange>
          </w:rPr>
          <w:t xml:space="preserve"> </w:t>
        </w:r>
        <w:proofErr w:type="spellStart"/>
        <w:r w:rsidRPr="00C36BF9">
          <w:rPr>
            <w:rFonts w:ascii="Arial" w:hAnsi="Arial" w:cs="Arial"/>
            <w:sz w:val="24"/>
            <w:szCs w:val="24"/>
            <w:rPrChange w:id="479" w:author="Alexandru Uicoabă" w:date="2022-06-17T00:12:00Z">
              <w:rPr>
                <w:rFonts w:ascii="Arial" w:hAnsi="Arial" w:cs="Arial"/>
              </w:rPr>
            </w:rPrChange>
          </w:rPr>
          <w:t>learning</w:t>
        </w:r>
        <w:proofErr w:type="spellEnd"/>
        <w:r w:rsidRPr="00C36BF9">
          <w:rPr>
            <w:rFonts w:ascii="Arial" w:hAnsi="Arial" w:cs="Arial"/>
            <w:sz w:val="24"/>
            <w:szCs w:val="24"/>
            <w:rPrChange w:id="480" w:author="Alexandru Uicoabă" w:date="2022-06-17T00:12:00Z">
              <w:rPr>
                <w:rFonts w:ascii="Arial" w:hAnsi="Arial" w:cs="Arial"/>
              </w:rPr>
            </w:rPrChange>
          </w:rPr>
          <w:t xml:space="preserve"> ..</w:t>
        </w:r>
        <w:r>
          <w:rPr>
            <w:rFonts w:ascii="Arial" w:hAnsi="Arial" w:cs="Arial"/>
            <w:sz w:val="24"/>
            <w:szCs w:val="24"/>
          </w:rPr>
          <w:t>...........................................................................</w:t>
        </w:r>
      </w:ins>
      <w:ins w:id="481" w:author="Alexandru Uicoabă" w:date="2022-06-17T00:14:00Z">
        <w:r>
          <w:rPr>
            <w:rFonts w:ascii="Arial" w:hAnsi="Arial" w:cs="Arial"/>
            <w:sz w:val="24"/>
            <w:szCs w:val="24"/>
          </w:rPr>
          <w:t xml:space="preserve"> </w:t>
        </w:r>
      </w:ins>
      <w:ins w:id="482" w:author="Alexandru Uicoabă" w:date="2022-06-17T00:12:00Z">
        <w:r w:rsidRPr="00C36BF9">
          <w:rPr>
            <w:rFonts w:ascii="Arial" w:hAnsi="Arial" w:cs="Arial"/>
            <w:sz w:val="24"/>
            <w:szCs w:val="24"/>
            <w:rPrChange w:id="483" w:author="Alexandru Uicoabă" w:date="2022-06-17T00:12:00Z">
              <w:rPr>
                <w:rFonts w:ascii="Arial" w:hAnsi="Arial" w:cs="Arial"/>
              </w:rPr>
            </w:rPrChange>
          </w:rPr>
          <w:t>13</w:t>
        </w:r>
      </w:ins>
    </w:p>
    <w:p w14:paraId="18689C06" w14:textId="31096394" w:rsidR="00C36BF9" w:rsidRPr="00C36BF9" w:rsidRDefault="00C36BF9" w:rsidP="00C36BF9">
      <w:pPr>
        <w:rPr>
          <w:ins w:id="484" w:author="Alexandru Uicoabă" w:date="2022-06-17T00:12:00Z"/>
          <w:rFonts w:ascii="Arial" w:hAnsi="Arial" w:cs="Arial"/>
          <w:sz w:val="24"/>
          <w:szCs w:val="24"/>
          <w:rPrChange w:id="485" w:author="Alexandru Uicoabă" w:date="2022-06-17T00:12:00Z">
            <w:rPr>
              <w:ins w:id="486" w:author="Alexandru Uicoabă" w:date="2022-06-17T00:12:00Z"/>
              <w:rFonts w:ascii="Arial" w:hAnsi="Arial" w:cs="Arial"/>
            </w:rPr>
          </w:rPrChange>
        </w:rPr>
      </w:pPr>
      <w:ins w:id="487" w:author="Alexandru Uicoabă" w:date="2022-06-17T00:12:00Z">
        <w:r w:rsidRPr="00C36BF9">
          <w:rPr>
            <w:rFonts w:ascii="Arial" w:hAnsi="Arial" w:cs="Arial"/>
            <w:sz w:val="24"/>
            <w:szCs w:val="24"/>
            <w:rPrChange w:id="488" w:author="Alexandru Uicoabă" w:date="2022-06-17T00:12:00Z">
              <w:rPr>
                <w:rFonts w:ascii="Arial" w:hAnsi="Arial" w:cs="Arial"/>
              </w:rPr>
            </w:rPrChange>
          </w:rPr>
          <w:t xml:space="preserve">Figura 4.1 Fluxul datelor între componente </w:t>
        </w:r>
        <w:r>
          <w:rPr>
            <w:rFonts w:ascii="Arial" w:hAnsi="Arial" w:cs="Arial"/>
            <w:sz w:val="24"/>
            <w:szCs w:val="24"/>
          </w:rPr>
          <w:t>....................................................................</w:t>
        </w:r>
        <w:r w:rsidRPr="00C36BF9">
          <w:rPr>
            <w:rFonts w:ascii="Arial" w:hAnsi="Arial" w:cs="Arial"/>
            <w:sz w:val="24"/>
            <w:szCs w:val="24"/>
            <w:rPrChange w:id="489" w:author="Alexandru Uicoabă" w:date="2022-06-17T00:12:00Z">
              <w:rPr>
                <w:rFonts w:ascii="Arial" w:hAnsi="Arial" w:cs="Arial"/>
              </w:rPr>
            </w:rPrChange>
          </w:rPr>
          <w:t>.. 14</w:t>
        </w:r>
      </w:ins>
    </w:p>
    <w:p w14:paraId="00364330" w14:textId="0ED7A2A3" w:rsidR="00C36BF9" w:rsidRPr="00C36BF9" w:rsidRDefault="00C36BF9" w:rsidP="00C36BF9">
      <w:pPr>
        <w:rPr>
          <w:ins w:id="490" w:author="Alexandru Uicoabă" w:date="2022-06-17T00:12:00Z"/>
          <w:rFonts w:ascii="Arial" w:hAnsi="Arial" w:cs="Arial"/>
          <w:sz w:val="24"/>
          <w:szCs w:val="24"/>
          <w:rPrChange w:id="491" w:author="Alexandru Uicoabă" w:date="2022-06-17T00:12:00Z">
            <w:rPr>
              <w:ins w:id="492" w:author="Alexandru Uicoabă" w:date="2022-06-17T00:12:00Z"/>
              <w:rFonts w:ascii="Arial" w:hAnsi="Arial" w:cs="Arial"/>
            </w:rPr>
          </w:rPrChange>
        </w:rPr>
      </w:pPr>
      <w:ins w:id="493" w:author="Alexandru Uicoabă" w:date="2022-06-17T00:12:00Z">
        <w:r w:rsidRPr="00C36BF9">
          <w:rPr>
            <w:rFonts w:ascii="Arial" w:hAnsi="Arial" w:cs="Arial"/>
            <w:sz w:val="24"/>
            <w:szCs w:val="24"/>
            <w:rPrChange w:id="494" w:author="Alexandru Uicoabă" w:date="2022-06-17T00:12:00Z">
              <w:rPr>
                <w:rFonts w:ascii="Arial" w:hAnsi="Arial" w:cs="Arial"/>
              </w:rPr>
            </w:rPrChange>
          </w:rPr>
          <w:t>Figura 4.2 Distribuția senzorilor frontali ..</w:t>
        </w:r>
        <w:r>
          <w:rPr>
            <w:rFonts w:ascii="Arial" w:hAnsi="Arial" w:cs="Arial"/>
            <w:sz w:val="24"/>
            <w:szCs w:val="24"/>
          </w:rPr>
          <w:t>..........................................................................</w:t>
        </w:r>
        <w:r w:rsidRPr="00C36BF9">
          <w:rPr>
            <w:rFonts w:ascii="Arial" w:hAnsi="Arial" w:cs="Arial"/>
            <w:sz w:val="24"/>
            <w:szCs w:val="24"/>
            <w:rPrChange w:id="495" w:author="Alexandru Uicoabă" w:date="2022-06-17T00:12:00Z">
              <w:rPr>
                <w:rFonts w:ascii="Arial" w:hAnsi="Arial" w:cs="Arial"/>
              </w:rPr>
            </w:rPrChange>
          </w:rPr>
          <w:t xml:space="preserve"> 1</w:t>
        </w:r>
      </w:ins>
      <w:ins w:id="496" w:author="Alexandru Uicoabă" w:date="2022-06-17T07:29:00Z">
        <w:r w:rsidR="00456229">
          <w:rPr>
            <w:rFonts w:ascii="Arial" w:hAnsi="Arial" w:cs="Arial"/>
            <w:sz w:val="24"/>
            <w:szCs w:val="24"/>
          </w:rPr>
          <w:t>5</w:t>
        </w:r>
      </w:ins>
    </w:p>
    <w:p w14:paraId="3CBC33F9" w14:textId="34547E11" w:rsidR="00C36BF9" w:rsidRPr="00C36BF9" w:rsidRDefault="00C36BF9" w:rsidP="00C36BF9">
      <w:pPr>
        <w:rPr>
          <w:ins w:id="497" w:author="Alexandru Uicoabă" w:date="2022-06-17T00:12:00Z"/>
          <w:rFonts w:ascii="Arial" w:hAnsi="Arial" w:cs="Arial"/>
          <w:sz w:val="24"/>
          <w:szCs w:val="24"/>
          <w:rPrChange w:id="498" w:author="Alexandru Uicoabă" w:date="2022-06-17T00:12:00Z">
            <w:rPr>
              <w:ins w:id="499" w:author="Alexandru Uicoabă" w:date="2022-06-17T00:12:00Z"/>
              <w:rFonts w:ascii="Arial" w:hAnsi="Arial" w:cs="Arial"/>
            </w:rPr>
          </w:rPrChange>
        </w:rPr>
      </w:pPr>
      <w:ins w:id="500" w:author="Alexandru Uicoabă" w:date="2022-06-17T00:12:00Z">
        <w:r w:rsidRPr="00C36BF9">
          <w:rPr>
            <w:rFonts w:ascii="Arial" w:hAnsi="Arial" w:cs="Arial"/>
            <w:sz w:val="24"/>
            <w:szCs w:val="24"/>
            <w:rPrChange w:id="501" w:author="Alexandru Uicoabă" w:date="2022-06-17T00:12:00Z">
              <w:rPr>
                <w:rFonts w:ascii="Arial" w:hAnsi="Arial" w:cs="Arial"/>
              </w:rPr>
            </w:rPrChange>
          </w:rPr>
          <w:t>Figura 4.3 Forma circuitului ..</w:t>
        </w:r>
        <w:r>
          <w:rPr>
            <w:rFonts w:ascii="Arial" w:hAnsi="Arial" w:cs="Arial"/>
            <w:sz w:val="24"/>
            <w:szCs w:val="24"/>
          </w:rPr>
          <w:t>............................................................................................</w:t>
        </w:r>
      </w:ins>
      <w:ins w:id="502" w:author="Alexandru Uicoabă" w:date="2022-06-17T00:14:00Z">
        <w:r>
          <w:rPr>
            <w:rFonts w:ascii="Arial" w:hAnsi="Arial" w:cs="Arial"/>
            <w:sz w:val="24"/>
            <w:szCs w:val="24"/>
          </w:rPr>
          <w:t xml:space="preserve"> </w:t>
        </w:r>
      </w:ins>
      <w:ins w:id="503" w:author="Alexandru Uicoabă" w:date="2022-06-17T00:12:00Z">
        <w:r w:rsidRPr="00C36BF9">
          <w:rPr>
            <w:rFonts w:ascii="Arial" w:hAnsi="Arial" w:cs="Arial"/>
            <w:sz w:val="24"/>
            <w:szCs w:val="24"/>
            <w:rPrChange w:id="504" w:author="Alexandru Uicoabă" w:date="2022-06-17T00:12:00Z">
              <w:rPr>
                <w:rFonts w:ascii="Arial" w:hAnsi="Arial" w:cs="Arial"/>
              </w:rPr>
            </w:rPrChange>
          </w:rPr>
          <w:t>1</w:t>
        </w:r>
      </w:ins>
      <w:ins w:id="505" w:author="Alexandru Uicoabă" w:date="2022-06-17T07:29:00Z">
        <w:r w:rsidR="00456229">
          <w:rPr>
            <w:rFonts w:ascii="Arial" w:hAnsi="Arial" w:cs="Arial"/>
            <w:sz w:val="24"/>
            <w:szCs w:val="24"/>
          </w:rPr>
          <w:t>6</w:t>
        </w:r>
      </w:ins>
    </w:p>
    <w:p w14:paraId="1B229F64" w14:textId="31BAA77A" w:rsidR="00C36BF9" w:rsidRPr="00C36BF9" w:rsidRDefault="00C36BF9" w:rsidP="00C36BF9">
      <w:pPr>
        <w:rPr>
          <w:ins w:id="506" w:author="Alexandru Uicoabă" w:date="2022-06-17T00:12:00Z"/>
          <w:rFonts w:ascii="Arial" w:hAnsi="Arial" w:cs="Arial"/>
          <w:sz w:val="24"/>
          <w:szCs w:val="24"/>
          <w:rPrChange w:id="507" w:author="Alexandru Uicoabă" w:date="2022-06-17T00:12:00Z">
            <w:rPr>
              <w:ins w:id="508" w:author="Alexandru Uicoabă" w:date="2022-06-17T00:12:00Z"/>
              <w:rFonts w:ascii="Arial" w:hAnsi="Arial" w:cs="Arial"/>
            </w:rPr>
          </w:rPrChange>
        </w:rPr>
      </w:pPr>
      <w:ins w:id="509" w:author="Alexandru Uicoabă" w:date="2022-06-17T00:12:00Z">
        <w:r w:rsidRPr="00C36BF9">
          <w:rPr>
            <w:rFonts w:ascii="Arial" w:hAnsi="Arial" w:cs="Arial"/>
            <w:sz w:val="24"/>
            <w:szCs w:val="24"/>
            <w:rPrChange w:id="510" w:author="Alexandru Uicoabă" w:date="2022-06-17T00:12:00Z">
              <w:rPr>
                <w:rFonts w:ascii="Arial" w:hAnsi="Arial" w:cs="Arial"/>
              </w:rPr>
            </w:rPrChange>
          </w:rPr>
          <w:t>Figura 4.4 Imagina văzută de jucător ..</w:t>
        </w:r>
      </w:ins>
      <w:ins w:id="511" w:author="Alexandru Uicoabă" w:date="2022-06-17T00:13:00Z">
        <w:r>
          <w:rPr>
            <w:rFonts w:ascii="Arial" w:hAnsi="Arial" w:cs="Arial"/>
            <w:sz w:val="24"/>
            <w:szCs w:val="24"/>
          </w:rPr>
          <w:t>.............................................................................</w:t>
        </w:r>
      </w:ins>
      <w:ins w:id="512" w:author="Alexandru Uicoabă" w:date="2022-06-17T00:14:00Z">
        <w:r>
          <w:rPr>
            <w:rFonts w:ascii="Arial" w:hAnsi="Arial" w:cs="Arial"/>
            <w:sz w:val="24"/>
            <w:szCs w:val="24"/>
          </w:rPr>
          <w:t xml:space="preserve"> </w:t>
        </w:r>
      </w:ins>
      <w:ins w:id="513" w:author="Alexandru Uicoabă" w:date="2022-06-17T00:12:00Z">
        <w:r w:rsidRPr="00C36BF9">
          <w:rPr>
            <w:rFonts w:ascii="Arial" w:hAnsi="Arial" w:cs="Arial"/>
            <w:sz w:val="24"/>
            <w:szCs w:val="24"/>
            <w:rPrChange w:id="514" w:author="Alexandru Uicoabă" w:date="2022-06-17T00:12:00Z">
              <w:rPr>
                <w:rFonts w:ascii="Arial" w:hAnsi="Arial" w:cs="Arial"/>
              </w:rPr>
            </w:rPrChange>
          </w:rPr>
          <w:t>1</w:t>
        </w:r>
      </w:ins>
      <w:ins w:id="515" w:author="Alexandru Uicoabă" w:date="2022-06-17T07:29:00Z">
        <w:r w:rsidR="00456229">
          <w:rPr>
            <w:rFonts w:ascii="Arial" w:hAnsi="Arial" w:cs="Arial"/>
            <w:sz w:val="24"/>
            <w:szCs w:val="24"/>
          </w:rPr>
          <w:t>7</w:t>
        </w:r>
      </w:ins>
    </w:p>
    <w:p w14:paraId="1A498F94" w14:textId="2B56FADC" w:rsidR="00C36BF9" w:rsidRPr="00C36BF9" w:rsidRDefault="00C36BF9" w:rsidP="00C36BF9">
      <w:pPr>
        <w:rPr>
          <w:ins w:id="516" w:author="Alexandru Uicoabă" w:date="2022-06-17T00:12:00Z"/>
          <w:rFonts w:ascii="Arial" w:hAnsi="Arial" w:cs="Arial"/>
          <w:sz w:val="24"/>
          <w:szCs w:val="24"/>
          <w:rPrChange w:id="517" w:author="Alexandru Uicoabă" w:date="2022-06-17T00:12:00Z">
            <w:rPr>
              <w:ins w:id="518" w:author="Alexandru Uicoabă" w:date="2022-06-17T00:12:00Z"/>
              <w:rFonts w:ascii="Arial" w:hAnsi="Arial" w:cs="Arial"/>
            </w:rPr>
          </w:rPrChange>
        </w:rPr>
      </w:pPr>
      <w:ins w:id="519" w:author="Alexandru Uicoabă" w:date="2022-06-17T00:12:00Z">
        <w:r w:rsidRPr="00C36BF9">
          <w:rPr>
            <w:rFonts w:ascii="Arial" w:hAnsi="Arial" w:cs="Arial"/>
            <w:sz w:val="24"/>
            <w:szCs w:val="24"/>
            <w:rPrChange w:id="520" w:author="Alexandru Uicoabă" w:date="2022-06-17T00:12:00Z">
              <w:rPr>
                <w:rFonts w:ascii="Arial" w:hAnsi="Arial" w:cs="Arial"/>
              </w:rPr>
            </w:rPrChange>
          </w:rPr>
          <w:t>Figura 4.5  Fluxul pentru învățarea automată supravegheată ..</w:t>
        </w:r>
      </w:ins>
      <w:ins w:id="521" w:author="Alexandru Uicoabă" w:date="2022-06-17T00:13:00Z">
        <w:r>
          <w:rPr>
            <w:rFonts w:ascii="Arial" w:hAnsi="Arial" w:cs="Arial"/>
            <w:sz w:val="24"/>
            <w:szCs w:val="24"/>
          </w:rPr>
          <w:t>........................................</w:t>
        </w:r>
      </w:ins>
      <w:ins w:id="522" w:author="Alexandru Uicoabă" w:date="2022-06-17T00:12:00Z">
        <w:r w:rsidRPr="00C36BF9">
          <w:rPr>
            <w:rFonts w:ascii="Arial" w:hAnsi="Arial" w:cs="Arial"/>
            <w:sz w:val="24"/>
            <w:szCs w:val="24"/>
            <w:rPrChange w:id="523" w:author="Alexandru Uicoabă" w:date="2022-06-17T00:12:00Z">
              <w:rPr>
                <w:rFonts w:ascii="Arial" w:hAnsi="Arial" w:cs="Arial"/>
              </w:rPr>
            </w:rPrChange>
          </w:rPr>
          <w:t xml:space="preserve"> </w:t>
        </w:r>
      </w:ins>
      <w:ins w:id="524" w:author="Alexandru Uicoabă" w:date="2022-06-17T07:29:00Z">
        <w:r w:rsidR="00456229">
          <w:rPr>
            <w:rFonts w:ascii="Arial" w:hAnsi="Arial" w:cs="Arial"/>
            <w:sz w:val="24"/>
            <w:szCs w:val="24"/>
          </w:rPr>
          <w:t>20</w:t>
        </w:r>
      </w:ins>
    </w:p>
    <w:p w14:paraId="1315E8DA" w14:textId="084768D5" w:rsidR="00C36BF9" w:rsidRPr="00C36BF9" w:rsidRDefault="00C36BF9" w:rsidP="00C36BF9">
      <w:pPr>
        <w:rPr>
          <w:ins w:id="525" w:author="Alexandru Uicoabă" w:date="2022-06-17T00:12:00Z"/>
          <w:rFonts w:ascii="Arial" w:hAnsi="Arial" w:cs="Arial"/>
          <w:sz w:val="24"/>
          <w:szCs w:val="24"/>
          <w:rPrChange w:id="526" w:author="Alexandru Uicoabă" w:date="2022-06-17T00:12:00Z">
            <w:rPr>
              <w:ins w:id="527" w:author="Alexandru Uicoabă" w:date="2022-06-17T00:12:00Z"/>
              <w:rFonts w:ascii="Arial" w:hAnsi="Arial" w:cs="Arial"/>
            </w:rPr>
          </w:rPrChange>
        </w:rPr>
      </w:pPr>
      <w:ins w:id="528" w:author="Alexandru Uicoabă" w:date="2022-06-17T00:12:00Z">
        <w:r w:rsidRPr="00C36BF9">
          <w:rPr>
            <w:rFonts w:ascii="Arial" w:hAnsi="Arial" w:cs="Arial"/>
            <w:sz w:val="24"/>
            <w:szCs w:val="24"/>
            <w:rPrChange w:id="529" w:author="Alexandru Uicoabă" w:date="2022-06-17T00:12:00Z">
              <w:rPr>
                <w:rFonts w:ascii="Arial" w:hAnsi="Arial" w:cs="Arial"/>
              </w:rPr>
            </w:rPrChange>
          </w:rPr>
          <w:t xml:space="preserve">Figura 4.6  Structura de directoare pentru </w:t>
        </w:r>
        <w:proofErr w:type="spellStart"/>
        <w:r w:rsidRPr="00C36BF9">
          <w:rPr>
            <w:rFonts w:ascii="Arial" w:hAnsi="Arial" w:cs="Arial"/>
            <w:sz w:val="24"/>
            <w:szCs w:val="24"/>
            <w:rPrChange w:id="530" w:author="Alexandru Uicoabă" w:date="2022-06-17T00:12:00Z">
              <w:rPr>
                <w:rFonts w:ascii="Arial" w:hAnsi="Arial" w:cs="Arial"/>
              </w:rPr>
            </w:rPrChange>
          </w:rPr>
          <w:t>reinforcement</w:t>
        </w:r>
        <w:proofErr w:type="spellEnd"/>
        <w:r w:rsidRPr="00C36BF9">
          <w:rPr>
            <w:rFonts w:ascii="Arial" w:hAnsi="Arial" w:cs="Arial"/>
            <w:sz w:val="24"/>
            <w:szCs w:val="24"/>
            <w:rPrChange w:id="531" w:author="Alexandru Uicoabă" w:date="2022-06-17T00:12:00Z">
              <w:rPr>
                <w:rFonts w:ascii="Arial" w:hAnsi="Arial" w:cs="Arial"/>
              </w:rPr>
            </w:rPrChange>
          </w:rPr>
          <w:t xml:space="preserve"> </w:t>
        </w:r>
        <w:proofErr w:type="spellStart"/>
        <w:r w:rsidRPr="00C36BF9">
          <w:rPr>
            <w:rFonts w:ascii="Arial" w:hAnsi="Arial" w:cs="Arial"/>
            <w:sz w:val="24"/>
            <w:szCs w:val="24"/>
            <w:rPrChange w:id="532" w:author="Alexandru Uicoabă" w:date="2022-06-17T00:12:00Z">
              <w:rPr>
                <w:rFonts w:ascii="Arial" w:hAnsi="Arial" w:cs="Arial"/>
              </w:rPr>
            </w:rPrChange>
          </w:rPr>
          <w:t>learning</w:t>
        </w:r>
        <w:proofErr w:type="spellEnd"/>
        <w:r w:rsidRPr="00C36BF9">
          <w:rPr>
            <w:rFonts w:ascii="Arial" w:hAnsi="Arial" w:cs="Arial"/>
            <w:sz w:val="24"/>
            <w:szCs w:val="24"/>
            <w:rPrChange w:id="533" w:author="Alexandru Uicoabă" w:date="2022-06-17T00:12:00Z">
              <w:rPr>
                <w:rFonts w:ascii="Arial" w:hAnsi="Arial" w:cs="Arial"/>
              </w:rPr>
            </w:rPrChange>
          </w:rPr>
          <w:t xml:space="preserve"> .</w:t>
        </w:r>
      </w:ins>
      <w:ins w:id="534" w:author="Alexandru Uicoabă" w:date="2022-06-17T00:13:00Z">
        <w:r>
          <w:rPr>
            <w:rFonts w:ascii="Arial" w:hAnsi="Arial" w:cs="Arial"/>
            <w:sz w:val="24"/>
            <w:szCs w:val="24"/>
          </w:rPr>
          <w:t>..................................</w:t>
        </w:r>
      </w:ins>
      <w:ins w:id="535" w:author="Alexandru Uicoabă" w:date="2022-06-17T00:14:00Z">
        <w:r>
          <w:rPr>
            <w:rFonts w:ascii="Arial" w:hAnsi="Arial" w:cs="Arial"/>
            <w:sz w:val="24"/>
            <w:szCs w:val="24"/>
          </w:rPr>
          <w:t xml:space="preserve"> </w:t>
        </w:r>
      </w:ins>
      <w:ins w:id="536" w:author="Alexandru Uicoabă" w:date="2022-06-17T00:12:00Z">
        <w:r w:rsidRPr="00C36BF9">
          <w:rPr>
            <w:rFonts w:ascii="Arial" w:hAnsi="Arial" w:cs="Arial"/>
            <w:sz w:val="24"/>
            <w:szCs w:val="24"/>
            <w:rPrChange w:id="537" w:author="Alexandru Uicoabă" w:date="2022-06-17T00:12:00Z">
              <w:rPr>
                <w:rFonts w:ascii="Arial" w:hAnsi="Arial" w:cs="Arial"/>
              </w:rPr>
            </w:rPrChange>
          </w:rPr>
          <w:t>2</w:t>
        </w:r>
      </w:ins>
      <w:ins w:id="538" w:author="Alexandru Uicoabă" w:date="2022-06-17T07:29:00Z">
        <w:r w:rsidR="00456229">
          <w:rPr>
            <w:rFonts w:ascii="Arial" w:hAnsi="Arial" w:cs="Arial"/>
            <w:sz w:val="24"/>
            <w:szCs w:val="24"/>
          </w:rPr>
          <w:t>1</w:t>
        </w:r>
      </w:ins>
    </w:p>
    <w:p w14:paraId="4A929CA1" w14:textId="67A488C4" w:rsidR="00C36BF9" w:rsidRPr="00C36BF9" w:rsidRDefault="00C36BF9" w:rsidP="00C36BF9">
      <w:pPr>
        <w:rPr>
          <w:ins w:id="539" w:author="Alexandru Uicoabă" w:date="2022-06-17T00:12:00Z"/>
          <w:rFonts w:ascii="Arial" w:hAnsi="Arial" w:cs="Arial"/>
          <w:sz w:val="24"/>
          <w:szCs w:val="24"/>
          <w:rPrChange w:id="540" w:author="Alexandru Uicoabă" w:date="2022-06-17T00:12:00Z">
            <w:rPr>
              <w:ins w:id="541" w:author="Alexandru Uicoabă" w:date="2022-06-17T00:12:00Z"/>
              <w:rFonts w:ascii="Arial" w:hAnsi="Arial" w:cs="Arial"/>
            </w:rPr>
          </w:rPrChange>
        </w:rPr>
      </w:pPr>
      <w:ins w:id="542" w:author="Alexandru Uicoabă" w:date="2022-06-17T00:12:00Z">
        <w:r w:rsidRPr="00C36BF9">
          <w:rPr>
            <w:rFonts w:ascii="Arial" w:hAnsi="Arial" w:cs="Arial"/>
            <w:sz w:val="24"/>
            <w:szCs w:val="24"/>
            <w:rPrChange w:id="543" w:author="Alexandru Uicoabă" w:date="2022-06-17T00:12:00Z">
              <w:rPr>
                <w:rFonts w:ascii="Arial" w:hAnsi="Arial" w:cs="Arial"/>
              </w:rPr>
            </w:rPrChange>
          </w:rPr>
          <w:t>Figura 4.7 Fișierul main.py .</w:t>
        </w:r>
      </w:ins>
      <w:ins w:id="544" w:author="Alexandru Uicoabă" w:date="2022-06-17T00:13:00Z">
        <w:r>
          <w:rPr>
            <w:rFonts w:ascii="Arial" w:hAnsi="Arial" w:cs="Arial"/>
            <w:sz w:val="24"/>
            <w:szCs w:val="24"/>
          </w:rPr>
          <w:t>.............................................................................................</w:t>
        </w:r>
      </w:ins>
      <w:ins w:id="545" w:author="Alexandru Uicoabă" w:date="2022-06-17T00:12:00Z">
        <w:r w:rsidRPr="00C36BF9">
          <w:rPr>
            <w:rFonts w:ascii="Arial" w:hAnsi="Arial" w:cs="Arial"/>
            <w:sz w:val="24"/>
            <w:szCs w:val="24"/>
            <w:rPrChange w:id="546" w:author="Alexandru Uicoabă" w:date="2022-06-17T00:12:00Z">
              <w:rPr>
                <w:rFonts w:ascii="Arial" w:hAnsi="Arial" w:cs="Arial"/>
              </w:rPr>
            </w:rPrChange>
          </w:rPr>
          <w:t>. 2</w:t>
        </w:r>
      </w:ins>
      <w:ins w:id="547" w:author="Alexandru Uicoabă" w:date="2022-06-17T07:29:00Z">
        <w:r w:rsidR="00456229">
          <w:rPr>
            <w:rFonts w:ascii="Arial" w:hAnsi="Arial" w:cs="Arial"/>
            <w:sz w:val="24"/>
            <w:szCs w:val="24"/>
          </w:rPr>
          <w:t>1</w:t>
        </w:r>
      </w:ins>
    </w:p>
    <w:p w14:paraId="758FB77C" w14:textId="118B50FA" w:rsidR="00C36BF9" w:rsidRPr="00C36BF9" w:rsidRDefault="00C36BF9" w:rsidP="00C36BF9">
      <w:pPr>
        <w:rPr>
          <w:ins w:id="548" w:author="Alexandru Uicoabă" w:date="2022-06-17T00:12:00Z"/>
          <w:rFonts w:ascii="Arial" w:hAnsi="Arial" w:cs="Arial"/>
          <w:sz w:val="24"/>
          <w:szCs w:val="24"/>
          <w:rPrChange w:id="549" w:author="Alexandru Uicoabă" w:date="2022-06-17T00:12:00Z">
            <w:rPr>
              <w:ins w:id="550" w:author="Alexandru Uicoabă" w:date="2022-06-17T00:12:00Z"/>
              <w:rFonts w:ascii="Arial" w:hAnsi="Arial" w:cs="Arial"/>
            </w:rPr>
          </w:rPrChange>
        </w:rPr>
      </w:pPr>
      <w:ins w:id="551" w:author="Alexandru Uicoabă" w:date="2022-06-17T00:12:00Z">
        <w:r w:rsidRPr="00C36BF9">
          <w:rPr>
            <w:rFonts w:ascii="Arial" w:hAnsi="Arial" w:cs="Arial"/>
            <w:sz w:val="24"/>
            <w:szCs w:val="24"/>
            <w:rPrChange w:id="552" w:author="Alexandru Uicoabă" w:date="2022-06-17T00:12:00Z">
              <w:rPr>
                <w:rFonts w:ascii="Arial" w:hAnsi="Arial" w:cs="Arial"/>
              </w:rPr>
            </w:rPrChange>
          </w:rPr>
          <w:t xml:space="preserve">Figura 4.8  Fluxul datelor pentru </w:t>
        </w:r>
        <w:proofErr w:type="spellStart"/>
        <w:r w:rsidRPr="00C36BF9">
          <w:rPr>
            <w:rFonts w:ascii="Arial" w:hAnsi="Arial" w:cs="Arial"/>
            <w:sz w:val="24"/>
            <w:szCs w:val="24"/>
            <w:rPrChange w:id="553" w:author="Alexandru Uicoabă" w:date="2022-06-17T00:12:00Z">
              <w:rPr>
                <w:rFonts w:ascii="Arial" w:hAnsi="Arial" w:cs="Arial"/>
              </w:rPr>
            </w:rPrChange>
          </w:rPr>
          <w:t>reinforcement</w:t>
        </w:r>
        <w:proofErr w:type="spellEnd"/>
        <w:r w:rsidRPr="00C36BF9">
          <w:rPr>
            <w:rFonts w:ascii="Arial" w:hAnsi="Arial" w:cs="Arial"/>
            <w:sz w:val="24"/>
            <w:szCs w:val="24"/>
            <w:rPrChange w:id="554" w:author="Alexandru Uicoabă" w:date="2022-06-17T00:12:00Z">
              <w:rPr>
                <w:rFonts w:ascii="Arial" w:hAnsi="Arial" w:cs="Arial"/>
              </w:rPr>
            </w:rPrChange>
          </w:rPr>
          <w:t xml:space="preserve"> </w:t>
        </w:r>
        <w:proofErr w:type="spellStart"/>
        <w:r w:rsidRPr="00C36BF9">
          <w:rPr>
            <w:rFonts w:ascii="Arial" w:hAnsi="Arial" w:cs="Arial"/>
            <w:sz w:val="24"/>
            <w:szCs w:val="24"/>
            <w:rPrChange w:id="555" w:author="Alexandru Uicoabă" w:date="2022-06-17T00:12:00Z">
              <w:rPr>
                <w:rFonts w:ascii="Arial" w:hAnsi="Arial" w:cs="Arial"/>
              </w:rPr>
            </w:rPrChange>
          </w:rPr>
          <w:t>learning</w:t>
        </w:r>
        <w:proofErr w:type="spellEnd"/>
        <w:r w:rsidRPr="00C36BF9">
          <w:rPr>
            <w:rFonts w:ascii="Arial" w:hAnsi="Arial" w:cs="Arial"/>
            <w:sz w:val="24"/>
            <w:szCs w:val="24"/>
            <w:rPrChange w:id="556" w:author="Alexandru Uicoabă" w:date="2022-06-17T00:12:00Z">
              <w:rPr>
                <w:rFonts w:ascii="Arial" w:hAnsi="Arial" w:cs="Arial"/>
              </w:rPr>
            </w:rPrChange>
          </w:rPr>
          <w:t xml:space="preserve"> ..</w:t>
        </w:r>
      </w:ins>
      <w:ins w:id="557" w:author="Alexandru Uicoabă" w:date="2022-06-17T00:13:00Z">
        <w:r>
          <w:rPr>
            <w:rFonts w:ascii="Arial" w:hAnsi="Arial" w:cs="Arial"/>
            <w:sz w:val="24"/>
            <w:szCs w:val="24"/>
          </w:rPr>
          <w:t>...............................................</w:t>
        </w:r>
      </w:ins>
      <w:ins w:id="558" w:author="Alexandru Uicoabă" w:date="2022-06-17T00:14:00Z">
        <w:r>
          <w:rPr>
            <w:rFonts w:ascii="Arial" w:hAnsi="Arial" w:cs="Arial"/>
            <w:sz w:val="24"/>
            <w:szCs w:val="24"/>
          </w:rPr>
          <w:t xml:space="preserve">  </w:t>
        </w:r>
      </w:ins>
      <w:ins w:id="559" w:author="Alexandru Uicoabă" w:date="2022-06-17T00:12:00Z">
        <w:r w:rsidRPr="00C36BF9">
          <w:rPr>
            <w:rFonts w:ascii="Arial" w:hAnsi="Arial" w:cs="Arial"/>
            <w:sz w:val="24"/>
            <w:szCs w:val="24"/>
            <w:rPrChange w:id="560" w:author="Alexandru Uicoabă" w:date="2022-06-17T00:12:00Z">
              <w:rPr>
                <w:rFonts w:ascii="Arial" w:hAnsi="Arial" w:cs="Arial"/>
              </w:rPr>
            </w:rPrChange>
          </w:rPr>
          <w:t>2</w:t>
        </w:r>
      </w:ins>
      <w:ins w:id="561" w:author="Alexandru Uicoabă" w:date="2022-06-17T07:29:00Z">
        <w:r w:rsidR="00456229">
          <w:rPr>
            <w:rFonts w:ascii="Arial" w:hAnsi="Arial" w:cs="Arial"/>
            <w:sz w:val="24"/>
            <w:szCs w:val="24"/>
          </w:rPr>
          <w:t>2</w:t>
        </w:r>
      </w:ins>
    </w:p>
    <w:p w14:paraId="257EF893" w14:textId="40F370C7" w:rsidR="00C36BF9" w:rsidRPr="00C36BF9" w:rsidRDefault="00C36BF9" w:rsidP="00C36BF9">
      <w:pPr>
        <w:rPr>
          <w:ins w:id="562" w:author="Alexandru Uicoabă" w:date="2022-06-17T00:12:00Z"/>
          <w:rFonts w:ascii="Arial" w:hAnsi="Arial" w:cs="Arial"/>
          <w:sz w:val="24"/>
          <w:szCs w:val="24"/>
          <w:rPrChange w:id="563" w:author="Alexandru Uicoabă" w:date="2022-06-17T00:12:00Z">
            <w:rPr>
              <w:ins w:id="564" w:author="Alexandru Uicoabă" w:date="2022-06-17T00:12:00Z"/>
              <w:rFonts w:ascii="Arial" w:hAnsi="Arial" w:cs="Arial"/>
            </w:rPr>
          </w:rPrChange>
        </w:rPr>
      </w:pPr>
      <w:ins w:id="565" w:author="Alexandru Uicoabă" w:date="2022-06-17T00:12:00Z">
        <w:r w:rsidRPr="00C36BF9">
          <w:rPr>
            <w:rFonts w:ascii="Arial" w:hAnsi="Arial" w:cs="Arial"/>
            <w:sz w:val="24"/>
            <w:szCs w:val="24"/>
            <w:rPrChange w:id="566" w:author="Alexandru Uicoabă" w:date="2022-06-17T00:12:00Z">
              <w:rPr>
                <w:rFonts w:ascii="Arial" w:hAnsi="Arial" w:cs="Arial"/>
              </w:rPr>
            </w:rPrChange>
          </w:rPr>
          <w:t>Figura 4.9  Fereastra de meniu al jocului .</w:t>
        </w:r>
      </w:ins>
      <w:ins w:id="567" w:author="Alexandru Uicoabă" w:date="2022-06-17T00:13:00Z">
        <w:r>
          <w:rPr>
            <w:rFonts w:ascii="Arial" w:hAnsi="Arial" w:cs="Arial"/>
            <w:sz w:val="24"/>
            <w:szCs w:val="24"/>
          </w:rPr>
          <w:t>........................................................................</w:t>
        </w:r>
      </w:ins>
      <w:ins w:id="568" w:author="Alexandru Uicoabă" w:date="2022-06-17T00:12:00Z">
        <w:r w:rsidRPr="00C36BF9">
          <w:rPr>
            <w:rFonts w:ascii="Arial" w:hAnsi="Arial" w:cs="Arial"/>
            <w:sz w:val="24"/>
            <w:szCs w:val="24"/>
            <w:rPrChange w:id="569" w:author="Alexandru Uicoabă" w:date="2022-06-17T00:12:00Z">
              <w:rPr>
                <w:rFonts w:ascii="Arial" w:hAnsi="Arial" w:cs="Arial"/>
              </w:rPr>
            </w:rPrChange>
          </w:rPr>
          <w:t xml:space="preserve"> 2</w:t>
        </w:r>
      </w:ins>
      <w:ins w:id="570" w:author="Alexandru Uicoabă" w:date="2022-06-17T07:29:00Z">
        <w:r w:rsidR="00456229">
          <w:rPr>
            <w:rFonts w:ascii="Arial" w:hAnsi="Arial" w:cs="Arial"/>
            <w:sz w:val="24"/>
            <w:szCs w:val="24"/>
          </w:rPr>
          <w:t>3</w:t>
        </w:r>
      </w:ins>
    </w:p>
    <w:p w14:paraId="06B27650" w14:textId="19A2425E" w:rsidR="00A90EAC" w:rsidRPr="00C36BF9" w:rsidRDefault="00C36BF9" w:rsidP="00C36BF9">
      <w:pPr>
        <w:rPr>
          <w:ins w:id="571" w:author="Alexandru Uicoabă" w:date="2022-06-16T23:59:00Z"/>
          <w:rFonts w:ascii="Arial" w:hAnsi="Arial" w:cs="Arial"/>
          <w:sz w:val="24"/>
          <w:szCs w:val="24"/>
          <w:rPrChange w:id="572" w:author="Alexandru Uicoabă" w:date="2022-06-17T00:12:00Z">
            <w:rPr>
              <w:ins w:id="573" w:author="Alexandru Uicoabă" w:date="2022-06-16T23:59:00Z"/>
              <w:rFonts w:ascii="Arial" w:hAnsi="Arial" w:cs="Arial"/>
            </w:rPr>
          </w:rPrChange>
        </w:rPr>
      </w:pPr>
      <w:ins w:id="574" w:author="Alexandru Uicoabă" w:date="2022-06-17T00:12:00Z">
        <w:r w:rsidRPr="00C36BF9">
          <w:rPr>
            <w:rFonts w:ascii="Arial" w:hAnsi="Arial" w:cs="Arial"/>
            <w:sz w:val="24"/>
            <w:szCs w:val="24"/>
            <w:rPrChange w:id="575" w:author="Alexandru Uicoabă" w:date="2022-06-17T00:12:00Z">
              <w:rPr>
                <w:rFonts w:ascii="Arial" w:hAnsi="Arial" w:cs="Arial"/>
              </w:rPr>
            </w:rPrChange>
          </w:rPr>
          <w:t xml:space="preserve">Figura 4.10  Interfețele de start-game, respectiv </w:t>
        </w:r>
        <w:proofErr w:type="spellStart"/>
        <w:r w:rsidRPr="00C36BF9">
          <w:rPr>
            <w:rFonts w:ascii="Arial" w:hAnsi="Arial" w:cs="Arial"/>
            <w:sz w:val="24"/>
            <w:szCs w:val="24"/>
            <w:rPrChange w:id="576" w:author="Alexandru Uicoabă" w:date="2022-06-17T00:12:00Z">
              <w:rPr>
                <w:rFonts w:ascii="Arial" w:hAnsi="Arial" w:cs="Arial"/>
              </w:rPr>
            </w:rPrChange>
          </w:rPr>
          <w:t>end</w:t>
        </w:r>
        <w:proofErr w:type="spellEnd"/>
        <w:r w:rsidRPr="00C36BF9">
          <w:rPr>
            <w:rFonts w:ascii="Arial" w:hAnsi="Arial" w:cs="Arial"/>
            <w:sz w:val="24"/>
            <w:szCs w:val="24"/>
            <w:rPrChange w:id="577" w:author="Alexandru Uicoabă" w:date="2022-06-17T00:12:00Z">
              <w:rPr>
                <w:rFonts w:ascii="Arial" w:hAnsi="Arial" w:cs="Arial"/>
              </w:rPr>
            </w:rPrChange>
          </w:rPr>
          <w:t>-game ..</w:t>
        </w:r>
      </w:ins>
      <w:ins w:id="578" w:author="Alexandru Uicoabă" w:date="2022-06-17T00:13:00Z">
        <w:r>
          <w:rPr>
            <w:rFonts w:ascii="Arial" w:hAnsi="Arial" w:cs="Arial"/>
            <w:sz w:val="24"/>
            <w:szCs w:val="24"/>
          </w:rPr>
          <w:t>..........................................</w:t>
        </w:r>
      </w:ins>
      <w:ins w:id="579" w:author="Alexandru Uicoabă" w:date="2022-06-17T00:14:00Z">
        <w:r>
          <w:rPr>
            <w:rFonts w:ascii="Arial" w:hAnsi="Arial" w:cs="Arial"/>
            <w:sz w:val="24"/>
            <w:szCs w:val="24"/>
          </w:rPr>
          <w:t xml:space="preserve"> </w:t>
        </w:r>
      </w:ins>
      <w:ins w:id="580" w:author="Alexandru Uicoabă" w:date="2022-06-17T00:12:00Z">
        <w:r w:rsidRPr="00C36BF9">
          <w:rPr>
            <w:rFonts w:ascii="Arial" w:hAnsi="Arial" w:cs="Arial"/>
            <w:sz w:val="24"/>
            <w:szCs w:val="24"/>
            <w:rPrChange w:id="581" w:author="Alexandru Uicoabă" w:date="2022-06-17T00:12:00Z">
              <w:rPr>
                <w:rFonts w:ascii="Arial" w:hAnsi="Arial" w:cs="Arial"/>
              </w:rPr>
            </w:rPrChange>
          </w:rPr>
          <w:t>2</w:t>
        </w:r>
      </w:ins>
      <w:ins w:id="582" w:author="Alexandru Uicoabă" w:date="2022-06-17T07:29:00Z">
        <w:r w:rsidR="00456229">
          <w:rPr>
            <w:rFonts w:ascii="Arial" w:hAnsi="Arial" w:cs="Arial"/>
            <w:sz w:val="24"/>
            <w:szCs w:val="24"/>
          </w:rPr>
          <w:t>4</w:t>
        </w:r>
      </w:ins>
    </w:p>
    <w:p w14:paraId="1A4DD208" w14:textId="77777777" w:rsidR="00C36BF9" w:rsidRPr="00C36BF9" w:rsidRDefault="00C36BF9">
      <w:pPr>
        <w:rPr>
          <w:ins w:id="583" w:author="Alexandru Uicoabă" w:date="2022-06-17T00:12:00Z"/>
          <w:rFonts w:ascii="Arial" w:hAnsi="Arial" w:cs="Arial"/>
          <w:rPrChange w:id="584" w:author="Alexandru Uicoabă" w:date="2022-06-17T00:12:00Z">
            <w:rPr>
              <w:ins w:id="585" w:author="Alexandru Uicoabă" w:date="2022-06-17T00:12:00Z"/>
              <w:rFonts w:ascii="Arial" w:hAnsi="Arial" w:cs="Arial"/>
              <w:sz w:val="32"/>
              <w:szCs w:val="32"/>
            </w:rPr>
          </w:rPrChange>
        </w:rPr>
      </w:pPr>
    </w:p>
    <w:p w14:paraId="285C8DFE" w14:textId="187D4F09" w:rsidR="00A90EAC" w:rsidRPr="00C36BF9" w:rsidRDefault="00C36BF9">
      <w:pPr>
        <w:rPr>
          <w:ins w:id="586" w:author="Alexandru Uicoabă" w:date="2022-06-16T23:59:00Z"/>
          <w:rFonts w:ascii="Arial" w:hAnsi="Arial" w:cs="Arial"/>
          <w:sz w:val="32"/>
          <w:szCs w:val="32"/>
          <w:rPrChange w:id="587" w:author="Alexandru Uicoabă" w:date="2022-06-17T00:11:00Z">
            <w:rPr>
              <w:ins w:id="588" w:author="Alexandru Uicoabă" w:date="2022-06-16T23:59:00Z"/>
              <w:rFonts w:ascii="Arial" w:hAnsi="Arial" w:cs="Arial"/>
            </w:rPr>
          </w:rPrChange>
        </w:rPr>
      </w:pPr>
      <w:ins w:id="589" w:author="Alexandru Uicoabă" w:date="2022-06-17T00:11:00Z">
        <w:r w:rsidRPr="00C36BF9">
          <w:rPr>
            <w:rFonts w:ascii="Arial" w:hAnsi="Arial" w:cs="Arial"/>
            <w:sz w:val="32"/>
            <w:szCs w:val="32"/>
            <w:rPrChange w:id="590" w:author="Alexandru Uicoabă" w:date="2022-06-17T00:11:00Z">
              <w:rPr>
                <w:rFonts w:ascii="Arial" w:hAnsi="Arial" w:cs="Arial"/>
              </w:rPr>
            </w:rPrChange>
          </w:rPr>
          <w:t>Listă tabele</w:t>
        </w:r>
      </w:ins>
    </w:p>
    <w:p w14:paraId="3DC03E61" w14:textId="401D13CC" w:rsidR="00A90EAC" w:rsidRDefault="00A90EAC">
      <w:pPr>
        <w:rPr>
          <w:ins w:id="591" w:author="Alexandru Uicoabă" w:date="2022-06-17T00:14:00Z"/>
          <w:rFonts w:ascii="Arial" w:hAnsi="Arial" w:cs="Arial"/>
        </w:rPr>
      </w:pPr>
    </w:p>
    <w:p w14:paraId="17572842" w14:textId="7A85C635" w:rsidR="00694EB9" w:rsidRPr="00694EB9" w:rsidRDefault="00694EB9" w:rsidP="00694EB9">
      <w:pPr>
        <w:rPr>
          <w:ins w:id="592" w:author="Alexandru Uicoabă" w:date="2022-06-17T00:14:00Z"/>
          <w:rFonts w:ascii="Arial" w:hAnsi="Arial" w:cs="Arial"/>
          <w:sz w:val="24"/>
          <w:szCs w:val="24"/>
          <w:rPrChange w:id="593" w:author="Alexandru Uicoabă" w:date="2022-06-17T00:14:00Z">
            <w:rPr>
              <w:ins w:id="594" w:author="Alexandru Uicoabă" w:date="2022-06-17T00:14:00Z"/>
              <w:rFonts w:ascii="Arial" w:hAnsi="Arial" w:cs="Arial"/>
            </w:rPr>
          </w:rPrChange>
        </w:rPr>
      </w:pPr>
      <w:ins w:id="595" w:author="Alexandru Uicoabă" w:date="2022-06-17T00:14:00Z">
        <w:r w:rsidRPr="00694EB9">
          <w:rPr>
            <w:rFonts w:ascii="Arial" w:hAnsi="Arial" w:cs="Arial"/>
            <w:sz w:val="24"/>
            <w:szCs w:val="24"/>
            <w:rPrChange w:id="596" w:author="Alexandru Uicoabă" w:date="2022-06-17T00:14:00Z">
              <w:rPr>
                <w:rFonts w:ascii="Arial" w:hAnsi="Arial" w:cs="Arial"/>
              </w:rPr>
            </w:rPrChange>
          </w:rPr>
          <w:t>Tabel 4.1 Proprietăți kart .</w:t>
        </w:r>
        <w:r>
          <w:rPr>
            <w:rFonts w:ascii="Arial" w:hAnsi="Arial" w:cs="Arial"/>
            <w:sz w:val="24"/>
            <w:szCs w:val="24"/>
          </w:rPr>
          <w:t>.................</w:t>
        </w:r>
      </w:ins>
      <w:ins w:id="597" w:author="Alexandru Uicoabă" w:date="2022-06-17T00:15:00Z">
        <w:r>
          <w:rPr>
            <w:rFonts w:ascii="Arial" w:hAnsi="Arial" w:cs="Arial"/>
            <w:sz w:val="24"/>
            <w:szCs w:val="24"/>
          </w:rPr>
          <w:t>..............................................................................</w:t>
        </w:r>
      </w:ins>
      <w:ins w:id="598" w:author="Alexandru Uicoabă" w:date="2022-06-17T00:14:00Z">
        <w:r w:rsidRPr="00694EB9">
          <w:rPr>
            <w:rFonts w:ascii="Arial" w:hAnsi="Arial" w:cs="Arial"/>
            <w:sz w:val="24"/>
            <w:szCs w:val="24"/>
            <w:rPrChange w:id="599" w:author="Alexandru Uicoabă" w:date="2022-06-17T00:14:00Z">
              <w:rPr>
                <w:rFonts w:ascii="Arial" w:hAnsi="Arial" w:cs="Arial"/>
              </w:rPr>
            </w:rPrChange>
          </w:rPr>
          <w:t>. 1</w:t>
        </w:r>
      </w:ins>
      <w:ins w:id="600" w:author="Alexandru Uicoabă" w:date="2022-06-17T07:29:00Z">
        <w:r w:rsidR="0042212C">
          <w:rPr>
            <w:rFonts w:ascii="Arial" w:hAnsi="Arial" w:cs="Arial"/>
            <w:sz w:val="24"/>
            <w:szCs w:val="24"/>
          </w:rPr>
          <w:t>8</w:t>
        </w:r>
      </w:ins>
    </w:p>
    <w:p w14:paraId="05B02141" w14:textId="3C0450B4" w:rsidR="00694EB9" w:rsidRPr="00694EB9" w:rsidRDefault="00694EB9" w:rsidP="00694EB9">
      <w:pPr>
        <w:rPr>
          <w:ins w:id="601" w:author="Alexandru Uicoabă" w:date="2022-06-17T00:14:00Z"/>
          <w:rFonts w:ascii="Arial" w:hAnsi="Arial" w:cs="Arial"/>
          <w:sz w:val="24"/>
          <w:szCs w:val="24"/>
          <w:rPrChange w:id="602" w:author="Alexandru Uicoabă" w:date="2022-06-17T00:14:00Z">
            <w:rPr>
              <w:ins w:id="603" w:author="Alexandru Uicoabă" w:date="2022-06-17T00:14:00Z"/>
              <w:rFonts w:ascii="Arial" w:hAnsi="Arial" w:cs="Arial"/>
            </w:rPr>
          </w:rPrChange>
        </w:rPr>
      </w:pPr>
      <w:ins w:id="604" w:author="Alexandru Uicoabă" w:date="2022-06-17T00:14:00Z">
        <w:r w:rsidRPr="00694EB9">
          <w:rPr>
            <w:rFonts w:ascii="Arial" w:hAnsi="Arial" w:cs="Arial"/>
            <w:sz w:val="24"/>
            <w:szCs w:val="24"/>
            <w:rPrChange w:id="605" w:author="Alexandru Uicoabă" w:date="2022-06-17T00:14:00Z">
              <w:rPr>
                <w:rFonts w:ascii="Arial" w:hAnsi="Arial" w:cs="Arial"/>
              </w:rPr>
            </w:rPrChange>
          </w:rPr>
          <w:t>Tabelul 4.2. Recompensele în funcție de distanța până la un obstacol ..</w:t>
        </w:r>
      </w:ins>
      <w:ins w:id="606" w:author="Alexandru Uicoabă" w:date="2022-06-17T00:15:00Z">
        <w:r>
          <w:rPr>
            <w:rFonts w:ascii="Arial" w:hAnsi="Arial" w:cs="Arial"/>
            <w:sz w:val="24"/>
            <w:szCs w:val="24"/>
          </w:rPr>
          <w:t>........................</w:t>
        </w:r>
      </w:ins>
      <w:ins w:id="607" w:author="Alexandru Uicoabă" w:date="2022-06-17T00:14:00Z">
        <w:r w:rsidRPr="00694EB9">
          <w:rPr>
            <w:rFonts w:ascii="Arial" w:hAnsi="Arial" w:cs="Arial"/>
            <w:sz w:val="24"/>
            <w:szCs w:val="24"/>
            <w:rPrChange w:id="608" w:author="Alexandru Uicoabă" w:date="2022-06-17T00:14:00Z">
              <w:rPr>
                <w:rFonts w:ascii="Arial" w:hAnsi="Arial" w:cs="Arial"/>
              </w:rPr>
            </w:rPrChange>
          </w:rPr>
          <w:t xml:space="preserve"> 2</w:t>
        </w:r>
      </w:ins>
      <w:ins w:id="609" w:author="Alexandru Uicoabă" w:date="2022-06-17T07:29:00Z">
        <w:r w:rsidR="0042212C">
          <w:rPr>
            <w:rFonts w:ascii="Arial" w:hAnsi="Arial" w:cs="Arial"/>
            <w:sz w:val="24"/>
            <w:szCs w:val="24"/>
          </w:rPr>
          <w:t>2</w:t>
        </w:r>
      </w:ins>
    </w:p>
    <w:p w14:paraId="368D5ECA" w14:textId="61889223" w:rsidR="00694EB9" w:rsidRPr="00694EB9" w:rsidRDefault="00694EB9" w:rsidP="00694EB9">
      <w:pPr>
        <w:rPr>
          <w:ins w:id="610" w:author="Alexandru Uicoabă" w:date="2022-06-17T00:12:00Z"/>
          <w:rFonts w:ascii="Arial" w:hAnsi="Arial" w:cs="Arial"/>
          <w:sz w:val="24"/>
          <w:szCs w:val="24"/>
          <w:rPrChange w:id="611" w:author="Alexandru Uicoabă" w:date="2022-06-17T00:14:00Z">
            <w:rPr>
              <w:ins w:id="612" w:author="Alexandru Uicoabă" w:date="2022-06-17T00:12:00Z"/>
              <w:rFonts w:ascii="Arial" w:hAnsi="Arial" w:cs="Arial"/>
            </w:rPr>
          </w:rPrChange>
        </w:rPr>
      </w:pPr>
      <w:ins w:id="613" w:author="Alexandru Uicoabă" w:date="2022-06-17T00:14:00Z">
        <w:r w:rsidRPr="00694EB9">
          <w:rPr>
            <w:rFonts w:ascii="Arial" w:hAnsi="Arial" w:cs="Arial"/>
            <w:sz w:val="24"/>
            <w:szCs w:val="24"/>
            <w:rPrChange w:id="614" w:author="Alexandru Uicoabă" w:date="2022-06-17T00:14:00Z">
              <w:rPr>
                <w:rFonts w:ascii="Arial" w:hAnsi="Arial" w:cs="Arial"/>
              </w:rPr>
            </w:rPrChange>
          </w:rPr>
          <w:t>Tabelul 4.3. Rezultatele obținute .</w:t>
        </w:r>
      </w:ins>
      <w:ins w:id="615" w:author="Alexandru Uicoabă" w:date="2022-06-17T00:15:00Z">
        <w:r>
          <w:rPr>
            <w:rFonts w:ascii="Arial" w:hAnsi="Arial" w:cs="Arial"/>
            <w:sz w:val="24"/>
            <w:szCs w:val="24"/>
          </w:rPr>
          <w:t>...................................................................................</w:t>
        </w:r>
      </w:ins>
      <w:ins w:id="616" w:author="Alexandru Uicoabă" w:date="2022-06-17T00:14:00Z">
        <w:r w:rsidRPr="00694EB9">
          <w:rPr>
            <w:rFonts w:ascii="Arial" w:hAnsi="Arial" w:cs="Arial"/>
            <w:sz w:val="24"/>
            <w:szCs w:val="24"/>
            <w:rPrChange w:id="617" w:author="Alexandru Uicoabă" w:date="2022-06-17T00:14:00Z">
              <w:rPr>
                <w:rFonts w:ascii="Arial" w:hAnsi="Arial" w:cs="Arial"/>
              </w:rPr>
            </w:rPrChange>
          </w:rPr>
          <w:t>. 2</w:t>
        </w:r>
      </w:ins>
      <w:ins w:id="618" w:author="Alexandru Uicoabă" w:date="2022-06-17T07:29:00Z">
        <w:r w:rsidR="0042212C">
          <w:rPr>
            <w:rFonts w:ascii="Arial" w:hAnsi="Arial" w:cs="Arial"/>
            <w:sz w:val="24"/>
            <w:szCs w:val="24"/>
          </w:rPr>
          <w:t>5</w:t>
        </w:r>
      </w:ins>
    </w:p>
    <w:p w14:paraId="4F397EDD" w14:textId="77777777" w:rsidR="00C36BF9" w:rsidRDefault="00C36BF9">
      <w:pPr>
        <w:rPr>
          <w:ins w:id="619" w:author="Alexandru Uicoabă" w:date="2022-06-16T23:59:00Z"/>
          <w:rFonts w:ascii="Arial" w:hAnsi="Arial" w:cs="Arial"/>
        </w:rPr>
      </w:pPr>
    </w:p>
    <w:p w14:paraId="2F437A43" w14:textId="4AB62F23" w:rsidR="00A90EAC" w:rsidRDefault="00A90EAC">
      <w:pPr>
        <w:rPr>
          <w:ins w:id="620" w:author="Alexandru Uicoabă" w:date="2022-06-16T23:59:00Z"/>
          <w:rFonts w:ascii="Arial" w:hAnsi="Arial" w:cs="Arial"/>
        </w:rPr>
      </w:pPr>
    </w:p>
    <w:p w14:paraId="4A3B208A" w14:textId="595C2B44" w:rsidR="00A90EAC" w:rsidRDefault="00A90EAC">
      <w:pPr>
        <w:rPr>
          <w:ins w:id="621" w:author="Alexandru Uicoabă" w:date="2022-06-16T23:59:00Z"/>
          <w:rFonts w:ascii="Arial" w:hAnsi="Arial" w:cs="Arial"/>
        </w:rPr>
      </w:pPr>
    </w:p>
    <w:p w14:paraId="3FF4C770" w14:textId="2C93F792" w:rsidR="00A90EAC" w:rsidRDefault="00A90EAC">
      <w:pPr>
        <w:rPr>
          <w:ins w:id="622" w:author="Alexandru Uicoabă" w:date="2022-06-16T23:59:00Z"/>
          <w:rFonts w:ascii="Arial" w:hAnsi="Arial" w:cs="Arial"/>
        </w:rPr>
      </w:pPr>
    </w:p>
    <w:p w14:paraId="438D5463" w14:textId="1FEB2439" w:rsidR="00A90EAC" w:rsidRDefault="00A90EAC">
      <w:pPr>
        <w:rPr>
          <w:ins w:id="623" w:author="Alexandru Uicoabă" w:date="2022-06-16T23:59:00Z"/>
          <w:rFonts w:ascii="Arial" w:hAnsi="Arial" w:cs="Arial"/>
        </w:rPr>
      </w:pPr>
    </w:p>
    <w:p w14:paraId="1AD95269" w14:textId="1E3B465C" w:rsidR="00A90EAC" w:rsidRDefault="00A90EAC">
      <w:pPr>
        <w:rPr>
          <w:ins w:id="624" w:author="Alexandru Uicoabă" w:date="2022-06-16T23:59:00Z"/>
          <w:rFonts w:ascii="Arial" w:hAnsi="Arial" w:cs="Arial"/>
        </w:rPr>
      </w:pPr>
    </w:p>
    <w:p w14:paraId="63070472" w14:textId="1F427F21" w:rsidR="00A90EAC" w:rsidRDefault="00A90EAC">
      <w:pPr>
        <w:rPr>
          <w:ins w:id="625" w:author="Alexandru Uicoabă" w:date="2022-06-16T23:59:00Z"/>
          <w:rFonts w:ascii="Arial" w:hAnsi="Arial" w:cs="Arial"/>
        </w:rPr>
      </w:pPr>
    </w:p>
    <w:p w14:paraId="5513D62D" w14:textId="750C573C" w:rsidR="00A90EAC" w:rsidRDefault="00A90EAC">
      <w:pPr>
        <w:rPr>
          <w:ins w:id="626" w:author="Alexandru Uicoabă" w:date="2022-06-16T23:59:00Z"/>
          <w:rFonts w:ascii="Arial" w:hAnsi="Arial" w:cs="Arial"/>
        </w:rPr>
      </w:pPr>
    </w:p>
    <w:p w14:paraId="757B7F4C" w14:textId="1DCF7308" w:rsidR="00A90EAC" w:rsidRDefault="00A90EAC">
      <w:pPr>
        <w:rPr>
          <w:ins w:id="627" w:author="Alexandru Uicoabă" w:date="2022-06-16T23:59:00Z"/>
          <w:rFonts w:ascii="Arial" w:hAnsi="Arial" w:cs="Arial"/>
        </w:rPr>
      </w:pPr>
    </w:p>
    <w:p w14:paraId="3A7CCD74" w14:textId="60E2A2EC" w:rsidR="00A90EAC" w:rsidRDefault="00A90EAC">
      <w:pPr>
        <w:rPr>
          <w:ins w:id="628" w:author="Alexandru Uicoabă" w:date="2022-06-16T23:59:00Z"/>
          <w:rFonts w:ascii="Arial" w:hAnsi="Arial" w:cs="Arial"/>
        </w:rPr>
      </w:pPr>
    </w:p>
    <w:p w14:paraId="795939AB" w14:textId="639D0D86" w:rsidR="006E161C" w:rsidDel="00A90EAC" w:rsidRDefault="006E161C">
      <w:pPr>
        <w:rPr>
          <w:del w:id="629" w:author="Alexandru Uicoabă" w:date="2022-06-16T11:30:00Z"/>
          <w:rFonts w:ascii="Arial" w:hAnsi="Arial" w:cs="Arial"/>
        </w:rPr>
      </w:pPr>
    </w:p>
    <w:p w14:paraId="60771505" w14:textId="7BAB10C3" w:rsidR="00996CA1" w:rsidDel="00A90EAC" w:rsidRDefault="00996CA1">
      <w:pPr>
        <w:rPr>
          <w:del w:id="630" w:author="Alexandru Uicoabă" w:date="2022-06-16T11:30:00Z"/>
          <w:rFonts w:ascii="Arial" w:hAnsi="Arial" w:cs="Arial"/>
        </w:rPr>
      </w:pPr>
    </w:p>
    <w:p w14:paraId="673685E2" w14:textId="10ED9392" w:rsidR="00335D82" w:rsidRPr="0078286B" w:rsidDel="00EA65BF" w:rsidRDefault="00335D82" w:rsidP="00335D82">
      <w:pPr>
        <w:spacing w:line="240" w:lineRule="auto"/>
        <w:rPr>
          <w:del w:id="631" w:author="Alexandru Uicoabă" w:date="2022-06-16T11:30:00Z"/>
          <w:rFonts w:ascii="Arial" w:eastAsia="Times New Roman" w:hAnsi="Arial" w:cs="Arial"/>
          <w:sz w:val="24"/>
          <w:szCs w:val="24"/>
          <w:lang w:val="en-GB" w:eastAsia="en-GB"/>
          <w:rPrChange w:id="632" w:author="Alexandru Uicoabă" w:date="2022-06-16T14:49:00Z">
            <w:rPr>
              <w:del w:id="633" w:author="Alexandru Uicoabă" w:date="2022-06-16T11:30:00Z"/>
              <w:rFonts w:ascii="Times New Roman" w:eastAsia="Times New Roman" w:hAnsi="Times New Roman" w:cs="Times New Roman"/>
              <w:sz w:val="24"/>
              <w:szCs w:val="24"/>
              <w:lang w:val="en-GB" w:eastAsia="en-GB"/>
            </w:rPr>
          </w:rPrChange>
        </w:rPr>
      </w:pPr>
      <w:del w:id="634" w:author="Alexandru Uicoabă" w:date="2022-06-16T11:30:00Z">
        <w:r w:rsidRPr="0078286B" w:rsidDel="00EA65BF">
          <w:rPr>
            <w:rFonts w:ascii="Arial" w:eastAsia="Times New Roman" w:hAnsi="Arial" w:cs="Arial"/>
            <w:color w:val="000000"/>
            <w:lang w:val="en-GB" w:eastAsia="en-GB"/>
            <w:rPrChange w:id="635" w:author="Alexandru Uicoabă" w:date="2022-06-16T14:49:00Z">
              <w:rPr>
                <w:rFonts w:ascii="Calibri" w:eastAsia="Times New Roman" w:hAnsi="Calibri" w:cs="Calibri"/>
                <w:color w:val="000000"/>
                <w:lang w:val="en-GB" w:eastAsia="en-GB"/>
              </w:rPr>
            </w:rPrChange>
          </w:rPr>
          <w:delText>Sinteza</w:delText>
        </w:r>
      </w:del>
    </w:p>
    <w:p w14:paraId="31BB0AAA" w14:textId="07123489" w:rsidR="00335D82" w:rsidRPr="0078286B" w:rsidDel="00EA65BF" w:rsidRDefault="00335D82" w:rsidP="00335D82">
      <w:pPr>
        <w:spacing w:line="240" w:lineRule="auto"/>
        <w:rPr>
          <w:del w:id="636" w:author="Alexandru Uicoabă" w:date="2022-06-16T11:30:00Z"/>
          <w:rFonts w:ascii="Arial" w:eastAsia="Times New Roman" w:hAnsi="Arial" w:cs="Arial"/>
          <w:sz w:val="24"/>
          <w:szCs w:val="24"/>
          <w:lang w:val="en-GB" w:eastAsia="en-GB"/>
          <w:rPrChange w:id="637" w:author="Alexandru Uicoabă" w:date="2022-06-16T14:49:00Z">
            <w:rPr>
              <w:del w:id="638" w:author="Alexandru Uicoabă" w:date="2022-06-16T11:30:00Z"/>
              <w:rFonts w:ascii="Times New Roman" w:eastAsia="Times New Roman" w:hAnsi="Times New Roman" w:cs="Times New Roman"/>
              <w:sz w:val="24"/>
              <w:szCs w:val="24"/>
              <w:lang w:val="en-GB" w:eastAsia="en-GB"/>
            </w:rPr>
          </w:rPrChange>
        </w:rPr>
      </w:pPr>
      <w:del w:id="639" w:author="Alexandru Uicoabă" w:date="2022-06-16T11:30:00Z">
        <w:r w:rsidRPr="0078286B" w:rsidDel="00EA65BF">
          <w:rPr>
            <w:rFonts w:ascii="Arial" w:eastAsia="Times New Roman" w:hAnsi="Arial" w:cs="Arial"/>
            <w:i/>
            <w:iCs/>
            <w:color w:val="000000"/>
            <w:lang w:val="en-GB" w:eastAsia="en-GB"/>
            <w:rPrChange w:id="640" w:author="Alexandru Uicoabă" w:date="2022-06-16T14:49:00Z">
              <w:rPr>
                <w:rFonts w:ascii="Calibri" w:eastAsia="Times New Roman" w:hAnsi="Calibri" w:cs="Calibri"/>
                <w:i/>
                <w:iCs/>
                <w:color w:val="000000"/>
                <w:lang w:val="en-GB" w:eastAsia="en-GB"/>
              </w:rPr>
            </w:rPrChange>
          </w:rPr>
          <w:delText>Cap1 - Introducere</w:delText>
        </w:r>
        <w:r w:rsidRPr="0078286B" w:rsidDel="00EA65BF">
          <w:rPr>
            <w:rFonts w:ascii="Arial" w:eastAsia="Times New Roman" w:hAnsi="Arial" w:cs="Arial"/>
            <w:i/>
            <w:iCs/>
            <w:color w:val="000000"/>
            <w:lang w:val="en-GB" w:eastAsia="en-GB"/>
            <w:rPrChange w:id="641" w:author="Alexandru Uicoabă" w:date="2022-06-16T14:49:00Z">
              <w:rPr>
                <w:rFonts w:ascii="Calibri" w:eastAsia="Times New Roman" w:hAnsi="Calibri" w:cs="Calibri"/>
                <w:i/>
                <w:iCs/>
                <w:color w:val="000000"/>
                <w:lang w:val="en-GB" w:eastAsia="en-GB"/>
              </w:rPr>
            </w:rPrChange>
          </w:rPr>
          <w:br/>
        </w:r>
        <w:r w:rsidRPr="0078286B" w:rsidDel="00EA65BF">
          <w:rPr>
            <w:rFonts w:ascii="Arial" w:eastAsia="Times New Roman" w:hAnsi="Arial" w:cs="Arial"/>
            <w:color w:val="000000"/>
            <w:lang w:val="en-GB" w:eastAsia="en-GB"/>
            <w:rPrChange w:id="642" w:author="Alexandru Uicoabă" w:date="2022-06-16T14:49:00Z">
              <w:rPr>
                <w:rFonts w:ascii="Calibri" w:eastAsia="Times New Roman" w:hAnsi="Calibri" w:cs="Calibri"/>
                <w:color w:val="000000"/>
                <w:lang w:val="en-GB" w:eastAsia="en-GB"/>
              </w:rPr>
            </w:rPrChange>
          </w:rPr>
          <w:delText>1.1 - Motivatie</w:delText>
        </w:r>
        <w:r w:rsidRPr="0078286B" w:rsidDel="00EA65BF">
          <w:rPr>
            <w:rFonts w:ascii="Arial" w:eastAsia="Times New Roman" w:hAnsi="Arial" w:cs="Arial"/>
            <w:color w:val="000000"/>
            <w:lang w:val="en-GB" w:eastAsia="en-GB"/>
            <w:rPrChange w:id="643" w:author="Alexandru Uicoabă" w:date="2022-06-16T14:49:00Z">
              <w:rPr>
                <w:rFonts w:ascii="Calibri" w:eastAsia="Times New Roman" w:hAnsi="Calibri" w:cs="Calibri"/>
                <w:color w:val="000000"/>
                <w:lang w:val="en-GB" w:eastAsia="en-GB"/>
              </w:rPr>
            </w:rPrChange>
          </w:rPr>
          <w:br/>
          <w:delText>1.2 - Obiective</w:delText>
        </w:r>
      </w:del>
    </w:p>
    <w:p w14:paraId="6F94F43F" w14:textId="4CF0EC26" w:rsidR="00335D82" w:rsidRPr="0078286B" w:rsidDel="00EA65BF" w:rsidRDefault="00335D82" w:rsidP="00335D82">
      <w:pPr>
        <w:spacing w:line="240" w:lineRule="auto"/>
        <w:rPr>
          <w:del w:id="644" w:author="Alexandru Uicoabă" w:date="2022-06-16T11:30:00Z"/>
          <w:rFonts w:ascii="Arial" w:eastAsia="Times New Roman" w:hAnsi="Arial" w:cs="Arial"/>
          <w:sz w:val="24"/>
          <w:szCs w:val="24"/>
          <w:lang w:val="en-GB" w:eastAsia="en-GB"/>
          <w:rPrChange w:id="645" w:author="Alexandru Uicoabă" w:date="2022-06-16T14:49:00Z">
            <w:rPr>
              <w:del w:id="646" w:author="Alexandru Uicoabă" w:date="2022-06-16T11:30:00Z"/>
              <w:rFonts w:ascii="Times New Roman" w:eastAsia="Times New Roman" w:hAnsi="Times New Roman" w:cs="Times New Roman"/>
              <w:sz w:val="24"/>
              <w:szCs w:val="24"/>
              <w:lang w:val="en-GB" w:eastAsia="en-GB"/>
            </w:rPr>
          </w:rPrChange>
        </w:rPr>
      </w:pPr>
      <w:del w:id="647" w:author="Alexandru Uicoabă" w:date="2022-06-16T11:30:00Z">
        <w:r w:rsidRPr="0078286B" w:rsidDel="00EA65BF">
          <w:rPr>
            <w:rFonts w:ascii="Arial" w:eastAsia="Times New Roman" w:hAnsi="Arial" w:cs="Arial"/>
            <w:i/>
            <w:iCs/>
            <w:color w:val="000000"/>
            <w:lang w:val="en-GB" w:eastAsia="en-GB"/>
            <w:rPrChange w:id="648" w:author="Alexandru Uicoabă" w:date="2022-06-16T14:49:00Z">
              <w:rPr>
                <w:rFonts w:ascii="Calibri" w:eastAsia="Times New Roman" w:hAnsi="Calibri" w:cs="Calibri"/>
                <w:i/>
                <w:iCs/>
                <w:color w:val="000000"/>
                <w:lang w:val="en-GB" w:eastAsia="en-GB"/>
              </w:rPr>
            </w:rPrChange>
          </w:rPr>
          <w:delText>Parte generală</w:delText>
        </w:r>
        <w:r w:rsidRPr="0078286B" w:rsidDel="00EA65BF">
          <w:rPr>
            <w:rFonts w:ascii="Arial" w:eastAsia="Times New Roman" w:hAnsi="Arial" w:cs="Arial"/>
            <w:i/>
            <w:iCs/>
            <w:color w:val="000000"/>
            <w:lang w:val="en-GB" w:eastAsia="en-GB"/>
            <w:rPrChange w:id="649" w:author="Alexandru Uicoabă" w:date="2022-06-16T14:49:00Z">
              <w:rPr>
                <w:rFonts w:ascii="Calibri" w:eastAsia="Times New Roman" w:hAnsi="Calibri" w:cs="Calibri"/>
                <w:i/>
                <w:iCs/>
                <w:color w:val="000000"/>
                <w:lang w:val="en-GB" w:eastAsia="en-GB"/>
              </w:rPr>
            </w:rPrChange>
          </w:rPr>
          <w:br/>
        </w:r>
        <w:r w:rsidRPr="0078286B" w:rsidDel="00EA65BF">
          <w:rPr>
            <w:rFonts w:ascii="Arial" w:eastAsia="Times New Roman" w:hAnsi="Arial" w:cs="Arial"/>
            <w:color w:val="000000"/>
            <w:lang w:val="en-GB" w:eastAsia="en-GB"/>
            <w:rPrChange w:id="650" w:author="Alexandru Uicoabă" w:date="2022-06-16T14:49:00Z">
              <w:rPr>
                <w:rFonts w:ascii="Calibri" w:eastAsia="Times New Roman" w:hAnsi="Calibri" w:cs="Calibri"/>
                <w:color w:val="000000"/>
                <w:lang w:val="en-GB" w:eastAsia="en-GB"/>
              </w:rPr>
            </w:rPrChange>
          </w:rPr>
          <w:delText>Cap2 - Agenți software</w:delText>
        </w:r>
        <w:r w:rsidRPr="0078286B" w:rsidDel="00EA65BF">
          <w:rPr>
            <w:rFonts w:ascii="Arial" w:eastAsia="Times New Roman" w:hAnsi="Arial" w:cs="Arial"/>
            <w:color w:val="000000"/>
            <w:lang w:val="en-GB" w:eastAsia="en-GB"/>
            <w:rPrChange w:id="651" w:author="Alexandru Uicoabă" w:date="2022-06-16T14:49:00Z">
              <w:rPr>
                <w:rFonts w:ascii="Calibri" w:eastAsia="Times New Roman" w:hAnsi="Calibri" w:cs="Calibri"/>
                <w:color w:val="000000"/>
                <w:lang w:val="en-GB" w:eastAsia="en-GB"/>
              </w:rPr>
            </w:rPrChange>
          </w:rPr>
          <w:br/>
          <w:delText>2.1 - Domenii de aplicabilitate</w:delText>
        </w:r>
        <w:r w:rsidRPr="0078286B" w:rsidDel="00EA65BF">
          <w:rPr>
            <w:rFonts w:ascii="Arial" w:eastAsia="Times New Roman" w:hAnsi="Arial" w:cs="Arial"/>
            <w:color w:val="000000"/>
            <w:lang w:val="en-GB" w:eastAsia="en-GB"/>
            <w:rPrChange w:id="652" w:author="Alexandru Uicoabă" w:date="2022-06-16T14:49:00Z">
              <w:rPr>
                <w:rFonts w:ascii="Calibri" w:eastAsia="Times New Roman" w:hAnsi="Calibri" w:cs="Calibri"/>
                <w:color w:val="000000"/>
                <w:lang w:val="en-GB" w:eastAsia="en-GB"/>
              </w:rPr>
            </w:rPrChange>
          </w:rPr>
          <w:br/>
          <w:delText>2.2 - Soluții software</w:delText>
        </w:r>
      </w:del>
    </w:p>
    <w:p w14:paraId="406B0295" w14:textId="1A56EC70" w:rsidR="00335D82" w:rsidRPr="0078286B" w:rsidDel="00EA65BF" w:rsidRDefault="00335D82" w:rsidP="00335D82">
      <w:pPr>
        <w:spacing w:line="240" w:lineRule="auto"/>
        <w:rPr>
          <w:del w:id="653" w:author="Alexandru Uicoabă" w:date="2022-06-16T11:30:00Z"/>
          <w:rFonts w:ascii="Arial" w:eastAsia="Times New Roman" w:hAnsi="Arial" w:cs="Arial"/>
          <w:sz w:val="24"/>
          <w:szCs w:val="24"/>
          <w:lang w:val="en-GB" w:eastAsia="en-GB"/>
          <w:rPrChange w:id="654" w:author="Alexandru Uicoabă" w:date="2022-06-16T14:49:00Z">
            <w:rPr>
              <w:del w:id="655" w:author="Alexandru Uicoabă" w:date="2022-06-16T11:30:00Z"/>
              <w:rFonts w:ascii="Times New Roman" w:eastAsia="Times New Roman" w:hAnsi="Times New Roman" w:cs="Times New Roman"/>
              <w:sz w:val="24"/>
              <w:szCs w:val="24"/>
              <w:lang w:val="en-GB" w:eastAsia="en-GB"/>
            </w:rPr>
          </w:rPrChange>
        </w:rPr>
      </w:pPr>
      <w:del w:id="656" w:author="Alexandru Uicoabă" w:date="2022-06-16T11:30:00Z">
        <w:r w:rsidRPr="0078286B" w:rsidDel="00EA65BF">
          <w:rPr>
            <w:rFonts w:ascii="Arial" w:eastAsia="Times New Roman" w:hAnsi="Arial" w:cs="Arial"/>
            <w:color w:val="000000"/>
            <w:lang w:val="en-GB" w:eastAsia="en-GB"/>
            <w:rPrChange w:id="657" w:author="Alexandru Uicoabă" w:date="2022-06-16T14:49:00Z">
              <w:rPr>
                <w:rFonts w:ascii="Calibri" w:eastAsia="Times New Roman" w:hAnsi="Calibri" w:cs="Calibri"/>
                <w:color w:val="000000"/>
                <w:lang w:val="en-GB" w:eastAsia="en-GB"/>
              </w:rPr>
            </w:rPrChange>
          </w:rPr>
          <w:delText>Cap3 - Învățare automată</w:delText>
        </w:r>
        <w:r w:rsidRPr="0078286B" w:rsidDel="00EA65BF">
          <w:rPr>
            <w:rFonts w:ascii="Arial" w:eastAsia="Times New Roman" w:hAnsi="Arial" w:cs="Arial"/>
            <w:color w:val="000000"/>
            <w:lang w:val="en-GB" w:eastAsia="en-GB"/>
            <w:rPrChange w:id="658" w:author="Alexandru Uicoabă" w:date="2022-06-16T14:49:00Z">
              <w:rPr>
                <w:rFonts w:ascii="Calibri" w:eastAsia="Times New Roman" w:hAnsi="Calibri" w:cs="Calibri"/>
                <w:color w:val="000000"/>
                <w:lang w:val="en-GB" w:eastAsia="en-GB"/>
              </w:rPr>
            </w:rPrChange>
          </w:rPr>
          <w:br/>
          <w:delText>3.1 - Introducere în domeniu (ML clasic vs Rețele cu învățare profundă)</w:delText>
        </w:r>
        <w:r w:rsidRPr="0078286B" w:rsidDel="00EA65BF">
          <w:rPr>
            <w:rFonts w:ascii="Arial" w:eastAsia="Times New Roman" w:hAnsi="Arial" w:cs="Arial"/>
            <w:color w:val="000000"/>
            <w:lang w:val="en-GB" w:eastAsia="en-GB"/>
            <w:rPrChange w:id="659" w:author="Alexandru Uicoabă" w:date="2022-06-16T14:49:00Z">
              <w:rPr>
                <w:rFonts w:ascii="Calibri" w:eastAsia="Times New Roman" w:hAnsi="Calibri" w:cs="Calibri"/>
                <w:color w:val="000000"/>
                <w:lang w:val="en-GB" w:eastAsia="en-GB"/>
              </w:rPr>
            </w:rPrChange>
          </w:rPr>
          <w:br/>
          <w:delText>3.2 - Arhitecturi specifice problemei abordate</w:delText>
        </w:r>
        <w:r w:rsidRPr="0078286B" w:rsidDel="00EA65BF">
          <w:rPr>
            <w:rFonts w:ascii="Arial" w:eastAsia="Times New Roman" w:hAnsi="Arial" w:cs="Arial"/>
            <w:color w:val="000000"/>
            <w:lang w:val="en-GB" w:eastAsia="en-GB"/>
            <w:rPrChange w:id="660" w:author="Alexandru Uicoabă" w:date="2022-06-16T14:49:00Z">
              <w:rPr>
                <w:rFonts w:ascii="Calibri" w:eastAsia="Times New Roman" w:hAnsi="Calibri" w:cs="Calibri"/>
                <w:color w:val="000000"/>
                <w:lang w:val="en-GB" w:eastAsia="en-GB"/>
              </w:rPr>
            </w:rPrChange>
          </w:rPr>
          <w:br/>
          <w:delText>3.3 - Platforme sotfware</w:delText>
        </w:r>
      </w:del>
    </w:p>
    <w:p w14:paraId="644EE4F8" w14:textId="13B934B8" w:rsidR="00335D82" w:rsidRPr="0078286B" w:rsidDel="00EA65BF" w:rsidRDefault="00335D82" w:rsidP="00335D82">
      <w:pPr>
        <w:spacing w:after="0" w:line="240" w:lineRule="auto"/>
        <w:rPr>
          <w:del w:id="661" w:author="Alexandru Uicoabă" w:date="2022-06-16T11:30:00Z"/>
          <w:rFonts w:ascii="Arial" w:eastAsia="Times New Roman" w:hAnsi="Arial" w:cs="Arial"/>
          <w:sz w:val="24"/>
          <w:szCs w:val="24"/>
          <w:lang w:val="en-GB" w:eastAsia="en-GB"/>
          <w:rPrChange w:id="662" w:author="Alexandru Uicoabă" w:date="2022-06-16T14:49:00Z">
            <w:rPr>
              <w:del w:id="663" w:author="Alexandru Uicoabă" w:date="2022-06-16T11:30:00Z"/>
              <w:rFonts w:ascii="Times New Roman" w:eastAsia="Times New Roman" w:hAnsi="Times New Roman" w:cs="Times New Roman"/>
              <w:sz w:val="24"/>
              <w:szCs w:val="24"/>
              <w:lang w:val="en-GB" w:eastAsia="en-GB"/>
            </w:rPr>
          </w:rPrChange>
        </w:rPr>
      </w:pPr>
    </w:p>
    <w:p w14:paraId="41B2EBF0" w14:textId="7967A0E0" w:rsidR="00335D82" w:rsidRPr="0078286B" w:rsidDel="00EA65BF" w:rsidRDefault="00335D82" w:rsidP="00335D82">
      <w:pPr>
        <w:spacing w:line="240" w:lineRule="auto"/>
        <w:rPr>
          <w:del w:id="664" w:author="Alexandru Uicoabă" w:date="2022-06-16T11:30:00Z"/>
          <w:rFonts w:ascii="Arial" w:eastAsia="Times New Roman" w:hAnsi="Arial" w:cs="Arial"/>
          <w:sz w:val="24"/>
          <w:szCs w:val="24"/>
          <w:lang w:val="en-GB" w:eastAsia="en-GB"/>
          <w:rPrChange w:id="665" w:author="Alexandru Uicoabă" w:date="2022-06-16T14:49:00Z">
            <w:rPr>
              <w:del w:id="666" w:author="Alexandru Uicoabă" w:date="2022-06-16T11:30:00Z"/>
              <w:rFonts w:ascii="Times New Roman" w:eastAsia="Times New Roman" w:hAnsi="Times New Roman" w:cs="Times New Roman"/>
              <w:sz w:val="24"/>
              <w:szCs w:val="24"/>
              <w:lang w:val="en-GB" w:eastAsia="en-GB"/>
            </w:rPr>
          </w:rPrChange>
        </w:rPr>
      </w:pPr>
      <w:del w:id="667" w:author="Alexandru Uicoabă" w:date="2022-06-16T11:30:00Z">
        <w:r w:rsidRPr="0078286B" w:rsidDel="00EA65BF">
          <w:rPr>
            <w:rFonts w:ascii="Arial" w:eastAsia="Times New Roman" w:hAnsi="Arial" w:cs="Arial"/>
            <w:i/>
            <w:iCs/>
            <w:color w:val="000000"/>
            <w:lang w:val="en-GB" w:eastAsia="en-GB"/>
            <w:rPrChange w:id="668" w:author="Alexandru Uicoabă" w:date="2022-06-16T14:49:00Z">
              <w:rPr>
                <w:rFonts w:ascii="Calibri" w:eastAsia="Times New Roman" w:hAnsi="Calibri" w:cs="Calibri"/>
                <w:i/>
                <w:iCs/>
                <w:color w:val="000000"/>
                <w:lang w:val="en-GB" w:eastAsia="en-GB"/>
              </w:rPr>
            </w:rPrChange>
          </w:rPr>
          <w:delText>Parte specială</w:delText>
        </w:r>
      </w:del>
    </w:p>
    <w:p w14:paraId="08123AF8" w14:textId="197D5C2A" w:rsidR="00335D82" w:rsidRPr="0078286B" w:rsidDel="00EA65BF" w:rsidRDefault="00335D82" w:rsidP="00335D82">
      <w:pPr>
        <w:spacing w:line="240" w:lineRule="auto"/>
        <w:rPr>
          <w:del w:id="669" w:author="Alexandru Uicoabă" w:date="2022-06-16T11:30:00Z"/>
          <w:rFonts w:ascii="Arial" w:eastAsia="Times New Roman" w:hAnsi="Arial" w:cs="Arial"/>
          <w:sz w:val="24"/>
          <w:szCs w:val="24"/>
          <w:lang w:val="en-GB" w:eastAsia="en-GB"/>
          <w:rPrChange w:id="670" w:author="Alexandru Uicoabă" w:date="2022-06-16T14:49:00Z">
            <w:rPr>
              <w:del w:id="671" w:author="Alexandru Uicoabă" w:date="2022-06-16T11:30:00Z"/>
              <w:rFonts w:ascii="Times New Roman" w:eastAsia="Times New Roman" w:hAnsi="Times New Roman" w:cs="Times New Roman"/>
              <w:sz w:val="24"/>
              <w:szCs w:val="24"/>
              <w:lang w:val="en-GB" w:eastAsia="en-GB"/>
            </w:rPr>
          </w:rPrChange>
        </w:rPr>
      </w:pPr>
      <w:del w:id="672" w:author="Alexandru Uicoabă" w:date="2022-06-16T11:30:00Z">
        <w:r w:rsidRPr="0078286B" w:rsidDel="00EA65BF">
          <w:rPr>
            <w:rFonts w:ascii="Arial" w:eastAsia="Times New Roman" w:hAnsi="Arial" w:cs="Arial"/>
            <w:color w:val="000000"/>
            <w:lang w:val="en-GB" w:eastAsia="en-GB"/>
            <w:rPrChange w:id="673" w:author="Alexandru Uicoabă" w:date="2022-06-16T14:49:00Z">
              <w:rPr>
                <w:rFonts w:ascii="Calibri" w:eastAsia="Times New Roman" w:hAnsi="Calibri" w:cs="Calibri"/>
                <w:color w:val="000000"/>
                <w:lang w:val="en-GB" w:eastAsia="en-GB"/>
              </w:rPr>
            </w:rPrChange>
          </w:rPr>
          <w:delText>Cap4 - Proiectarea experimentului</w:delText>
        </w:r>
        <w:r w:rsidRPr="0078286B" w:rsidDel="00EA65BF">
          <w:rPr>
            <w:rFonts w:ascii="Arial" w:eastAsia="Times New Roman" w:hAnsi="Arial" w:cs="Arial"/>
            <w:color w:val="000000"/>
            <w:lang w:val="en-GB" w:eastAsia="en-GB"/>
            <w:rPrChange w:id="674" w:author="Alexandru Uicoabă" w:date="2022-06-16T14:49:00Z">
              <w:rPr>
                <w:rFonts w:ascii="Calibri" w:eastAsia="Times New Roman" w:hAnsi="Calibri" w:cs="Calibri"/>
                <w:color w:val="000000"/>
                <w:lang w:val="en-GB" w:eastAsia="en-GB"/>
              </w:rPr>
            </w:rPrChange>
          </w:rPr>
          <w:br/>
          <w:delText>4.1 - Obiectivele experimentului</w:delText>
        </w:r>
        <w:r w:rsidRPr="0078286B" w:rsidDel="00EA65BF">
          <w:rPr>
            <w:rFonts w:ascii="Arial" w:eastAsia="Times New Roman" w:hAnsi="Arial" w:cs="Arial"/>
            <w:color w:val="000000"/>
            <w:lang w:val="en-GB" w:eastAsia="en-GB"/>
            <w:rPrChange w:id="675" w:author="Alexandru Uicoabă" w:date="2022-06-16T14:49:00Z">
              <w:rPr>
                <w:rFonts w:ascii="Calibri" w:eastAsia="Times New Roman" w:hAnsi="Calibri" w:cs="Calibri"/>
                <w:color w:val="000000"/>
                <w:lang w:val="en-GB" w:eastAsia="en-GB"/>
              </w:rPr>
            </w:rPrChange>
          </w:rPr>
          <w:br/>
          <w:delText>4.2 - Arhitectura </w:delText>
        </w:r>
      </w:del>
    </w:p>
    <w:p w14:paraId="3E6CFB55" w14:textId="7B2FF105" w:rsidR="00335D82" w:rsidRPr="0078286B" w:rsidDel="00EA65BF" w:rsidRDefault="00335D82" w:rsidP="00335D82">
      <w:pPr>
        <w:numPr>
          <w:ilvl w:val="0"/>
          <w:numId w:val="6"/>
        </w:numPr>
        <w:spacing w:after="0" w:line="240" w:lineRule="auto"/>
        <w:ind w:left="1080"/>
        <w:textAlignment w:val="baseline"/>
        <w:rPr>
          <w:del w:id="676" w:author="Alexandru Uicoabă" w:date="2022-06-16T11:30:00Z"/>
          <w:rFonts w:ascii="Arial" w:eastAsia="Times New Roman" w:hAnsi="Arial" w:cs="Arial"/>
          <w:color w:val="000000"/>
          <w:lang w:val="en-GB" w:eastAsia="en-GB"/>
        </w:rPr>
      </w:pPr>
      <w:del w:id="677" w:author="Alexandru Uicoabă" w:date="2022-06-16T11:30:00Z">
        <w:r w:rsidRPr="0078286B" w:rsidDel="00EA65BF">
          <w:rPr>
            <w:rFonts w:ascii="Arial" w:eastAsia="Times New Roman" w:hAnsi="Arial" w:cs="Arial"/>
            <w:color w:val="000000"/>
            <w:lang w:val="en-GB" w:eastAsia="en-GB"/>
            <w:rPrChange w:id="678" w:author="Alexandru Uicoabă" w:date="2022-06-16T14:49:00Z">
              <w:rPr>
                <w:rFonts w:ascii="Calibri" w:eastAsia="Times New Roman" w:hAnsi="Calibri" w:cs="Calibri"/>
                <w:color w:val="000000"/>
                <w:lang w:val="en-GB" w:eastAsia="en-GB"/>
              </w:rPr>
            </w:rPrChange>
          </w:rPr>
          <w:delText>Circuitul din Unity</w:delText>
        </w:r>
      </w:del>
    </w:p>
    <w:p w14:paraId="75F2D167" w14:textId="6617CAD2" w:rsidR="00335D82" w:rsidRPr="0078286B" w:rsidDel="00EA65BF" w:rsidRDefault="00335D82" w:rsidP="00335D82">
      <w:pPr>
        <w:numPr>
          <w:ilvl w:val="0"/>
          <w:numId w:val="6"/>
        </w:numPr>
        <w:spacing w:after="0" w:line="240" w:lineRule="auto"/>
        <w:ind w:left="1080"/>
        <w:textAlignment w:val="baseline"/>
        <w:rPr>
          <w:del w:id="679" w:author="Alexandru Uicoabă" w:date="2022-06-16T11:30:00Z"/>
          <w:rFonts w:ascii="Arial" w:eastAsia="Times New Roman" w:hAnsi="Arial" w:cs="Arial"/>
          <w:color w:val="000000"/>
          <w:lang w:val="en-GB" w:eastAsia="en-GB"/>
        </w:rPr>
      </w:pPr>
      <w:del w:id="680" w:author="Alexandru Uicoabă" w:date="2022-06-16T11:30:00Z">
        <w:r w:rsidRPr="0078286B" w:rsidDel="00EA65BF">
          <w:rPr>
            <w:rFonts w:ascii="Arial" w:eastAsia="Times New Roman" w:hAnsi="Arial" w:cs="Arial"/>
            <w:color w:val="000000"/>
            <w:lang w:val="en-GB" w:eastAsia="en-GB"/>
            <w:rPrChange w:id="681" w:author="Alexandru Uicoabă" w:date="2022-06-16T14:49:00Z">
              <w:rPr>
                <w:rFonts w:ascii="Calibri" w:eastAsia="Times New Roman" w:hAnsi="Calibri" w:cs="Calibri"/>
                <w:color w:val="000000"/>
                <w:lang w:val="en-GB" w:eastAsia="en-GB"/>
              </w:rPr>
            </w:rPrChange>
          </w:rPr>
          <w:delText>Colectarea datelor din C#</w:delText>
        </w:r>
      </w:del>
    </w:p>
    <w:p w14:paraId="7F586156" w14:textId="2C9F3E23" w:rsidR="00335D82" w:rsidRPr="0078286B" w:rsidDel="00EA65BF" w:rsidRDefault="00335D82" w:rsidP="00335D82">
      <w:pPr>
        <w:numPr>
          <w:ilvl w:val="0"/>
          <w:numId w:val="6"/>
        </w:numPr>
        <w:spacing w:after="0" w:line="240" w:lineRule="auto"/>
        <w:ind w:left="1080"/>
        <w:textAlignment w:val="baseline"/>
        <w:rPr>
          <w:del w:id="682" w:author="Alexandru Uicoabă" w:date="2022-06-16T11:30:00Z"/>
          <w:rFonts w:ascii="Arial" w:eastAsia="Times New Roman" w:hAnsi="Arial" w:cs="Arial"/>
          <w:color w:val="000000"/>
          <w:lang w:val="en-GB" w:eastAsia="en-GB"/>
        </w:rPr>
      </w:pPr>
      <w:del w:id="683" w:author="Alexandru Uicoabă" w:date="2022-06-16T11:30:00Z">
        <w:r w:rsidRPr="0078286B" w:rsidDel="00EA65BF">
          <w:rPr>
            <w:rFonts w:ascii="Arial" w:eastAsia="Times New Roman" w:hAnsi="Arial" w:cs="Arial"/>
            <w:color w:val="000000"/>
            <w:lang w:val="en-GB" w:eastAsia="en-GB"/>
            <w:rPrChange w:id="684" w:author="Alexandru Uicoabă" w:date="2022-06-16T14:49:00Z">
              <w:rPr>
                <w:rFonts w:ascii="Calibri" w:eastAsia="Times New Roman" w:hAnsi="Calibri" w:cs="Calibri"/>
                <w:color w:val="000000"/>
                <w:lang w:val="en-GB" w:eastAsia="en-GB"/>
              </w:rPr>
            </w:rPrChange>
          </w:rPr>
          <w:delText>Scriptul în Python (API)</w:delText>
        </w:r>
      </w:del>
    </w:p>
    <w:p w14:paraId="7C9B296F" w14:textId="79F61791" w:rsidR="00335D82" w:rsidRPr="0078286B" w:rsidDel="00EA65BF" w:rsidRDefault="00335D82" w:rsidP="00335D82">
      <w:pPr>
        <w:numPr>
          <w:ilvl w:val="0"/>
          <w:numId w:val="6"/>
        </w:numPr>
        <w:spacing w:after="0" w:line="240" w:lineRule="auto"/>
        <w:ind w:left="1080"/>
        <w:textAlignment w:val="baseline"/>
        <w:rPr>
          <w:del w:id="685" w:author="Alexandru Uicoabă" w:date="2022-06-16T11:30:00Z"/>
          <w:rFonts w:ascii="Arial" w:eastAsia="Times New Roman" w:hAnsi="Arial" w:cs="Arial"/>
          <w:color w:val="000000"/>
          <w:lang w:val="en-GB" w:eastAsia="en-GB"/>
        </w:rPr>
      </w:pPr>
      <w:del w:id="686" w:author="Alexandru Uicoabă" w:date="2022-06-16T11:30:00Z">
        <w:r w:rsidRPr="0078286B" w:rsidDel="00EA65BF">
          <w:rPr>
            <w:rFonts w:ascii="Arial" w:eastAsia="Times New Roman" w:hAnsi="Arial" w:cs="Arial"/>
            <w:color w:val="000000"/>
            <w:lang w:val="en-GB" w:eastAsia="en-GB"/>
            <w:rPrChange w:id="687" w:author="Alexandru Uicoabă" w:date="2022-06-16T14:49:00Z">
              <w:rPr>
                <w:rFonts w:ascii="Calibri" w:eastAsia="Times New Roman" w:hAnsi="Calibri" w:cs="Calibri"/>
                <w:color w:val="000000"/>
                <w:lang w:val="en-GB" w:eastAsia="en-GB"/>
              </w:rPr>
            </w:rPrChange>
          </w:rPr>
          <w:delText>Modelul de ML (random forrest &amp; decission tree)</w:delText>
        </w:r>
      </w:del>
    </w:p>
    <w:p w14:paraId="679177A4" w14:textId="39AF1E12" w:rsidR="00335D82" w:rsidRPr="0078286B" w:rsidDel="00EA65BF" w:rsidRDefault="00335D82" w:rsidP="00335D82">
      <w:pPr>
        <w:numPr>
          <w:ilvl w:val="0"/>
          <w:numId w:val="6"/>
        </w:numPr>
        <w:spacing w:after="0" w:line="240" w:lineRule="auto"/>
        <w:ind w:left="1080"/>
        <w:textAlignment w:val="baseline"/>
        <w:rPr>
          <w:del w:id="688" w:author="Alexandru Uicoabă" w:date="2022-06-16T11:30:00Z"/>
          <w:rFonts w:ascii="Arial" w:eastAsia="Times New Roman" w:hAnsi="Arial" w:cs="Arial"/>
          <w:color w:val="000000"/>
          <w:lang w:val="en-GB" w:eastAsia="en-GB"/>
        </w:rPr>
      </w:pPr>
      <w:del w:id="689" w:author="Alexandru Uicoabă" w:date="2022-06-16T11:30:00Z">
        <w:r w:rsidRPr="0078286B" w:rsidDel="00EA65BF">
          <w:rPr>
            <w:rFonts w:ascii="Arial" w:eastAsia="Times New Roman" w:hAnsi="Arial" w:cs="Arial"/>
            <w:color w:val="000000"/>
            <w:lang w:val="en-GB" w:eastAsia="en-GB"/>
            <w:rPrChange w:id="690" w:author="Alexandru Uicoabă" w:date="2022-06-16T14:49:00Z">
              <w:rPr>
                <w:rFonts w:ascii="Calibri" w:eastAsia="Times New Roman" w:hAnsi="Calibri" w:cs="Calibri"/>
                <w:color w:val="000000"/>
                <w:lang w:val="en-GB" w:eastAsia="en-GB"/>
              </w:rPr>
            </w:rPrChange>
          </w:rPr>
          <w:delText>Diagrama se face folosind limbajul mermaid</w:delText>
        </w:r>
      </w:del>
    </w:p>
    <w:p w14:paraId="52A7B335" w14:textId="335ECE39" w:rsidR="00335D82" w:rsidRPr="0078286B" w:rsidDel="00EA65BF" w:rsidRDefault="00335D82" w:rsidP="00335D82">
      <w:pPr>
        <w:numPr>
          <w:ilvl w:val="0"/>
          <w:numId w:val="6"/>
        </w:numPr>
        <w:spacing w:after="0" w:line="240" w:lineRule="auto"/>
        <w:ind w:left="1080"/>
        <w:textAlignment w:val="baseline"/>
        <w:rPr>
          <w:del w:id="691" w:author="Alexandru Uicoabă" w:date="2022-06-16T11:30:00Z"/>
          <w:rFonts w:ascii="Arial" w:eastAsia="Times New Roman" w:hAnsi="Arial" w:cs="Arial"/>
          <w:color w:val="000000"/>
          <w:lang w:val="en-GB" w:eastAsia="en-GB"/>
        </w:rPr>
      </w:pPr>
      <w:del w:id="692" w:author="Alexandru Uicoabă" w:date="2022-06-16T11:30:00Z">
        <w:r w:rsidRPr="0078286B" w:rsidDel="00EA65BF">
          <w:rPr>
            <w:rFonts w:ascii="Arial" w:eastAsia="Times New Roman" w:hAnsi="Arial" w:cs="Arial"/>
            <w:color w:val="000000"/>
            <w:lang w:val="en-GB" w:eastAsia="en-GB"/>
            <w:rPrChange w:id="693" w:author="Alexandru Uicoabă" w:date="2022-06-16T14:49:00Z">
              <w:rPr>
                <w:rFonts w:ascii="Calibri" w:eastAsia="Times New Roman" w:hAnsi="Calibri" w:cs="Calibri"/>
                <w:color w:val="000000"/>
                <w:lang w:val="en-GB" w:eastAsia="en-GB"/>
              </w:rPr>
            </w:rPrChange>
          </w:rPr>
          <w:delText>Automatizarea începerii jocului și repornirea în momentul în care jocul este încheiat, fie că agentul a câștigat sau a pierdut</w:delText>
        </w:r>
      </w:del>
    </w:p>
    <w:p w14:paraId="0692CFED" w14:textId="560B2452" w:rsidR="00335D82" w:rsidRPr="0078286B" w:rsidDel="00EA65BF" w:rsidRDefault="00335D82" w:rsidP="00335D82">
      <w:pPr>
        <w:spacing w:after="0" w:line="240" w:lineRule="auto"/>
        <w:rPr>
          <w:del w:id="694" w:author="Alexandru Uicoabă" w:date="2022-06-16T11:30:00Z"/>
          <w:rFonts w:ascii="Arial" w:eastAsia="Times New Roman" w:hAnsi="Arial" w:cs="Arial"/>
          <w:sz w:val="24"/>
          <w:szCs w:val="24"/>
          <w:lang w:val="en-GB" w:eastAsia="en-GB"/>
          <w:rPrChange w:id="695" w:author="Alexandru Uicoabă" w:date="2022-06-16T14:49:00Z">
            <w:rPr>
              <w:del w:id="696" w:author="Alexandru Uicoabă" w:date="2022-06-16T11:30:00Z"/>
              <w:rFonts w:ascii="Times New Roman" w:eastAsia="Times New Roman" w:hAnsi="Times New Roman" w:cs="Times New Roman"/>
              <w:sz w:val="24"/>
              <w:szCs w:val="24"/>
              <w:lang w:val="en-GB" w:eastAsia="en-GB"/>
            </w:rPr>
          </w:rPrChange>
        </w:rPr>
      </w:pPr>
      <w:del w:id="697" w:author="Alexandru Uicoabă" w:date="2022-06-16T11:30:00Z">
        <w:r w:rsidRPr="0078286B" w:rsidDel="00EA65BF">
          <w:rPr>
            <w:rFonts w:ascii="Arial" w:eastAsia="Times New Roman" w:hAnsi="Arial" w:cs="Arial"/>
            <w:color w:val="000000"/>
            <w:lang w:val="en-GB" w:eastAsia="en-GB"/>
            <w:rPrChange w:id="698" w:author="Alexandru Uicoabă" w:date="2022-06-16T14:49:00Z">
              <w:rPr>
                <w:rFonts w:ascii="Calibri" w:eastAsia="Times New Roman" w:hAnsi="Calibri" w:cs="Calibri"/>
                <w:color w:val="000000"/>
                <w:lang w:val="en-GB" w:eastAsia="en-GB"/>
              </w:rPr>
            </w:rPrChange>
          </w:rPr>
          <w:delText>4.3 - Comparație sisteme de decizie</w:delText>
        </w:r>
      </w:del>
    </w:p>
    <w:p w14:paraId="48E63724" w14:textId="322DE9FC" w:rsidR="00E7416B" w:rsidRPr="0078286B" w:rsidDel="00EA65BF" w:rsidRDefault="00335D82" w:rsidP="00335D82">
      <w:pPr>
        <w:rPr>
          <w:del w:id="699" w:author="Alexandru Uicoabă" w:date="2022-06-16T11:30:00Z"/>
          <w:rFonts w:ascii="Arial" w:hAnsi="Arial" w:cs="Arial"/>
          <w:lang w:val="en-GB"/>
          <w:rPrChange w:id="700" w:author="Alexandru Uicoabă" w:date="2022-06-16T14:49:00Z">
            <w:rPr>
              <w:del w:id="701" w:author="Alexandru Uicoabă" w:date="2022-06-16T11:30:00Z"/>
              <w:lang w:val="en-GB"/>
            </w:rPr>
          </w:rPrChange>
        </w:rPr>
      </w:pPr>
      <w:del w:id="702" w:author="Alexandru Uicoabă" w:date="2022-06-16T11:30:00Z">
        <w:r w:rsidRPr="0078286B" w:rsidDel="00EA65BF">
          <w:rPr>
            <w:rFonts w:ascii="Arial" w:eastAsia="Times New Roman" w:hAnsi="Arial" w:cs="Arial"/>
            <w:sz w:val="24"/>
            <w:szCs w:val="24"/>
            <w:lang w:val="en-GB" w:eastAsia="en-GB"/>
            <w:rPrChange w:id="703" w:author="Alexandru Uicoabă" w:date="2022-06-16T14:49:00Z">
              <w:rPr>
                <w:rFonts w:ascii="Times New Roman" w:eastAsia="Times New Roman" w:hAnsi="Times New Roman" w:cs="Times New Roman"/>
                <w:sz w:val="24"/>
                <w:szCs w:val="24"/>
                <w:lang w:val="en-GB" w:eastAsia="en-GB"/>
              </w:rPr>
            </w:rPrChange>
          </w:rPr>
          <w:br/>
        </w:r>
        <w:r w:rsidRPr="0078286B" w:rsidDel="00EA65BF">
          <w:rPr>
            <w:rFonts w:ascii="Arial" w:eastAsia="Times New Roman" w:hAnsi="Arial" w:cs="Arial"/>
            <w:i/>
            <w:iCs/>
            <w:color w:val="000000"/>
            <w:lang w:val="en-GB" w:eastAsia="en-GB"/>
            <w:rPrChange w:id="704" w:author="Alexandru Uicoabă" w:date="2022-06-16T14:49:00Z">
              <w:rPr>
                <w:rFonts w:ascii="Calibri" w:eastAsia="Times New Roman" w:hAnsi="Calibri" w:cs="Calibri"/>
                <w:i/>
                <w:iCs/>
                <w:color w:val="000000"/>
                <w:lang w:val="en-GB" w:eastAsia="en-GB"/>
              </w:rPr>
            </w:rPrChange>
          </w:rPr>
          <w:delText>5. Concluzii</w:delText>
        </w:r>
        <w:r w:rsidRPr="0078286B" w:rsidDel="00EA65BF">
          <w:rPr>
            <w:rFonts w:ascii="Arial" w:eastAsia="Times New Roman" w:hAnsi="Arial" w:cs="Arial"/>
            <w:color w:val="000000"/>
            <w:lang w:val="en-GB" w:eastAsia="en-GB"/>
            <w:rPrChange w:id="705" w:author="Alexandru Uicoabă" w:date="2022-06-16T14:49:00Z">
              <w:rPr>
                <w:rFonts w:ascii="Calibri" w:eastAsia="Times New Roman" w:hAnsi="Calibri" w:cs="Calibri"/>
                <w:color w:val="000000"/>
                <w:lang w:val="en-GB" w:eastAsia="en-GB"/>
              </w:rPr>
            </w:rPrChange>
          </w:rPr>
          <w:br/>
          <w:delText xml:space="preserve">5.1 - Contribuții </w:delText>
        </w:r>
        <w:r w:rsidRPr="0078286B" w:rsidDel="00EA65BF">
          <w:rPr>
            <w:rFonts w:ascii="Arial" w:eastAsia="Times New Roman" w:hAnsi="Arial" w:cs="Arial"/>
            <w:color w:val="000000"/>
            <w:lang w:val="en-GB" w:eastAsia="en-GB"/>
            <w:rPrChange w:id="706" w:author="Alexandru Uicoabă" w:date="2022-06-16T14:49:00Z">
              <w:rPr>
                <w:rFonts w:ascii="Calibri" w:eastAsia="Times New Roman" w:hAnsi="Calibri" w:cs="Calibri"/>
                <w:color w:val="000000"/>
                <w:lang w:val="en-GB" w:eastAsia="en-GB"/>
              </w:rPr>
            </w:rPrChange>
          </w:rPr>
          <w:br/>
          <w:delText>5.2 - Dezvoltări viitoare</w:delText>
        </w:r>
        <w:r w:rsidRPr="0078286B" w:rsidDel="00EA65BF">
          <w:rPr>
            <w:rFonts w:ascii="Arial" w:eastAsia="Times New Roman" w:hAnsi="Arial" w:cs="Arial"/>
            <w:color w:val="000000"/>
            <w:lang w:val="en-GB" w:eastAsia="en-GB"/>
            <w:rPrChange w:id="707" w:author="Alexandru Uicoabă" w:date="2022-06-16T14:49:00Z">
              <w:rPr>
                <w:rFonts w:ascii="Calibri" w:eastAsia="Times New Roman" w:hAnsi="Calibri" w:cs="Calibri"/>
                <w:color w:val="000000"/>
                <w:lang w:val="en-GB" w:eastAsia="en-GB"/>
              </w:rPr>
            </w:rPrChange>
          </w:rPr>
          <w:br/>
        </w:r>
      </w:del>
    </w:p>
    <w:p w14:paraId="4A7B72F5" w14:textId="7CF60E3F" w:rsidR="00E7416B" w:rsidRPr="0078286B" w:rsidDel="00EA65BF" w:rsidRDefault="00E7416B" w:rsidP="00E7416B">
      <w:pPr>
        <w:rPr>
          <w:del w:id="708" w:author="Alexandru Uicoabă" w:date="2022-06-16T11:30:00Z"/>
          <w:rFonts w:ascii="Arial" w:hAnsi="Arial" w:cs="Arial"/>
          <w:lang w:val="en-GB"/>
          <w:rPrChange w:id="709" w:author="Alexandru Uicoabă" w:date="2022-06-16T14:49:00Z">
            <w:rPr>
              <w:del w:id="710" w:author="Alexandru Uicoabă" w:date="2022-06-16T11:30:00Z"/>
              <w:lang w:val="en-GB"/>
            </w:rPr>
          </w:rPrChange>
        </w:rPr>
      </w:pPr>
    </w:p>
    <w:p w14:paraId="068D80A6" w14:textId="62C49066" w:rsidR="00E7416B" w:rsidRPr="0078286B" w:rsidDel="00EA65BF" w:rsidRDefault="00E7416B" w:rsidP="00E7416B">
      <w:pPr>
        <w:rPr>
          <w:del w:id="711" w:author="Alexandru Uicoabă" w:date="2022-06-16T11:30:00Z"/>
          <w:rFonts w:ascii="Arial" w:hAnsi="Arial" w:cs="Arial"/>
          <w:lang w:val="en-GB"/>
          <w:rPrChange w:id="712" w:author="Alexandru Uicoabă" w:date="2022-06-16T14:49:00Z">
            <w:rPr>
              <w:del w:id="713" w:author="Alexandru Uicoabă" w:date="2022-06-16T11:30:00Z"/>
              <w:lang w:val="en-GB"/>
            </w:rPr>
          </w:rPrChange>
        </w:rPr>
      </w:pPr>
    </w:p>
    <w:p w14:paraId="29E47CC9" w14:textId="3D93FBCB" w:rsidR="009A4691" w:rsidRPr="0078286B" w:rsidDel="00EA65BF" w:rsidRDefault="009A4691" w:rsidP="00E7416B">
      <w:pPr>
        <w:rPr>
          <w:del w:id="714" w:author="Alexandru Uicoabă" w:date="2022-06-16T11:30:00Z"/>
          <w:rFonts w:ascii="Arial" w:hAnsi="Arial" w:cs="Arial"/>
          <w:lang w:val="en-GB"/>
          <w:rPrChange w:id="715" w:author="Alexandru Uicoabă" w:date="2022-06-16T14:49:00Z">
            <w:rPr>
              <w:del w:id="716" w:author="Alexandru Uicoabă" w:date="2022-06-16T11:30:00Z"/>
              <w:lang w:val="en-GB"/>
            </w:rPr>
          </w:rPrChange>
        </w:rPr>
      </w:pPr>
    </w:p>
    <w:p w14:paraId="712F6D3D" w14:textId="437EBCD7" w:rsidR="009A4691" w:rsidRPr="0078286B" w:rsidDel="00EA65BF" w:rsidRDefault="009A4691" w:rsidP="00E7416B">
      <w:pPr>
        <w:rPr>
          <w:del w:id="717" w:author="Alexandru Uicoabă" w:date="2022-06-16T11:30:00Z"/>
          <w:rFonts w:ascii="Arial" w:hAnsi="Arial" w:cs="Arial"/>
          <w:lang w:val="en-GB"/>
          <w:rPrChange w:id="718" w:author="Alexandru Uicoabă" w:date="2022-06-16T14:49:00Z">
            <w:rPr>
              <w:del w:id="719" w:author="Alexandru Uicoabă" w:date="2022-06-16T11:30:00Z"/>
              <w:lang w:val="en-GB"/>
            </w:rPr>
          </w:rPrChange>
        </w:rPr>
      </w:pPr>
    </w:p>
    <w:p w14:paraId="701F4B5C" w14:textId="7B9AFEA8" w:rsidR="009A4691" w:rsidRPr="0078286B" w:rsidDel="00EA65BF" w:rsidRDefault="009A4691" w:rsidP="00E7416B">
      <w:pPr>
        <w:rPr>
          <w:del w:id="720" w:author="Alexandru Uicoabă" w:date="2022-06-16T11:30:00Z"/>
          <w:rFonts w:ascii="Arial" w:hAnsi="Arial" w:cs="Arial"/>
          <w:lang w:val="en-GB"/>
          <w:rPrChange w:id="721" w:author="Alexandru Uicoabă" w:date="2022-06-16T14:49:00Z">
            <w:rPr>
              <w:del w:id="722" w:author="Alexandru Uicoabă" w:date="2022-06-16T11:30:00Z"/>
              <w:lang w:val="en-GB"/>
            </w:rPr>
          </w:rPrChange>
        </w:rPr>
      </w:pPr>
    </w:p>
    <w:p w14:paraId="20BB6F69" w14:textId="77777777" w:rsidR="009A4691" w:rsidRPr="0078286B" w:rsidDel="00EA65BF" w:rsidRDefault="009A4691" w:rsidP="00E7416B">
      <w:pPr>
        <w:rPr>
          <w:del w:id="723" w:author="Alexandru Uicoabă" w:date="2022-06-16T11:30:00Z"/>
          <w:rFonts w:ascii="Arial" w:hAnsi="Arial" w:cs="Arial"/>
          <w:lang w:val="en-GB"/>
          <w:rPrChange w:id="724" w:author="Alexandru Uicoabă" w:date="2022-06-16T14:49:00Z">
            <w:rPr>
              <w:del w:id="725" w:author="Alexandru Uicoabă" w:date="2022-06-16T11:30:00Z"/>
              <w:lang w:val="en-GB"/>
            </w:rPr>
          </w:rPrChange>
        </w:rPr>
      </w:pPr>
    </w:p>
    <w:p w14:paraId="2933E635" w14:textId="47134F81" w:rsidR="00E7416B" w:rsidRPr="0078286B" w:rsidDel="00EA65BF" w:rsidRDefault="00E7416B" w:rsidP="00E7416B">
      <w:pPr>
        <w:rPr>
          <w:del w:id="726" w:author="Alexandru Uicoabă" w:date="2022-06-16T11:30:00Z"/>
          <w:rFonts w:ascii="Arial" w:hAnsi="Arial" w:cs="Arial"/>
          <w:lang w:val="en-GB"/>
          <w:rPrChange w:id="727" w:author="Alexandru Uicoabă" w:date="2022-06-16T14:49:00Z">
            <w:rPr>
              <w:del w:id="728" w:author="Alexandru Uicoabă" w:date="2022-06-16T11:30:00Z"/>
              <w:lang w:val="en-GB"/>
            </w:rPr>
          </w:rPrChange>
        </w:rPr>
      </w:pPr>
    </w:p>
    <w:p w14:paraId="4ADDCFF2" w14:textId="3A7F46B7" w:rsidR="00E7416B" w:rsidRPr="0078286B" w:rsidDel="00EA65BF" w:rsidRDefault="00E7416B" w:rsidP="00E7416B">
      <w:pPr>
        <w:rPr>
          <w:del w:id="729" w:author="Alexandru Uicoabă" w:date="2022-06-16T11:30:00Z"/>
          <w:rFonts w:ascii="Arial" w:hAnsi="Arial" w:cs="Arial"/>
          <w:lang w:val="en-GB"/>
          <w:rPrChange w:id="730" w:author="Alexandru Uicoabă" w:date="2022-06-16T14:49:00Z">
            <w:rPr>
              <w:del w:id="731" w:author="Alexandru Uicoabă" w:date="2022-06-16T11:30:00Z"/>
              <w:lang w:val="en-GB"/>
            </w:rPr>
          </w:rPrChange>
        </w:rPr>
      </w:pPr>
    </w:p>
    <w:p w14:paraId="1FBA1DAD" w14:textId="1753FD91" w:rsidR="008B6472" w:rsidRPr="0078286B" w:rsidDel="00FC7DC9" w:rsidRDefault="008B6472" w:rsidP="00E7416B">
      <w:pPr>
        <w:rPr>
          <w:ins w:id="732" w:author="Alexandru Uicoaba" w:date="2022-06-15T09:45:00Z"/>
          <w:del w:id="733" w:author="Alexandru Uicoabă" w:date="2022-06-16T15:44:00Z"/>
          <w:rFonts w:ascii="Arial" w:hAnsi="Arial" w:cs="Arial"/>
          <w:lang w:val="en-GB"/>
          <w:rPrChange w:id="734" w:author="Alexandru Uicoabă" w:date="2022-06-16T14:49:00Z">
            <w:rPr>
              <w:ins w:id="735" w:author="Alexandru Uicoaba" w:date="2022-06-15T09:45:00Z"/>
              <w:del w:id="736" w:author="Alexandru Uicoabă" w:date="2022-06-16T15:44:00Z"/>
              <w:lang w:val="en-GB"/>
            </w:rPr>
          </w:rPrChange>
        </w:rPr>
      </w:pPr>
    </w:p>
    <w:p w14:paraId="5A1C0878" w14:textId="77777777" w:rsidR="00080AD6" w:rsidRPr="00080AD6" w:rsidRDefault="00080AD6">
      <w:pPr>
        <w:rPr>
          <w:ins w:id="737" w:author="Alexandru Uicoabă" w:date="2022-06-16T14:49:00Z"/>
          <w:rFonts w:ascii="Arial" w:hAnsi="Arial" w:cs="Arial"/>
          <w:sz w:val="24"/>
          <w:szCs w:val="24"/>
          <w:rPrChange w:id="738" w:author="Alexandru Uicoabă" w:date="2022-06-16T14:49:00Z">
            <w:rPr>
              <w:ins w:id="739" w:author="Alexandru Uicoabă" w:date="2022-06-16T14:49:00Z"/>
              <w:rFonts w:ascii="Arial" w:hAnsi="Arial" w:cs="Arial"/>
              <w:b/>
              <w:bCs/>
              <w:color w:val="auto"/>
            </w:rPr>
          </w:rPrChange>
        </w:rPr>
        <w:pPrChange w:id="740" w:author="Alexandru Uicoabă" w:date="2022-06-16T14:49:00Z">
          <w:pPr>
            <w:pStyle w:val="Titlu1"/>
            <w:jc w:val="center"/>
          </w:pPr>
        </w:pPrChange>
      </w:pPr>
    </w:p>
    <w:p w14:paraId="0C33688A" w14:textId="3A3B2699" w:rsidR="008B6472" w:rsidRPr="0078286B" w:rsidRDefault="008B6472" w:rsidP="008B6472">
      <w:pPr>
        <w:pStyle w:val="Titlu1"/>
        <w:jc w:val="center"/>
        <w:rPr>
          <w:ins w:id="741" w:author="Alexandru Uicoaba" w:date="2022-06-15T09:46:00Z"/>
          <w:rFonts w:ascii="Arial" w:hAnsi="Arial" w:cs="Arial"/>
          <w:b/>
          <w:bCs/>
          <w:color w:val="auto"/>
          <w:rPrChange w:id="742" w:author="Alexandru Uicoabă" w:date="2022-06-16T14:49:00Z">
            <w:rPr>
              <w:ins w:id="743" w:author="Alexandru Uicoaba" w:date="2022-06-15T09:46:00Z"/>
              <w:rFonts w:ascii="Times New Roman" w:hAnsi="Times New Roman" w:cs="Times New Roman"/>
              <w:b/>
              <w:bCs/>
              <w:color w:val="auto"/>
              <w:lang w:val="en-GB"/>
            </w:rPr>
          </w:rPrChange>
        </w:rPr>
      </w:pPr>
      <w:bookmarkStart w:id="744" w:name="_Toc106343190"/>
      <w:commentRangeStart w:id="745"/>
      <w:ins w:id="746" w:author="Alexandru Uicoaba" w:date="2022-06-15T09:46:00Z">
        <w:r w:rsidRPr="0078286B">
          <w:rPr>
            <w:rFonts w:ascii="Arial" w:hAnsi="Arial" w:cs="Arial"/>
            <w:b/>
            <w:bCs/>
            <w:color w:val="auto"/>
            <w:rPrChange w:id="747" w:author="Alexandru Uicoabă" w:date="2022-06-16T14:49:00Z">
              <w:rPr>
                <w:lang w:val="en-GB"/>
              </w:rPr>
            </w:rPrChange>
          </w:rPr>
          <w:t>Sinteza</w:t>
        </w:r>
      </w:ins>
      <w:commentRangeEnd w:id="745"/>
      <w:ins w:id="748" w:author="Alexandru Uicoaba" w:date="2022-06-15T09:53:00Z">
        <w:r w:rsidR="00143C1F" w:rsidRPr="0078286B">
          <w:rPr>
            <w:rStyle w:val="Referincomentariu"/>
            <w:rFonts w:ascii="Arial" w:eastAsiaTheme="minorHAnsi" w:hAnsi="Arial" w:cs="Arial"/>
            <w:color w:val="auto"/>
            <w:rPrChange w:id="749" w:author="Alexandru Uicoabă" w:date="2022-06-16T14:49:00Z">
              <w:rPr>
                <w:rStyle w:val="Referincomentariu"/>
                <w:rFonts w:asciiTheme="minorHAnsi" w:eastAsiaTheme="minorHAnsi" w:hAnsiTheme="minorHAnsi" w:cstheme="minorBidi"/>
                <w:color w:val="auto"/>
              </w:rPr>
            </w:rPrChange>
          </w:rPr>
          <w:commentReference w:id="745"/>
        </w:r>
      </w:ins>
      <w:bookmarkEnd w:id="744"/>
    </w:p>
    <w:p w14:paraId="45A41E5A" w14:textId="20F10563" w:rsidR="00662153" w:rsidRDefault="00662153">
      <w:pPr>
        <w:rPr>
          <w:ins w:id="750" w:author="Alexandru Uicoabă" w:date="2022-06-16T14:50:00Z"/>
          <w:rFonts w:ascii="Arial" w:hAnsi="Arial" w:cs="Arial"/>
          <w:sz w:val="24"/>
          <w:szCs w:val="24"/>
        </w:rPr>
      </w:pPr>
    </w:p>
    <w:p w14:paraId="59685C2A" w14:textId="77777777" w:rsidR="00080AD6" w:rsidRPr="00080AD6" w:rsidRDefault="00080AD6">
      <w:pPr>
        <w:rPr>
          <w:ins w:id="751" w:author="Alexandru Uicoaba" w:date="2022-06-15T09:46:00Z"/>
          <w:rFonts w:ascii="Arial" w:hAnsi="Arial" w:cs="Arial"/>
          <w:sz w:val="24"/>
          <w:szCs w:val="24"/>
          <w:rPrChange w:id="752" w:author="Alexandru Uicoabă" w:date="2022-06-16T14:49:00Z">
            <w:rPr>
              <w:ins w:id="753" w:author="Alexandru Uicoaba" w:date="2022-06-15T09:46:00Z"/>
              <w:lang w:val="en-GB"/>
            </w:rPr>
          </w:rPrChange>
        </w:rPr>
        <w:pPrChange w:id="754" w:author="Alexandru Uicoaba" w:date="2022-06-15T09:46:00Z">
          <w:pPr>
            <w:jc w:val="center"/>
          </w:pPr>
        </w:pPrChange>
      </w:pPr>
    </w:p>
    <w:p w14:paraId="0D07CBDC" w14:textId="33CED63B" w:rsidR="008B6472" w:rsidRPr="0078286B" w:rsidRDefault="008B6472">
      <w:pPr>
        <w:ind w:firstLine="720"/>
        <w:jc w:val="both"/>
        <w:rPr>
          <w:moveTo w:id="755" w:author="Alexandru Uicoaba" w:date="2022-06-15T09:46:00Z"/>
          <w:rFonts w:ascii="Arial" w:hAnsi="Arial" w:cs="Arial"/>
          <w:sz w:val="24"/>
          <w:szCs w:val="24"/>
          <w:rPrChange w:id="756" w:author="Alexandru Uicoabă" w:date="2022-06-16T14:49:00Z">
            <w:rPr>
              <w:moveTo w:id="757" w:author="Alexandru Uicoaba" w:date="2022-06-15T09:46:00Z"/>
              <w:rFonts w:ascii="Times New Roman" w:hAnsi="Times New Roman" w:cs="Times New Roman"/>
              <w:sz w:val="24"/>
              <w:szCs w:val="24"/>
              <w:lang w:val="en-GB"/>
            </w:rPr>
          </w:rPrChange>
        </w:rPr>
        <w:pPrChange w:id="758" w:author="Alexandru Uicoaba" w:date="2022-06-15T09:53:00Z">
          <w:pPr>
            <w:jc w:val="both"/>
          </w:pPr>
        </w:pPrChange>
      </w:pPr>
      <w:moveToRangeStart w:id="759" w:author="Alexandru Uicoaba" w:date="2022-06-15T09:46:00Z" w:name="move106178794"/>
      <w:moveTo w:id="760" w:author="Alexandru Uicoaba" w:date="2022-06-15T09:46:00Z">
        <w:r w:rsidRPr="0078286B">
          <w:rPr>
            <w:rFonts w:ascii="Arial" w:hAnsi="Arial" w:cs="Arial"/>
            <w:sz w:val="24"/>
            <w:szCs w:val="24"/>
            <w:rPrChange w:id="761" w:author="Alexandru Uicoabă" w:date="2022-06-16T14:49:00Z">
              <w:rPr>
                <w:rFonts w:ascii="Times New Roman" w:hAnsi="Times New Roman" w:cs="Times New Roman"/>
                <w:sz w:val="24"/>
                <w:szCs w:val="24"/>
                <w:lang w:val="en-GB"/>
              </w:rPr>
            </w:rPrChange>
          </w:rPr>
          <w:t>Această lucrare este dezvoltată în cadrul Facultății de Electronică, Telecomunicații și Tehnologi</w:t>
        </w:r>
      </w:moveTo>
      <w:ins w:id="762" w:author="Alexandru Uicoabă" w:date="2022-06-16T22:54:00Z">
        <w:r w:rsidR="007D117F">
          <w:rPr>
            <w:rFonts w:ascii="Arial" w:hAnsi="Arial" w:cs="Arial"/>
            <w:sz w:val="24"/>
            <w:szCs w:val="24"/>
          </w:rPr>
          <w:t>i</w:t>
        </w:r>
      </w:ins>
      <w:moveTo w:id="763" w:author="Alexandru Uicoaba" w:date="2022-06-15T09:46:00Z">
        <w:r w:rsidRPr="0078286B">
          <w:rPr>
            <w:rFonts w:ascii="Arial" w:hAnsi="Arial" w:cs="Arial"/>
            <w:sz w:val="24"/>
            <w:szCs w:val="24"/>
            <w:rPrChange w:id="764" w:author="Alexandru Uicoabă" w:date="2022-06-16T14:49:00Z">
              <w:rPr>
                <w:rFonts w:ascii="Times New Roman" w:hAnsi="Times New Roman" w:cs="Times New Roman"/>
                <w:sz w:val="24"/>
                <w:szCs w:val="24"/>
                <w:lang w:val="en-GB"/>
              </w:rPr>
            </w:rPrChange>
          </w:rPr>
          <w:t xml:space="preserve"> Informaționale, parte a</w:t>
        </w:r>
        <w:del w:id="765" w:author="Alexandru Uicoabă" w:date="2022-06-16T11:50:00Z">
          <w:r w:rsidRPr="0078286B" w:rsidDel="008720CA">
            <w:rPr>
              <w:rFonts w:ascii="Arial" w:hAnsi="Arial" w:cs="Arial"/>
              <w:sz w:val="24"/>
              <w:szCs w:val="24"/>
              <w:rPrChange w:id="766" w:author="Alexandru Uicoabă" w:date="2022-06-16T14:49:00Z">
                <w:rPr>
                  <w:rFonts w:ascii="Times New Roman" w:hAnsi="Times New Roman" w:cs="Times New Roman"/>
                  <w:sz w:val="24"/>
                  <w:szCs w:val="24"/>
                  <w:lang w:val="en-GB"/>
                </w:rPr>
              </w:rPrChange>
            </w:rPr>
            <w:delText>l</w:delText>
          </w:r>
        </w:del>
        <w:r w:rsidRPr="0078286B">
          <w:rPr>
            <w:rFonts w:ascii="Arial" w:hAnsi="Arial" w:cs="Arial"/>
            <w:sz w:val="24"/>
            <w:szCs w:val="24"/>
            <w:rPrChange w:id="767" w:author="Alexandru Uicoabă" w:date="2022-06-16T14:49:00Z">
              <w:rPr>
                <w:rFonts w:ascii="Times New Roman" w:hAnsi="Times New Roman" w:cs="Times New Roman"/>
                <w:sz w:val="24"/>
                <w:szCs w:val="24"/>
                <w:lang w:val="en-GB"/>
              </w:rPr>
            </w:rPrChange>
          </w:rPr>
          <w:t xml:space="preserve"> Universității Politehnica din Timișoara. Lucrarea reprezintă munca depusă pe parcursul a doi ani de zile 2020-2022.</w:t>
        </w:r>
      </w:moveTo>
    </w:p>
    <w:p w14:paraId="7F246633" w14:textId="6BC8CFFE" w:rsidR="008B6472" w:rsidRPr="0078286B" w:rsidRDefault="008B6472" w:rsidP="008B6472">
      <w:pPr>
        <w:jc w:val="both"/>
        <w:rPr>
          <w:moveTo w:id="768" w:author="Alexandru Uicoaba" w:date="2022-06-15T09:46:00Z"/>
          <w:rFonts w:ascii="Arial" w:hAnsi="Arial" w:cs="Arial"/>
          <w:sz w:val="24"/>
          <w:szCs w:val="24"/>
          <w:rPrChange w:id="769" w:author="Alexandru Uicoabă" w:date="2022-06-16T14:49:00Z">
            <w:rPr>
              <w:moveTo w:id="770" w:author="Alexandru Uicoaba" w:date="2022-06-15T09:46:00Z"/>
              <w:rFonts w:ascii="Times New Roman" w:hAnsi="Times New Roman" w:cs="Times New Roman"/>
              <w:sz w:val="24"/>
              <w:szCs w:val="24"/>
            </w:rPr>
          </w:rPrChange>
        </w:rPr>
      </w:pPr>
      <w:moveTo w:id="771" w:author="Alexandru Uicoaba" w:date="2022-06-15T09:46:00Z">
        <w:r w:rsidRPr="0078286B">
          <w:rPr>
            <w:rFonts w:ascii="Arial" w:hAnsi="Arial" w:cs="Arial"/>
            <w:sz w:val="24"/>
            <w:szCs w:val="24"/>
            <w:rPrChange w:id="772" w:author="Alexandru Uicoabă" w:date="2022-06-16T14:49:00Z">
              <w:rPr>
                <w:rFonts w:ascii="Times New Roman" w:hAnsi="Times New Roman" w:cs="Times New Roman"/>
                <w:sz w:val="24"/>
                <w:szCs w:val="24"/>
                <w:lang w:val="en-GB"/>
              </w:rPr>
            </w:rPrChange>
          </w:rPr>
          <w:tab/>
          <w:t xml:space="preserve">Pentru partea teoretică, s-au parcurs mai multe articole științifice și alte resurse de documentare care ating subiecte precum </w:t>
        </w:r>
        <w:proofErr w:type="spellStart"/>
        <w:r w:rsidRPr="00860066">
          <w:rPr>
            <w:rFonts w:ascii="Arial" w:hAnsi="Arial" w:cs="Arial"/>
            <w:i/>
            <w:iCs/>
            <w:sz w:val="24"/>
            <w:szCs w:val="24"/>
            <w:rPrChange w:id="773" w:author="Alexandru Uicoabă" w:date="2022-06-16T16:46:00Z">
              <w:rPr>
                <w:rFonts w:ascii="Times New Roman" w:hAnsi="Times New Roman" w:cs="Times New Roman"/>
                <w:sz w:val="24"/>
                <w:szCs w:val="24"/>
                <w:lang w:val="en-GB"/>
              </w:rPr>
            </w:rPrChange>
          </w:rPr>
          <w:t>Machine</w:t>
        </w:r>
        <w:proofErr w:type="spellEnd"/>
        <w:r w:rsidRPr="00860066">
          <w:rPr>
            <w:rFonts w:ascii="Arial" w:hAnsi="Arial" w:cs="Arial"/>
            <w:i/>
            <w:iCs/>
            <w:sz w:val="24"/>
            <w:szCs w:val="24"/>
            <w:rPrChange w:id="774" w:author="Alexandru Uicoabă" w:date="2022-06-16T16:46:00Z">
              <w:rPr>
                <w:rFonts w:ascii="Times New Roman" w:hAnsi="Times New Roman" w:cs="Times New Roman"/>
                <w:sz w:val="24"/>
                <w:szCs w:val="24"/>
                <w:lang w:val="en-GB"/>
              </w:rPr>
            </w:rPrChange>
          </w:rPr>
          <w:t xml:space="preserve"> </w:t>
        </w:r>
        <w:proofErr w:type="spellStart"/>
        <w:r w:rsidRPr="00860066">
          <w:rPr>
            <w:rFonts w:ascii="Arial" w:hAnsi="Arial" w:cs="Arial"/>
            <w:i/>
            <w:iCs/>
            <w:sz w:val="24"/>
            <w:szCs w:val="24"/>
            <w:rPrChange w:id="775" w:author="Alexandru Uicoabă" w:date="2022-06-16T16:46: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776" w:author="Alexandru Uicoabă" w:date="2022-06-16T14:49:00Z">
              <w:rPr>
                <w:rFonts w:ascii="Times New Roman" w:hAnsi="Times New Roman" w:cs="Times New Roman"/>
                <w:sz w:val="24"/>
                <w:szCs w:val="24"/>
                <w:lang w:val="en-GB"/>
              </w:rPr>
            </w:rPrChange>
          </w:rPr>
          <w:t xml:space="preserve">, </w:t>
        </w:r>
        <w:proofErr w:type="spellStart"/>
        <w:r w:rsidRPr="00860066">
          <w:rPr>
            <w:rFonts w:ascii="Arial" w:hAnsi="Arial" w:cs="Arial"/>
            <w:i/>
            <w:iCs/>
            <w:sz w:val="24"/>
            <w:szCs w:val="24"/>
            <w:rPrChange w:id="777" w:author="Alexandru Uicoabă" w:date="2022-06-16T16:46:00Z">
              <w:rPr>
                <w:rFonts w:ascii="Times New Roman" w:hAnsi="Times New Roman" w:cs="Times New Roman"/>
                <w:sz w:val="24"/>
                <w:szCs w:val="24"/>
                <w:lang w:val="en-GB"/>
              </w:rPr>
            </w:rPrChange>
          </w:rPr>
          <w:t>Reinforcement</w:t>
        </w:r>
        <w:proofErr w:type="spellEnd"/>
        <w:r w:rsidRPr="00860066">
          <w:rPr>
            <w:rFonts w:ascii="Arial" w:hAnsi="Arial" w:cs="Arial"/>
            <w:i/>
            <w:iCs/>
            <w:sz w:val="24"/>
            <w:szCs w:val="24"/>
            <w:rPrChange w:id="778" w:author="Alexandru Uicoabă" w:date="2022-06-16T16:46:00Z">
              <w:rPr>
                <w:rFonts w:ascii="Times New Roman" w:hAnsi="Times New Roman" w:cs="Times New Roman"/>
                <w:sz w:val="24"/>
                <w:szCs w:val="24"/>
                <w:lang w:val="en-GB"/>
              </w:rPr>
            </w:rPrChange>
          </w:rPr>
          <w:t xml:space="preserve"> </w:t>
        </w:r>
        <w:proofErr w:type="spellStart"/>
        <w:r w:rsidRPr="00860066">
          <w:rPr>
            <w:rFonts w:ascii="Arial" w:hAnsi="Arial" w:cs="Arial"/>
            <w:i/>
            <w:iCs/>
            <w:sz w:val="24"/>
            <w:szCs w:val="24"/>
            <w:rPrChange w:id="779" w:author="Alexandru Uicoabă" w:date="2022-06-16T16:46: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780" w:author="Alexandru Uicoabă" w:date="2022-06-16T14:49:00Z">
              <w:rPr>
                <w:rFonts w:ascii="Times New Roman" w:hAnsi="Times New Roman" w:cs="Times New Roman"/>
                <w:sz w:val="24"/>
                <w:szCs w:val="24"/>
                <w:lang w:val="en-GB"/>
              </w:rPr>
            </w:rPrChange>
          </w:rPr>
          <w:t xml:space="preserve"> și altele. De asemenea, un rol important pentru înțelegerea mai ușoară și mai rapidă a conceptelor de </w:t>
        </w:r>
        <w:del w:id="781" w:author="Alexandru Uicoabă" w:date="2022-06-16T11:51:00Z">
          <w:r w:rsidRPr="0078286B" w:rsidDel="00284153">
            <w:rPr>
              <w:rFonts w:ascii="Arial" w:hAnsi="Arial" w:cs="Arial"/>
              <w:sz w:val="24"/>
              <w:szCs w:val="24"/>
              <w:rPrChange w:id="782" w:author="Alexandru Uicoabă" w:date="2022-06-16T14:49:00Z">
                <w:rPr>
                  <w:rFonts w:ascii="Times New Roman" w:hAnsi="Times New Roman" w:cs="Times New Roman"/>
                  <w:sz w:val="24"/>
                  <w:szCs w:val="24"/>
                  <w:lang w:val="en-GB"/>
                </w:rPr>
              </w:rPrChange>
            </w:rPr>
            <w:delText>machine learning</w:delText>
          </w:r>
        </w:del>
      </w:moveTo>
      <w:ins w:id="783" w:author="Alexandru Uicoabă" w:date="2022-06-16T11:51:00Z">
        <w:r w:rsidR="00284153" w:rsidRPr="0078286B">
          <w:rPr>
            <w:rFonts w:ascii="Arial" w:hAnsi="Arial" w:cs="Arial"/>
            <w:sz w:val="24"/>
            <w:szCs w:val="24"/>
            <w:rPrChange w:id="784" w:author="Alexandru Uicoabă" w:date="2022-06-16T14:49:00Z">
              <w:rPr>
                <w:rFonts w:ascii="Times New Roman" w:hAnsi="Times New Roman" w:cs="Times New Roman"/>
                <w:sz w:val="24"/>
                <w:szCs w:val="24"/>
              </w:rPr>
            </w:rPrChange>
          </w:rPr>
          <w:t>învățare automată</w:t>
        </w:r>
      </w:ins>
      <w:moveTo w:id="785" w:author="Alexandru Uicoaba" w:date="2022-06-15T09:46:00Z">
        <w:r w:rsidRPr="0078286B">
          <w:rPr>
            <w:rFonts w:ascii="Arial" w:hAnsi="Arial" w:cs="Arial"/>
            <w:sz w:val="24"/>
            <w:szCs w:val="24"/>
            <w:rPrChange w:id="786" w:author="Alexandru Uicoabă" w:date="2022-06-16T14:49:00Z">
              <w:rPr>
                <w:rFonts w:ascii="Times New Roman" w:hAnsi="Times New Roman" w:cs="Times New Roman"/>
                <w:sz w:val="24"/>
                <w:szCs w:val="24"/>
                <w:lang w:val="en-GB"/>
              </w:rPr>
            </w:rPrChange>
          </w:rPr>
          <w:t xml:space="preserve"> l-a avut și materia de </w:t>
        </w:r>
        <w:r w:rsidRPr="0078286B">
          <w:rPr>
            <w:rFonts w:ascii="Arial" w:hAnsi="Arial" w:cs="Arial"/>
            <w:i/>
            <w:iCs/>
            <w:sz w:val="24"/>
            <w:szCs w:val="24"/>
            <w:rPrChange w:id="787" w:author="Alexandru Uicoabă" w:date="2022-06-16T14:49:00Z">
              <w:rPr>
                <w:rFonts w:ascii="Times New Roman" w:hAnsi="Times New Roman" w:cs="Times New Roman"/>
                <w:i/>
                <w:iCs/>
                <w:sz w:val="24"/>
                <w:szCs w:val="24"/>
                <w:lang w:val="en-GB"/>
              </w:rPr>
            </w:rPrChange>
          </w:rPr>
          <w:t xml:space="preserve">Modelarea și Analiza datelor pentru Decizii de Management </w:t>
        </w:r>
        <w:r w:rsidRPr="0078286B">
          <w:rPr>
            <w:rFonts w:ascii="Arial" w:hAnsi="Arial" w:cs="Arial"/>
            <w:sz w:val="24"/>
            <w:szCs w:val="24"/>
            <w:rPrChange w:id="788" w:author="Alexandru Uicoabă" w:date="2022-06-16T14:49:00Z">
              <w:rPr>
                <w:rFonts w:ascii="Times New Roman" w:hAnsi="Times New Roman" w:cs="Times New Roman"/>
                <w:sz w:val="24"/>
                <w:szCs w:val="24"/>
                <w:lang w:val="en-GB"/>
              </w:rPr>
            </w:rPrChange>
          </w:rPr>
          <w:t>din</w:t>
        </w:r>
        <w:r w:rsidRPr="0078286B">
          <w:rPr>
            <w:rFonts w:ascii="Arial" w:hAnsi="Arial" w:cs="Arial"/>
            <w:sz w:val="24"/>
            <w:szCs w:val="24"/>
            <w:rPrChange w:id="789" w:author="Alexandru Uicoabă" w:date="2022-06-16T14:49:00Z">
              <w:rPr>
                <w:rFonts w:ascii="Times New Roman" w:hAnsi="Times New Roman" w:cs="Times New Roman"/>
                <w:sz w:val="24"/>
                <w:szCs w:val="24"/>
              </w:rPr>
            </w:rPrChange>
          </w:rPr>
          <w:t xml:space="preserve"> cadrul acestui program</w:t>
        </w:r>
      </w:moveTo>
      <w:ins w:id="790" w:author="Alexandru Uicoabă" w:date="2022-06-16T22:54:00Z">
        <w:r w:rsidR="002D1491">
          <w:rPr>
            <w:rFonts w:ascii="Arial" w:hAnsi="Arial" w:cs="Arial"/>
            <w:sz w:val="24"/>
            <w:szCs w:val="24"/>
          </w:rPr>
          <w:t>ului</w:t>
        </w:r>
      </w:ins>
      <w:moveTo w:id="791" w:author="Alexandru Uicoaba" w:date="2022-06-15T09:46:00Z">
        <w:r w:rsidRPr="0078286B">
          <w:rPr>
            <w:rFonts w:ascii="Arial" w:hAnsi="Arial" w:cs="Arial"/>
            <w:sz w:val="24"/>
            <w:szCs w:val="24"/>
            <w:rPrChange w:id="792" w:author="Alexandru Uicoabă" w:date="2022-06-16T14:49:00Z">
              <w:rPr>
                <w:rFonts w:ascii="Times New Roman" w:hAnsi="Times New Roman" w:cs="Times New Roman"/>
                <w:sz w:val="24"/>
                <w:szCs w:val="24"/>
              </w:rPr>
            </w:rPrChange>
          </w:rPr>
          <w:t xml:space="preserve"> de studiu</w:t>
        </w:r>
      </w:moveTo>
      <w:ins w:id="793" w:author="Alexandru Uicoabă" w:date="2022-06-16T22:54:00Z">
        <w:r w:rsidR="002D1491">
          <w:rPr>
            <w:rFonts w:ascii="Arial" w:hAnsi="Arial" w:cs="Arial"/>
            <w:sz w:val="24"/>
            <w:szCs w:val="24"/>
          </w:rPr>
          <w:t xml:space="preserve"> </w:t>
        </w:r>
        <w:r w:rsidR="002D1491" w:rsidRPr="002D1491">
          <w:rPr>
            <w:rFonts w:ascii="Arial" w:hAnsi="Arial" w:cs="Arial"/>
            <w:i/>
            <w:iCs/>
            <w:sz w:val="24"/>
            <w:szCs w:val="24"/>
            <w:rPrChange w:id="794" w:author="Alexandru Uicoabă" w:date="2022-06-16T22:55:00Z">
              <w:rPr>
                <w:rFonts w:ascii="Arial" w:hAnsi="Arial" w:cs="Arial"/>
                <w:sz w:val="24"/>
                <w:szCs w:val="24"/>
              </w:rPr>
            </w:rPrChange>
          </w:rPr>
          <w:t>Tehnologii, Sisteme ș</w:t>
        </w:r>
      </w:ins>
      <w:ins w:id="795" w:author="Alexandru Uicoabă" w:date="2022-06-16T22:55:00Z">
        <w:r w:rsidR="002D1491" w:rsidRPr="002D1491">
          <w:rPr>
            <w:rFonts w:ascii="Arial" w:hAnsi="Arial" w:cs="Arial"/>
            <w:i/>
            <w:iCs/>
            <w:sz w:val="24"/>
            <w:szCs w:val="24"/>
            <w:rPrChange w:id="796" w:author="Alexandru Uicoabă" w:date="2022-06-16T22:55:00Z">
              <w:rPr>
                <w:rFonts w:ascii="Arial" w:hAnsi="Arial" w:cs="Arial"/>
                <w:sz w:val="24"/>
                <w:szCs w:val="24"/>
              </w:rPr>
            </w:rPrChange>
          </w:rPr>
          <w:t xml:space="preserve">i Aplicații </w:t>
        </w:r>
        <w:r w:rsidR="00C6524F">
          <w:rPr>
            <w:rFonts w:ascii="Arial" w:hAnsi="Arial" w:cs="Arial"/>
            <w:i/>
            <w:iCs/>
            <w:sz w:val="24"/>
            <w:szCs w:val="24"/>
          </w:rPr>
          <w:t>pentru</w:t>
        </w:r>
        <w:r w:rsidR="002D1491" w:rsidRPr="002D1491">
          <w:rPr>
            <w:rFonts w:ascii="Arial" w:hAnsi="Arial" w:cs="Arial"/>
            <w:i/>
            <w:iCs/>
            <w:sz w:val="24"/>
            <w:szCs w:val="24"/>
            <w:rPrChange w:id="797" w:author="Alexandru Uicoabă" w:date="2022-06-16T22:55:00Z">
              <w:rPr>
                <w:rFonts w:ascii="Arial" w:hAnsi="Arial" w:cs="Arial"/>
                <w:sz w:val="24"/>
                <w:szCs w:val="24"/>
              </w:rPr>
            </w:rPrChange>
          </w:rPr>
          <w:t xml:space="preserve"> </w:t>
        </w:r>
        <w:proofErr w:type="spellStart"/>
        <w:r w:rsidR="002D1491" w:rsidRPr="002D1491">
          <w:rPr>
            <w:rFonts w:ascii="Arial" w:hAnsi="Arial" w:cs="Arial"/>
            <w:i/>
            <w:iCs/>
            <w:sz w:val="24"/>
            <w:szCs w:val="24"/>
            <w:rPrChange w:id="798" w:author="Alexandru Uicoabă" w:date="2022-06-16T22:55:00Z">
              <w:rPr>
                <w:rFonts w:ascii="Arial" w:hAnsi="Arial" w:cs="Arial"/>
                <w:sz w:val="24"/>
                <w:szCs w:val="24"/>
              </w:rPr>
            </w:rPrChange>
          </w:rPr>
          <w:t>eActivități</w:t>
        </w:r>
      </w:ins>
      <w:proofErr w:type="spellEnd"/>
      <w:moveTo w:id="799" w:author="Alexandru Uicoaba" w:date="2022-06-15T09:46:00Z">
        <w:r w:rsidRPr="0078286B">
          <w:rPr>
            <w:rFonts w:ascii="Arial" w:hAnsi="Arial" w:cs="Arial"/>
            <w:sz w:val="24"/>
            <w:szCs w:val="24"/>
            <w:rPrChange w:id="800" w:author="Alexandru Uicoabă" w:date="2022-06-16T14:49:00Z">
              <w:rPr>
                <w:rFonts w:ascii="Times New Roman" w:hAnsi="Times New Roman" w:cs="Times New Roman"/>
                <w:sz w:val="24"/>
                <w:szCs w:val="24"/>
              </w:rPr>
            </w:rPrChange>
          </w:rPr>
          <w:t>.</w:t>
        </w:r>
      </w:moveTo>
    </w:p>
    <w:p w14:paraId="3271AF79" w14:textId="7BD1A48A" w:rsidR="008B6472" w:rsidRPr="0078286B" w:rsidRDefault="008B6472" w:rsidP="008B6472">
      <w:pPr>
        <w:jc w:val="both"/>
        <w:rPr>
          <w:moveTo w:id="801" w:author="Alexandru Uicoaba" w:date="2022-06-15T09:46:00Z"/>
          <w:rFonts w:ascii="Arial" w:hAnsi="Arial" w:cs="Arial"/>
          <w:sz w:val="24"/>
          <w:szCs w:val="24"/>
          <w:rPrChange w:id="802" w:author="Alexandru Uicoabă" w:date="2022-06-16T14:49:00Z">
            <w:rPr>
              <w:moveTo w:id="803" w:author="Alexandru Uicoaba" w:date="2022-06-15T09:46:00Z"/>
              <w:rFonts w:ascii="Times New Roman" w:hAnsi="Times New Roman" w:cs="Times New Roman"/>
              <w:sz w:val="24"/>
              <w:szCs w:val="24"/>
            </w:rPr>
          </w:rPrChange>
        </w:rPr>
      </w:pPr>
      <w:moveTo w:id="804" w:author="Alexandru Uicoaba" w:date="2022-06-15T09:46:00Z">
        <w:r w:rsidRPr="0078286B">
          <w:rPr>
            <w:rFonts w:ascii="Arial" w:hAnsi="Arial" w:cs="Arial"/>
            <w:sz w:val="24"/>
            <w:szCs w:val="24"/>
            <w:rPrChange w:id="805" w:author="Alexandru Uicoabă" w:date="2022-06-16T14:49:00Z">
              <w:rPr>
                <w:rFonts w:ascii="Times New Roman" w:hAnsi="Times New Roman" w:cs="Times New Roman"/>
                <w:sz w:val="24"/>
                <w:szCs w:val="24"/>
                <w:lang w:val="en-GB"/>
              </w:rPr>
            </w:rPrChange>
          </w:rPr>
          <w:tab/>
          <w:t>Pentru partea practică s-a realizat un experiment prin intermediul căr</w:t>
        </w:r>
      </w:moveTo>
      <w:ins w:id="806" w:author="Alexandru Uicoabă" w:date="2022-06-16T11:51:00Z">
        <w:r w:rsidR="00D8054B" w:rsidRPr="0078286B">
          <w:rPr>
            <w:rFonts w:ascii="Arial" w:hAnsi="Arial" w:cs="Arial"/>
            <w:sz w:val="24"/>
            <w:szCs w:val="24"/>
            <w:rPrChange w:id="807" w:author="Alexandru Uicoabă" w:date="2022-06-16T14:49:00Z">
              <w:rPr>
                <w:rFonts w:ascii="Times New Roman" w:hAnsi="Times New Roman" w:cs="Times New Roman"/>
                <w:sz w:val="24"/>
                <w:szCs w:val="24"/>
              </w:rPr>
            </w:rPrChange>
          </w:rPr>
          <w:t>u</w:t>
        </w:r>
      </w:ins>
      <w:moveTo w:id="808" w:author="Alexandru Uicoaba" w:date="2022-06-15T09:46:00Z">
        <w:del w:id="809" w:author="Alexandru Uicoabă" w:date="2022-06-16T11:51:00Z">
          <w:r w:rsidRPr="0078286B" w:rsidDel="00D8054B">
            <w:rPr>
              <w:rFonts w:ascii="Arial" w:hAnsi="Arial" w:cs="Arial"/>
              <w:sz w:val="24"/>
              <w:szCs w:val="24"/>
              <w:rPrChange w:id="810" w:author="Alexandru Uicoabă" w:date="2022-06-16T14:49:00Z">
                <w:rPr>
                  <w:rFonts w:ascii="Times New Roman" w:hAnsi="Times New Roman" w:cs="Times New Roman"/>
                  <w:sz w:val="24"/>
                  <w:szCs w:val="24"/>
                  <w:lang w:val="en-GB"/>
                </w:rPr>
              </w:rPrChange>
            </w:rPr>
            <w:delText>e</w:delText>
          </w:r>
        </w:del>
        <w:r w:rsidRPr="0078286B">
          <w:rPr>
            <w:rFonts w:ascii="Arial" w:hAnsi="Arial" w:cs="Arial"/>
            <w:sz w:val="24"/>
            <w:szCs w:val="24"/>
            <w:rPrChange w:id="811" w:author="Alexandru Uicoabă" w:date="2022-06-16T14:49:00Z">
              <w:rPr>
                <w:rFonts w:ascii="Times New Roman" w:hAnsi="Times New Roman" w:cs="Times New Roman"/>
                <w:sz w:val="24"/>
                <w:szCs w:val="24"/>
                <w:lang w:val="en-GB"/>
              </w:rPr>
            </w:rPrChange>
          </w:rPr>
          <w:t xml:space="preserve">ia se compară mai mulți algoritmi de </w:t>
        </w:r>
      </w:moveTo>
      <w:ins w:id="812" w:author="Alexandru Uicoabă" w:date="2022-06-16T16:46:00Z">
        <w:r w:rsidR="00545650">
          <w:rPr>
            <w:rFonts w:ascii="Arial" w:hAnsi="Arial" w:cs="Arial"/>
            <w:sz w:val="24"/>
            <w:szCs w:val="24"/>
          </w:rPr>
          <w:t>învățare automată</w:t>
        </w:r>
      </w:ins>
      <w:moveTo w:id="813" w:author="Alexandru Uicoaba" w:date="2022-06-15T09:46:00Z">
        <w:del w:id="814" w:author="Alexandru Uicoabă" w:date="2022-06-16T16:46:00Z">
          <w:r w:rsidRPr="0078286B" w:rsidDel="00545650">
            <w:rPr>
              <w:rFonts w:ascii="Arial" w:hAnsi="Arial" w:cs="Arial"/>
              <w:sz w:val="24"/>
              <w:szCs w:val="24"/>
              <w:rPrChange w:id="815" w:author="Alexandru Uicoabă" w:date="2022-06-16T14:49:00Z">
                <w:rPr>
                  <w:rFonts w:ascii="Times New Roman" w:hAnsi="Times New Roman" w:cs="Times New Roman"/>
                  <w:sz w:val="24"/>
                  <w:szCs w:val="24"/>
                  <w:lang w:val="en-GB"/>
                </w:rPr>
              </w:rPrChange>
            </w:rPr>
            <w:delText>Machine Learning</w:delText>
          </w:r>
        </w:del>
        <w:r w:rsidRPr="0078286B">
          <w:rPr>
            <w:rFonts w:ascii="Arial" w:hAnsi="Arial" w:cs="Arial"/>
            <w:sz w:val="24"/>
            <w:szCs w:val="24"/>
            <w:rPrChange w:id="816" w:author="Alexandru Uicoabă" w:date="2022-06-16T14:49:00Z">
              <w:rPr>
                <w:rFonts w:ascii="Times New Roman" w:hAnsi="Times New Roman" w:cs="Times New Roman"/>
                <w:sz w:val="24"/>
                <w:szCs w:val="24"/>
                <w:lang w:val="en-GB"/>
              </w:rPr>
            </w:rPrChange>
          </w:rPr>
          <w:t xml:space="preserve">, atât supravegheași cât și </w:t>
        </w:r>
        <w:del w:id="817" w:author="Alexandru Uicoabă" w:date="2022-06-16T22:55:00Z">
          <w:r w:rsidRPr="0078286B" w:rsidDel="002D3092">
            <w:rPr>
              <w:rFonts w:ascii="Arial" w:hAnsi="Arial" w:cs="Arial"/>
              <w:sz w:val="24"/>
              <w:szCs w:val="24"/>
              <w:rPrChange w:id="818" w:author="Alexandru Uicoabă" w:date="2022-06-16T14:49:00Z">
                <w:rPr>
                  <w:rFonts w:ascii="Times New Roman" w:hAnsi="Times New Roman" w:cs="Times New Roman"/>
                  <w:sz w:val="24"/>
                  <w:szCs w:val="24"/>
                  <w:lang w:val="en-GB"/>
                </w:rPr>
              </w:rPrChange>
            </w:rPr>
            <w:delText>nesupravegheați</w:delText>
          </w:r>
        </w:del>
      </w:moveTo>
      <w:proofErr w:type="spellStart"/>
      <w:ins w:id="819" w:author="Alexandru Uicoabă" w:date="2022-06-16T22:55:00Z">
        <w:r w:rsidR="002D3092">
          <w:rPr>
            <w:rFonts w:ascii="Arial" w:hAnsi="Arial" w:cs="Arial"/>
            <w:sz w:val="24"/>
            <w:szCs w:val="24"/>
          </w:rPr>
          <w:t>reinforcement</w:t>
        </w:r>
        <w:proofErr w:type="spellEnd"/>
        <w:r w:rsidR="002D3092">
          <w:rPr>
            <w:rFonts w:ascii="Arial" w:hAnsi="Arial" w:cs="Arial"/>
            <w:sz w:val="24"/>
            <w:szCs w:val="24"/>
          </w:rPr>
          <w:t xml:space="preserve"> </w:t>
        </w:r>
      </w:ins>
      <w:proofErr w:type="spellStart"/>
      <w:ins w:id="820" w:author="Alexandru Uicoabă" w:date="2022-06-16T22:56:00Z">
        <w:r w:rsidR="002D3092">
          <w:rPr>
            <w:rFonts w:ascii="Arial" w:hAnsi="Arial" w:cs="Arial"/>
            <w:sz w:val="24"/>
            <w:szCs w:val="24"/>
          </w:rPr>
          <w:t>learning</w:t>
        </w:r>
      </w:ins>
      <w:proofErr w:type="spellEnd"/>
      <w:moveTo w:id="821" w:author="Alexandru Uicoaba" w:date="2022-06-15T09:46:00Z">
        <w:r w:rsidRPr="0078286B">
          <w:rPr>
            <w:rFonts w:ascii="Arial" w:hAnsi="Arial" w:cs="Arial"/>
            <w:sz w:val="24"/>
            <w:szCs w:val="24"/>
            <w:rPrChange w:id="822" w:author="Alexandru Uicoabă" w:date="2022-06-16T14:49:00Z">
              <w:rPr>
                <w:rFonts w:ascii="Times New Roman" w:hAnsi="Times New Roman" w:cs="Times New Roman"/>
                <w:sz w:val="24"/>
                <w:szCs w:val="24"/>
                <w:lang w:val="en-GB"/>
              </w:rPr>
            </w:rPrChange>
          </w:rPr>
          <w:t xml:space="preserve">. Pe lângă partea de </w:t>
        </w:r>
        <w:del w:id="823" w:author="Alexandru Uicoabă" w:date="2022-06-16T11:51:00Z">
          <w:r w:rsidRPr="0078286B" w:rsidDel="005B5D3F">
            <w:rPr>
              <w:rFonts w:ascii="Arial" w:hAnsi="Arial" w:cs="Arial"/>
              <w:sz w:val="24"/>
              <w:szCs w:val="24"/>
              <w:rPrChange w:id="824" w:author="Alexandru Uicoabă" w:date="2022-06-16T14:49:00Z">
                <w:rPr>
                  <w:rFonts w:ascii="Times New Roman" w:hAnsi="Times New Roman" w:cs="Times New Roman"/>
                  <w:sz w:val="24"/>
                  <w:szCs w:val="24"/>
                  <w:lang w:val="en-GB"/>
                </w:rPr>
              </w:rPrChange>
            </w:rPr>
            <w:delText>machine learning</w:delText>
          </w:r>
        </w:del>
      </w:moveTo>
      <w:ins w:id="825" w:author="Alexandru Uicoabă" w:date="2022-06-16T11:51:00Z">
        <w:r w:rsidR="005B5D3F" w:rsidRPr="0078286B">
          <w:rPr>
            <w:rFonts w:ascii="Arial" w:hAnsi="Arial" w:cs="Arial"/>
            <w:sz w:val="24"/>
            <w:szCs w:val="24"/>
            <w:rPrChange w:id="826" w:author="Alexandru Uicoabă" w:date="2022-06-16T14:49:00Z">
              <w:rPr>
                <w:rFonts w:ascii="Times New Roman" w:hAnsi="Times New Roman" w:cs="Times New Roman"/>
                <w:sz w:val="24"/>
                <w:szCs w:val="24"/>
              </w:rPr>
            </w:rPrChange>
          </w:rPr>
          <w:t>învățare automată</w:t>
        </w:r>
      </w:ins>
      <w:moveTo w:id="827" w:author="Alexandru Uicoaba" w:date="2022-06-15T09:46:00Z">
        <w:r w:rsidRPr="0078286B">
          <w:rPr>
            <w:rFonts w:ascii="Arial" w:hAnsi="Arial" w:cs="Arial"/>
            <w:sz w:val="24"/>
            <w:szCs w:val="24"/>
            <w:rPrChange w:id="828" w:author="Alexandru Uicoabă" w:date="2022-06-16T14:49:00Z">
              <w:rPr>
                <w:rFonts w:ascii="Times New Roman" w:hAnsi="Times New Roman" w:cs="Times New Roman"/>
                <w:sz w:val="24"/>
                <w:szCs w:val="24"/>
                <w:lang w:val="en-GB"/>
              </w:rPr>
            </w:rPrChange>
          </w:rPr>
          <w:t xml:space="preserve"> mai este nevoie de cunoștințe pe partea de </w:t>
        </w:r>
      </w:moveTo>
      <w:proofErr w:type="spellStart"/>
      <w:ins w:id="829" w:author="Alexandru Uicoabă" w:date="2022-06-16T11:51:00Z">
        <w:r w:rsidR="000C1434" w:rsidRPr="00860066">
          <w:rPr>
            <w:rFonts w:ascii="Arial" w:hAnsi="Arial" w:cs="Arial"/>
            <w:i/>
            <w:iCs/>
            <w:sz w:val="24"/>
            <w:szCs w:val="24"/>
            <w:rPrChange w:id="830" w:author="Alexandru Uicoabă" w:date="2022-06-16T16:47:00Z">
              <w:rPr>
                <w:rFonts w:ascii="Times New Roman" w:hAnsi="Times New Roman" w:cs="Times New Roman"/>
                <w:sz w:val="24"/>
                <w:szCs w:val="24"/>
              </w:rPr>
            </w:rPrChange>
          </w:rPr>
          <w:t>U</w:t>
        </w:r>
      </w:ins>
      <w:moveTo w:id="831" w:author="Alexandru Uicoaba" w:date="2022-06-15T09:46:00Z">
        <w:del w:id="832" w:author="Alexandru Uicoabă" w:date="2022-06-16T11:51:00Z">
          <w:r w:rsidRPr="00860066" w:rsidDel="000C1434">
            <w:rPr>
              <w:rFonts w:ascii="Arial" w:hAnsi="Arial" w:cs="Arial"/>
              <w:i/>
              <w:iCs/>
              <w:sz w:val="24"/>
              <w:szCs w:val="24"/>
              <w:rPrChange w:id="833" w:author="Alexandru Uicoabă" w:date="2022-06-16T16:47:00Z">
                <w:rPr>
                  <w:rFonts w:ascii="Times New Roman" w:hAnsi="Times New Roman" w:cs="Times New Roman"/>
                  <w:sz w:val="24"/>
                  <w:szCs w:val="24"/>
                  <w:lang w:val="en-GB"/>
                </w:rPr>
              </w:rPrChange>
            </w:rPr>
            <w:delText>u</w:delText>
          </w:r>
        </w:del>
        <w:r w:rsidRPr="00860066">
          <w:rPr>
            <w:rFonts w:ascii="Arial" w:hAnsi="Arial" w:cs="Arial"/>
            <w:i/>
            <w:iCs/>
            <w:sz w:val="24"/>
            <w:szCs w:val="24"/>
            <w:rPrChange w:id="834" w:author="Alexandru Uicoabă" w:date="2022-06-16T16:47:00Z">
              <w:rPr>
                <w:rFonts w:ascii="Times New Roman" w:hAnsi="Times New Roman" w:cs="Times New Roman"/>
                <w:sz w:val="24"/>
                <w:szCs w:val="24"/>
                <w:lang w:val="en-GB"/>
              </w:rPr>
            </w:rPrChange>
          </w:rPr>
          <w:t>nity</w:t>
        </w:r>
        <w:proofErr w:type="spellEnd"/>
        <w:r w:rsidRPr="0078286B">
          <w:rPr>
            <w:rFonts w:ascii="Arial" w:hAnsi="Arial" w:cs="Arial"/>
            <w:sz w:val="24"/>
            <w:szCs w:val="24"/>
            <w:rPrChange w:id="835" w:author="Alexandru Uicoabă" w:date="2022-06-16T14:49:00Z">
              <w:rPr>
                <w:rFonts w:ascii="Times New Roman" w:hAnsi="Times New Roman" w:cs="Times New Roman"/>
                <w:sz w:val="24"/>
                <w:szCs w:val="24"/>
                <w:lang w:val="en-GB"/>
              </w:rPr>
            </w:rPrChange>
          </w:rPr>
          <w:t xml:space="preserve">, atât pe partea de design și interfață grafică, cât și pe partea logică de cod scris în limbajul de programare C#.  De asemenea, au fost nevoie și de cunoștințe pe partea de realizare de </w:t>
        </w:r>
        <w:proofErr w:type="spellStart"/>
        <w:r w:rsidRPr="00860066">
          <w:rPr>
            <w:rFonts w:ascii="Arial" w:hAnsi="Arial" w:cs="Arial"/>
            <w:i/>
            <w:iCs/>
            <w:sz w:val="24"/>
            <w:szCs w:val="24"/>
            <w:rPrChange w:id="836" w:author="Alexandru Uicoabă" w:date="2022-06-16T16:47:00Z">
              <w:rPr>
                <w:rFonts w:ascii="Times New Roman" w:hAnsi="Times New Roman" w:cs="Times New Roman"/>
                <w:sz w:val="24"/>
                <w:szCs w:val="24"/>
                <w:lang w:val="en-GB"/>
              </w:rPr>
            </w:rPrChange>
          </w:rPr>
          <w:t>Flask</w:t>
        </w:r>
        <w:proofErr w:type="spellEnd"/>
        <w:r w:rsidRPr="00860066">
          <w:rPr>
            <w:rFonts w:ascii="Arial" w:hAnsi="Arial" w:cs="Arial"/>
            <w:i/>
            <w:iCs/>
            <w:sz w:val="24"/>
            <w:szCs w:val="24"/>
            <w:rPrChange w:id="837" w:author="Alexandru Uicoabă" w:date="2022-06-16T16:47:00Z">
              <w:rPr>
                <w:rFonts w:ascii="Times New Roman" w:hAnsi="Times New Roman" w:cs="Times New Roman"/>
                <w:sz w:val="24"/>
                <w:szCs w:val="24"/>
                <w:lang w:val="en-GB"/>
              </w:rPr>
            </w:rPrChange>
          </w:rPr>
          <w:t xml:space="preserve"> API</w:t>
        </w:r>
        <w:r w:rsidRPr="0078286B">
          <w:rPr>
            <w:rFonts w:ascii="Arial" w:hAnsi="Arial" w:cs="Arial"/>
            <w:sz w:val="24"/>
            <w:szCs w:val="24"/>
            <w:rPrChange w:id="838" w:author="Alexandru Uicoabă" w:date="2022-06-16T14:49:00Z">
              <w:rPr>
                <w:rFonts w:ascii="Times New Roman" w:hAnsi="Times New Roman" w:cs="Times New Roman"/>
                <w:sz w:val="24"/>
                <w:szCs w:val="24"/>
                <w:lang w:val="en-GB"/>
              </w:rPr>
            </w:rPrChange>
          </w:rPr>
          <w:t xml:space="preserve"> prin care se realizează comunicarea dintre cele două medii: </w:t>
        </w:r>
        <w:proofErr w:type="spellStart"/>
        <w:r w:rsidRPr="00860066">
          <w:rPr>
            <w:rFonts w:ascii="Arial" w:hAnsi="Arial" w:cs="Arial"/>
            <w:i/>
            <w:iCs/>
            <w:sz w:val="24"/>
            <w:szCs w:val="24"/>
            <w:rPrChange w:id="839" w:author="Alexandru Uicoabă" w:date="2022-06-16T16:46:00Z">
              <w:rPr>
                <w:rFonts w:ascii="Times New Roman" w:hAnsi="Times New Roman" w:cs="Times New Roman"/>
                <w:sz w:val="24"/>
                <w:szCs w:val="24"/>
              </w:rPr>
            </w:rPrChange>
          </w:rPr>
          <w:t>Unity</w:t>
        </w:r>
        <w:proofErr w:type="spellEnd"/>
        <w:r w:rsidRPr="0078286B">
          <w:rPr>
            <w:rFonts w:ascii="Arial" w:hAnsi="Arial" w:cs="Arial"/>
            <w:sz w:val="24"/>
            <w:szCs w:val="24"/>
            <w:rPrChange w:id="840" w:author="Alexandru Uicoabă" w:date="2022-06-16T14:49:00Z">
              <w:rPr>
                <w:rFonts w:ascii="Times New Roman" w:hAnsi="Times New Roman" w:cs="Times New Roman"/>
                <w:sz w:val="24"/>
                <w:szCs w:val="24"/>
              </w:rPr>
            </w:rPrChange>
          </w:rPr>
          <w:t xml:space="preserve"> și scriptul </w:t>
        </w:r>
        <w:proofErr w:type="spellStart"/>
        <w:r w:rsidRPr="00860066">
          <w:rPr>
            <w:rFonts w:ascii="Arial" w:hAnsi="Arial" w:cs="Arial"/>
            <w:i/>
            <w:iCs/>
            <w:sz w:val="24"/>
            <w:szCs w:val="24"/>
            <w:rPrChange w:id="841" w:author="Alexandru Uicoabă" w:date="2022-06-16T16:47:00Z">
              <w:rPr>
                <w:rFonts w:ascii="Times New Roman" w:hAnsi="Times New Roman" w:cs="Times New Roman"/>
                <w:sz w:val="24"/>
                <w:szCs w:val="24"/>
              </w:rPr>
            </w:rPrChange>
          </w:rPr>
          <w:t>Python</w:t>
        </w:r>
        <w:proofErr w:type="spellEnd"/>
        <w:r w:rsidRPr="0078286B">
          <w:rPr>
            <w:rFonts w:ascii="Arial" w:hAnsi="Arial" w:cs="Arial"/>
            <w:sz w:val="24"/>
            <w:szCs w:val="24"/>
            <w:rPrChange w:id="842" w:author="Alexandru Uicoabă" w:date="2022-06-16T14:49:00Z">
              <w:rPr>
                <w:rFonts w:ascii="Times New Roman" w:hAnsi="Times New Roman" w:cs="Times New Roman"/>
                <w:sz w:val="24"/>
                <w:szCs w:val="24"/>
              </w:rPr>
            </w:rPrChange>
          </w:rPr>
          <w:t>.</w:t>
        </w:r>
      </w:moveTo>
    </w:p>
    <w:p w14:paraId="4E657745" w14:textId="7BE4B084" w:rsidR="008B6472" w:rsidRPr="0078286B" w:rsidRDefault="008B6472" w:rsidP="008B6472">
      <w:pPr>
        <w:jc w:val="both"/>
        <w:rPr>
          <w:moveTo w:id="843" w:author="Alexandru Uicoaba" w:date="2022-06-15T09:46:00Z"/>
          <w:rFonts w:ascii="Arial" w:hAnsi="Arial" w:cs="Arial"/>
          <w:sz w:val="24"/>
          <w:szCs w:val="24"/>
          <w:rPrChange w:id="844" w:author="Alexandru Uicoabă" w:date="2022-06-16T14:49:00Z">
            <w:rPr>
              <w:moveTo w:id="845" w:author="Alexandru Uicoaba" w:date="2022-06-15T09:46:00Z"/>
              <w:rFonts w:ascii="Times New Roman" w:hAnsi="Times New Roman" w:cs="Times New Roman"/>
              <w:sz w:val="24"/>
              <w:szCs w:val="24"/>
              <w:lang w:val="en-GB"/>
            </w:rPr>
          </w:rPrChange>
        </w:rPr>
      </w:pPr>
      <w:moveTo w:id="846" w:author="Alexandru Uicoaba" w:date="2022-06-15T09:46:00Z">
        <w:r w:rsidRPr="0078286B">
          <w:rPr>
            <w:rFonts w:ascii="Arial" w:hAnsi="Arial" w:cs="Arial"/>
            <w:sz w:val="24"/>
            <w:szCs w:val="24"/>
            <w:rPrChange w:id="847" w:author="Alexandru Uicoabă" w:date="2022-06-16T14:49:00Z">
              <w:rPr>
                <w:rFonts w:ascii="Times New Roman" w:hAnsi="Times New Roman" w:cs="Times New Roman"/>
                <w:sz w:val="24"/>
                <w:szCs w:val="24"/>
                <w:lang w:val="en-GB"/>
              </w:rPr>
            </w:rPrChange>
          </w:rPr>
          <w:tab/>
          <w:t xml:space="preserve">În final se prezintă concluziile, limitările, </w:t>
        </w:r>
        <w:del w:id="848" w:author="Alexandru Uicoabă" w:date="2022-06-16T11:51:00Z">
          <w:r w:rsidRPr="0078286B" w:rsidDel="00D8054B">
            <w:rPr>
              <w:rFonts w:ascii="Arial" w:hAnsi="Arial" w:cs="Arial"/>
              <w:sz w:val="24"/>
              <w:szCs w:val="24"/>
              <w:rPrChange w:id="849" w:author="Alexandru Uicoabă" w:date="2022-06-16T14:49:00Z">
                <w:rPr>
                  <w:rFonts w:ascii="Times New Roman" w:hAnsi="Times New Roman" w:cs="Times New Roman"/>
                  <w:sz w:val="24"/>
                  <w:szCs w:val="24"/>
                  <w:lang w:val="en-GB"/>
                </w:rPr>
              </w:rPrChange>
            </w:rPr>
            <w:delText>dezvoltăriile</w:delText>
          </w:r>
        </w:del>
        <w:ins w:id="850" w:author="Alexandru Uicoabă" w:date="2022-06-16T11:51:00Z">
          <w:r w:rsidR="00D8054B" w:rsidRPr="0078286B">
            <w:rPr>
              <w:rFonts w:ascii="Arial" w:hAnsi="Arial" w:cs="Arial"/>
              <w:sz w:val="24"/>
              <w:szCs w:val="24"/>
              <w:rPrChange w:id="851" w:author="Alexandru Uicoabă" w:date="2022-06-16T14:49:00Z">
                <w:rPr>
                  <w:rFonts w:ascii="Times New Roman" w:hAnsi="Times New Roman" w:cs="Times New Roman"/>
                  <w:sz w:val="24"/>
                  <w:szCs w:val="24"/>
                </w:rPr>
              </w:rPrChange>
            </w:rPr>
            <w:t>dezvoltările</w:t>
          </w:r>
        </w:ins>
        <w:r w:rsidRPr="0078286B">
          <w:rPr>
            <w:rFonts w:ascii="Arial" w:hAnsi="Arial" w:cs="Arial"/>
            <w:sz w:val="24"/>
            <w:szCs w:val="24"/>
            <w:rPrChange w:id="852" w:author="Alexandru Uicoabă" w:date="2022-06-16T14:49:00Z">
              <w:rPr>
                <w:rFonts w:ascii="Times New Roman" w:hAnsi="Times New Roman" w:cs="Times New Roman"/>
                <w:sz w:val="24"/>
                <w:szCs w:val="24"/>
                <w:lang w:val="en-GB"/>
              </w:rPr>
            </w:rPrChange>
          </w:rPr>
          <w:t xml:space="preserve"> </w:t>
        </w:r>
        <w:del w:id="853" w:author="Alexandru Uicoabă" w:date="2022-06-16T11:51:00Z">
          <w:r w:rsidRPr="0078286B" w:rsidDel="00D8054B">
            <w:rPr>
              <w:rFonts w:ascii="Arial" w:hAnsi="Arial" w:cs="Arial"/>
              <w:sz w:val="24"/>
              <w:szCs w:val="24"/>
              <w:rPrChange w:id="854" w:author="Alexandru Uicoabă" w:date="2022-06-16T14:49:00Z">
                <w:rPr>
                  <w:rFonts w:ascii="Times New Roman" w:hAnsi="Times New Roman" w:cs="Times New Roman"/>
                  <w:sz w:val="24"/>
                  <w:szCs w:val="24"/>
                  <w:lang w:val="en-GB"/>
                </w:rPr>
              </w:rPrChange>
            </w:rPr>
            <w:delText>viitorare</w:delText>
          </w:r>
        </w:del>
        <w:ins w:id="855" w:author="Alexandru Uicoabă" w:date="2022-06-16T11:51:00Z">
          <w:r w:rsidR="00D8054B" w:rsidRPr="0078286B">
            <w:rPr>
              <w:rFonts w:ascii="Arial" w:hAnsi="Arial" w:cs="Arial"/>
              <w:sz w:val="24"/>
              <w:szCs w:val="24"/>
              <w:rPrChange w:id="856" w:author="Alexandru Uicoabă" w:date="2022-06-16T14:49:00Z">
                <w:rPr>
                  <w:rFonts w:ascii="Times New Roman" w:hAnsi="Times New Roman" w:cs="Times New Roman"/>
                  <w:sz w:val="24"/>
                  <w:szCs w:val="24"/>
                </w:rPr>
              </w:rPrChange>
            </w:rPr>
            <w:t>viitoare</w:t>
          </w:r>
        </w:ins>
        <w:r w:rsidRPr="0078286B">
          <w:rPr>
            <w:rFonts w:ascii="Arial" w:hAnsi="Arial" w:cs="Arial"/>
            <w:sz w:val="24"/>
            <w:szCs w:val="24"/>
            <w:rPrChange w:id="857" w:author="Alexandru Uicoabă" w:date="2022-06-16T14:49:00Z">
              <w:rPr>
                <w:rFonts w:ascii="Times New Roman" w:hAnsi="Times New Roman" w:cs="Times New Roman"/>
                <w:sz w:val="24"/>
                <w:szCs w:val="24"/>
                <w:lang w:val="en-GB"/>
              </w:rPr>
            </w:rPrChange>
          </w:rPr>
          <w:t xml:space="preserve"> și referințele bibliografice.</w:t>
        </w:r>
      </w:moveTo>
    </w:p>
    <w:moveToRangeEnd w:id="759"/>
    <w:p w14:paraId="76D9E665" w14:textId="328ECD8B" w:rsidR="008B6472" w:rsidRPr="0078286B" w:rsidRDefault="008B6472" w:rsidP="008B6472">
      <w:pPr>
        <w:jc w:val="center"/>
        <w:rPr>
          <w:ins w:id="858" w:author="Alexandru Uicoaba" w:date="2022-06-15T09:46:00Z"/>
          <w:rFonts w:ascii="Arial" w:hAnsi="Arial" w:cs="Arial"/>
          <w:lang w:val="en-GB"/>
          <w:rPrChange w:id="859" w:author="Alexandru Uicoabă" w:date="2022-06-16T14:49:00Z">
            <w:rPr>
              <w:ins w:id="860" w:author="Alexandru Uicoaba" w:date="2022-06-15T09:46:00Z"/>
              <w:lang w:val="en-GB"/>
            </w:rPr>
          </w:rPrChange>
        </w:rPr>
      </w:pPr>
    </w:p>
    <w:p w14:paraId="2B702371" w14:textId="6BD1B7A6" w:rsidR="008B6472" w:rsidRPr="0078286B" w:rsidRDefault="008B6472" w:rsidP="008B6472">
      <w:pPr>
        <w:jc w:val="center"/>
        <w:rPr>
          <w:ins w:id="861" w:author="Alexandru Uicoaba" w:date="2022-06-15T09:46:00Z"/>
          <w:rFonts w:ascii="Arial" w:hAnsi="Arial" w:cs="Arial"/>
          <w:lang w:val="en-GB"/>
          <w:rPrChange w:id="862" w:author="Alexandru Uicoabă" w:date="2022-06-16T14:49:00Z">
            <w:rPr>
              <w:ins w:id="863" w:author="Alexandru Uicoaba" w:date="2022-06-15T09:46:00Z"/>
              <w:lang w:val="en-GB"/>
            </w:rPr>
          </w:rPrChange>
        </w:rPr>
      </w:pPr>
    </w:p>
    <w:p w14:paraId="677F5D27" w14:textId="5A9250D0" w:rsidR="008B6472" w:rsidRPr="0078286B" w:rsidRDefault="008B6472" w:rsidP="008B6472">
      <w:pPr>
        <w:jc w:val="center"/>
        <w:rPr>
          <w:ins w:id="864" w:author="Alexandru Uicoaba" w:date="2022-06-15T09:46:00Z"/>
          <w:rFonts w:ascii="Arial" w:hAnsi="Arial" w:cs="Arial"/>
          <w:lang w:val="en-GB"/>
          <w:rPrChange w:id="865" w:author="Alexandru Uicoabă" w:date="2022-06-16T14:49:00Z">
            <w:rPr>
              <w:ins w:id="866" w:author="Alexandru Uicoaba" w:date="2022-06-15T09:46:00Z"/>
              <w:lang w:val="en-GB"/>
            </w:rPr>
          </w:rPrChange>
        </w:rPr>
      </w:pPr>
    </w:p>
    <w:p w14:paraId="3A332F1A" w14:textId="729DF5F5" w:rsidR="008B6472" w:rsidRPr="0078286B" w:rsidRDefault="008B6472" w:rsidP="008B6472">
      <w:pPr>
        <w:jc w:val="center"/>
        <w:rPr>
          <w:ins w:id="867" w:author="Alexandru Uicoaba" w:date="2022-06-15T09:46:00Z"/>
          <w:rFonts w:ascii="Arial" w:hAnsi="Arial" w:cs="Arial"/>
          <w:lang w:val="en-GB"/>
          <w:rPrChange w:id="868" w:author="Alexandru Uicoabă" w:date="2022-06-16T14:49:00Z">
            <w:rPr>
              <w:ins w:id="869" w:author="Alexandru Uicoaba" w:date="2022-06-15T09:46:00Z"/>
              <w:lang w:val="en-GB"/>
            </w:rPr>
          </w:rPrChange>
        </w:rPr>
      </w:pPr>
    </w:p>
    <w:p w14:paraId="30F1B4B0" w14:textId="55607C28" w:rsidR="008B6472" w:rsidRPr="0078286B" w:rsidRDefault="008B6472" w:rsidP="008B6472">
      <w:pPr>
        <w:jc w:val="center"/>
        <w:rPr>
          <w:ins w:id="870" w:author="Alexandru Uicoaba" w:date="2022-06-15T09:46:00Z"/>
          <w:rFonts w:ascii="Arial" w:hAnsi="Arial" w:cs="Arial"/>
          <w:lang w:val="en-GB"/>
          <w:rPrChange w:id="871" w:author="Alexandru Uicoabă" w:date="2022-06-16T14:49:00Z">
            <w:rPr>
              <w:ins w:id="872" w:author="Alexandru Uicoaba" w:date="2022-06-15T09:46:00Z"/>
              <w:lang w:val="en-GB"/>
            </w:rPr>
          </w:rPrChange>
        </w:rPr>
      </w:pPr>
    </w:p>
    <w:p w14:paraId="7187DF46" w14:textId="5B05CDD7" w:rsidR="008B6472" w:rsidRPr="0078286B" w:rsidRDefault="008B6472" w:rsidP="008B6472">
      <w:pPr>
        <w:jc w:val="center"/>
        <w:rPr>
          <w:ins w:id="873" w:author="Alexandru Uicoaba" w:date="2022-06-15T09:46:00Z"/>
          <w:rFonts w:ascii="Arial" w:hAnsi="Arial" w:cs="Arial"/>
          <w:lang w:val="en-GB"/>
          <w:rPrChange w:id="874" w:author="Alexandru Uicoabă" w:date="2022-06-16T14:49:00Z">
            <w:rPr>
              <w:ins w:id="875" w:author="Alexandru Uicoaba" w:date="2022-06-15T09:46:00Z"/>
              <w:lang w:val="en-GB"/>
            </w:rPr>
          </w:rPrChange>
        </w:rPr>
      </w:pPr>
    </w:p>
    <w:p w14:paraId="08B69703" w14:textId="4477633E" w:rsidR="008B6472" w:rsidRPr="0078286B" w:rsidRDefault="008B6472" w:rsidP="008B6472">
      <w:pPr>
        <w:jc w:val="center"/>
        <w:rPr>
          <w:ins w:id="876" w:author="Alexandru Uicoaba" w:date="2022-06-15T09:46:00Z"/>
          <w:rFonts w:ascii="Arial" w:hAnsi="Arial" w:cs="Arial"/>
          <w:lang w:val="en-GB"/>
          <w:rPrChange w:id="877" w:author="Alexandru Uicoabă" w:date="2022-06-16T14:49:00Z">
            <w:rPr>
              <w:ins w:id="878" w:author="Alexandru Uicoaba" w:date="2022-06-15T09:46:00Z"/>
              <w:lang w:val="en-GB"/>
            </w:rPr>
          </w:rPrChange>
        </w:rPr>
      </w:pPr>
    </w:p>
    <w:p w14:paraId="33271B5D" w14:textId="1406518B" w:rsidR="008B6472" w:rsidRPr="0078286B" w:rsidRDefault="008B6472" w:rsidP="008B6472">
      <w:pPr>
        <w:jc w:val="center"/>
        <w:rPr>
          <w:ins w:id="879" w:author="Alexandru Uicoaba" w:date="2022-06-15T09:46:00Z"/>
          <w:rFonts w:ascii="Arial" w:hAnsi="Arial" w:cs="Arial"/>
          <w:lang w:val="en-GB"/>
          <w:rPrChange w:id="880" w:author="Alexandru Uicoabă" w:date="2022-06-16T14:49:00Z">
            <w:rPr>
              <w:ins w:id="881" w:author="Alexandru Uicoaba" w:date="2022-06-15T09:46:00Z"/>
              <w:lang w:val="en-GB"/>
            </w:rPr>
          </w:rPrChange>
        </w:rPr>
      </w:pPr>
    </w:p>
    <w:p w14:paraId="517310B2" w14:textId="73BC18FB" w:rsidR="008B6472" w:rsidRPr="0078286B" w:rsidRDefault="008B6472" w:rsidP="008B6472">
      <w:pPr>
        <w:jc w:val="center"/>
        <w:rPr>
          <w:ins w:id="882" w:author="Alexandru Uicoaba" w:date="2022-06-15T09:46:00Z"/>
          <w:rFonts w:ascii="Arial" w:hAnsi="Arial" w:cs="Arial"/>
          <w:lang w:val="en-GB"/>
          <w:rPrChange w:id="883" w:author="Alexandru Uicoabă" w:date="2022-06-16T14:49:00Z">
            <w:rPr>
              <w:ins w:id="884" w:author="Alexandru Uicoaba" w:date="2022-06-15T09:46:00Z"/>
              <w:lang w:val="en-GB"/>
            </w:rPr>
          </w:rPrChange>
        </w:rPr>
      </w:pPr>
    </w:p>
    <w:p w14:paraId="12173AF0" w14:textId="41FC40A1" w:rsidR="008B6472" w:rsidRPr="0078286B" w:rsidRDefault="008B6472" w:rsidP="008B6472">
      <w:pPr>
        <w:jc w:val="center"/>
        <w:rPr>
          <w:ins w:id="885" w:author="Alexandru Uicoaba" w:date="2022-06-15T09:46:00Z"/>
          <w:rFonts w:ascii="Arial" w:hAnsi="Arial" w:cs="Arial"/>
          <w:lang w:val="en-GB"/>
          <w:rPrChange w:id="886" w:author="Alexandru Uicoabă" w:date="2022-06-16T14:49:00Z">
            <w:rPr>
              <w:ins w:id="887" w:author="Alexandru Uicoaba" w:date="2022-06-15T09:46:00Z"/>
              <w:lang w:val="en-GB"/>
            </w:rPr>
          </w:rPrChange>
        </w:rPr>
      </w:pPr>
    </w:p>
    <w:p w14:paraId="05483F6D" w14:textId="30E20D42" w:rsidR="008B6472" w:rsidRPr="0078286B" w:rsidRDefault="008B6472" w:rsidP="008B6472">
      <w:pPr>
        <w:jc w:val="center"/>
        <w:rPr>
          <w:ins w:id="888" w:author="Alexandru Uicoaba" w:date="2022-06-15T09:46:00Z"/>
          <w:rFonts w:ascii="Arial" w:hAnsi="Arial" w:cs="Arial"/>
          <w:lang w:val="en-GB"/>
          <w:rPrChange w:id="889" w:author="Alexandru Uicoabă" w:date="2022-06-16T14:49:00Z">
            <w:rPr>
              <w:ins w:id="890" w:author="Alexandru Uicoaba" w:date="2022-06-15T09:46:00Z"/>
              <w:lang w:val="en-GB"/>
            </w:rPr>
          </w:rPrChange>
        </w:rPr>
      </w:pPr>
    </w:p>
    <w:p w14:paraId="6B23643B" w14:textId="157CD9D6" w:rsidR="008B6472" w:rsidRPr="0078286B" w:rsidRDefault="008B6472" w:rsidP="008B6472">
      <w:pPr>
        <w:jc w:val="center"/>
        <w:rPr>
          <w:ins w:id="891" w:author="Alexandru Uicoaba" w:date="2022-06-15T09:46:00Z"/>
          <w:rFonts w:ascii="Arial" w:hAnsi="Arial" w:cs="Arial"/>
          <w:lang w:val="en-GB"/>
          <w:rPrChange w:id="892" w:author="Alexandru Uicoabă" w:date="2022-06-16T14:49:00Z">
            <w:rPr>
              <w:ins w:id="893" w:author="Alexandru Uicoaba" w:date="2022-06-15T09:46:00Z"/>
              <w:lang w:val="en-GB"/>
            </w:rPr>
          </w:rPrChange>
        </w:rPr>
      </w:pPr>
    </w:p>
    <w:p w14:paraId="71BD9771" w14:textId="10DFE914" w:rsidR="008B6472" w:rsidRPr="0078286B" w:rsidRDefault="008B6472" w:rsidP="008B6472">
      <w:pPr>
        <w:jc w:val="center"/>
        <w:rPr>
          <w:ins w:id="894" w:author="Alexandru Uicoaba" w:date="2022-06-15T09:46:00Z"/>
          <w:rFonts w:ascii="Arial" w:hAnsi="Arial" w:cs="Arial"/>
          <w:lang w:val="en-GB"/>
          <w:rPrChange w:id="895" w:author="Alexandru Uicoabă" w:date="2022-06-16T14:49:00Z">
            <w:rPr>
              <w:ins w:id="896" w:author="Alexandru Uicoaba" w:date="2022-06-15T09:46:00Z"/>
              <w:lang w:val="en-GB"/>
            </w:rPr>
          </w:rPrChange>
        </w:rPr>
      </w:pPr>
    </w:p>
    <w:p w14:paraId="78FD6573" w14:textId="3A5A6002" w:rsidR="008B6472" w:rsidRPr="0078286B" w:rsidRDefault="008B6472" w:rsidP="008B6472">
      <w:pPr>
        <w:jc w:val="center"/>
        <w:rPr>
          <w:ins w:id="897" w:author="Alexandru Uicoaba" w:date="2022-06-15T09:46:00Z"/>
          <w:rFonts w:ascii="Arial" w:hAnsi="Arial" w:cs="Arial"/>
          <w:lang w:val="en-GB"/>
          <w:rPrChange w:id="898" w:author="Alexandru Uicoabă" w:date="2022-06-16T14:49:00Z">
            <w:rPr>
              <w:ins w:id="899" w:author="Alexandru Uicoaba" w:date="2022-06-15T09:46:00Z"/>
              <w:lang w:val="en-GB"/>
            </w:rPr>
          </w:rPrChange>
        </w:rPr>
      </w:pPr>
    </w:p>
    <w:p w14:paraId="3821FE06" w14:textId="160C6546" w:rsidR="008B6472" w:rsidRPr="0078286B" w:rsidDel="004015F7" w:rsidRDefault="008B6472" w:rsidP="008B6472">
      <w:pPr>
        <w:jc w:val="center"/>
        <w:rPr>
          <w:ins w:id="900" w:author="Alexandru Uicoaba" w:date="2022-06-15T09:46:00Z"/>
          <w:del w:id="901" w:author="Alexandru Uicoabă" w:date="2022-06-16T15:29:00Z"/>
          <w:rFonts w:ascii="Arial" w:hAnsi="Arial" w:cs="Arial"/>
          <w:lang w:val="en-GB"/>
          <w:rPrChange w:id="902" w:author="Alexandru Uicoabă" w:date="2022-06-16T14:49:00Z">
            <w:rPr>
              <w:ins w:id="903" w:author="Alexandru Uicoaba" w:date="2022-06-15T09:46:00Z"/>
              <w:del w:id="904" w:author="Alexandru Uicoabă" w:date="2022-06-16T15:29:00Z"/>
              <w:lang w:val="en-GB"/>
            </w:rPr>
          </w:rPrChange>
        </w:rPr>
      </w:pPr>
    </w:p>
    <w:p w14:paraId="7495EAAB" w14:textId="77777777" w:rsidR="008B6472" w:rsidRPr="0078286B" w:rsidRDefault="008B6472" w:rsidP="004015F7">
      <w:pPr>
        <w:rPr>
          <w:rFonts w:ascii="Arial" w:hAnsi="Arial" w:cs="Arial"/>
          <w:lang w:val="en-GB"/>
          <w:rPrChange w:id="905" w:author="Alexandru Uicoabă" w:date="2022-06-16T14:49:00Z">
            <w:rPr>
              <w:lang w:val="en-GB"/>
            </w:rPr>
          </w:rPrChange>
        </w:rPr>
      </w:pPr>
    </w:p>
    <w:p w14:paraId="0AC0C303" w14:textId="3390325C" w:rsidR="00E7416B" w:rsidRPr="0078286B" w:rsidRDefault="00E7416B" w:rsidP="00BB7DB8">
      <w:pPr>
        <w:pStyle w:val="Titlu1"/>
        <w:jc w:val="center"/>
        <w:rPr>
          <w:rFonts w:ascii="Arial" w:hAnsi="Arial" w:cs="Arial"/>
          <w:b/>
          <w:bCs/>
          <w:color w:val="auto"/>
          <w:rPrChange w:id="906" w:author="Alexandru Uicoabă" w:date="2022-06-16T14:49:00Z">
            <w:rPr>
              <w:rFonts w:ascii="Times New Roman" w:hAnsi="Times New Roman" w:cs="Times New Roman"/>
              <w:b/>
              <w:bCs/>
              <w:color w:val="auto"/>
              <w:lang w:val="en-GB"/>
            </w:rPr>
          </w:rPrChange>
        </w:rPr>
      </w:pPr>
      <w:bookmarkStart w:id="907" w:name="_Toc106343191"/>
      <w:r w:rsidRPr="0078286B">
        <w:rPr>
          <w:rFonts w:ascii="Arial" w:hAnsi="Arial" w:cs="Arial"/>
          <w:b/>
          <w:bCs/>
          <w:color w:val="auto"/>
          <w:rPrChange w:id="908" w:author="Alexandru Uicoabă" w:date="2022-06-16T14:49:00Z">
            <w:rPr>
              <w:rFonts w:ascii="Times New Roman" w:hAnsi="Times New Roman" w:cs="Times New Roman"/>
              <w:b/>
              <w:bCs/>
              <w:color w:val="auto"/>
              <w:lang w:val="en-GB"/>
            </w:rPr>
          </w:rPrChange>
        </w:rPr>
        <w:t>Capitolul 1 – Introducere</w:t>
      </w:r>
      <w:bookmarkEnd w:id="907"/>
    </w:p>
    <w:p w14:paraId="49799CDA" w14:textId="6AF98253" w:rsidR="00BB7DB8" w:rsidRDefault="00BB7DB8" w:rsidP="00BB7DB8">
      <w:pPr>
        <w:rPr>
          <w:ins w:id="909" w:author="Alexandru Uicoabă" w:date="2022-06-16T14:50:00Z"/>
          <w:rFonts w:ascii="Arial" w:hAnsi="Arial" w:cs="Arial"/>
          <w:sz w:val="24"/>
          <w:szCs w:val="24"/>
        </w:rPr>
      </w:pPr>
    </w:p>
    <w:p w14:paraId="01098D5D" w14:textId="77777777" w:rsidR="00080AD6" w:rsidRPr="00080AD6" w:rsidRDefault="00080AD6" w:rsidP="00BB7DB8">
      <w:pPr>
        <w:rPr>
          <w:rFonts w:ascii="Arial" w:hAnsi="Arial" w:cs="Arial"/>
          <w:sz w:val="24"/>
          <w:szCs w:val="24"/>
          <w:rPrChange w:id="910" w:author="Alexandru Uicoabă" w:date="2022-06-16T14:50:00Z">
            <w:rPr>
              <w:lang w:val="en-GB"/>
            </w:rPr>
          </w:rPrChange>
        </w:rPr>
      </w:pPr>
    </w:p>
    <w:p w14:paraId="5CBE3DE7" w14:textId="590B7C45" w:rsidR="00E7416B" w:rsidRPr="0078286B" w:rsidRDefault="001C12D2" w:rsidP="00BB7DB8">
      <w:pPr>
        <w:pStyle w:val="Titlu2"/>
        <w:rPr>
          <w:rFonts w:ascii="Arial" w:hAnsi="Arial" w:cs="Arial"/>
          <w:b/>
          <w:bCs/>
          <w:color w:val="auto"/>
          <w:sz w:val="28"/>
          <w:szCs w:val="28"/>
          <w:rPrChange w:id="911" w:author="Alexandru Uicoabă" w:date="2022-06-16T14:49:00Z">
            <w:rPr>
              <w:rFonts w:ascii="Times New Roman" w:hAnsi="Times New Roman" w:cs="Times New Roman"/>
              <w:b/>
              <w:bCs/>
              <w:color w:val="auto"/>
              <w:sz w:val="28"/>
              <w:szCs w:val="28"/>
            </w:rPr>
          </w:rPrChange>
        </w:rPr>
      </w:pPr>
      <w:bookmarkStart w:id="912" w:name="_Toc106343192"/>
      <w:r w:rsidRPr="0078286B">
        <w:rPr>
          <w:rFonts w:ascii="Arial" w:hAnsi="Arial" w:cs="Arial"/>
          <w:b/>
          <w:bCs/>
          <w:color w:val="auto"/>
          <w:sz w:val="28"/>
          <w:szCs w:val="28"/>
          <w:rPrChange w:id="913" w:author="Alexandru Uicoabă" w:date="2022-06-16T14:49:00Z">
            <w:rPr>
              <w:rFonts w:ascii="Times New Roman" w:hAnsi="Times New Roman" w:cs="Times New Roman"/>
              <w:b/>
              <w:bCs/>
              <w:color w:val="auto"/>
              <w:sz w:val="28"/>
              <w:szCs w:val="28"/>
              <w:lang w:val="en-GB"/>
            </w:rPr>
          </w:rPrChange>
        </w:rPr>
        <w:t>1.1 Motiva</w:t>
      </w:r>
      <w:r w:rsidRPr="0078286B">
        <w:rPr>
          <w:rFonts w:ascii="Arial" w:hAnsi="Arial" w:cs="Arial"/>
          <w:b/>
          <w:bCs/>
          <w:color w:val="auto"/>
          <w:sz w:val="28"/>
          <w:szCs w:val="28"/>
          <w:rPrChange w:id="914" w:author="Alexandru Uicoabă" w:date="2022-06-16T14:49:00Z">
            <w:rPr>
              <w:rFonts w:ascii="Times New Roman" w:hAnsi="Times New Roman" w:cs="Times New Roman"/>
              <w:b/>
              <w:bCs/>
              <w:color w:val="auto"/>
              <w:sz w:val="28"/>
              <w:szCs w:val="28"/>
            </w:rPr>
          </w:rPrChange>
        </w:rPr>
        <w:t>ție</w:t>
      </w:r>
      <w:bookmarkEnd w:id="912"/>
    </w:p>
    <w:p w14:paraId="18A3DBF4" w14:textId="69188699" w:rsidR="00BB7DB8" w:rsidRPr="0078286B" w:rsidRDefault="00801564" w:rsidP="00E7416B">
      <w:pPr>
        <w:rPr>
          <w:ins w:id="915" w:author="Alexandru Uicoabă" w:date="2022-06-16T08:12:00Z"/>
          <w:rFonts w:ascii="Arial" w:hAnsi="Arial" w:cs="Arial"/>
          <w:rPrChange w:id="916" w:author="Alexandru Uicoabă" w:date="2022-06-16T14:49:00Z">
            <w:rPr>
              <w:ins w:id="917" w:author="Alexandru Uicoabă" w:date="2022-06-16T08:12:00Z"/>
              <w:lang w:val="en-GB"/>
            </w:rPr>
          </w:rPrChange>
        </w:rPr>
      </w:pPr>
      <w:r w:rsidRPr="0078286B">
        <w:rPr>
          <w:rFonts w:ascii="Arial" w:hAnsi="Arial" w:cs="Arial"/>
          <w:rPrChange w:id="918" w:author="Alexandru Uicoabă" w:date="2022-06-16T14:49:00Z">
            <w:rPr>
              <w:lang w:val="en-GB"/>
            </w:rPr>
          </w:rPrChange>
        </w:rPr>
        <w:tab/>
      </w:r>
    </w:p>
    <w:p w14:paraId="6CF08202" w14:textId="62C06245" w:rsidR="00E712C7" w:rsidRPr="00080AD6" w:rsidRDefault="00E712C7">
      <w:pPr>
        <w:jc w:val="both"/>
        <w:rPr>
          <w:rFonts w:ascii="Arial" w:hAnsi="Arial" w:cs="Arial"/>
          <w:sz w:val="24"/>
          <w:szCs w:val="24"/>
          <w:rPrChange w:id="919" w:author="Alexandru Uicoabă" w:date="2022-06-16T14:50:00Z">
            <w:rPr>
              <w:lang w:val="en-GB"/>
            </w:rPr>
          </w:rPrChange>
        </w:rPr>
        <w:pPrChange w:id="920" w:author="Alexandru Uicoabă" w:date="2022-06-16T14:50:00Z">
          <w:pPr/>
        </w:pPrChange>
      </w:pPr>
      <w:ins w:id="921" w:author="Alexandru Uicoabă" w:date="2022-06-16T08:12:00Z">
        <w:r w:rsidRPr="0078286B">
          <w:rPr>
            <w:rFonts w:ascii="Arial" w:hAnsi="Arial" w:cs="Arial"/>
            <w:rPrChange w:id="922" w:author="Alexandru Uicoabă" w:date="2022-06-16T14:49:00Z">
              <w:rPr>
                <w:lang w:val="en-GB"/>
              </w:rPr>
            </w:rPrChange>
          </w:rPr>
          <w:tab/>
        </w:r>
        <w:r w:rsidRPr="00080AD6">
          <w:rPr>
            <w:rFonts w:ascii="Arial" w:hAnsi="Arial" w:cs="Arial"/>
            <w:sz w:val="24"/>
            <w:szCs w:val="24"/>
            <w:rPrChange w:id="923" w:author="Alexandru Uicoabă" w:date="2022-06-16T14:50:00Z">
              <w:rPr>
                <w:lang w:val="en-GB"/>
              </w:rPr>
            </w:rPrChange>
          </w:rPr>
          <w:t>Av</w:t>
        </w:r>
        <w:r w:rsidRPr="00080AD6">
          <w:rPr>
            <w:rFonts w:ascii="Arial" w:hAnsi="Arial" w:cs="Arial"/>
            <w:sz w:val="24"/>
            <w:szCs w:val="24"/>
            <w:rPrChange w:id="924" w:author="Alexandru Uicoabă" w:date="2022-06-16T14:50:00Z">
              <w:rPr/>
            </w:rPrChange>
          </w:rPr>
          <w:t xml:space="preserve">ând în vedere faptul că dorim să jucăm jocuri cât mai aproape de realitate, </w:t>
        </w:r>
      </w:ins>
      <w:ins w:id="925" w:author="Alexandru Uicoabă" w:date="2022-06-16T08:13:00Z">
        <w:r w:rsidRPr="00080AD6">
          <w:rPr>
            <w:rFonts w:ascii="Arial" w:hAnsi="Arial" w:cs="Arial"/>
            <w:sz w:val="24"/>
            <w:szCs w:val="24"/>
            <w:rPrChange w:id="926" w:author="Alexandru Uicoabă" w:date="2022-06-16T14:50:00Z">
              <w:rPr/>
            </w:rPrChange>
          </w:rPr>
          <w:t xml:space="preserve">în care </w:t>
        </w:r>
      </w:ins>
      <w:ins w:id="927" w:author="Alexandru Uicoabă" w:date="2022-06-16T22:56:00Z">
        <w:r w:rsidR="00E60EC9">
          <w:rPr>
            <w:rFonts w:ascii="Arial" w:hAnsi="Arial" w:cs="Arial"/>
            <w:sz w:val="24"/>
            <w:szCs w:val="24"/>
          </w:rPr>
          <w:t>vrem</w:t>
        </w:r>
      </w:ins>
      <w:ins w:id="928" w:author="Alexandru Uicoabă" w:date="2022-06-16T08:13:00Z">
        <w:r w:rsidRPr="00080AD6">
          <w:rPr>
            <w:rFonts w:ascii="Arial" w:hAnsi="Arial" w:cs="Arial"/>
            <w:sz w:val="24"/>
            <w:szCs w:val="24"/>
            <w:rPrChange w:id="929" w:author="Alexandru Uicoabă" w:date="2022-06-16T14:50:00Z">
              <w:rPr/>
            </w:rPrChange>
          </w:rPr>
          <w:t xml:space="preserve"> să demonstrăm că suntem cei mai buni într-o confruntare directă, </w:t>
        </w:r>
      </w:ins>
      <w:ins w:id="930" w:author="Alexandru Uicoabă" w:date="2022-06-16T08:14:00Z">
        <w:r w:rsidRPr="00080AD6">
          <w:rPr>
            <w:rFonts w:ascii="Arial" w:hAnsi="Arial" w:cs="Arial"/>
            <w:sz w:val="24"/>
            <w:szCs w:val="24"/>
            <w:rPrChange w:id="931" w:author="Alexandru Uicoabă" w:date="2022-06-16T14:50:00Z">
              <w:rPr/>
            </w:rPrChange>
          </w:rPr>
          <w:t>se pot crea agenți inteligenți care să simuleze adversarul. Dacă acești agenți sunt învățați în</w:t>
        </w:r>
      </w:ins>
      <w:ins w:id="932" w:author="Alexandru Uicoabă" w:date="2022-06-16T08:15:00Z">
        <w:r w:rsidRPr="00080AD6">
          <w:rPr>
            <w:rFonts w:ascii="Arial" w:hAnsi="Arial" w:cs="Arial"/>
            <w:sz w:val="24"/>
            <w:szCs w:val="24"/>
            <w:rPrChange w:id="933" w:author="Alexandru Uicoabă" w:date="2022-06-16T14:50:00Z">
              <w:rPr/>
            </w:rPrChange>
          </w:rPr>
          <w:t>tr-un mod corect, vom avea parte de o adevărată provocare într-o luptă cu aceștia, fie că vorbim de curse cu mașini</w:t>
        </w:r>
      </w:ins>
      <w:ins w:id="934" w:author="Alexandru Uicoabă" w:date="2022-06-16T08:16:00Z">
        <w:r w:rsidRPr="00080AD6">
          <w:rPr>
            <w:rFonts w:ascii="Arial" w:hAnsi="Arial" w:cs="Arial"/>
            <w:sz w:val="24"/>
            <w:szCs w:val="24"/>
            <w:rPrChange w:id="935" w:author="Alexandru Uicoabă" w:date="2022-06-16T14:50:00Z">
              <w:rPr/>
            </w:rPrChange>
          </w:rPr>
          <w:t xml:space="preserve">, de un meci de șah, de un meci de </w:t>
        </w:r>
      </w:ins>
      <w:ins w:id="936" w:author="Alexandru Uicoabă" w:date="2022-06-16T11:52:00Z">
        <w:r w:rsidR="009F4776" w:rsidRPr="00080AD6">
          <w:rPr>
            <w:rFonts w:ascii="Arial" w:hAnsi="Arial" w:cs="Arial"/>
            <w:sz w:val="24"/>
            <w:szCs w:val="24"/>
            <w:rPrChange w:id="937" w:author="Alexandru Uicoabă" w:date="2022-06-16T14:50:00Z">
              <w:rPr/>
            </w:rPrChange>
          </w:rPr>
          <w:t>GO</w:t>
        </w:r>
      </w:ins>
      <w:ins w:id="938" w:author="Alexandru Uicoabă" w:date="2022-06-16T08:16:00Z">
        <w:r w:rsidRPr="00080AD6">
          <w:rPr>
            <w:rFonts w:ascii="Arial" w:hAnsi="Arial" w:cs="Arial"/>
            <w:sz w:val="24"/>
            <w:szCs w:val="24"/>
            <w:rPrChange w:id="939" w:author="Alexandru Uicoabă" w:date="2022-06-16T14:50:00Z">
              <w:rPr/>
            </w:rPrChange>
          </w:rPr>
          <w:t>, etc.</w:t>
        </w:r>
      </w:ins>
      <w:r w:rsidR="00673A54" w:rsidRPr="00080AD6">
        <w:rPr>
          <w:rFonts w:ascii="Arial" w:hAnsi="Arial" w:cs="Arial"/>
          <w:sz w:val="24"/>
          <w:szCs w:val="24"/>
          <w:rPrChange w:id="940" w:author="Alexandru Uicoabă" w:date="2022-06-16T14:50:00Z">
            <w:rPr/>
          </w:rPrChange>
        </w:rPr>
        <w:fldChar w:fldCharType="begin"/>
      </w:r>
      <w:r w:rsidR="00673A54" w:rsidRPr="00080AD6">
        <w:rPr>
          <w:rFonts w:ascii="Arial" w:hAnsi="Arial" w:cs="Arial"/>
          <w:sz w:val="24"/>
          <w:szCs w:val="24"/>
          <w:rPrChange w:id="941" w:author="Alexandru Uicoabă" w:date="2022-06-16T14:50:00Z">
            <w:rPr/>
          </w:rPrChange>
        </w:rPr>
        <w:instrText xml:space="preserve"> ADDIN ZOTERO_ITEM CSL_CITATION {"citationID":"Z5XUNVrq","properties":{"formattedCitation":"[1]","plainCitation":"[1]","noteIndex":0},"citationItems":[{"id":304,"uris":["http://zotero.org/users/6649884/items/3RGQMYWK"],"itemData":{"id":304,"type":"article-journal","abstract":"by making the agents in games more intelligent. If done correctly, playing with or against these AI agents will more closely capture the challenge of playing online against other people. A flexible AI architecture, such as Soar, will also make the development of intelligent agents for games easier by providing a common inference engine and reusable knowledge base that can be easily applied to many different games. Copyright 1999, American Association for Artificial Intelligence (www.aaai.org). All rights reserved. Quake II and Descent 3, both popular first person perspective action games, include software hooks allowing programmers to write C code that can access the game's internal data structures and agent controls. This has allowed us to extract symbolic information from the games without interpreting the image displayed on the computer screen. A common approach to building intelligent agents in computer games is to use C code and these programming hooks","source":"ResearchGate","title":"Intelligent Agents in Computer Games","author":[{"family":"Lent","given":"Michael"},{"family":"Laird","given":"John"},{"family":"Buckman","given":"Josh"},{"family":"Hartford","given":"Joe"},{"family":"Houchard","given":"Steve"},{"family":"Steinkraus","given":"Kurt"},{"family":"Tedrake","given":"Russ"}],"issued":{"date-parts":[["1999",9,4]]}}}],"schema":"https://github.com/citation-style-language/schema/raw/master/csl-citation.json"} </w:instrText>
      </w:r>
      <w:r w:rsidR="00673A54" w:rsidRPr="00080AD6">
        <w:rPr>
          <w:rFonts w:ascii="Arial" w:hAnsi="Arial" w:cs="Arial"/>
          <w:sz w:val="24"/>
          <w:szCs w:val="24"/>
          <w:rPrChange w:id="942" w:author="Alexandru Uicoabă" w:date="2022-06-16T14:50:00Z">
            <w:rPr/>
          </w:rPrChange>
        </w:rPr>
        <w:fldChar w:fldCharType="separate"/>
      </w:r>
      <w:r w:rsidR="00673A54" w:rsidRPr="00080AD6">
        <w:rPr>
          <w:rFonts w:ascii="Arial" w:hAnsi="Arial" w:cs="Arial"/>
          <w:sz w:val="24"/>
          <w:szCs w:val="24"/>
          <w:rPrChange w:id="943" w:author="Alexandru Uicoabă" w:date="2022-06-16T14:50:00Z">
            <w:rPr>
              <w:rFonts w:ascii="Calibri" w:hAnsi="Calibri" w:cs="Calibri"/>
            </w:rPr>
          </w:rPrChange>
        </w:rPr>
        <w:t>[1]</w:t>
      </w:r>
      <w:r w:rsidR="00673A54" w:rsidRPr="00080AD6">
        <w:rPr>
          <w:rFonts w:ascii="Arial" w:hAnsi="Arial" w:cs="Arial"/>
          <w:sz w:val="24"/>
          <w:szCs w:val="24"/>
          <w:rPrChange w:id="944" w:author="Alexandru Uicoabă" w:date="2022-06-16T14:50:00Z">
            <w:rPr/>
          </w:rPrChange>
        </w:rPr>
        <w:fldChar w:fldCharType="end"/>
      </w:r>
    </w:p>
    <w:p w14:paraId="18D79129" w14:textId="645BB50B" w:rsidR="00E25BD8" w:rsidRPr="00080AD6" w:rsidRDefault="00801564">
      <w:pPr>
        <w:ind w:firstLine="720"/>
        <w:jc w:val="both"/>
        <w:rPr>
          <w:rFonts w:ascii="Arial" w:hAnsi="Arial" w:cs="Arial"/>
          <w:sz w:val="24"/>
          <w:szCs w:val="24"/>
          <w:rPrChange w:id="945" w:author="Alexandru Uicoabă" w:date="2022-06-16T14:50:00Z">
            <w:rPr>
              <w:lang w:val="en-GB"/>
            </w:rPr>
          </w:rPrChange>
        </w:rPr>
        <w:pPrChange w:id="946" w:author="Alexandru Uicoabă" w:date="2022-06-16T14:50:00Z">
          <w:pPr>
            <w:ind w:firstLine="720"/>
          </w:pPr>
        </w:pPrChange>
      </w:pPr>
      <w:commentRangeStart w:id="947"/>
      <w:commentRangeStart w:id="948"/>
      <w:commentRangeStart w:id="949"/>
      <w:del w:id="950" w:author="Alexandru Uicoabă" w:date="2022-06-16T08:19:00Z">
        <w:r w:rsidRPr="00080AD6" w:rsidDel="00673A54">
          <w:rPr>
            <w:rFonts w:ascii="Arial" w:hAnsi="Arial" w:cs="Arial"/>
            <w:sz w:val="24"/>
            <w:szCs w:val="24"/>
            <w:rPrChange w:id="951" w:author="Alexandru Uicoabă" w:date="2022-06-16T14:50:00Z">
              <w:rPr>
                <w:lang w:val="en-GB"/>
              </w:rPr>
            </w:rPrChange>
          </w:rPr>
          <w:delText>Scopul</w:delText>
        </w:r>
        <w:commentRangeEnd w:id="947"/>
        <w:r w:rsidR="0039645A" w:rsidRPr="00080AD6" w:rsidDel="00673A54">
          <w:rPr>
            <w:rStyle w:val="Referincomentariu"/>
            <w:rFonts w:ascii="Arial" w:hAnsi="Arial" w:cs="Arial"/>
            <w:sz w:val="24"/>
            <w:szCs w:val="24"/>
            <w:rPrChange w:id="952" w:author="Alexandru Uicoabă" w:date="2022-06-16T14:50:00Z">
              <w:rPr>
                <w:rStyle w:val="Referincomentariu"/>
              </w:rPr>
            </w:rPrChange>
          </w:rPr>
          <w:commentReference w:id="947"/>
        </w:r>
      </w:del>
      <w:commentRangeEnd w:id="948"/>
      <w:r w:rsidR="00430E39" w:rsidRPr="00080AD6">
        <w:rPr>
          <w:rStyle w:val="Referincomentariu"/>
          <w:rFonts w:ascii="Arial" w:hAnsi="Arial" w:cs="Arial"/>
          <w:sz w:val="24"/>
          <w:szCs w:val="24"/>
          <w:rPrChange w:id="953" w:author="Alexandru Uicoabă" w:date="2022-06-16T14:50:00Z">
            <w:rPr>
              <w:rStyle w:val="Referincomentariu"/>
            </w:rPr>
          </w:rPrChange>
        </w:rPr>
        <w:commentReference w:id="948"/>
      </w:r>
      <w:commentRangeEnd w:id="949"/>
      <w:r w:rsidR="00430E39" w:rsidRPr="00080AD6">
        <w:rPr>
          <w:rStyle w:val="Referincomentariu"/>
          <w:rFonts w:ascii="Arial" w:hAnsi="Arial" w:cs="Arial"/>
          <w:sz w:val="24"/>
          <w:szCs w:val="24"/>
          <w:rPrChange w:id="954" w:author="Alexandru Uicoabă" w:date="2022-06-16T14:50:00Z">
            <w:rPr>
              <w:rStyle w:val="Referincomentariu"/>
            </w:rPr>
          </w:rPrChange>
        </w:rPr>
        <w:commentReference w:id="949"/>
      </w:r>
      <w:del w:id="955" w:author="Alexandru Uicoabă" w:date="2022-06-16T08:19:00Z">
        <w:r w:rsidRPr="00080AD6" w:rsidDel="00673A54">
          <w:rPr>
            <w:rFonts w:ascii="Arial" w:hAnsi="Arial" w:cs="Arial"/>
            <w:sz w:val="24"/>
            <w:szCs w:val="24"/>
            <w:rPrChange w:id="956" w:author="Alexandru Uicoabă" w:date="2022-06-16T14:50:00Z">
              <w:rPr>
                <w:lang w:val="en-GB"/>
              </w:rPr>
            </w:rPrChange>
          </w:rPr>
          <w:delText xml:space="preserve"> lucrării</w:delText>
        </w:r>
        <w:r w:rsidR="00B9635E" w:rsidRPr="00080AD6" w:rsidDel="00673A54">
          <w:rPr>
            <w:rFonts w:ascii="Arial" w:hAnsi="Arial" w:cs="Arial"/>
            <w:sz w:val="24"/>
            <w:szCs w:val="24"/>
            <w:rPrChange w:id="957" w:author="Alexandru Uicoabă" w:date="2022-06-16T14:50:00Z">
              <w:rPr>
                <w:lang w:val="en-GB"/>
              </w:rPr>
            </w:rPrChange>
          </w:rPr>
          <w:delText xml:space="preserve"> este de a</w:delText>
        </w:r>
      </w:del>
      <w:ins w:id="958" w:author="Alexandru Uicoabă" w:date="2022-06-16T08:19:00Z">
        <w:r w:rsidR="00673A54" w:rsidRPr="00080AD6">
          <w:rPr>
            <w:rFonts w:ascii="Arial" w:hAnsi="Arial" w:cs="Arial"/>
            <w:sz w:val="24"/>
            <w:szCs w:val="24"/>
            <w:rPrChange w:id="959" w:author="Alexandru Uicoabă" w:date="2022-06-16T14:50:00Z">
              <w:rPr>
                <w:lang w:val="en-GB"/>
              </w:rPr>
            </w:rPrChange>
          </w:rPr>
          <w:t>Așadar, ace</w:t>
        </w:r>
      </w:ins>
      <w:ins w:id="960" w:author="Alexandru Uicoabă" w:date="2022-06-16T11:52:00Z">
        <w:r w:rsidR="009F4776" w:rsidRPr="00080AD6">
          <w:rPr>
            <w:rFonts w:ascii="Arial" w:hAnsi="Arial" w:cs="Arial"/>
            <w:sz w:val="24"/>
            <w:szCs w:val="24"/>
            <w:rPrChange w:id="961" w:author="Alexandru Uicoabă" w:date="2022-06-16T14:50:00Z">
              <w:rPr/>
            </w:rPrChange>
          </w:rPr>
          <w:t>a</w:t>
        </w:r>
      </w:ins>
      <w:ins w:id="962" w:author="Alexandru Uicoabă" w:date="2022-06-16T08:19:00Z">
        <w:r w:rsidR="00673A54" w:rsidRPr="00080AD6">
          <w:rPr>
            <w:rFonts w:ascii="Arial" w:hAnsi="Arial" w:cs="Arial"/>
            <w:sz w:val="24"/>
            <w:szCs w:val="24"/>
            <w:rPrChange w:id="963" w:author="Alexandru Uicoabă" w:date="2022-06-16T14:50:00Z">
              <w:rPr>
                <w:lang w:val="en-GB"/>
              </w:rPr>
            </w:rPrChange>
          </w:rPr>
          <w:t xml:space="preserve">stă lucrare de </w:t>
        </w:r>
      </w:ins>
      <w:ins w:id="964" w:author="Alexandru Uicoabă" w:date="2022-06-16T08:20:00Z">
        <w:r w:rsidR="00673A54" w:rsidRPr="00080AD6">
          <w:rPr>
            <w:rFonts w:ascii="Arial" w:hAnsi="Arial" w:cs="Arial"/>
            <w:sz w:val="24"/>
            <w:szCs w:val="24"/>
            <w:rPrChange w:id="965" w:author="Alexandru Uicoabă" w:date="2022-06-16T14:50:00Z">
              <w:rPr>
                <w:lang w:val="en-GB"/>
              </w:rPr>
            </w:rPrChange>
          </w:rPr>
          <w:t>diploma își dorește</w:t>
        </w:r>
      </w:ins>
      <w:r w:rsidR="00B9635E" w:rsidRPr="00080AD6">
        <w:rPr>
          <w:rFonts w:ascii="Arial" w:hAnsi="Arial" w:cs="Arial"/>
          <w:sz w:val="24"/>
          <w:szCs w:val="24"/>
          <w:rPrChange w:id="966" w:author="Alexandru Uicoabă" w:date="2022-06-16T14:50:00Z">
            <w:rPr>
              <w:lang w:val="en-GB"/>
            </w:rPr>
          </w:rPrChange>
        </w:rPr>
        <w:t xml:space="preserve"> îmbina</w:t>
      </w:r>
      <w:ins w:id="967" w:author="Alexandru Uicoabă" w:date="2022-06-16T08:20:00Z">
        <w:r w:rsidR="00673A54" w:rsidRPr="00080AD6">
          <w:rPr>
            <w:rFonts w:ascii="Arial" w:hAnsi="Arial" w:cs="Arial"/>
            <w:sz w:val="24"/>
            <w:szCs w:val="24"/>
            <w:rPrChange w:id="968" w:author="Alexandru Uicoabă" w:date="2022-06-16T14:50:00Z">
              <w:rPr>
                <w:lang w:val="en-GB"/>
              </w:rPr>
            </w:rPrChange>
          </w:rPr>
          <w:t>rea</w:t>
        </w:r>
      </w:ins>
      <w:r w:rsidR="00B9635E" w:rsidRPr="00080AD6">
        <w:rPr>
          <w:rFonts w:ascii="Arial" w:hAnsi="Arial" w:cs="Arial"/>
          <w:sz w:val="24"/>
          <w:szCs w:val="24"/>
          <w:rPrChange w:id="969" w:author="Alexandru Uicoabă" w:date="2022-06-16T14:50:00Z">
            <w:rPr>
              <w:lang w:val="en-GB"/>
            </w:rPr>
          </w:rPrChange>
        </w:rPr>
        <w:t xml:space="preserve"> program</w:t>
      </w:r>
      <w:ins w:id="970" w:author="Alexandru Uicoabă" w:date="2022-06-16T08:20:00Z">
        <w:r w:rsidR="00673A54" w:rsidRPr="00080AD6">
          <w:rPr>
            <w:rFonts w:ascii="Arial" w:hAnsi="Arial" w:cs="Arial"/>
            <w:sz w:val="24"/>
            <w:szCs w:val="24"/>
            <w:rPrChange w:id="971" w:author="Alexandru Uicoabă" w:date="2022-06-16T14:50:00Z">
              <w:rPr>
                <w:lang w:val="en-GB"/>
              </w:rPr>
            </w:rPrChange>
          </w:rPr>
          <w:t>ării</w:t>
        </w:r>
      </w:ins>
      <w:del w:id="972" w:author="Alexandru Uicoabă" w:date="2022-06-16T08:20:00Z">
        <w:r w:rsidR="00B9635E" w:rsidRPr="00080AD6" w:rsidDel="00673A54">
          <w:rPr>
            <w:rFonts w:ascii="Arial" w:hAnsi="Arial" w:cs="Arial"/>
            <w:sz w:val="24"/>
            <w:szCs w:val="24"/>
            <w:rPrChange w:id="973" w:author="Alexandru Uicoabă" w:date="2022-06-16T14:50:00Z">
              <w:rPr>
                <w:lang w:val="en-GB"/>
              </w:rPr>
            </w:rPrChange>
          </w:rPr>
          <w:delText>area</w:delText>
        </w:r>
      </w:del>
      <w:r w:rsidR="00B9635E" w:rsidRPr="00080AD6">
        <w:rPr>
          <w:rFonts w:ascii="Arial" w:hAnsi="Arial" w:cs="Arial"/>
          <w:sz w:val="24"/>
          <w:szCs w:val="24"/>
          <w:rPrChange w:id="974" w:author="Alexandru Uicoabă" w:date="2022-06-16T14:50:00Z">
            <w:rPr>
              <w:lang w:val="en-GB"/>
            </w:rPr>
          </w:rPrChange>
        </w:rPr>
        <w:t xml:space="preserve"> cu partea de </w:t>
      </w:r>
      <w:proofErr w:type="spellStart"/>
      <w:r w:rsidR="00B9635E" w:rsidRPr="00080AD6">
        <w:rPr>
          <w:rFonts w:ascii="Arial" w:hAnsi="Arial" w:cs="Arial"/>
          <w:sz w:val="24"/>
          <w:szCs w:val="24"/>
          <w:rPrChange w:id="975" w:author="Alexandru Uicoabă" w:date="2022-06-16T14:50:00Z">
            <w:rPr>
              <w:lang w:val="en-GB"/>
            </w:rPr>
          </w:rPrChange>
        </w:rPr>
        <w:t>gaming</w:t>
      </w:r>
      <w:proofErr w:type="spellEnd"/>
      <w:r w:rsidR="00B9635E" w:rsidRPr="00080AD6">
        <w:rPr>
          <w:rFonts w:ascii="Arial" w:hAnsi="Arial" w:cs="Arial"/>
          <w:sz w:val="24"/>
          <w:szCs w:val="24"/>
          <w:rPrChange w:id="976" w:author="Alexandru Uicoabă" w:date="2022-06-16T14:50:00Z">
            <w:rPr>
              <w:lang w:val="en-GB"/>
            </w:rPr>
          </w:rPrChange>
        </w:rPr>
        <w:t>, și mai precis</w:t>
      </w:r>
      <w:r w:rsidRPr="00080AD6">
        <w:rPr>
          <w:rFonts w:ascii="Arial" w:hAnsi="Arial" w:cs="Arial"/>
          <w:sz w:val="24"/>
          <w:szCs w:val="24"/>
          <w:rPrChange w:id="977" w:author="Alexandru Uicoabă" w:date="2022-06-16T14:50:00Z">
            <w:rPr>
              <w:lang w:val="en-GB"/>
            </w:rPr>
          </w:rPrChange>
        </w:rPr>
        <w:t xml:space="preserve"> </w:t>
      </w:r>
      <w:r w:rsidR="00E25BD8" w:rsidRPr="00080AD6">
        <w:rPr>
          <w:rFonts w:ascii="Arial" w:hAnsi="Arial" w:cs="Arial"/>
          <w:sz w:val="24"/>
          <w:szCs w:val="24"/>
          <w:rPrChange w:id="978" w:author="Alexandru Uicoabă" w:date="2022-06-16T14:50:00Z">
            <w:rPr>
              <w:lang w:val="en-GB"/>
            </w:rPr>
          </w:rPrChange>
        </w:rPr>
        <w:t xml:space="preserve">de a învăța un agent </w:t>
      </w:r>
      <w:del w:id="979" w:author="Alexandru Uicoabă" w:date="2022-06-16T15:43:00Z">
        <w:r w:rsidR="00E25BD8" w:rsidRPr="00080AD6" w:rsidDel="00FC7DC9">
          <w:rPr>
            <w:rFonts w:ascii="Arial" w:hAnsi="Arial" w:cs="Arial"/>
            <w:sz w:val="24"/>
            <w:szCs w:val="24"/>
            <w:rPrChange w:id="980" w:author="Alexandru Uicoabă" w:date="2022-06-16T14:50:00Z">
              <w:rPr>
                <w:lang w:val="en-GB"/>
              </w:rPr>
            </w:rPrChange>
          </w:rPr>
          <w:delText>șă</w:delText>
        </w:r>
      </w:del>
      <w:ins w:id="981" w:author="Alexandru Uicoabă" w:date="2022-06-16T15:43:00Z">
        <w:r w:rsidR="00FC7DC9" w:rsidRPr="00FC7DC9">
          <w:rPr>
            <w:rFonts w:ascii="Arial" w:hAnsi="Arial" w:cs="Arial"/>
            <w:sz w:val="24"/>
            <w:szCs w:val="24"/>
          </w:rPr>
          <w:t>să</w:t>
        </w:r>
      </w:ins>
      <w:r w:rsidR="00E25BD8" w:rsidRPr="00080AD6">
        <w:rPr>
          <w:rFonts w:ascii="Arial" w:hAnsi="Arial" w:cs="Arial"/>
          <w:sz w:val="24"/>
          <w:szCs w:val="24"/>
          <w:rPrChange w:id="982" w:author="Alexandru Uicoabă" w:date="2022-06-16T14:50:00Z">
            <w:rPr>
              <w:lang w:val="en-GB"/>
            </w:rPr>
          </w:rPrChange>
        </w:rPr>
        <w:t xml:space="preserve"> concureze într-un mediu virtual</w:t>
      </w:r>
      <w:r w:rsidR="00C05887" w:rsidRPr="00080AD6">
        <w:rPr>
          <w:rFonts w:ascii="Arial" w:hAnsi="Arial" w:cs="Arial"/>
          <w:sz w:val="24"/>
          <w:szCs w:val="24"/>
          <w:rPrChange w:id="983" w:author="Alexandru Uicoabă" w:date="2022-06-16T14:50:00Z">
            <w:rPr>
              <w:lang w:val="en-GB"/>
            </w:rPr>
          </w:rPrChange>
        </w:rPr>
        <w:t>. Î</w:t>
      </w:r>
      <w:r w:rsidR="00E25BD8" w:rsidRPr="00080AD6">
        <w:rPr>
          <w:rFonts w:ascii="Arial" w:hAnsi="Arial" w:cs="Arial"/>
          <w:sz w:val="24"/>
          <w:szCs w:val="24"/>
          <w:rPrChange w:id="984" w:author="Alexandru Uicoabă" w:date="2022-06-16T14:50:00Z">
            <w:rPr>
              <w:lang w:val="en-GB"/>
            </w:rPr>
          </w:rPrChange>
        </w:rPr>
        <w:t xml:space="preserve">n cazul de față agentul </w:t>
      </w:r>
      <w:r w:rsidR="00C05887" w:rsidRPr="00080AD6">
        <w:rPr>
          <w:rFonts w:ascii="Arial" w:hAnsi="Arial" w:cs="Arial"/>
          <w:sz w:val="24"/>
          <w:szCs w:val="24"/>
          <w:rPrChange w:id="985" w:author="Alexandru Uicoabă" w:date="2022-06-16T14:50:00Z">
            <w:rPr>
              <w:lang w:val="en-GB"/>
            </w:rPr>
          </w:rPrChange>
        </w:rPr>
        <w:t xml:space="preserve">este </w:t>
      </w:r>
      <w:r w:rsidR="00E25BD8" w:rsidRPr="00080AD6">
        <w:rPr>
          <w:rFonts w:ascii="Arial" w:hAnsi="Arial" w:cs="Arial"/>
          <w:sz w:val="24"/>
          <w:szCs w:val="24"/>
          <w:rPrChange w:id="986" w:author="Alexandru Uicoabă" w:date="2022-06-16T14:50:00Z">
            <w:rPr>
              <w:lang w:val="en-GB"/>
            </w:rPr>
          </w:rPrChange>
        </w:rPr>
        <w:t>repre</w:t>
      </w:r>
      <w:ins w:id="987" w:author="Alexandru Uicoabă" w:date="2022-06-16T08:20:00Z">
        <w:r w:rsidR="00673A54" w:rsidRPr="00080AD6">
          <w:rPr>
            <w:rFonts w:ascii="Arial" w:hAnsi="Arial" w:cs="Arial"/>
            <w:sz w:val="24"/>
            <w:szCs w:val="24"/>
            <w:rPrChange w:id="988" w:author="Alexandru Uicoabă" w:date="2022-06-16T14:50:00Z">
              <w:rPr>
                <w:lang w:val="en-GB"/>
              </w:rPr>
            </w:rPrChange>
          </w:rPr>
          <w:t>z</w:t>
        </w:r>
      </w:ins>
      <w:del w:id="989" w:author="Alexandru Uicoabă" w:date="2022-06-16T08:20:00Z">
        <w:r w:rsidR="00E25BD8" w:rsidRPr="00080AD6" w:rsidDel="00673A54">
          <w:rPr>
            <w:rFonts w:ascii="Arial" w:hAnsi="Arial" w:cs="Arial"/>
            <w:sz w:val="24"/>
            <w:szCs w:val="24"/>
            <w:rPrChange w:id="990" w:author="Alexandru Uicoabă" w:date="2022-06-16T14:50:00Z">
              <w:rPr>
                <w:lang w:val="en-GB"/>
              </w:rPr>
            </w:rPrChange>
          </w:rPr>
          <w:delText>s</w:delText>
        </w:r>
      </w:del>
      <w:r w:rsidR="00E25BD8" w:rsidRPr="00080AD6">
        <w:rPr>
          <w:rFonts w:ascii="Arial" w:hAnsi="Arial" w:cs="Arial"/>
          <w:sz w:val="24"/>
          <w:szCs w:val="24"/>
          <w:rPrChange w:id="991" w:author="Alexandru Uicoabă" w:date="2022-06-16T14:50:00Z">
            <w:rPr>
              <w:lang w:val="en-GB"/>
            </w:rPr>
          </w:rPrChange>
        </w:rPr>
        <w:t xml:space="preserve">entat de un pilot de kart iar mediul virtual este un circuit de karting. În </w:t>
      </w:r>
      <w:del w:id="992" w:author="Alexandru Uicoabă" w:date="2022-06-16T12:23:00Z">
        <w:r w:rsidR="00E25BD8" w:rsidRPr="00080AD6" w:rsidDel="00B0286D">
          <w:rPr>
            <w:rFonts w:ascii="Arial" w:hAnsi="Arial" w:cs="Arial"/>
            <w:sz w:val="24"/>
            <w:szCs w:val="24"/>
            <w:rPrChange w:id="993" w:author="Alexandru Uicoabă" w:date="2022-06-16T14:50:00Z">
              <w:rPr>
                <w:lang w:val="en-GB"/>
              </w:rPr>
            </w:rPrChange>
          </w:rPr>
          <w:delText>acest</w:delText>
        </w:r>
        <w:r w:rsidR="00C05887" w:rsidRPr="00080AD6" w:rsidDel="00B0286D">
          <w:rPr>
            <w:rFonts w:ascii="Arial" w:hAnsi="Arial" w:cs="Arial"/>
            <w:sz w:val="24"/>
            <w:szCs w:val="24"/>
            <w:rPrChange w:id="994" w:author="Alexandru Uicoabă" w:date="2022-06-16T14:50:00Z">
              <w:rPr>
                <w:lang w:val="en-GB"/>
              </w:rPr>
            </w:rPrChange>
          </w:rPr>
          <w:delText>ă</w:delText>
        </w:r>
      </w:del>
      <w:ins w:id="995" w:author="Alexandru Uicoabă" w:date="2022-06-16T12:23:00Z">
        <w:r w:rsidR="00B0286D" w:rsidRPr="00080AD6">
          <w:rPr>
            <w:rFonts w:ascii="Arial" w:hAnsi="Arial" w:cs="Arial"/>
            <w:sz w:val="24"/>
            <w:szCs w:val="24"/>
            <w:rPrChange w:id="996" w:author="Alexandru Uicoabă" w:date="2022-06-16T14:50:00Z">
              <w:rPr/>
            </w:rPrChange>
          </w:rPr>
          <w:t>această</w:t>
        </w:r>
      </w:ins>
      <w:r w:rsidR="00C05887" w:rsidRPr="00080AD6">
        <w:rPr>
          <w:rFonts w:ascii="Arial" w:hAnsi="Arial" w:cs="Arial"/>
          <w:sz w:val="24"/>
          <w:szCs w:val="24"/>
          <w:rPrChange w:id="997" w:author="Alexandru Uicoabă" w:date="2022-06-16T14:50:00Z">
            <w:rPr>
              <w:lang w:val="en-GB"/>
            </w:rPr>
          </w:rPrChange>
        </w:rPr>
        <w:t xml:space="preserve"> direcție </w:t>
      </w:r>
      <w:r w:rsidR="00E25BD8" w:rsidRPr="00080AD6">
        <w:rPr>
          <w:rFonts w:ascii="Arial" w:hAnsi="Arial" w:cs="Arial"/>
          <w:sz w:val="24"/>
          <w:szCs w:val="24"/>
          <w:rPrChange w:id="998" w:author="Alexandru Uicoabă" w:date="2022-06-16T14:50:00Z">
            <w:rPr>
              <w:lang w:val="en-GB"/>
            </w:rPr>
          </w:rPrChange>
        </w:rPr>
        <w:t>se</w:t>
      </w:r>
      <w:ins w:id="999" w:author="Alexandru Uicoabă" w:date="2022-06-16T08:20:00Z">
        <w:r w:rsidR="00673A54" w:rsidRPr="00080AD6">
          <w:rPr>
            <w:rFonts w:ascii="Arial" w:hAnsi="Arial" w:cs="Arial"/>
            <w:sz w:val="24"/>
            <w:szCs w:val="24"/>
            <w:rPrChange w:id="1000" w:author="Alexandru Uicoabă" w:date="2022-06-16T14:50:00Z">
              <w:rPr>
                <w:lang w:val="en-GB"/>
              </w:rPr>
            </w:rPrChange>
          </w:rPr>
          <w:t xml:space="preserve"> vor</w:t>
        </w:r>
      </w:ins>
      <w:r w:rsidR="00E25BD8" w:rsidRPr="00080AD6">
        <w:rPr>
          <w:rFonts w:ascii="Arial" w:hAnsi="Arial" w:cs="Arial"/>
          <w:sz w:val="24"/>
          <w:szCs w:val="24"/>
          <w:rPrChange w:id="1001" w:author="Alexandru Uicoabă" w:date="2022-06-16T14:50:00Z">
            <w:rPr>
              <w:lang w:val="en-GB"/>
            </w:rPr>
          </w:rPrChange>
        </w:rPr>
        <w:t xml:space="preserve"> </w:t>
      </w:r>
      <w:r w:rsidR="00C05887" w:rsidRPr="00080AD6">
        <w:rPr>
          <w:rFonts w:ascii="Arial" w:hAnsi="Arial" w:cs="Arial"/>
          <w:sz w:val="24"/>
          <w:szCs w:val="24"/>
          <w:rPrChange w:id="1002" w:author="Alexandru Uicoabă" w:date="2022-06-16T14:50:00Z">
            <w:rPr>
              <w:lang w:val="en-GB"/>
            </w:rPr>
          </w:rPrChange>
        </w:rPr>
        <w:t>implementa două experimente în vederea învățării agentului cum să conducă folosind</w:t>
      </w:r>
      <w:r w:rsidR="00041CBB" w:rsidRPr="00080AD6">
        <w:rPr>
          <w:rFonts w:ascii="Arial" w:hAnsi="Arial" w:cs="Arial"/>
          <w:sz w:val="24"/>
          <w:szCs w:val="24"/>
          <w:rPrChange w:id="1003" w:author="Alexandru Uicoabă" w:date="2022-06-16T14:50:00Z">
            <w:rPr>
              <w:lang w:val="en-GB"/>
            </w:rPr>
          </w:rPrChange>
        </w:rPr>
        <w:t xml:space="preserve"> atât algoritmi</w:t>
      </w:r>
      <w:r w:rsidR="00C05887" w:rsidRPr="00080AD6">
        <w:rPr>
          <w:rFonts w:ascii="Arial" w:hAnsi="Arial" w:cs="Arial"/>
          <w:sz w:val="24"/>
          <w:szCs w:val="24"/>
          <w:rPrChange w:id="1004" w:author="Alexandru Uicoabă" w:date="2022-06-16T14:50:00Z">
            <w:rPr>
              <w:lang w:val="en-GB"/>
            </w:rPr>
          </w:rPrChange>
        </w:rPr>
        <w:t xml:space="preserve"> de </w:t>
      </w:r>
      <w:proofErr w:type="spellStart"/>
      <w:r w:rsidR="00C05887" w:rsidRPr="00080AD6">
        <w:rPr>
          <w:rFonts w:ascii="Arial" w:hAnsi="Arial" w:cs="Arial"/>
          <w:sz w:val="24"/>
          <w:szCs w:val="24"/>
          <w:rPrChange w:id="1005" w:author="Alexandru Uicoabă" w:date="2022-06-16T14:50:00Z">
            <w:rPr>
              <w:lang w:val="en-GB"/>
            </w:rPr>
          </w:rPrChange>
        </w:rPr>
        <w:t>machine</w:t>
      </w:r>
      <w:proofErr w:type="spellEnd"/>
      <w:r w:rsidR="00C05887" w:rsidRPr="00080AD6">
        <w:rPr>
          <w:rFonts w:ascii="Arial" w:hAnsi="Arial" w:cs="Arial"/>
          <w:sz w:val="24"/>
          <w:szCs w:val="24"/>
          <w:rPrChange w:id="1006" w:author="Alexandru Uicoabă" w:date="2022-06-16T14:50:00Z">
            <w:rPr>
              <w:lang w:val="en-GB"/>
            </w:rPr>
          </w:rPrChange>
        </w:rPr>
        <w:t xml:space="preserve"> </w:t>
      </w:r>
      <w:proofErr w:type="spellStart"/>
      <w:r w:rsidR="00C05887" w:rsidRPr="00080AD6">
        <w:rPr>
          <w:rFonts w:ascii="Arial" w:hAnsi="Arial" w:cs="Arial"/>
          <w:sz w:val="24"/>
          <w:szCs w:val="24"/>
          <w:rPrChange w:id="1007" w:author="Alexandru Uicoabă" w:date="2022-06-16T14:50:00Z">
            <w:rPr>
              <w:lang w:val="en-GB"/>
            </w:rPr>
          </w:rPrChange>
        </w:rPr>
        <w:t>learning</w:t>
      </w:r>
      <w:proofErr w:type="spellEnd"/>
      <w:r w:rsidR="00041CBB" w:rsidRPr="00080AD6">
        <w:rPr>
          <w:rFonts w:ascii="Arial" w:hAnsi="Arial" w:cs="Arial"/>
          <w:sz w:val="24"/>
          <w:szCs w:val="24"/>
          <w:rPrChange w:id="1008" w:author="Alexandru Uicoabă" w:date="2022-06-16T14:50:00Z">
            <w:rPr>
              <w:lang w:val="en-GB"/>
            </w:rPr>
          </w:rPrChange>
        </w:rPr>
        <w:t xml:space="preserve"> sup</w:t>
      </w:r>
      <w:r w:rsidR="00C05887" w:rsidRPr="00080AD6">
        <w:rPr>
          <w:rFonts w:ascii="Arial" w:hAnsi="Arial" w:cs="Arial"/>
          <w:sz w:val="24"/>
          <w:szCs w:val="24"/>
          <w:rPrChange w:id="1009" w:author="Alexandru Uicoabă" w:date="2022-06-16T14:50:00Z">
            <w:rPr>
              <w:lang w:val="en-GB"/>
            </w:rPr>
          </w:rPrChange>
        </w:rPr>
        <w:t>ravegheați</w:t>
      </w:r>
      <w:del w:id="1010" w:author="Alexandru Uicoabă" w:date="2022-06-16T22:57:00Z">
        <w:r w:rsidR="00041CBB" w:rsidRPr="00080AD6" w:rsidDel="00E60EC9">
          <w:rPr>
            <w:rFonts w:ascii="Arial" w:hAnsi="Arial" w:cs="Arial"/>
            <w:sz w:val="24"/>
            <w:szCs w:val="24"/>
            <w:rPrChange w:id="1011" w:author="Alexandru Uicoabă" w:date="2022-06-16T14:50:00Z">
              <w:rPr>
                <w:lang w:val="en-GB"/>
              </w:rPr>
            </w:rPrChange>
          </w:rPr>
          <w:delText xml:space="preserve"> </w:delText>
        </w:r>
      </w:del>
      <w:del w:id="1012" w:author="Alexandru Uicoabă" w:date="2022-06-16T08:21:00Z">
        <w:r w:rsidR="00041CBB" w:rsidRPr="00080AD6" w:rsidDel="00673A54">
          <w:rPr>
            <w:rFonts w:ascii="Arial" w:hAnsi="Arial" w:cs="Arial"/>
            <w:sz w:val="24"/>
            <w:szCs w:val="24"/>
            <w:rPrChange w:id="1013" w:author="Alexandru Uicoabă" w:date="2022-06-16T14:50:00Z">
              <w:rPr>
                <w:lang w:val="en-GB"/>
              </w:rPr>
            </w:rPrChange>
          </w:rPr>
          <w:delText>(Decision Tree și Random Forrest)</w:delText>
        </w:r>
      </w:del>
      <w:r w:rsidR="00C05887" w:rsidRPr="00080AD6">
        <w:rPr>
          <w:rFonts w:ascii="Arial" w:hAnsi="Arial" w:cs="Arial"/>
          <w:sz w:val="24"/>
          <w:szCs w:val="24"/>
          <w:rPrChange w:id="1014" w:author="Alexandru Uicoabă" w:date="2022-06-16T14:50:00Z">
            <w:rPr>
              <w:lang w:val="en-GB"/>
            </w:rPr>
          </w:rPrChange>
        </w:rPr>
        <w:t xml:space="preserve"> cât și parte</w:t>
      </w:r>
      <w:del w:id="1015" w:author="Alexandru Uicoabă" w:date="2022-06-16T08:21:00Z">
        <w:r w:rsidR="00C05887" w:rsidRPr="00080AD6" w:rsidDel="00673A54">
          <w:rPr>
            <w:rFonts w:ascii="Arial" w:hAnsi="Arial" w:cs="Arial"/>
            <w:sz w:val="24"/>
            <w:szCs w:val="24"/>
            <w:rPrChange w:id="1016" w:author="Alexandru Uicoabă" w:date="2022-06-16T14:50:00Z">
              <w:rPr>
                <w:lang w:val="en-GB"/>
              </w:rPr>
            </w:rPrChange>
          </w:rPr>
          <w:delText>a</w:delText>
        </w:r>
      </w:del>
      <w:r w:rsidR="00C05887" w:rsidRPr="00080AD6">
        <w:rPr>
          <w:rFonts w:ascii="Arial" w:hAnsi="Arial" w:cs="Arial"/>
          <w:sz w:val="24"/>
          <w:szCs w:val="24"/>
          <w:rPrChange w:id="1017" w:author="Alexandru Uicoabă" w:date="2022-06-16T14:50:00Z">
            <w:rPr>
              <w:lang w:val="en-GB"/>
            </w:rPr>
          </w:rPrChange>
        </w:rPr>
        <w:t xml:space="preserve"> de </w:t>
      </w:r>
      <w:proofErr w:type="spellStart"/>
      <w:r w:rsidR="00C05887" w:rsidRPr="00080AD6">
        <w:rPr>
          <w:rFonts w:ascii="Arial" w:hAnsi="Arial" w:cs="Arial"/>
          <w:sz w:val="24"/>
          <w:szCs w:val="24"/>
          <w:rPrChange w:id="1018" w:author="Alexandru Uicoabă" w:date="2022-06-16T14:50:00Z">
            <w:rPr>
              <w:lang w:val="en-GB"/>
            </w:rPr>
          </w:rPrChange>
        </w:rPr>
        <w:t>reinforcement</w:t>
      </w:r>
      <w:proofErr w:type="spellEnd"/>
      <w:r w:rsidR="00C05887" w:rsidRPr="00080AD6">
        <w:rPr>
          <w:rFonts w:ascii="Arial" w:hAnsi="Arial" w:cs="Arial"/>
          <w:sz w:val="24"/>
          <w:szCs w:val="24"/>
          <w:rPrChange w:id="1019" w:author="Alexandru Uicoabă" w:date="2022-06-16T14:50:00Z">
            <w:rPr>
              <w:lang w:val="en-GB"/>
            </w:rPr>
          </w:rPrChange>
        </w:rPr>
        <w:t xml:space="preserve"> </w:t>
      </w:r>
      <w:proofErr w:type="spellStart"/>
      <w:r w:rsidR="00C05887" w:rsidRPr="00080AD6">
        <w:rPr>
          <w:rFonts w:ascii="Arial" w:hAnsi="Arial" w:cs="Arial"/>
          <w:sz w:val="24"/>
          <w:szCs w:val="24"/>
          <w:rPrChange w:id="1020" w:author="Alexandru Uicoabă" w:date="2022-06-16T14:50:00Z">
            <w:rPr>
              <w:lang w:val="en-GB"/>
            </w:rPr>
          </w:rPrChange>
        </w:rPr>
        <w:t>learning</w:t>
      </w:r>
      <w:proofErr w:type="spellEnd"/>
      <w:r w:rsidR="00C05887" w:rsidRPr="00080AD6">
        <w:rPr>
          <w:rFonts w:ascii="Arial" w:hAnsi="Arial" w:cs="Arial"/>
          <w:sz w:val="24"/>
          <w:szCs w:val="24"/>
          <w:rPrChange w:id="1021" w:author="Alexandru Uicoabă" w:date="2022-06-16T14:50:00Z">
            <w:rPr>
              <w:lang w:val="en-GB"/>
            </w:rPr>
          </w:rPrChange>
        </w:rPr>
        <w:t>.</w:t>
      </w:r>
    </w:p>
    <w:p w14:paraId="629C985E" w14:textId="36DC5A9F" w:rsidR="00B86BD8" w:rsidRPr="00080AD6" w:rsidDel="00080AD6" w:rsidRDefault="00B86BD8">
      <w:pPr>
        <w:jc w:val="both"/>
        <w:rPr>
          <w:del w:id="1022" w:author="Alexandru Uicoabă" w:date="2022-06-16T14:50:00Z"/>
          <w:rFonts w:ascii="Arial" w:hAnsi="Arial" w:cs="Arial"/>
          <w:sz w:val="24"/>
          <w:szCs w:val="24"/>
          <w:rPrChange w:id="1023" w:author="Alexandru Uicoabă" w:date="2022-06-16T14:50:00Z">
            <w:rPr>
              <w:del w:id="1024" w:author="Alexandru Uicoabă" w:date="2022-06-16T14:50:00Z"/>
            </w:rPr>
          </w:rPrChange>
        </w:rPr>
        <w:pPrChange w:id="1025" w:author="Alexandru Uicoabă" w:date="2022-06-16T14:50:00Z">
          <w:pPr/>
        </w:pPrChange>
      </w:pPr>
      <w:r w:rsidRPr="00080AD6">
        <w:rPr>
          <w:rFonts w:ascii="Arial" w:hAnsi="Arial" w:cs="Arial"/>
          <w:sz w:val="24"/>
          <w:szCs w:val="24"/>
          <w:rPrChange w:id="1026" w:author="Alexandru Uicoabă" w:date="2022-06-16T14:50:00Z">
            <w:rPr>
              <w:lang w:val="en-GB"/>
            </w:rPr>
          </w:rPrChange>
        </w:rPr>
        <w:tab/>
      </w:r>
      <w:r w:rsidRPr="00080AD6">
        <w:rPr>
          <w:rFonts w:ascii="Arial" w:hAnsi="Arial" w:cs="Arial"/>
          <w:sz w:val="24"/>
          <w:szCs w:val="24"/>
          <w:rPrChange w:id="1027" w:author="Alexandru Uicoabă" w:date="2022-06-16T14:50:00Z">
            <w:rPr/>
          </w:rPrChange>
        </w:rPr>
        <w:t xml:space="preserve">Direcția în care se îndreaptă lumea de </w:t>
      </w:r>
      <w:proofErr w:type="spellStart"/>
      <w:r w:rsidRPr="00080AD6">
        <w:rPr>
          <w:rFonts w:ascii="Arial" w:hAnsi="Arial" w:cs="Arial"/>
          <w:sz w:val="24"/>
          <w:szCs w:val="24"/>
          <w:rPrChange w:id="1028" w:author="Alexandru Uicoabă" w:date="2022-06-16T14:50:00Z">
            <w:rPr/>
          </w:rPrChange>
        </w:rPr>
        <w:t>automotive</w:t>
      </w:r>
      <w:proofErr w:type="spellEnd"/>
      <w:r w:rsidRPr="00080AD6">
        <w:rPr>
          <w:rFonts w:ascii="Arial" w:hAnsi="Arial" w:cs="Arial"/>
          <w:sz w:val="24"/>
          <w:szCs w:val="24"/>
          <w:rPrChange w:id="1029" w:author="Alexandru Uicoabă" w:date="2022-06-16T14:50:00Z">
            <w:rPr/>
          </w:rPrChange>
        </w:rPr>
        <w:t xml:space="preserve"> este spre </w:t>
      </w:r>
      <w:proofErr w:type="spellStart"/>
      <w:r w:rsidRPr="00080AD6">
        <w:rPr>
          <w:rFonts w:ascii="Arial" w:hAnsi="Arial" w:cs="Arial"/>
          <w:sz w:val="24"/>
          <w:szCs w:val="24"/>
          <w:rPrChange w:id="1030" w:author="Alexandru Uicoabă" w:date="2022-06-16T14:50:00Z">
            <w:rPr/>
          </w:rPrChange>
        </w:rPr>
        <w:t>autonomous</w:t>
      </w:r>
      <w:proofErr w:type="spellEnd"/>
      <w:r w:rsidRPr="00080AD6">
        <w:rPr>
          <w:rFonts w:ascii="Arial" w:hAnsi="Arial" w:cs="Arial"/>
          <w:sz w:val="24"/>
          <w:szCs w:val="24"/>
          <w:rPrChange w:id="1031" w:author="Alexandru Uicoabă" w:date="2022-06-16T14:50:00Z">
            <w:rPr/>
          </w:rPrChange>
        </w:rPr>
        <w:t xml:space="preserve"> </w:t>
      </w:r>
      <w:proofErr w:type="spellStart"/>
      <w:r w:rsidRPr="00080AD6">
        <w:rPr>
          <w:rFonts w:ascii="Arial" w:hAnsi="Arial" w:cs="Arial"/>
          <w:sz w:val="24"/>
          <w:szCs w:val="24"/>
          <w:rPrChange w:id="1032" w:author="Alexandru Uicoabă" w:date="2022-06-16T14:50:00Z">
            <w:rPr/>
          </w:rPrChange>
        </w:rPr>
        <w:t>driving</w:t>
      </w:r>
      <w:proofErr w:type="spellEnd"/>
      <w:r w:rsidRPr="00080AD6">
        <w:rPr>
          <w:rFonts w:ascii="Arial" w:hAnsi="Arial" w:cs="Arial"/>
          <w:sz w:val="24"/>
          <w:szCs w:val="24"/>
          <w:rPrChange w:id="1033" w:author="Alexandru Uicoabă" w:date="2022-06-16T14:50:00Z">
            <w:rPr/>
          </w:rPrChange>
        </w:rPr>
        <w:t>, în care mașinile înva</w:t>
      </w:r>
      <w:del w:id="1034" w:author="Bogdan Dragulescu" w:date="2022-06-14T10:58:00Z">
        <w:r w:rsidRPr="00080AD6" w:rsidDel="009C2054">
          <w:rPr>
            <w:rFonts w:ascii="Arial" w:hAnsi="Arial" w:cs="Arial"/>
            <w:sz w:val="24"/>
            <w:szCs w:val="24"/>
            <w:rPrChange w:id="1035" w:author="Alexandru Uicoabă" w:date="2022-06-16T14:50:00Z">
              <w:rPr/>
            </w:rPrChange>
          </w:rPr>
          <w:delText>ș</w:delText>
        </w:r>
      </w:del>
      <w:ins w:id="1036" w:author="Bogdan Dragulescu" w:date="2022-06-14T10:58:00Z">
        <w:r w:rsidR="009C2054" w:rsidRPr="00080AD6">
          <w:rPr>
            <w:rFonts w:ascii="Arial" w:hAnsi="Arial" w:cs="Arial"/>
            <w:sz w:val="24"/>
            <w:szCs w:val="24"/>
            <w:rPrChange w:id="1037" w:author="Alexandru Uicoabă" w:date="2022-06-16T14:50:00Z">
              <w:rPr/>
            </w:rPrChange>
          </w:rPr>
          <w:t>ț</w:t>
        </w:r>
      </w:ins>
      <w:r w:rsidRPr="00080AD6">
        <w:rPr>
          <w:rFonts w:ascii="Arial" w:hAnsi="Arial" w:cs="Arial"/>
          <w:sz w:val="24"/>
          <w:szCs w:val="24"/>
          <w:rPrChange w:id="1038" w:author="Alexandru Uicoabă" w:date="2022-06-16T14:50:00Z">
            <w:rPr/>
          </w:rPrChange>
        </w:rPr>
        <w:t>ă să conducă singure pe baza imaginilor captate din exterior, pe baza senzorilor</w:t>
      </w:r>
      <w:ins w:id="1039" w:author="Alexandru Uicoabă" w:date="2022-06-16T08:22:00Z">
        <w:r w:rsidR="00FC0501" w:rsidRPr="00080AD6">
          <w:rPr>
            <w:rFonts w:ascii="Arial" w:hAnsi="Arial" w:cs="Arial"/>
            <w:sz w:val="24"/>
            <w:szCs w:val="24"/>
            <w:rPrChange w:id="1040" w:author="Alexandru Uicoabă" w:date="2022-06-16T14:50:00Z">
              <w:rPr/>
            </w:rPrChange>
          </w:rPr>
          <w:t>,</w:t>
        </w:r>
      </w:ins>
      <w:del w:id="1041" w:author="Alexandru Uicoabă" w:date="2022-06-16T08:22:00Z">
        <w:r w:rsidRPr="00080AD6" w:rsidDel="00FC0501">
          <w:rPr>
            <w:rFonts w:ascii="Arial" w:hAnsi="Arial" w:cs="Arial"/>
            <w:sz w:val="24"/>
            <w:szCs w:val="24"/>
            <w:rPrChange w:id="1042" w:author="Alexandru Uicoabă" w:date="2022-06-16T14:50:00Z">
              <w:rPr/>
            </w:rPrChange>
          </w:rPr>
          <w:delText xml:space="preserve"> și</w:delText>
        </w:r>
      </w:del>
      <w:r w:rsidRPr="00080AD6">
        <w:rPr>
          <w:rFonts w:ascii="Arial" w:hAnsi="Arial" w:cs="Arial"/>
          <w:sz w:val="24"/>
          <w:szCs w:val="24"/>
          <w:rPrChange w:id="1043" w:author="Alexandru Uicoabă" w:date="2022-06-16T14:50:00Z">
            <w:rPr/>
          </w:rPrChange>
        </w:rPr>
        <w:t xml:space="preserve"> a poziției </w:t>
      </w:r>
      <w:del w:id="1044" w:author="Alexandru Uicoabă" w:date="2022-06-16T11:52:00Z">
        <w:r w:rsidRPr="00080AD6" w:rsidDel="00CF40C8">
          <w:rPr>
            <w:rFonts w:ascii="Arial" w:hAnsi="Arial" w:cs="Arial"/>
            <w:sz w:val="24"/>
            <w:szCs w:val="24"/>
            <w:rPrChange w:id="1045" w:author="Alexandru Uicoabă" w:date="2022-06-16T14:50:00Z">
              <w:rPr/>
            </w:rPrChange>
          </w:rPr>
          <w:delText>gps</w:delText>
        </w:r>
      </w:del>
      <w:ins w:id="1046" w:author="Alexandru Uicoabă" w:date="2022-06-16T11:52:00Z">
        <w:r w:rsidR="00CF40C8" w:rsidRPr="00080AD6">
          <w:rPr>
            <w:rFonts w:ascii="Arial" w:hAnsi="Arial" w:cs="Arial"/>
            <w:sz w:val="24"/>
            <w:szCs w:val="24"/>
            <w:rPrChange w:id="1047" w:author="Alexandru Uicoabă" w:date="2022-06-16T14:50:00Z">
              <w:rPr/>
            </w:rPrChange>
          </w:rPr>
          <w:t xml:space="preserve">GPS </w:t>
        </w:r>
      </w:ins>
      <w:ins w:id="1048" w:author="Alexandru Uicoabă" w:date="2022-06-16T08:22:00Z">
        <w:r w:rsidR="00FC0501" w:rsidRPr="00080AD6">
          <w:rPr>
            <w:rFonts w:ascii="Arial" w:hAnsi="Arial" w:cs="Arial"/>
            <w:sz w:val="24"/>
            <w:szCs w:val="24"/>
            <w:rPrChange w:id="1049" w:author="Alexandru Uicoabă" w:date="2022-06-16T14:50:00Z">
              <w:rPr/>
            </w:rPrChange>
          </w:rPr>
          <w:t xml:space="preserve">și </w:t>
        </w:r>
      </w:ins>
      <w:ins w:id="1050" w:author="Alexandru Uicoabă" w:date="2022-06-16T08:24:00Z">
        <w:r w:rsidR="00FC0501" w:rsidRPr="00080AD6">
          <w:rPr>
            <w:rFonts w:ascii="Arial" w:hAnsi="Arial" w:cs="Arial"/>
            <w:sz w:val="24"/>
            <w:szCs w:val="24"/>
            <w:rPrChange w:id="1051" w:author="Alexandru Uicoabă" w:date="2022-06-16T14:50:00Z">
              <w:rPr/>
            </w:rPrChange>
          </w:rPr>
          <w:t>schimbul de informații cu celelalte vehicule aflate în trafic</w:t>
        </w:r>
      </w:ins>
      <w:r w:rsidRPr="00080AD6">
        <w:rPr>
          <w:rFonts w:ascii="Arial" w:hAnsi="Arial" w:cs="Arial"/>
          <w:sz w:val="24"/>
          <w:szCs w:val="24"/>
          <w:rPrChange w:id="1052" w:author="Alexandru Uicoabă" w:date="2022-06-16T14:50:00Z">
            <w:rPr/>
          </w:rPrChange>
        </w:rPr>
        <w:t xml:space="preserve">. Având în vedere acest aspect, această lucrarea poate fi considerată un punct de plecare și un prin pas în această direcție, în care se simulează partea de </w:t>
      </w:r>
      <w:proofErr w:type="spellStart"/>
      <w:r w:rsidRPr="00080AD6">
        <w:rPr>
          <w:rFonts w:ascii="Arial" w:hAnsi="Arial" w:cs="Arial"/>
          <w:sz w:val="24"/>
          <w:szCs w:val="24"/>
          <w:rPrChange w:id="1053" w:author="Alexandru Uicoabă" w:date="2022-06-16T14:50:00Z">
            <w:rPr/>
          </w:rPrChange>
        </w:rPr>
        <w:t>autonomous</w:t>
      </w:r>
      <w:proofErr w:type="spellEnd"/>
      <w:r w:rsidRPr="00080AD6">
        <w:rPr>
          <w:rFonts w:ascii="Arial" w:hAnsi="Arial" w:cs="Arial"/>
          <w:sz w:val="24"/>
          <w:szCs w:val="24"/>
          <w:rPrChange w:id="1054" w:author="Alexandru Uicoabă" w:date="2022-06-16T14:50:00Z">
            <w:rPr/>
          </w:rPrChange>
        </w:rPr>
        <w:t xml:space="preserve"> </w:t>
      </w:r>
      <w:proofErr w:type="spellStart"/>
      <w:r w:rsidRPr="00080AD6">
        <w:rPr>
          <w:rFonts w:ascii="Arial" w:hAnsi="Arial" w:cs="Arial"/>
          <w:sz w:val="24"/>
          <w:szCs w:val="24"/>
          <w:rPrChange w:id="1055" w:author="Alexandru Uicoabă" w:date="2022-06-16T14:50:00Z">
            <w:rPr/>
          </w:rPrChange>
        </w:rPr>
        <w:t>driving</w:t>
      </w:r>
      <w:proofErr w:type="spellEnd"/>
      <w:r w:rsidRPr="00080AD6">
        <w:rPr>
          <w:rFonts w:ascii="Arial" w:hAnsi="Arial" w:cs="Arial"/>
          <w:sz w:val="24"/>
          <w:szCs w:val="24"/>
          <w:rPrChange w:id="1056" w:author="Alexandru Uicoabă" w:date="2022-06-16T14:50:00Z">
            <w:rPr/>
          </w:rPrChange>
        </w:rPr>
        <w:t>.</w:t>
      </w:r>
      <w:r w:rsidR="00430E39" w:rsidRPr="00080AD6">
        <w:rPr>
          <w:rFonts w:ascii="Arial" w:hAnsi="Arial" w:cs="Arial"/>
          <w:sz w:val="24"/>
          <w:szCs w:val="24"/>
          <w:rPrChange w:id="1057" w:author="Alexandru Uicoabă" w:date="2022-06-16T14:50:00Z">
            <w:rPr/>
          </w:rPrChange>
        </w:rPr>
        <w:fldChar w:fldCharType="begin"/>
      </w:r>
      <w:r w:rsidR="00430E39" w:rsidRPr="00080AD6">
        <w:rPr>
          <w:rFonts w:ascii="Arial" w:hAnsi="Arial" w:cs="Arial"/>
          <w:sz w:val="24"/>
          <w:szCs w:val="24"/>
          <w:rPrChange w:id="1058" w:author="Alexandru Uicoabă" w:date="2022-06-16T14:50:00Z">
            <w:rPr/>
          </w:rPrChange>
        </w:rPr>
        <w:instrText xml:space="preserve"> ADDIN ZOTERO_ITEM CSL_CITATION {"citationID":"mS2qpSTK","properties":{"formattedCitation":"[2]","plainCitation":"[2]","noteIndex":0},"citationItems":[{"id":307,"uris":["http://zotero.org/users/6649884/items/9KWLTSFT"],"itemData":{"id":307,"type":"article","abstract":"Autonomous driving is a multi-agent setting where the host vehicle must apply sophisticated negotiation skills with other road users when overtaking, giving way, merging, taking left and right turns and while pushing ahead in unstructured urban roadways. Since there are many possible scenarios, manually tackling all possible cases will likely yield a too simplistic policy. Moreover, one must balance between unexpected behavior of other drivers/pedestrians and at the same time not to be too defensive so that normal traffic flow is maintained. In this paper we apply deep reinforcement learning to the problem of forming long term driving strategies. We note that there are two major challenges that make autonomous driving different from other robotic tasks. First, is the necessity for ensuring functional safety - something that machine learning has difficulty with given that performance is optimized at the level of an expectation over many instances. Second, the Markov Decision Process model often used in robotics is problematic in our case because of unpredictable behavior of other agents in this multi-agent scenario. We make three contributions in our work. First, we show how policy gradient iterations can be used without Markovian assumptions. Second, we decompose the problem into a composition of a Policy for Desires (which is to be learned) and trajectory planning with hard constraints (which is not learned). The goal of Desires is to enable comfort of driving, while hard constraints guarantees the safety of driving. Third, we introduce a hierarchical temporal abstraction we call an \"Option Graph\" with a gating mechanism that significantly reduces the effective horizon and thereby reducing the variance of the gradient estimation even further.","note":"number: arXiv:1610.03295\narXiv:1610.03295 [cs, stat]","publisher":"arXiv","source":"arXiv.org","title":"Safe, Multi-Agent, Reinforcement Learning for Autonomous Driving","URL":"http://arxiv.org/abs/1610.03295","author":[{"family":"Shalev-Shwartz","given":"Shai"},{"family":"Shammah","given":"Shaked"},{"family":"Shashua","given":"Amnon"}],"accessed":{"date-parts":[["2022",6,16]]},"issued":{"date-parts":[["2016",10,11]]}}}],"schema":"https://github.com/citation-style-language/schema/raw/master/csl-citation.json"} </w:instrText>
      </w:r>
      <w:r w:rsidR="00430E39" w:rsidRPr="00080AD6">
        <w:rPr>
          <w:rFonts w:ascii="Arial" w:hAnsi="Arial" w:cs="Arial"/>
          <w:sz w:val="24"/>
          <w:szCs w:val="24"/>
          <w:rPrChange w:id="1059" w:author="Alexandru Uicoabă" w:date="2022-06-16T14:50:00Z">
            <w:rPr/>
          </w:rPrChange>
        </w:rPr>
        <w:fldChar w:fldCharType="separate"/>
      </w:r>
      <w:r w:rsidR="00430E39" w:rsidRPr="00080AD6">
        <w:rPr>
          <w:rFonts w:ascii="Arial" w:hAnsi="Arial" w:cs="Arial"/>
          <w:sz w:val="24"/>
          <w:szCs w:val="24"/>
          <w:rPrChange w:id="1060" w:author="Alexandru Uicoabă" w:date="2022-06-16T14:50:00Z">
            <w:rPr>
              <w:rFonts w:ascii="Calibri" w:hAnsi="Calibri" w:cs="Calibri"/>
            </w:rPr>
          </w:rPrChange>
        </w:rPr>
        <w:t>[2]</w:t>
      </w:r>
      <w:r w:rsidR="00430E39" w:rsidRPr="00080AD6">
        <w:rPr>
          <w:rFonts w:ascii="Arial" w:hAnsi="Arial" w:cs="Arial"/>
          <w:sz w:val="24"/>
          <w:szCs w:val="24"/>
          <w:rPrChange w:id="1061" w:author="Alexandru Uicoabă" w:date="2022-06-16T14:50:00Z">
            <w:rPr/>
          </w:rPrChange>
        </w:rPr>
        <w:fldChar w:fldCharType="end"/>
      </w:r>
    </w:p>
    <w:p w14:paraId="4DFD8086" w14:textId="63E054C2" w:rsidR="00B9635E" w:rsidRPr="00080AD6" w:rsidRDefault="00B9635E">
      <w:pPr>
        <w:jc w:val="both"/>
        <w:rPr>
          <w:rFonts w:ascii="Arial" w:hAnsi="Arial" w:cs="Arial"/>
          <w:sz w:val="24"/>
          <w:szCs w:val="24"/>
          <w:rPrChange w:id="1062" w:author="Alexandru Uicoabă" w:date="2022-06-16T14:50:00Z">
            <w:rPr>
              <w:lang w:val="en-GB"/>
            </w:rPr>
          </w:rPrChange>
        </w:rPr>
        <w:pPrChange w:id="1063" w:author="Alexandru Uicoabă" w:date="2022-06-16T14:50:00Z">
          <w:pPr/>
        </w:pPrChange>
      </w:pPr>
    </w:p>
    <w:p w14:paraId="4F0C79D3" w14:textId="5A639083" w:rsidR="00041CBB" w:rsidRPr="00080AD6" w:rsidRDefault="00041CBB">
      <w:pPr>
        <w:jc w:val="both"/>
        <w:rPr>
          <w:rFonts w:ascii="Arial" w:hAnsi="Arial" w:cs="Arial"/>
          <w:sz w:val="24"/>
          <w:szCs w:val="24"/>
          <w:rPrChange w:id="1064" w:author="Alexandru Uicoabă" w:date="2022-06-16T14:50:00Z">
            <w:rPr>
              <w:lang w:val="en-GB"/>
            </w:rPr>
          </w:rPrChange>
        </w:rPr>
        <w:pPrChange w:id="1065" w:author="Alexandru Uicoabă" w:date="2022-06-16T14:50:00Z">
          <w:pPr/>
        </w:pPrChange>
      </w:pPr>
      <w:r w:rsidRPr="00080AD6">
        <w:rPr>
          <w:rFonts w:ascii="Arial" w:hAnsi="Arial" w:cs="Arial"/>
          <w:sz w:val="24"/>
          <w:szCs w:val="24"/>
          <w:rPrChange w:id="1066" w:author="Alexandru Uicoabă" w:date="2022-06-16T14:50:00Z">
            <w:rPr>
              <w:lang w:val="en-GB"/>
            </w:rPr>
          </w:rPrChange>
        </w:rPr>
        <w:tab/>
        <w:t xml:space="preserve">În vederea realizării experimentului </w:t>
      </w:r>
      <w:del w:id="1067" w:author="Alexandru Uicoabă" w:date="2022-06-16T08:25:00Z">
        <w:r w:rsidRPr="00080AD6" w:rsidDel="007A6C98">
          <w:rPr>
            <w:rFonts w:ascii="Arial" w:hAnsi="Arial" w:cs="Arial"/>
            <w:sz w:val="24"/>
            <w:szCs w:val="24"/>
            <w:rPrChange w:id="1068" w:author="Alexandru Uicoabă" w:date="2022-06-16T14:50:00Z">
              <w:rPr>
                <w:lang w:val="en-GB"/>
              </w:rPr>
            </w:rPrChange>
          </w:rPr>
          <w:delText>s</w:delText>
        </w:r>
      </w:del>
      <w:ins w:id="1069" w:author="Alexandru Uicoabă" w:date="2022-06-16T08:25:00Z">
        <w:r w:rsidR="007A6C98" w:rsidRPr="00080AD6">
          <w:rPr>
            <w:rFonts w:ascii="Arial" w:hAnsi="Arial" w:cs="Arial"/>
            <w:sz w:val="24"/>
            <w:szCs w:val="24"/>
            <w:rPrChange w:id="1070" w:author="Alexandru Uicoabă" w:date="2022-06-16T14:50:00Z">
              <w:rPr>
                <w:lang w:val="en-GB"/>
              </w:rPr>
            </w:rPrChange>
          </w:rPr>
          <w:t>e vor folosii</w:t>
        </w:r>
      </w:ins>
      <w:del w:id="1071" w:author="Alexandru Uicoabă" w:date="2022-06-16T08:25:00Z">
        <w:r w:rsidRPr="00080AD6" w:rsidDel="007A6C98">
          <w:rPr>
            <w:rFonts w:ascii="Arial" w:hAnsi="Arial" w:cs="Arial"/>
            <w:sz w:val="24"/>
            <w:szCs w:val="24"/>
            <w:rPrChange w:id="1072" w:author="Alexandru Uicoabă" w:date="2022-06-16T14:50:00Z">
              <w:rPr>
                <w:lang w:val="en-GB"/>
              </w:rPr>
            </w:rPrChange>
          </w:rPr>
          <w:delText>-au</w:delText>
        </w:r>
      </w:del>
      <w:r w:rsidRPr="00080AD6">
        <w:rPr>
          <w:rFonts w:ascii="Arial" w:hAnsi="Arial" w:cs="Arial"/>
          <w:sz w:val="24"/>
          <w:szCs w:val="24"/>
          <w:rPrChange w:id="1073" w:author="Alexandru Uicoabă" w:date="2022-06-16T14:50:00Z">
            <w:rPr>
              <w:lang w:val="en-GB"/>
            </w:rPr>
          </w:rPrChange>
        </w:rPr>
        <w:t xml:space="preserve"> </w:t>
      </w:r>
      <w:del w:id="1074" w:author="Alexandru Uicoabă" w:date="2022-06-16T08:25:00Z">
        <w:r w:rsidRPr="00080AD6" w:rsidDel="007A6C98">
          <w:rPr>
            <w:rFonts w:ascii="Arial" w:hAnsi="Arial" w:cs="Arial"/>
            <w:sz w:val="24"/>
            <w:szCs w:val="24"/>
            <w:rPrChange w:id="1075" w:author="Alexandru Uicoabă" w:date="2022-06-16T14:50:00Z">
              <w:rPr>
                <w:lang w:val="en-GB"/>
              </w:rPr>
            </w:rPrChange>
          </w:rPr>
          <w:delText xml:space="preserve">folosit </w:delText>
        </w:r>
      </w:del>
      <w:r w:rsidRPr="00080AD6">
        <w:rPr>
          <w:rFonts w:ascii="Arial" w:hAnsi="Arial" w:cs="Arial"/>
          <w:sz w:val="24"/>
          <w:szCs w:val="24"/>
          <w:rPrChange w:id="1076" w:author="Alexandru Uicoabă" w:date="2022-06-16T14:50:00Z">
            <w:rPr>
              <w:lang w:val="en-GB"/>
            </w:rPr>
          </w:rPrChange>
        </w:rPr>
        <w:t>mai multe in</w:t>
      </w:r>
      <w:ins w:id="1077" w:author="Alexandru Uicoabă" w:date="2022-06-16T08:25:00Z">
        <w:r w:rsidR="007A6C98" w:rsidRPr="00080AD6">
          <w:rPr>
            <w:rFonts w:ascii="Arial" w:hAnsi="Arial" w:cs="Arial"/>
            <w:sz w:val="24"/>
            <w:szCs w:val="24"/>
            <w:rPrChange w:id="1078" w:author="Alexandru Uicoabă" w:date="2022-06-16T14:50:00Z">
              <w:rPr>
                <w:lang w:val="en-GB"/>
              </w:rPr>
            </w:rPrChange>
          </w:rPr>
          <w:t>s</w:t>
        </w:r>
      </w:ins>
      <w:r w:rsidRPr="00080AD6">
        <w:rPr>
          <w:rFonts w:ascii="Arial" w:hAnsi="Arial" w:cs="Arial"/>
          <w:sz w:val="24"/>
          <w:szCs w:val="24"/>
          <w:rPrChange w:id="1079" w:author="Alexandru Uicoabă" w:date="2022-06-16T14:50:00Z">
            <w:rPr>
              <w:lang w:val="en-GB"/>
            </w:rPr>
          </w:rPrChange>
        </w:rPr>
        <w:t>trumente digitale:</w:t>
      </w:r>
    </w:p>
    <w:p w14:paraId="231C8503" w14:textId="78E90D64" w:rsidR="00041CBB" w:rsidRPr="00080AD6" w:rsidRDefault="00041CBB">
      <w:pPr>
        <w:pStyle w:val="Listparagraf"/>
        <w:numPr>
          <w:ilvl w:val="0"/>
          <w:numId w:val="2"/>
        </w:numPr>
        <w:jc w:val="both"/>
        <w:rPr>
          <w:rFonts w:ascii="Arial" w:hAnsi="Arial" w:cs="Arial"/>
          <w:sz w:val="24"/>
          <w:szCs w:val="24"/>
          <w:rPrChange w:id="1080" w:author="Alexandru Uicoabă" w:date="2022-06-16T14:50:00Z">
            <w:rPr>
              <w:lang w:val="en-GB"/>
            </w:rPr>
          </w:rPrChange>
        </w:rPr>
        <w:pPrChange w:id="1081" w:author="Alexandru Uicoabă" w:date="2022-06-16T14:50:00Z">
          <w:pPr>
            <w:pStyle w:val="Listparagraf"/>
            <w:numPr>
              <w:numId w:val="2"/>
            </w:numPr>
            <w:ind w:left="1080" w:hanging="360"/>
          </w:pPr>
        </w:pPrChange>
      </w:pPr>
      <w:proofErr w:type="spellStart"/>
      <w:r w:rsidRPr="00080AD6">
        <w:rPr>
          <w:rFonts w:ascii="Arial" w:hAnsi="Arial" w:cs="Arial"/>
          <w:sz w:val="24"/>
          <w:szCs w:val="24"/>
          <w:rPrChange w:id="1082" w:author="Alexandru Uicoabă" w:date="2022-06-16T14:50:00Z">
            <w:rPr>
              <w:lang w:val="en-GB"/>
            </w:rPr>
          </w:rPrChange>
        </w:rPr>
        <w:t>Unity</w:t>
      </w:r>
      <w:proofErr w:type="spellEnd"/>
      <w:r w:rsidRPr="00080AD6">
        <w:rPr>
          <w:rFonts w:ascii="Arial" w:hAnsi="Arial" w:cs="Arial"/>
          <w:sz w:val="24"/>
          <w:szCs w:val="24"/>
          <w:rPrChange w:id="1083" w:author="Alexandru Uicoabă" w:date="2022-06-16T14:50:00Z">
            <w:rPr>
              <w:lang w:val="en-GB"/>
            </w:rPr>
          </w:rPrChange>
        </w:rPr>
        <w:t xml:space="preserve"> Hub pentru mediul virtual</w:t>
      </w:r>
    </w:p>
    <w:p w14:paraId="468E2898" w14:textId="5D95857C" w:rsidR="00041CBB" w:rsidRPr="00080AD6" w:rsidRDefault="00041CBB">
      <w:pPr>
        <w:pStyle w:val="Listparagraf"/>
        <w:numPr>
          <w:ilvl w:val="0"/>
          <w:numId w:val="2"/>
        </w:numPr>
        <w:jc w:val="both"/>
        <w:rPr>
          <w:rFonts w:ascii="Arial" w:hAnsi="Arial" w:cs="Arial"/>
          <w:sz w:val="24"/>
          <w:szCs w:val="24"/>
          <w:rPrChange w:id="1084" w:author="Alexandru Uicoabă" w:date="2022-06-16T14:50:00Z">
            <w:rPr>
              <w:lang w:val="en-GB"/>
            </w:rPr>
          </w:rPrChange>
        </w:rPr>
        <w:pPrChange w:id="1085" w:author="Alexandru Uicoabă" w:date="2022-06-16T14:50:00Z">
          <w:pPr>
            <w:pStyle w:val="Listparagraf"/>
            <w:numPr>
              <w:numId w:val="2"/>
            </w:numPr>
            <w:ind w:left="1080" w:hanging="360"/>
          </w:pPr>
        </w:pPrChange>
      </w:pPr>
      <w:r w:rsidRPr="00080AD6">
        <w:rPr>
          <w:rFonts w:ascii="Arial" w:hAnsi="Arial" w:cs="Arial"/>
          <w:sz w:val="24"/>
          <w:szCs w:val="24"/>
          <w:rPrChange w:id="1086" w:author="Alexandru Uicoabă" w:date="2022-06-16T14:50:00Z">
            <w:rPr>
              <w:lang w:val="en-GB"/>
            </w:rPr>
          </w:rPrChange>
        </w:rPr>
        <w:t>Anaconda – pentru realizarea API-ului care comunic</w:t>
      </w:r>
      <w:r w:rsidRPr="00080AD6">
        <w:rPr>
          <w:rFonts w:ascii="Arial" w:hAnsi="Arial" w:cs="Arial"/>
          <w:sz w:val="24"/>
          <w:szCs w:val="24"/>
          <w:rPrChange w:id="1087" w:author="Alexandru Uicoabă" w:date="2022-06-16T14:50:00Z">
            <w:rPr/>
          </w:rPrChange>
        </w:rPr>
        <w:t xml:space="preserve">ă cu mediul din </w:t>
      </w:r>
      <w:proofErr w:type="spellStart"/>
      <w:r w:rsidRPr="00860066">
        <w:rPr>
          <w:rFonts w:ascii="Arial" w:hAnsi="Arial" w:cs="Arial"/>
          <w:i/>
          <w:iCs/>
          <w:sz w:val="24"/>
          <w:szCs w:val="24"/>
          <w:rPrChange w:id="1088" w:author="Alexandru Uicoabă" w:date="2022-06-16T16:47:00Z">
            <w:rPr/>
          </w:rPrChange>
        </w:rPr>
        <w:t>Unity</w:t>
      </w:r>
      <w:proofErr w:type="spellEnd"/>
      <w:r w:rsidRPr="00080AD6">
        <w:rPr>
          <w:rFonts w:ascii="Arial" w:hAnsi="Arial" w:cs="Arial"/>
          <w:sz w:val="24"/>
          <w:szCs w:val="24"/>
          <w:rPrChange w:id="1089" w:author="Alexandru Uicoabă" w:date="2022-06-16T14:50:00Z">
            <w:rPr/>
          </w:rPrChange>
        </w:rPr>
        <w:t xml:space="preserve"> și în care se realizează partea de ML</w:t>
      </w:r>
    </w:p>
    <w:p w14:paraId="7DA7E1B7" w14:textId="32232226" w:rsidR="00B9635E" w:rsidRPr="00080AD6" w:rsidRDefault="00041CBB">
      <w:pPr>
        <w:pStyle w:val="Listparagraf"/>
        <w:numPr>
          <w:ilvl w:val="0"/>
          <w:numId w:val="2"/>
        </w:numPr>
        <w:jc w:val="both"/>
        <w:rPr>
          <w:rFonts w:ascii="Arial" w:hAnsi="Arial" w:cs="Arial"/>
          <w:sz w:val="24"/>
          <w:szCs w:val="24"/>
          <w:rPrChange w:id="1090" w:author="Alexandru Uicoabă" w:date="2022-06-16T14:50:00Z">
            <w:rPr>
              <w:lang w:val="en-GB"/>
            </w:rPr>
          </w:rPrChange>
        </w:rPr>
        <w:pPrChange w:id="1091" w:author="Alexandru Uicoabă" w:date="2022-06-16T14:50:00Z">
          <w:pPr>
            <w:pStyle w:val="Listparagraf"/>
            <w:numPr>
              <w:numId w:val="2"/>
            </w:numPr>
            <w:ind w:left="1080" w:hanging="360"/>
          </w:pPr>
        </w:pPrChange>
      </w:pPr>
      <w:r w:rsidRPr="00080AD6">
        <w:rPr>
          <w:rFonts w:ascii="Arial" w:hAnsi="Arial" w:cs="Arial"/>
          <w:sz w:val="24"/>
          <w:szCs w:val="24"/>
          <w:rPrChange w:id="1092" w:author="Alexandru Uicoabă" w:date="2022-06-16T14:50:00Z">
            <w:rPr/>
          </w:rPrChange>
        </w:rPr>
        <w:t xml:space="preserve">Visual Studio Code – editor text pentru </w:t>
      </w:r>
      <w:proofErr w:type="spellStart"/>
      <w:r w:rsidRPr="00860066">
        <w:rPr>
          <w:rFonts w:ascii="Arial" w:hAnsi="Arial" w:cs="Arial"/>
          <w:i/>
          <w:iCs/>
          <w:sz w:val="24"/>
          <w:szCs w:val="24"/>
          <w:rPrChange w:id="1093" w:author="Alexandru Uicoabă" w:date="2022-06-16T16:47:00Z">
            <w:rPr/>
          </w:rPrChange>
        </w:rPr>
        <w:t>Python</w:t>
      </w:r>
      <w:proofErr w:type="spellEnd"/>
      <w:r w:rsidRPr="00080AD6">
        <w:rPr>
          <w:rFonts w:ascii="Arial" w:hAnsi="Arial" w:cs="Arial"/>
          <w:sz w:val="24"/>
          <w:szCs w:val="24"/>
          <w:rPrChange w:id="1094" w:author="Alexandru Uicoabă" w:date="2022-06-16T14:50:00Z">
            <w:rPr/>
          </w:rPrChange>
        </w:rPr>
        <w:t xml:space="preserve"> si </w:t>
      </w:r>
      <w:proofErr w:type="spellStart"/>
      <w:r w:rsidRPr="00860066">
        <w:rPr>
          <w:rFonts w:ascii="Arial" w:hAnsi="Arial" w:cs="Arial"/>
          <w:i/>
          <w:iCs/>
          <w:sz w:val="24"/>
          <w:szCs w:val="24"/>
          <w:rPrChange w:id="1095" w:author="Alexandru Uicoabă" w:date="2022-06-16T16:47:00Z">
            <w:rPr/>
          </w:rPrChange>
        </w:rPr>
        <w:t>Mermeid</w:t>
      </w:r>
      <w:proofErr w:type="spellEnd"/>
    </w:p>
    <w:p w14:paraId="6DA4C077" w14:textId="48B271E2" w:rsidR="00041CBB" w:rsidRPr="00080AD6" w:rsidRDefault="00041CBB">
      <w:pPr>
        <w:ind w:left="720"/>
        <w:jc w:val="both"/>
        <w:rPr>
          <w:rFonts w:ascii="Arial" w:hAnsi="Arial" w:cs="Arial"/>
          <w:sz w:val="24"/>
          <w:szCs w:val="24"/>
          <w:rPrChange w:id="1096" w:author="Alexandru Uicoabă" w:date="2022-06-16T14:50:00Z">
            <w:rPr>
              <w:lang w:val="en-GB"/>
            </w:rPr>
          </w:rPrChange>
        </w:rPr>
        <w:pPrChange w:id="1097" w:author="Alexandru Uicoabă" w:date="2022-06-16T14:50:00Z">
          <w:pPr>
            <w:ind w:left="720"/>
          </w:pPr>
        </w:pPrChange>
      </w:pPr>
      <w:r w:rsidRPr="00080AD6">
        <w:rPr>
          <w:rFonts w:ascii="Arial" w:hAnsi="Arial" w:cs="Arial"/>
          <w:sz w:val="24"/>
          <w:szCs w:val="24"/>
          <w:rPrChange w:id="1098" w:author="Alexandru Uicoabă" w:date="2022-06-16T14:50:00Z">
            <w:rPr>
              <w:lang w:val="en-GB"/>
            </w:rPr>
          </w:rPrChange>
        </w:rPr>
        <w:t>Limbaje de programare utilizate:</w:t>
      </w:r>
    </w:p>
    <w:p w14:paraId="00C7D009" w14:textId="5F0DEA18" w:rsidR="00041CBB" w:rsidRPr="00080AD6" w:rsidRDefault="00041CBB">
      <w:pPr>
        <w:pStyle w:val="Listparagraf"/>
        <w:numPr>
          <w:ilvl w:val="0"/>
          <w:numId w:val="2"/>
        </w:numPr>
        <w:jc w:val="both"/>
        <w:rPr>
          <w:rFonts w:ascii="Arial" w:hAnsi="Arial" w:cs="Arial"/>
          <w:sz w:val="24"/>
          <w:szCs w:val="24"/>
          <w:rPrChange w:id="1099" w:author="Alexandru Uicoabă" w:date="2022-06-16T14:50:00Z">
            <w:rPr/>
          </w:rPrChange>
        </w:rPr>
        <w:pPrChange w:id="1100" w:author="Alexandru Uicoabă" w:date="2022-06-16T14:50:00Z">
          <w:pPr>
            <w:pStyle w:val="Listparagraf"/>
            <w:numPr>
              <w:numId w:val="2"/>
            </w:numPr>
            <w:ind w:left="1080" w:hanging="360"/>
          </w:pPr>
        </w:pPrChange>
      </w:pPr>
      <w:r w:rsidRPr="00860066">
        <w:rPr>
          <w:rFonts w:ascii="Arial" w:hAnsi="Arial" w:cs="Arial"/>
          <w:i/>
          <w:iCs/>
          <w:sz w:val="24"/>
          <w:szCs w:val="24"/>
          <w:rPrChange w:id="1101" w:author="Alexandru Uicoabă" w:date="2022-06-16T16:47:00Z">
            <w:rPr/>
          </w:rPrChange>
        </w:rPr>
        <w:t>C#</w:t>
      </w:r>
      <w:r w:rsidRPr="00080AD6">
        <w:rPr>
          <w:rFonts w:ascii="Arial" w:hAnsi="Arial" w:cs="Arial"/>
          <w:sz w:val="24"/>
          <w:szCs w:val="24"/>
          <w:rPrChange w:id="1102" w:author="Alexandru Uicoabă" w:date="2022-06-16T14:50:00Z">
            <w:rPr/>
          </w:rPrChange>
        </w:rPr>
        <w:t xml:space="preserve"> - în mediul </w:t>
      </w:r>
      <w:proofErr w:type="spellStart"/>
      <w:ins w:id="1103" w:author="Alexandru Uicoabă" w:date="2022-06-16T11:52:00Z">
        <w:r w:rsidR="00486704" w:rsidRPr="00860066">
          <w:rPr>
            <w:rFonts w:ascii="Arial" w:hAnsi="Arial" w:cs="Arial"/>
            <w:i/>
            <w:iCs/>
            <w:sz w:val="24"/>
            <w:szCs w:val="24"/>
            <w:rPrChange w:id="1104" w:author="Alexandru Uicoabă" w:date="2022-06-16T16:47:00Z">
              <w:rPr/>
            </w:rPrChange>
          </w:rPr>
          <w:t>U</w:t>
        </w:r>
      </w:ins>
      <w:del w:id="1105" w:author="Alexandru Uicoabă" w:date="2022-06-16T11:52:00Z">
        <w:r w:rsidRPr="00860066" w:rsidDel="00486704">
          <w:rPr>
            <w:rFonts w:ascii="Arial" w:hAnsi="Arial" w:cs="Arial"/>
            <w:i/>
            <w:iCs/>
            <w:sz w:val="24"/>
            <w:szCs w:val="24"/>
            <w:rPrChange w:id="1106" w:author="Alexandru Uicoabă" w:date="2022-06-16T16:47:00Z">
              <w:rPr/>
            </w:rPrChange>
          </w:rPr>
          <w:delText>u</w:delText>
        </w:r>
      </w:del>
      <w:r w:rsidRPr="00860066">
        <w:rPr>
          <w:rFonts w:ascii="Arial" w:hAnsi="Arial" w:cs="Arial"/>
          <w:i/>
          <w:iCs/>
          <w:sz w:val="24"/>
          <w:szCs w:val="24"/>
          <w:rPrChange w:id="1107" w:author="Alexandru Uicoabă" w:date="2022-06-16T16:47:00Z">
            <w:rPr/>
          </w:rPrChange>
        </w:rPr>
        <w:t>nity</w:t>
      </w:r>
      <w:proofErr w:type="spellEnd"/>
    </w:p>
    <w:p w14:paraId="47E55D1F" w14:textId="379B9606" w:rsidR="00852B71" w:rsidRPr="0078286B" w:rsidRDefault="00041CBB">
      <w:pPr>
        <w:pStyle w:val="Listparagraf"/>
        <w:numPr>
          <w:ilvl w:val="0"/>
          <w:numId w:val="2"/>
        </w:numPr>
        <w:jc w:val="both"/>
        <w:rPr>
          <w:rFonts w:ascii="Arial" w:hAnsi="Arial" w:cs="Arial"/>
          <w:rPrChange w:id="1108" w:author="Alexandru Uicoabă" w:date="2022-06-16T14:49:00Z">
            <w:rPr/>
          </w:rPrChange>
        </w:rPr>
        <w:pPrChange w:id="1109" w:author="Alexandru Uicoabă" w:date="2022-06-16T14:50:00Z">
          <w:pPr>
            <w:pStyle w:val="Listparagraf"/>
            <w:numPr>
              <w:numId w:val="2"/>
            </w:numPr>
            <w:ind w:left="1080" w:hanging="360"/>
          </w:pPr>
        </w:pPrChange>
      </w:pPr>
      <w:proofErr w:type="spellStart"/>
      <w:r w:rsidRPr="00860066">
        <w:rPr>
          <w:rFonts w:ascii="Arial" w:hAnsi="Arial" w:cs="Arial"/>
          <w:i/>
          <w:iCs/>
          <w:sz w:val="24"/>
          <w:szCs w:val="24"/>
          <w:rPrChange w:id="1110" w:author="Alexandru Uicoabă" w:date="2022-06-16T16:47:00Z">
            <w:rPr/>
          </w:rPrChange>
        </w:rPr>
        <w:t>Python</w:t>
      </w:r>
      <w:proofErr w:type="spellEnd"/>
      <w:r w:rsidRPr="00080AD6">
        <w:rPr>
          <w:rFonts w:ascii="Arial" w:hAnsi="Arial" w:cs="Arial"/>
          <w:sz w:val="24"/>
          <w:szCs w:val="24"/>
          <w:rPrChange w:id="1111" w:author="Alexandru Uicoabă" w:date="2022-06-16T14:50:00Z">
            <w:rPr/>
          </w:rPrChange>
        </w:rPr>
        <w:t xml:space="preserve"> – pentru </w:t>
      </w:r>
      <w:ins w:id="1112" w:author="Alexandru Uicoabă" w:date="2022-06-16T08:25:00Z">
        <w:r w:rsidR="00F12DF6" w:rsidRPr="00080AD6">
          <w:rPr>
            <w:rFonts w:ascii="Arial" w:hAnsi="Arial" w:cs="Arial"/>
            <w:sz w:val="24"/>
            <w:szCs w:val="24"/>
            <w:rPrChange w:id="1113" w:author="Alexandru Uicoabă" w:date="2022-06-16T14:50:00Z">
              <w:rPr/>
            </w:rPrChange>
          </w:rPr>
          <w:t xml:space="preserve">realizarea </w:t>
        </w:r>
      </w:ins>
      <w:r w:rsidRPr="00080AD6">
        <w:rPr>
          <w:rFonts w:ascii="Arial" w:hAnsi="Arial" w:cs="Arial"/>
          <w:sz w:val="24"/>
          <w:szCs w:val="24"/>
          <w:rPrChange w:id="1114" w:author="Alexandru Uicoabă" w:date="2022-06-16T14:50:00Z">
            <w:rPr/>
          </w:rPrChange>
        </w:rPr>
        <w:t>API</w:t>
      </w:r>
      <w:ins w:id="1115" w:author="Alexandru Uicoabă" w:date="2022-06-16T08:25:00Z">
        <w:r w:rsidR="00F12DF6" w:rsidRPr="00080AD6">
          <w:rPr>
            <w:rFonts w:ascii="Arial" w:hAnsi="Arial" w:cs="Arial"/>
            <w:sz w:val="24"/>
            <w:szCs w:val="24"/>
            <w:rPrChange w:id="1116" w:author="Alexandru Uicoabă" w:date="2022-06-16T14:50:00Z">
              <w:rPr/>
            </w:rPrChange>
          </w:rPr>
          <w:t>-ului</w:t>
        </w:r>
      </w:ins>
      <w:r w:rsidRPr="00080AD6">
        <w:rPr>
          <w:rFonts w:ascii="Arial" w:hAnsi="Arial" w:cs="Arial"/>
          <w:sz w:val="24"/>
          <w:szCs w:val="24"/>
          <w:rPrChange w:id="1117" w:author="Alexandru Uicoabă" w:date="2022-06-16T14:50:00Z">
            <w:rPr/>
          </w:rPrChange>
        </w:rPr>
        <w:t xml:space="preserve"> și</w:t>
      </w:r>
      <w:ins w:id="1118" w:author="Alexandru Uicoabă" w:date="2022-06-16T08:25:00Z">
        <w:r w:rsidR="00F12DF6" w:rsidRPr="00080AD6">
          <w:rPr>
            <w:rFonts w:ascii="Arial" w:hAnsi="Arial" w:cs="Arial"/>
            <w:sz w:val="24"/>
            <w:szCs w:val="24"/>
            <w:rPrChange w:id="1119" w:author="Alexandru Uicoabă" w:date="2022-06-16T14:50:00Z">
              <w:rPr/>
            </w:rPrChange>
          </w:rPr>
          <w:t xml:space="preserve"> pentru algoritmii de învățare automat</w:t>
        </w:r>
      </w:ins>
      <w:ins w:id="1120" w:author="Alexandru Uicoabă" w:date="2022-06-16T08:26:00Z">
        <w:r w:rsidR="00F12DF6" w:rsidRPr="00080AD6">
          <w:rPr>
            <w:rFonts w:ascii="Arial" w:hAnsi="Arial" w:cs="Arial"/>
            <w:sz w:val="24"/>
            <w:szCs w:val="24"/>
            <w:rPrChange w:id="1121" w:author="Alexandru Uicoabă" w:date="2022-06-16T14:50:00Z">
              <w:rPr/>
            </w:rPrChange>
          </w:rPr>
          <w:t>ă</w:t>
        </w:r>
      </w:ins>
      <w:r w:rsidRPr="0078286B">
        <w:rPr>
          <w:rFonts w:ascii="Arial" w:hAnsi="Arial" w:cs="Arial"/>
          <w:rPrChange w:id="1122" w:author="Alexandru Uicoabă" w:date="2022-06-16T14:49:00Z">
            <w:rPr/>
          </w:rPrChange>
        </w:rPr>
        <w:t xml:space="preserve"> </w:t>
      </w:r>
      <w:del w:id="1123" w:author="Alexandru Uicoabă" w:date="2022-06-16T08:26:00Z">
        <w:r w:rsidRPr="0078286B" w:rsidDel="00616FCF">
          <w:rPr>
            <w:rFonts w:ascii="Arial" w:hAnsi="Arial" w:cs="Arial"/>
            <w:rPrChange w:id="1124" w:author="Alexandru Uicoabă" w:date="2022-06-16T14:49:00Z">
              <w:rPr/>
            </w:rPrChange>
          </w:rPr>
          <w:delText>Machine Learning</w:delText>
        </w:r>
      </w:del>
    </w:p>
    <w:p w14:paraId="20C07634" w14:textId="3E8ED0FE" w:rsidR="00852B71" w:rsidRPr="0078286B" w:rsidRDefault="00852B71" w:rsidP="00852B71">
      <w:pPr>
        <w:ind w:left="720"/>
        <w:rPr>
          <w:rFonts w:ascii="Arial" w:hAnsi="Arial" w:cs="Arial"/>
          <w:rPrChange w:id="1125" w:author="Alexandru Uicoabă" w:date="2022-06-16T14:49:00Z">
            <w:rPr/>
          </w:rPrChange>
        </w:rPr>
      </w:pPr>
    </w:p>
    <w:p w14:paraId="07F4795E" w14:textId="48E0BD80" w:rsidR="0044253D" w:rsidRPr="0078286B" w:rsidRDefault="0044253D" w:rsidP="00852B71">
      <w:pPr>
        <w:ind w:left="720"/>
        <w:rPr>
          <w:rFonts w:ascii="Arial" w:hAnsi="Arial" w:cs="Arial"/>
          <w:rPrChange w:id="1126" w:author="Alexandru Uicoabă" w:date="2022-06-16T14:49:00Z">
            <w:rPr/>
          </w:rPrChange>
        </w:rPr>
      </w:pPr>
    </w:p>
    <w:p w14:paraId="70D2B3BC" w14:textId="4D1B7087" w:rsidR="0044253D" w:rsidRPr="0078286B" w:rsidRDefault="0044253D" w:rsidP="00852B71">
      <w:pPr>
        <w:ind w:left="720"/>
        <w:rPr>
          <w:rFonts w:ascii="Arial" w:hAnsi="Arial" w:cs="Arial"/>
          <w:rPrChange w:id="1127" w:author="Alexandru Uicoabă" w:date="2022-06-16T14:49:00Z">
            <w:rPr/>
          </w:rPrChange>
        </w:rPr>
      </w:pPr>
    </w:p>
    <w:p w14:paraId="3236F8B2" w14:textId="6E76BF1E" w:rsidR="0044253D" w:rsidRPr="0078286B" w:rsidRDefault="0044253D" w:rsidP="002F1250">
      <w:pPr>
        <w:rPr>
          <w:rFonts w:ascii="Arial" w:hAnsi="Arial" w:cs="Arial"/>
          <w:rPrChange w:id="1128" w:author="Alexandru Uicoabă" w:date="2022-06-16T14:49:00Z">
            <w:rPr/>
          </w:rPrChange>
        </w:rPr>
      </w:pPr>
    </w:p>
    <w:p w14:paraId="5C8EC301" w14:textId="6BDBE6C9" w:rsidR="002F1250" w:rsidRPr="0078286B" w:rsidRDefault="002F1250" w:rsidP="002F1250">
      <w:pPr>
        <w:rPr>
          <w:rFonts w:ascii="Arial" w:hAnsi="Arial" w:cs="Arial"/>
          <w:rPrChange w:id="1129" w:author="Alexandru Uicoabă" w:date="2022-06-16T14:49:00Z">
            <w:rPr/>
          </w:rPrChange>
        </w:rPr>
      </w:pPr>
    </w:p>
    <w:p w14:paraId="6E319CA9" w14:textId="42239C8E" w:rsidR="002F1250" w:rsidRPr="0078286B" w:rsidRDefault="002F1250" w:rsidP="002F1250">
      <w:pPr>
        <w:rPr>
          <w:rFonts w:ascii="Arial" w:hAnsi="Arial" w:cs="Arial"/>
          <w:rPrChange w:id="1130" w:author="Alexandru Uicoabă" w:date="2022-06-16T14:49:00Z">
            <w:rPr/>
          </w:rPrChange>
        </w:rPr>
      </w:pPr>
    </w:p>
    <w:p w14:paraId="6B39D55D" w14:textId="613B9C38" w:rsidR="002F1250" w:rsidRPr="0078286B" w:rsidDel="004015F7" w:rsidRDefault="002F1250" w:rsidP="002F1250">
      <w:pPr>
        <w:rPr>
          <w:del w:id="1131" w:author="Alexandru Uicoabă" w:date="2022-06-16T15:29:00Z"/>
          <w:rFonts w:ascii="Arial" w:hAnsi="Arial" w:cs="Arial"/>
          <w:rPrChange w:id="1132" w:author="Alexandru Uicoabă" w:date="2022-06-16T14:49:00Z">
            <w:rPr>
              <w:del w:id="1133" w:author="Alexandru Uicoabă" w:date="2022-06-16T15:29:00Z"/>
            </w:rPr>
          </w:rPrChange>
        </w:rPr>
      </w:pPr>
    </w:p>
    <w:p w14:paraId="46E50CCD" w14:textId="3C104432" w:rsidR="002F1250" w:rsidRPr="00080AD6" w:rsidDel="003C10C3" w:rsidRDefault="002F1250" w:rsidP="002F1250">
      <w:pPr>
        <w:rPr>
          <w:del w:id="1134" w:author="Alexandru Uicoabă" w:date="2022-06-16T12:23:00Z"/>
          <w:rFonts w:ascii="Arial" w:hAnsi="Arial" w:cs="Arial"/>
          <w:sz w:val="24"/>
          <w:szCs w:val="24"/>
          <w:rPrChange w:id="1135" w:author="Alexandru Uicoabă" w:date="2022-06-16T14:50:00Z">
            <w:rPr>
              <w:del w:id="1136" w:author="Alexandru Uicoabă" w:date="2022-06-16T12:23:00Z"/>
            </w:rPr>
          </w:rPrChange>
        </w:rPr>
      </w:pPr>
    </w:p>
    <w:p w14:paraId="5715148B" w14:textId="63C5F6BC" w:rsidR="002F1250" w:rsidRPr="0078286B" w:rsidDel="00EA65BF" w:rsidRDefault="002F1250" w:rsidP="002F1250">
      <w:pPr>
        <w:rPr>
          <w:del w:id="1137" w:author="Alexandru Uicoabă" w:date="2022-06-16T11:31:00Z"/>
          <w:rFonts w:ascii="Arial" w:hAnsi="Arial" w:cs="Arial"/>
          <w:rPrChange w:id="1138" w:author="Alexandru Uicoabă" w:date="2022-06-16T14:49:00Z">
            <w:rPr>
              <w:del w:id="1139" w:author="Alexandru Uicoabă" w:date="2022-06-16T11:31:00Z"/>
            </w:rPr>
          </w:rPrChange>
        </w:rPr>
      </w:pPr>
    </w:p>
    <w:p w14:paraId="3C976A95" w14:textId="13D979BA" w:rsidR="002F1250" w:rsidRPr="0078286B" w:rsidDel="00EA65BF" w:rsidRDefault="002F1250" w:rsidP="002F1250">
      <w:pPr>
        <w:rPr>
          <w:del w:id="1140" w:author="Alexandru Uicoabă" w:date="2022-06-16T11:31:00Z"/>
          <w:rFonts w:ascii="Arial" w:hAnsi="Arial" w:cs="Arial"/>
          <w:rPrChange w:id="1141" w:author="Alexandru Uicoabă" w:date="2022-06-16T14:49:00Z">
            <w:rPr>
              <w:del w:id="1142" w:author="Alexandru Uicoabă" w:date="2022-06-16T11:31:00Z"/>
            </w:rPr>
          </w:rPrChange>
        </w:rPr>
      </w:pPr>
    </w:p>
    <w:p w14:paraId="191F7E02" w14:textId="6E0648A9" w:rsidR="002F1250" w:rsidRPr="0078286B" w:rsidDel="00EA65BF" w:rsidRDefault="002F1250" w:rsidP="002F1250">
      <w:pPr>
        <w:rPr>
          <w:del w:id="1143" w:author="Alexandru Uicoabă" w:date="2022-06-16T11:31:00Z"/>
          <w:rFonts w:ascii="Arial" w:hAnsi="Arial" w:cs="Arial"/>
          <w:rPrChange w:id="1144" w:author="Alexandru Uicoabă" w:date="2022-06-16T14:49:00Z">
            <w:rPr>
              <w:del w:id="1145" w:author="Alexandru Uicoabă" w:date="2022-06-16T11:31:00Z"/>
            </w:rPr>
          </w:rPrChange>
        </w:rPr>
      </w:pPr>
    </w:p>
    <w:p w14:paraId="021E790E" w14:textId="77777777" w:rsidR="002F1250" w:rsidRPr="0078286B" w:rsidRDefault="002F1250" w:rsidP="002F1250">
      <w:pPr>
        <w:rPr>
          <w:rFonts w:ascii="Arial" w:hAnsi="Arial" w:cs="Arial"/>
          <w:rPrChange w:id="1146" w:author="Alexandru Uicoabă" w:date="2022-06-16T14:49:00Z">
            <w:rPr/>
          </w:rPrChange>
        </w:rPr>
      </w:pPr>
    </w:p>
    <w:p w14:paraId="605843C0" w14:textId="036CAB37" w:rsidR="00E7416B" w:rsidRPr="0078286B" w:rsidRDefault="000F4DE0">
      <w:pPr>
        <w:pStyle w:val="Titlu2"/>
        <w:numPr>
          <w:ilvl w:val="1"/>
          <w:numId w:val="13"/>
        </w:numPr>
        <w:rPr>
          <w:rFonts w:ascii="Arial" w:hAnsi="Arial" w:cs="Arial"/>
          <w:b/>
          <w:bCs/>
          <w:color w:val="auto"/>
          <w:sz w:val="28"/>
          <w:szCs w:val="28"/>
          <w:rPrChange w:id="1147" w:author="Alexandru Uicoabă" w:date="2022-06-16T14:49:00Z">
            <w:rPr>
              <w:rFonts w:ascii="Times New Roman" w:hAnsi="Times New Roman" w:cs="Times New Roman"/>
              <w:b/>
              <w:bCs/>
              <w:color w:val="auto"/>
              <w:sz w:val="28"/>
              <w:szCs w:val="28"/>
              <w:lang w:val="en-GB"/>
            </w:rPr>
          </w:rPrChange>
        </w:rPr>
        <w:pPrChange w:id="1148" w:author="Alexandru Uicoabă" w:date="2022-06-15T20:10:00Z">
          <w:pPr>
            <w:pStyle w:val="Titlu2"/>
          </w:pPr>
        </w:pPrChange>
      </w:pPr>
      <w:del w:id="1149" w:author="Alexandru Uicoabă" w:date="2022-06-15T20:10:00Z">
        <w:r w:rsidRPr="0078286B" w:rsidDel="007139D3">
          <w:rPr>
            <w:rFonts w:ascii="Arial" w:hAnsi="Arial" w:cs="Arial"/>
            <w:b/>
            <w:bCs/>
            <w:color w:val="auto"/>
            <w:sz w:val="28"/>
            <w:szCs w:val="28"/>
            <w:rPrChange w:id="1150" w:author="Alexandru Uicoabă" w:date="2022-06-16T14:49:00Z">
              <w:rPr>
                <w:rFonts w:ascii="Times New Roman" w:hAnsi="Times New Roman" w:cs="Times New Roman"/>
                <w:b/>
                <w:bCs/>
                <w:color w:val="auto"/>
                <w:sz w:val="28"/>
                <w:szCs w:val="28"/>
                <w:lang w:val="en-GB"/>
              </w:rPr>
            </w:rPrChange>
          </w:rPr>
          <w:delText>1.</w:delText>
        </w:r>
        <w:r w:rsidR="00E7416B" w:rsidRPr="0078286B" w:rsidDel="007139D3">
          <w:rPr>
            <w:rFonts w:ascii="Arial" w:hAnsi="Arial" w:cs="Arial"/>
            <w:b/>
            <w:bCs/>
            <w:color w:val="auto"/>
            <w:sz w:val="28"/>
            <w:szCs w:val="28"/>
            <w:rPrChange w:id="1151" w:author="Alexandru Uicoabă" w:date="2022-06-16T14:49:00Z">
              <w:rPr>
                <w:rFonts w:ascii="Times New Roman" w:hAnsi="Times New Roman" w:cs="Times New Roman"/>
                <w:b/>
                <w:bCs/>
                <w:color w:val="auto"/>
                <w:sz w:val="28"/>
                <w:szCs w:val="28"/>
                <w:lang w:val="en-GB"/>
              </w:rPr>
            </w:rPrChange>
          </w:rPr>
          <w:delText xml:space="preserve">2 </w:delText>
        </w:r>
      </w:del>
      <w:del w:id="1152" w:author="Alexandru Uicoabă" w:date="2022-06-16T14:50:00Z">
        <w:r w:rsidR="00E7416B" w:rsidRPr="0078286B" w:rsidDel="00080AD6">
          <w:rPr>
            <w:rFonts w:ascii="Arial" w:hAnsi="Arial" w:cs="Arial"/>
            <w:b/>
            <w:bCs/>
            <w:color w:val="auto"/>
            <w:sz w:val="28"/>
            <w:szCs w:val="28"/>
            <w:rPrChange w:id="1153" w:author="Alexandru Uicoabă" w:date="2022-06-16T14:49:00Z">
              <w:rPr>
                <w:rFonts w:ascii="Times New Roman" w:hAnsi="Times New Roman" w:cs="Times New Roman"/>
                <w:b/>
                <w:bCs/>
                <w:color w:val="auto"/>
                <w:sz w:val="28"/>
                <w:szCs w:val="28"/>
                <w:lang w:val="en-GB"/>
              </w:rPr>
            </w:rPrChange>
          </w:rPr>
          <w:delText>–</w:delText>
        </w:r>
      </w:del>
      <w:r w:rsidR="00E7416B" w:rsidRPr="0078286B">
        <w:rPr>
          <w:rFonts w:ascii="Arial" w:hAnsi="Arial" w:cs="Arial"/>
          <w:b/>
          <w:bCs/>
          <w:color w:val="auto"/>
          <w:sz w:val="28"/>
          <w:szCs w:val="28"/>
          <w:rPrChange w:id="1154" w:author="Alexandru Uicoabă" w:date="2022-06-16T14:49:00Z">
            <w:rPr>
              <w:rFonts w:ascii="Times New Roman" w:hAnsi="Times New Roman" w:cs="Times New Roman"/>
              <w:b/>
              <w:bCs/>
              <w:color w:val="auto"/>
              <w:sz w:val="28"/>
              <w:szCs w:val="28"/>
              <w:lang w:val="en-GB"/>
            </w:rPr>
          </w:rPrChange>
        </w:rPr>
        <w:t xml:space="preserve"> </w:t>
      </w:r>
      <w:bookmarkStart w:id="1155" w:name="_Toc106343193"/>
      <w:r w:rsidR="00E7416B" w:rsidRPr="0078286B">
        <w:rPr>
          <w:rFonts w:ascii="Arial" w:hAnsi="Arial" w:cs="Arial"/>
          <w:b/>
          <w:bCs/>
          <w:color w:val="auto"/>
          <w:sz w:val="28"/>
          <w:szCs w:val="28"/>
          <w:rPrChange w:id="1156" w:author="Alexandru Uicoabă" w:date="2022-06-16T14:49:00Z">
            <w:rPr>
              <w:rFonts w:ascii="Times New Roman" w:hAnsi="Times New Roman" w:cs="Times New Roman"/>
              <w:b/>
              <w:bCs/>
              <w:color w:val="auto"/>
              <w:sz w:val="28"/>
              <w:szCs w:val="28"/>
              <w:lang w:val="en-GB"/>
            </w:rPr>
          </w:rPrChange>
        </w:rPr>
        <w:t>Obiective</w:t>
      </w:r>
      <w:bookmarkEnd w:id="1155"/>
    </w:p>
    <w:p w14:paraId="1E06F201" w14:textId="784D8829" w:rsidR="00230B41" w:rsidRPr="00080AD6" w:rsidRDefault="00230B41" w:rsidP="00230B41">
      <w:pPr>
        <w:rPr>
          <w:ins w:id="1157" w:author="Alexandru Uicoabă" w:date="2022-06-15T20:06:00Z"/>
          <w:rFonts w:ascii="Arial" w:hAnsi="Arial" w:cs="Arial"/>
          <w:sz w:val="24"/>
          <w:szCs w:val="24"/>
          <w:rPrChange w:id="1158" w:author="Alexandru Uicoabă" w:date="2022-06-16T14:50:00Z">
            <w:rPr>
              <w:ins w:id="1159" w:author="Alexandru Uicoabă" w:date="2022-06-15T20:06:00Z"/>
              <w:lang w:val="en-GB"/>
            </w:rPr>
          </w:rPrChange>
        </w:rPr>
      </w:pPr>
    </w:p>
    <w:p w14:paraId="516D75F1" w14:textId="4E1BD72C" w:rsidR="007139D3" w:rsidRPr="00080AD6" w:rsidRDefault="007139D3">
      <w:pPr>
        <w:jc w:val="both"/>
        <w:rPr>
          <w:ins w:id="1160" w:author="Alexandru Uicoabă" w:date="2022-06-15T20:07:00Z"/>
          <w:rFonts w:ascii="Arial" w:hAnsi="Arial" w:cs="Arial"/>
          <w:sz w:val="24"/>
          <w:szCs w:val="24"/>
          <w:rPrChange w:id="1161" w:author="Alexandru Uicoabă" w:date="2022-06-16T14:51:00Z">
            <w:rPr>
              <w:ins w:id="1162" w:author="Alexandru Uicoabă" w:date="2022-06-15T20:07:00Z"/>
            </w:rPr>
          </w:rPrChange>
        </w:rPr>
        <w:pPrChange w:id="1163" w:author="Alexandru Uicoabă" w:date="2022-06-16T14:51:00Z">
          <w:pPr/>
        </w:pPrChange>
      </w:pPr>
      <w:ins w:id="1164" w:author="Alexandru Uicoabă" w:date="2022-06-15T20:06:00Z">
        <w:r w:rsidRPr="0078286B">
          <w:rPr>
            <w:rFonts w:ascii="Arial" w:hAnsi="Arial" w:cs="Arial"/>
            <w:rPrChange w:id="1165" w:author="Alexandru Uicoabă" w:date="2022-06-16T14:49:00Z">
              <w:rPr>
                <w:lang w:val="en-GB"/>
              </w:rPr>
            </w:rPrChange>
          </w:rPr>
          <w:tab/>
        </w:r>
        <w:r w:rsidRPr="00080AD6">
          <w:rPr>
            <w:rFonts w:ascii="Arial" w:hAnsi="Arial" w:cs="Arial"/>
            <w:sz w:val="24"/>
            <w:szCs w:val="24"/>
            <w:rPrChange w:id="1166" w:author="Alexandru Uicoabă" w:date="2022-06-16T14:51:00Z">
              <w:rPr>
                <w:lang w:val="en-GB"/>
              </w:rPr>
            </w:rPrChange>
          </w:rPr>
          <w:t xml:space="preserve">Prin intermediul acestei lucrări de diplomă să se </w:t>
        </w:r>
      </w:ins>
      <w:ins w:id="1167" w:author="Alexandru Uicoabă" w:date="2022-06-16T11:53:00Z">
        <w:r w:rsidR="00A037EE" w:rsidRPr="00080AD6">
          <w:rPr>
            <w:rFonts w:ascii="Arial" w:hAnsi="Arial" w:cs="Arial"/>
            <w:sz w:val="24"/>
            <w:szCs w:val="24"/>
            <w:rPrChange w:id="1168" w:author="Alexandru Uicoabă" w:date="2022-06-16T14:51:00Z">
              <w:rPr/>
            </w:rPrChange>
          </w:rPr>
          <w:t>răspundă</w:t>
        </w:r>
      </w:ins>
      <w:ins w:id="1169" w:author="Alexandru Uicoabă" w:date="2022-06-15T20:06:00Z">
        <w:r w:rsidRPr="00080AD6">
          <w:rPr>
            <w:rFonts w:ascii="Arial" w:hAnsi="Arial" w:cs="Arial"/>
            <w:sz w:val="24"/>
            <w:szCs w:val="24"/>
            <w:rPrChange w:id="1170" w:author="Alexandru Uicoabă" w:date="2022-06-16T14:51:00Z">
              <w:rPr>
                <w:lang w:val="en-GB"/>
              </w:rPr>
            </w:rPrChange>
          </w:rPr>
          <w:t xml:space="preserve"> la câteva </w:t>
        </w:r>
      </w:ins>
      <w:ins w:id="1171" w:author="Alexandru Uicoabă" w:date="2022-06-15T20:07:00Z">
        <w:r w:rsidRPr="00080AD6">
          <w:rPr>
            <w:rFonts w:ascii="Arial" w:hAnsi="Arial" w:cs="Arial"/>
            <w:sz w:val="24"/>
            <w:szCs w:val="24"/>
            <w:rPrChange w:id="1172" w:author="Alexandru Uicoabă" w:date="2022-06-16T14:51:00Z">
              <w:rPr>
                <w:lang w:val="en-GB"/>
              </w:rPr>
            </w:rPrChange>
          </w:rPr>
          <w:t>întrebări de cercetare:</w:t>
        </w:r>
      </w:ins>
    </w:p>
    <w:p w14:paraId="4FFF3B25" w14:textId="5762F25E" w:rsidR="007139D3" w:rsidRPr="00080AD6" w:rsidRDefault="007139D3">
      <w:pPr>
        <w:ind w:firstLine="720"/>
        <w:jc w:val="both"/>
        <w:rPr>
          <w:ins w:id="1173" w:author="Alexandru Uicoabă" w:date="2022-06-15T20:08:00Z"/>
          <w:rFonts w:ascii="Arial" w:hAnsi="Arial" w:cs="Arial"/>
          <w:sz w:val="24"/>
          <w:szCs w:val="24"/>
          <w:rPrChange w:id="1174" w:author="Alexandru Uicoabă" w:date="2022-06-16T14:51:00Z">
            <w:rPr>
              <w:ins w:id="1175" w:author="Alexandru Uicoabă" w:date="2022-06-15T20:08:00Z"/>
            </w:rPr>
          </w:rPrChange>
        </w:rPr>
        <w:pPrChange w:id="1176" w:author="Alexandru Uicoabă" w:date="2022-06-16T14:51:00Z">
          <w:pPr/>
        </w:pPrChange>
      </w:pPr>
      <w:ins w:id="1177" w:author="Alexandru Uicoabă" w:date="2022-06-15T20:07:00Z">
        <w:r w:rsidRPr="00080AD6">
          <w:rPr>
            <w:rFonts w:ascii="Arial" w:hAnsi="Arial" w:cs="Arial"/>
            <w:sz w:val="24"/>
            <w:szCs w:val="24"/>
            <w:rPrChange w:id="1178" w:author="Alexandru Uicoabă" w:date="2022-06-16T14:51:00Z">
              <w:rPr/>
            </w:rPrChange>
          </w:rPr>
          <w:t>Întrebarea 1</w:t>
        </w:r>
        <w:r w:rsidRPr="00080AD6">
          <w:rPr>
            <w:rFonts w:ascii="Arial" w:hAnsi="Arial" w:cs="Arial"/>
            <w:sz w:val="24"/>
            <w:szCs w:val="24"/>
            <w:rPrChange w:id="1179" w:author="Alexandru Uicoabă" w:date="2022-06-16T14:51:00Z">
              <w:rPr>
                <w:lang w:val="en-GB"/>
              </w:rPr>
            </w:rPrChange>
          </w:rPr>
          <w:t>:</w:t>
        </w:r>
        <w:r w:rsidRPr="00080AD6">
          <w:rPr>
            <w:rFonts w:ascii="Arial" w:hAnsi="Arial" w:cs="Arial"/>
            <w:sz w:val="24"/>
            <w:szCs w:val="24"/>
            <w:rPrChange w:id="1180" w:author="Alexandru Uicoabă" w:date="2022-06-16T14:51:00Z">
              <w:rPr/>
            </w:rPrChange>
          </w:rPr>
          <w:t xml:space="preserve"> Ce tip de algoritmi de învățare automată sunt </w:t>
        </w:r>
      </w:ins>
      <w:ins w:id="1181" w:author="Alexandru Uicoabă" w:date="2022-06-15T20:08:00Z">
        <w:r w:rsidRPr="00080AD6">
          <w:rPr>
            <w:rFonts w:ascii="Arial" w:hAnsi="Arial" w:cs="Arial"/>
            <w:sz w:val="24"/>
            <w:szCs w:val="24"/>
            <w:rPrChange w:id="1182" w:author="Alexandru Uicoabă" w:date="2022-06-16T14:51:00Z">
              <w:rPr/>
            </w:rPrChange>
          </w:rPr>
          <w:t>mai eficienți pentru</w:t>
        </w:r>
      </w:ins>
      <w:ins w:id="1183" w:author="Alexandru Uicoabă" w:date="2022-06-15T20:10:00Z">
        <w:r w:rsidRPr="00080AD6">
          <w:rPr>
            <w:rFonts w:ascii="Arial" w:hAnsi="Arial" w:cs="Arial"/>
            <w:sz w:val="24"/>
            <w:szCs w:val="24"/>
            <w:rPrChange w:id="1184" w:author="Alexandru Uicoabă" w:date="2022-06-16T14:51:00Z">
              <w:rPr/>
            </w:rPrChange>
          </w:rPr>
          <w:t xml:space="preserve"> </w:t>
        </w:r>
      </w:ins>
      <w:ins w:id="1185" w:author="Alexandru Uicoabă" w:date="2022-06-15T20:08:00Z">
        <w:r w:rsidRPr="00080AD6">
          <w:rPr>
            <w:rFonts w:ascii="Arial" w:hAnsi="Arial" w:cs="Arial"/>
            <w:sz w:val="24"/>
            <w:szCs w:val="24"/>
            <w:rPrChange w:id="1186" w:author="Alexandru Uicoabă" w:date="2022-06-16T14:51:00Z">
              <w:rPr/>
            </w:rPrChange>
          </w:rPr>
          <w:t>învățarea agentului?</w:t>
        </w:r>
      </w:ins>
    </w:p>
    <w:p w14:paraId="45703F2B" w14:textId="32372C70" w:rsidR="007139D3" w:rsidRPr="00080AD6" w:rsidRDefault="007139D3">
      <w:pPr>
        <w:ind w:firstLine="720"/>
        <w:jc w:val="both"/>
        <w:rPr>
          <w:ins w:id="1187" w:author="Alexandru Uicoabă" w:date="2022-06-15T20:08:00Z"/>
          <w:rFonts w:ascii="Arial" w:hAnsi="Arial" w:cs="Arial"/>
          <w:sz w:val="24"/>
          <w:szCs w:val="24"/>
          <w:rPrChange w:id="1188" w:author="Alexandru Uicoabă" w:date="2022-06-16T14:51:00Z">
            <w:rPr>
              <w:ins w:id="1189" w:author="Alexandru Uicoabă" w:date="2022-06-15T20:08:00Z"/>
              <w:lang w:val="en-GB"/>
            </w:rPr>
          </w:rPrChange>
        </w:rPr>
        <w:pPrChange w:id="1190" w:author="Alexandru Uicoabă" w:date="2022-06-16T14:51:00Z">
          <w:pPr/>
        </w:pPrChange>
      </w:pPr>
      <w:ins w:id="1191" w:author="Alexandru Uicoabă" w:date="2022-06-15T20:08:00Z">
        <w:r w:rsidRPr="00080AD6">
          <w:rPr>
            <w:rFonts w:ascii="Arial" w:hAnsi="Arial" w:cs="Arial"/>
            <w:sz w:val="24"/>
            <w:szCs w:val="24"/>
            <w:rPrChange w:id="1192" w:author="Alexandru Uicoabă" w:date="2022-06-16T14:51:00Z">
              <w:rPr/>
            </w:rPrChange>
          </w:rPr>
          <w:t>Întrebarea 2</w:t>
        </w:r>
        <w:r w:rsidRPr="00080AD6">
          <w:rPr>
            <w:rFonts w:ascii="Arial" w:hAnsi="Arial" w:cs="Arial"/>
            <w:sz w:val="24"/>
            <w:szCs w:val="24"/>
            <w:rPrChange w:id="1193" w:author="Alexandru Uicoabă" w:date="2022-06-16T14:51:00Z">
              <w:rPr>
                <w:lang w:val="en-GB"/>
              </w:rPr>
            </w:rPrChange>
          </w:rPr>
          <w:t>:</w:t>
        </w:r>
        <w:r w:rsidRPr="00080AD6">
          <w:rPr>
            <w:rFonts w:ascii="Arial" w:hAnsi="Arial" w:cs="Arial"/>
            <w:sz w:val="24"/>
            <w:szCs w:val="24"/>
            <w:rPrChange w:id="1194" w:author="Alexandru Uicoabă" w:date="2022-06-16T14:51:00Z">
              <w:rPr/>
            </w:rPrChange>
          </w:rPr>
          <w:t xml:space="preserve"> Ce date are nevoie algoritmul ca și intrare?</w:t>
        </w:r>
        <w:r w:rsidRPr="00080AD6">
          <w:rPr>
            <w:rFonts w:ascii="Arial" w:hAnsi="Arial" w:cs="Arial"/>
            <w:sz w:val="24"/>
            <w:szCs w:val="24"/>
            <w:rPrChange w:id="1195" w:author="Alexandru Uicoabă" w:date="2022-06-16T14:51:00Z">
              <w:rPr>
                <w:lang w:val="en-GB"/>
              </w:rPr>
            </w:rPrChange>
          </w:rPr>
          <w:t xml:space="preserve"> </w:t>
        </w:r>
      </w:ins>
    </w:p>
    <w:p w14:paraId="44A5428B" w14:textId="50B0C71D" w:rsidR="007139D3" w:rsidRPr="00080AD6" w:rsidRDefault="007139D3">
      <w:pPr>
        <w:ind w:firstLine="720"/>
        <w:jc w:val="both"/>
        <w:rPr>
          <w:ins w:id="1196" w:author="Alexandru Uicoabă" w:date="2022-06-15T20:10:00Z"/>
          <w:rFonts w:ascii="Arial" w:hAnsi="Arial" w:cs="Arial"/>
          <w:sz w:val="24"/>
          <w:szCs w:val="24"/>
          <w:rPrChange w:id="1197" w:author="Alexandru Uicoabă" w:date="2022-06-16T14:51:00Z">
            <w:rPr>
              <w:ins w:id="1198" w:author="Alexandru Uicoabă" w:date="2022-06-15T20:10:00Z"/>
              <w:lang w:val="en-GB"/>
            </w:rPr>
          </w:rPrChange>
        </w:rPr>
        <w:pPrChange w:id="1199" w:author="Alexandru Uicoabă" w:date="2022-06-16T14:51:00Z">
          <w:pPr>
            <w:ind w:firstLine="720"/>
          </w:pPr>
        </w:pPrChange>
      </w:pPr>
      <w:ins w:id="1200" w:author="Alexandru Uicoabă" w:date="2022-06-15T20:08:00Z">
        <w:r w:rsidRPr="00080AD6">
          <w:rPr>
            <w:rFonts w:ascii="Arial" w:hAnsi="Arial" w:cs="Arial"/>
            <w:sz w:val="24"/>
            <w:szCs w:val="24"/>
            <w:rPrChange w:id="1201" w:author="Alexandru Uicoabă" w:date="2022-06-16T14:51:00Z">
              <w:rPr/>
            </w:rPrChange>
          </w:rPr>
          <w:t>Întrebarea 3</w:t>
        </w:r>
        <w:r w:rsidRPr="00080AD6">
          <w:rPr>
            <w:rFonts w:ascii="Arial" w:hAnsi="Arial" w:cs="Arial"/>
            <w:sz w:val="24"/>
            <w:szCs w:val="24"/>
            <w:rPrChange w:id="1202" w:author="Alexandru Uicoabă" w:date="2022-06-16T14:51:00Z">
              <w:rPr>
                <w:lang w:val="en-GB"/>
              </w:rPr>
            </w:rPrChange>
          </w:rPr>
          <w:t>: Es</w:t>
        </w:r>
      </w:ins>
      <w:ins w:id="1203" w:author="Alexandru Uicoabă" w:date="2022-06-15T20:09:00Z">
        <w:r w:rsidRPr="00080AD6">
          <w:rPr>
            <w:rFonts w:ascii="Arial" w:hAnsi="Arial" w:cs="Arial"/>
            <w:sz w:val="24"/>
            <w:szCs w:val="24"/>
            <w:rPrChange w:id="1204" w:author="Alexandru Uicoabă" w:date="2022-06-16T14:51:00Z">
              <w:rPr>
                <w:lang w:val="en-GB"/>
              </w:rPr>
            </w:rPrChange>
          </w:rPr>
          <w:t>te un agent antrenat cu algoritmi de învățare automată superiori față de o persoană umană?</w:t>
        </w:r>
      </w:ins>
    </w:p>
    <w:p w14:paraId="28D395A7" w14:textId="066E08B0" w:rsidR="00DA6D03" w:rsidRPr="00080AD6" w:rsidDel="002E2FCE" w:rsidRDefault="00DA6D03">
      <w:pPr>
        <w:ind w:firstLine="720"/>
        <w:jc w:val="both"/>
        <w:rPr>
          <w:del w:id="1205" w:author="Alexandru Uicoabă" w:date="2022-06-15T20:11:00Z"/>
          <w:rFonts w:ascii="Arial" w:hAnsi="Arial" w:cs="Arial"/>
          <w:sz w:val="24"/>
          <w:szCs w:val="24"/>
          <w:rPrChange w:id="1206" w:author="Alexandru Uicoabă" w:date="2022-06-16T14:51:00Z">
            <w:rPr>
              <w:del w:id="1207" w:author="Alexandru Uicoabă" w:date="2022-06-15T20:11:00Z"/>
              <w:lang w:val="en-GB"/>
            </w:rPr>
          </w:rPrChange>
        </w:rPr>
        <w:pPrChange w:id="1208" w:author="Alexandru Uicoabă" w:date="2022-06-16T14:51:00Z">
          <w:pPr/>
        </w:pPrChange>
      </w:pPr>
      <w:ins w:id="1209" w:author="Alexandru Uicoabă" w:date="2022-06-15T20:10:00Z">
        <w:r w:rsidRPr="00080AD6">
          <w:rPr>
            <w:rFonts w:ascii="Arial" w:hAnsi="Arial" w:cs="Arial"/>
            <w:sz w:val="24"/>
            <w:szCs w:val="24"/>
            <w:rPrChange w:id="1210" w:author="Alexandru Uicoabă" w:date="2022-06-16T14:51:00Z">
              <w:rPr>
                <w:lang w:val="en-GB"/>
              </w:rPr>
            </w:rPrChange>
          </w:rPr>
          <w:t>Pornind de la aceste întrebări de cercetare, sunt necesare mai multe etape în vederea găsir</w:t>
        </w:r>
      </w:ins>
      <w:ins w:id="1211" w:author="Alexandru Uicoabă" w:date="2022-06-15T20:11:00Z">
        <w:r w:rsidRPr="00080AD6">
          <w:rPr>
            <w:rFonts w:ascii="Arial" w:hAnsi="Arial" w:cs="Arial"/>
            <w:sz w:val="24"/>
            <w:szCs w:val="24"/>
            <w:rPrChange w:id="1212" w:author="Alexandru Uicoabă" w:date="2022-06-16T14:51:00Z">
              <w:rPr>
                <w:lang w:val="en-GB"/>
              </w:rPr>
            </w:rPrChange>
          </w:rPr>
          <w:t>ii răspunsurilor la acestea</w:t>
        </w:r>
        <w:r w:rsidR="002E2FCE" w:rsidRPr="00080AD6">
          <w:rPr>
            <w:rFonts w:ascii="Arial" w:hAnsi="Arial" w:cs="Arial"/>
            <w:sz w:val="24"/>
            <w:szCs w:val="24"/>
            <w:rPrChange w:id="1213" w:author="Alexandru Uicoabă" w:date="2022-06-16T14:51:00Z">
              <w:rPr>
                <w:lang w:val="en-GB"/>
              </w:rPr>
            </w:rPrChange>
          </w:rPr>
          <w:t>.</w:t>
        </w:r>
      </w:ins>
      <w:ins w:id="1214" w:author="Alexandru Uicoabă" w:date="2022-06-16T14:51:00Z">
        <w:r w:rsidR="00080AD6">
          <w:rPr>
            <w:rFonts w:ascii="Arial" w:hAnsi="Arial" w:cs="Arial"/>
            <w:sz w:val="24"/>
            <w:szCs w:val="24"/>
          </w:rPr>
          <w:t xml:space="preserve"> </w:t>
        </w:r>
      </w:ins>
    </w:p>
    <w:p w14:paraId="1E9B5D29" w14:textId="72B13E67" w:rsidR="0073736C" w:rsidRPr="00080AD6" w:rsidRDefault="0073736C">
      <w:pPr>
        <w:ind w:firstLine="720"/>
        <w:jc w:val="both"/>
        <w:rPr>
          <w:rFonts w:ascii="Arial" w:hAnsi="Arial" w:cs="Arial"/>
          <w:sz w:val="24"/>
          <w:szCs w:val="24"/>
          <w:rPrChange w:id="1215" w:author="Alexandru Uicoabă" w:date="2022-06-16T14:51:00Z">
            <w:rPr>
              <w:rFonts w:ascii="Times New Roman" w:hAnsi="Times New Roman" w:cs="Times New Roman"/>
              <w:sz w:val="24"/>
              <w:szCs w:val="24"/>
              <w:lang w:val="en-GB"/>
            </w:rPr>
          </w:rPrChange>
        </w:rPr>
        <w:pPrChange w:id="1216" w:author="Alexandru Uicoabă" w:date="2022-06-16T14:51:00Z">
          <w:pPr>
            <w:jc w:val="both"/>
          </w:pPr>
        </w:pPrChange>
      </w:pPr>
      <w:del w:id="1217" w:author="Alexandru Uicoabă" w:date="2022-06-15T20:11:00Z">
        <w:r w:rsidRPr="00080AD6" w:rsidDel="002E2FCE">
          <w:rPr>
            <w:rFonts w:ascii="Arial" w:hAnsi="Arial" w:cs="Arial"/>
            <w:sz w:val="24"/>
            <w:szCs w:val="24"/>
            <w:rPrChange w:id="1218" w:author="Alexandru Uicoabă" w:date="2022-06-16T14:51:00Z">
              <w:rPr>
                <w:lang w:val="en-GB"/>
              </w:rPr>
            </w:rPrChange>
          </w:rPr>
          <w:tab/>
        </w:r>
        <w:commentRangeStart w:id="1219"/>
        <w:commentRangeStart w:id="1220"/>
        <w:commentRangeStart w:id="1221"/>
        <w:r w:rsidRPr="00080AD6" w:rsidDel="002E2FCE">
          <w:rPr>
            <w:rFonts w:ascii="Arial" w:hAnsi="Arial" w:cs="Arial"/>
            <w:sz w:val="24"/>
            <w:szCs w:val="24"/>
            <w:rPrChange w:id="1222" w:author="Alexandru Uicoabă" w:date="2022-06-16T14:51:00Z">
              <w:rPr>
                <w:rFonts w:ascii="Times New Roman" w:hAnsi="Times New Roman" w:cs="Times New Roman"/>
                <w:sz w:val="24"/>
                <w:szCs w:val="24"/>
                <w:lang w:val="en-GB"/>
              </w:rPr>
            </w:rPrChange>
          </w:rPr>
          <w:delText xml:space="preserve">Prin această lucrare se dorește experimentarea modului în care un agent dintr-un mediu virtual poate să învețe singur cum să se comporte în acel mediu. </w:delText>
        </w:r>
      </w:del>
      <w:r w:rsidRPr="00080AD6">
        <w:rPr>
          <w:rFonts w:ascii="Arial" w:hAnsi="Arial" w:cs="Arial"/>
          <w:sz w:val="24"/>
          <w:szCs w:val="24"/>
          <w:rPrChange w:id="1223" w:author="Alexandru Uicoabă" w:date="2022-06-16T14:51:00Z">
            <w:rPr>
              <w:rFonts w:ascii="Times New Roman" w:hAnsi="Times New Roman" w:cs="Times New Roman"/>
              <w:sz w:val="24"/>
              <w:szCs w:val="24"/>
              <w:lang w:val="en-GB"/>
            </w:rPr>
          </w:rPrChange>
        </w:rPr>
        <w:t xml:space="preserve">În cazul de față, agentul software este reprezentat de un kart dintr-un joc create în mediul </w:t>
      </w:r>
      <w:proofErr w:type="spellStart"/>
      <w:r w:rsidRPr="00860066">
        <w:rPr>
          <w:rFonts w:ascii="Arial" w:hAnsi="Arial" w:cs="Arial"/>
          <w:i/>
          <w:iCs/>
          <w:sz w:val="24"/>
          <w:szCs w:val="24"/>
          <w:rPrChange w:id="1224" w:author="Alexandru Uicoabă" w:date="2022-06-16T16:47:00Z">
            <w:rPr>
              <w:rFonts w:ascii="Times New Roman" w:hAnsi="Times New Roman" w:cs="Times New Roman"/>
              <w:sz w:val="24"/>
              <w:szCs w:val="24"/>
              <w:lang w:val="en-GB"/>
            </w:rPr>
          </w:rPrChange>
        </w:rPr>
        <w:t>Unity</w:t>
      </w:r>
      <w:proofErr w:type="spellEnd"/>
      <w:r w:rsidRPr="00080AD6">
        <w:rPr>
          <w:rFonts w:ascii="Arial" w:hAnsi="Arial" w:cs="Arial"/>
          <w:sz w:val="24"/>
          <w:szCs w:val="24"/>
          <w:rPrChange w:id="1225" w:author="Alexandru Uicoabă" w:date="2022-06-16T14:51:00Z">
            <w:rPr>
              <w:rFonts w:ascii="Times New Roman" w:hAnsi="Times New Roman" w:cs="Times New Roman"/>
              <w:sz w:val="24"/>
              <w:szCs w:val="24"/>
              <w:lang w:val="en-GB"/>
            </w:rPr>
          </w:rPrChange>
        </w:rPr>
        <w:t xml:space="preserve"> care are ca scop să învețe să conducă pe un circuit predefinit, care nu se modifică, atingând cele trei </w:t>
      </w:r>
      <w:proofErr w:type="spellStart"/>
      <w:r w:rsidRPr="00080AD6">
        <w:rPr>
          <w:rFonts w:ascii="Arial" w:hAnsi="Arial" w:cs="Arial"/>
          <w:sz w:val="24"/>
          <w:szCs w:val="24"/>
          <w:rPrChange w:id="1226" w:author="Alexandru Uicoabă" w:date="2022-06-16T14:51:00Z">
            <w:rPr>
              <w:rFonts w:ascii="Times New Roman" w:hAnsi="Times New Roman" w:cs="Times New Roman"/>
              <w:sz w:val="24"/>
              <w:szCs w:val="24"/>
              <w:lang w:val="en-GB"/>
            </w:rPr>
          </w:rPrChange>
        </w:rPr>
        <w:t>checkpoint</w:t>
      </w:r>
      <w:proofErr w:type="spellEnd"/>
      <w:ins w:id="1227" w:author="Alexandru Uicoabă" w:date="2022-06-16T14:51:00Z">
        <w:r w:rsidR="00482AA0">
          <w:rPr>
            <w:rFonts w:ascii="Arial" w:hAnsi="Arial" w:cs="Arial"/>
            <w:sz w:val="24"/>
            <w:szCs w:val="24"/>
          </w:rPr>
          <w:t>-</w:t>
        </w:r>
      </w:ins>
      <w:r w:rsidRPr="00080AD6">
        <w:rPr>
          <w:rFonts w:ascii="Arial" w:hAnsi="Arial" w:cs="Arial"/>
          <w:sz w:val="24"/>
          <w:szCs w:val="24"/>
          <w:rPrChange w:id="1228" w:author="Alexandru Uicoabă" w:date="2022-06-16T14:51:00Z">
            <w:rPr>
              <w:rFonts w:ascii="Times New Roman" w:hAnsi="Times New Roman" w:cs="Times New Roman"/>
              <w:sz w:val="24"/>
              <w:szCs w:val="24"/>
              <w:lang w:val="en-GB"/>
            </w:rPr>
          </w:rPrChange>
        </w:rPr>
        <w:t>uri în cel mai scurt timp.</w:t>
      </w:r>
      <w:commentRangeEnd w:id="1219"/>
      <w:r w:rsidR="0039645A" w:rsidRPr="00080AD6">
        <w:rPr>
          <w:rStyle w:val="Referincomentariu"/>
          <w:rFonts w:ascii="Arial" w:hAnsi="Arial" w:cs="Arial"/>
          <w:sz w:val="24"/>
          <w:szCs w:val="24"/>
          <w:rPrChange w:id="1229" w:author="Alexandru Uicoabă" w:date="2022-06-16T14:51:00Z">
            <w:rPr>
              <w:rStyle w:val="Referincomentariu"/>
            </w:rPr>
          </w:rPrChange>
        </w:rPr>
        <w:commentReference w:id="1219"/>
      </w:r>
      <w:commentRangeEnd w:id="1220"/>
      <w:r w:rsidR="00430E39" w:rsidRPr="00080AD6">
        <w:rPr>
          <w:rStyle w:val="Referincomentariu"/>
          <w:rFonts w:ascii="Arial" w:hAnsi="Arial" w:cs="Arial"/>
          <w:sz w:val="24"/>
          <w:szCs w:val="24"/>
          <w:rPrChange w:id="1230" w:author="Alexandru Uicoabă" w:date="2022-06-16T14:51:00Z">
            <w:rPr>
              <w:rStyle w:val="Referincomentariu"/>
            </w:rPr>
          </w:rPrChange>
        </w:rPr>
        <w:commentReference w:id="1220"/>
      </w:r>
      <w:commentRangeEnd w:id="1221"/>
      <w:r w:rsidR="00430E39" w:rsidRPr="00080AD6">
        <w:rPr>
          <w:rStyle w:val="Referincomentariu"/>
          <w:rFonts w:ascii="Arial" w:hAnsi="Arial" w:cs="Arial"/>
          <w:sz w:val="24"/>
          <w:szCs w:val="24"/>
          <w:rPrChange w:id="1231" w:author="Alexandru Uicoabă" w:date="2022-06-16T14:51:00Z">
            <w:rPr>
              <w:rStyle w:val="Referincomentariu"/>
            </w:rPr>
          </w:rPrChange>
        </w:rPr>
        <w:commentReference w:id="1221"/>
      </w:r>
      <w:ins w:id="1232" w:author="Alexandru Uicoabă" w:date="2022-06-15T20:11:00Z">
        <w:r w:rsidR="002E2FCE" w:rsidRPr="00080AD6">
          <w:rPr>
            <w:rFonts w:ascii="Arial" w:hAnsi="Arial" w:cs="Arial"/>
            <w:sz w:val="24"/>
            <w:szCs w:val="24"/>
            <w:rPrChange w:id="1233" w:author="Alexandru Uicoabă" w:date="2022-06-16T14:51:00Z">
              <w:rPr>
                <w:rFonts w:ascii="Times New Roman" w:hAnsi="Times New Roman" w:cs="Times New Roman"/>
                <w:sz w:val="24"/>
                <w:szCs w:val="24"/>
                <w:lang w:val="en-GB"/>
              </w:rPr>
            </w:rPrChange>
          </w:rPr>
          <w:t xml:space="preserve"> </w:t>
        </w:r>
      </w:ins>
      <w:ins w:id="1234" w:author="Alexandru Uicoabă" w:date="2022-06-15T20:12:00Z">
        <w:r w:rsidR="002E2FCE" w:rsidRPr="00080AD6">
          <w:rPr>
            <w:rFonts w:ascii="Arial" w:hAnsi="Arial" w:cs="Arial"/>
            <w:sz w:val="24"/>
            <w:szCs w:val="24"/>
            <w:rPrChange w:id="1235" w:author="Alexandru Uicoabă" w:date="2022-06-16T14:51:00Z">
              <w:rPr>
                <w:rFonts w:ascii="Times New Roman" w:hAnsi="Times New Roman" w:cs="Times New Roman"/>
                <w:sz w:val="24"/>
                <w:szCs w:val="24"/>
                <w:lang w:val="en-GB"/>
              </w:rPr>
            </w:rPrChange>
          </w:rPr>
          <w:t>În partea experimentală, învățarea agentului se va face folosind două tipuri de învățare automată.</w:t>
        </w:r>
      </w:ins>
    </w:p>
    <w:p w14:paraId="70430D12" w14:textId="29587691" w:rsidR="0073736C" w:rsidRPr="00080AD6" w:rsidRDefault="0073736C" w:rsidP="00080AD6">
      <w:pPr>
        <w:jc w:val="both"/>
        <w:rPr>
          <w:rFonts w:ascii="Arial" w:hAnsi="Arial" w:cs="Arial"/>
          <w:sz w:val="24"/>
          <w:szCs w:val="24"/>
          <w:rPrChange w:id="1236" w:author="Alexandru Uicoabă" w:date="2022-06-16T14:51:00Z">
            <w:rPr>
              <w:rFonts w:ascii="Times New Roman" w:hAnsi="Times New Roman" w:cs="Times New Roman"/>
              <w:sz w:val="24"/>
              <w:szCs w:val="24"/>
            </w:rPr>
          </w:rPrChange>
        </w:rPr>
      </w:pPr>
      <w:r w:rsidRPr="00080AD6">
        <w:rPr>
          <w:rFonts w:ascii="Arial" w:hAnsi="Arial" w:cs="Arial"/>
          <w:sz w:val="24"/>
          <w:szCs w:val="24"/>
          <w:rPrChange w:id="1237" w:author="Alexandru Uicoabă" w:date="2022-06-16T14:51:00Z">
            <w:rPr>
              <w:rFonts w:ascii="Times New Roman" w:hAnsi="Times New Roman" w:cs="Times New Roman"/>
              <w:sz w:val="24"/>
              <w:szCs w:val="24"/>
              <w:lang w:val="en-GB"/>
            </w:rPr>
          </w:rPrChange>
        </w:rPr>
        <w:tab/>
        <w:t xml:space="preserve">Pentru </w:t>
      </w:r>
      <w:del w:id="1238" w:author="Alexandru Uicoabă" w:date="2022-06-15T20:13:00Z">
        <w:r w:rsidRPr="00080AD6" w:rsidDel="002A36C6">
          <w:rPr>
            <w:rFonts w:ascii="Arial" w:hAnsi="Arial" w:cs="Arial"/>
            <w:sz w:val="24"/>
            <w:szCs w:val="24"/>
            <w:rPrChange w:id="1239" w:author="Alexandru Uicoabă" w:date="2022-06-16T14:51:00Z">
              <w:rPr>
                <w:rFonts w:ascii="Times New Roman" w:hAnsi="Times New Roman" w:cs="Times New Roman"/>
                <w:sz w:val="24"/>
                <w:szCs w:val="24"/>
                <w:lang w:val="en-GB"/>
              </w:rPr>
            </w:rPrChange>
          </w:rPr>
          <w:delText xml:space="preserve">realizarea acestora </w:delText>
        </w:r>
      </w:del>
      <w:ins w:id="1240" w:author="Bogdan Dragulescu" w:date="2022-06-14T11:01:00Z">
        <w:del w:id="1241" w:author="Alexandru Uicoabă" w:date="2022-06-15T20:13:00Z">
          <w:r w:rsidR="0039645A" w:rsidRPr="00080AD6" w:rsidDel="002A36C6">
            <w:rPr>
              <w:rFonts w:ascii="Arial" w:hAnsi="Arial" w:cs="Arial"/>
              <w:sz w:val="24"/>
              <w:szCs w:val="24"/>
              <w:rPrChange w:id="1242" w:author="Alexandru Uicoabă" w:date="2022-06-16T14:51:00Z">
                <w:rPr>
                  <w:rFonts w:ascii="Times New Roman" w:hAnsi="Times New Roman" w:cs="Times New Roman"/>
                  <w:sz w:val="24"/>
                  <w:szCs w:val="24"/>
                  <w:lang w:val="en-GB"/>
                </w:rPr>
              </w:rPrChange>
            </w:rPr>
            <w:delText>a</w:delText>
          </w:r>
        </w:del>
      </w:ins>
      <w:del w:id="1243" w:author="Alexandru Uicoabă" w:date="2022-06-15T20:13:00Z">
        <w:r w:rsidRPr="00080AD6" w:rsidDel="002A36C6">
          <w:rPr>
            <w:rFonts w:ascii="Arial" w:hAnsi="Arial" w:cs="Arial"/>
            <w:sz w:val="24"/>
            <w:szCs w:val="24"/>
            <w:rPrChange w:id="1244" w:author="Alexandru Uicoabă" w:date="2022-06-16T14:51:00Z">
              <w:rPr>
                <w:rFonts w:ascii="Times New Roman" w:hAnsi="Times New Roman" w:cs="Times New Roman"/>
                <w:sz w:val="24"/>
                <w:szCs w:val="24"/>
                <w:lang w:val="en-GB"/>
              </w:rPr>
            </w:rPrChange>
          </w:rPr>
          <w:delText>evem mai multe obiective</w:delText>
        </w:r>
      </w:del>
      <w:ins w:id="1245" w:author="Alexandru Uicoabă" w:date="2022-06-15T20:13:00Z">
        <w:r w:rsidR="002A36C6" w:rsidRPr="00080AD6">
          <w:rPr>
            <w:rFonts w:ascii="Arial" w:hAnsi="Arial" w:cs="Arial"/>
            <w:sz w:val="24"/>
            <w:szCs w:val="24"/>
            <w:rPrChange w:id="1246" w:author="Alexandru Uicoabă" w:date="2022-06-16T14:51:00Z">
              <w:rPr>
                <w:rFonts w:ascii="Times New Roman" w:hAnsi="Times New Roman" w:cs="Times New Roman"/>
                <w:sz w:val="24"/>
                <w:szCs w:val="24"/>
                <w:lang w:val="en-GB"/>
              </w:rPr>
            </w:rPrChange>
          </w:rPr>
          <w:t>a răspunde la întrebările de cercetare trebuie îndeplinite următoarele etape</w:t>
        </w:r>
      </w:ins>
      <w:r w:rsidRPr="00080AD6">
        <w:rPr>
          <w:rFonts w:ascii="Arial" w:hAnsi="Arial" w:cs="Arial"/>
          <w:sz w:val="24"/>
          <w:szCs w:val="24"/>
          <w:rPrChange w:id="1247" w:author="Alexandru Uicoabă" w:date="2022-06-16T14:51:00Z">
            <w:rPr>
              <w:rFonts w:ascii="Times New Roman" w:hAnsi="Times New Roman" w:cs="Times New Roman"/>
              <w:sz w:val="24"/>
              <w:szCs w:val="24"/>
              <w:lang w:val="en-GB"/>
            </w:rPr>
          </w:rPrChange>
        </w:rPr>
        <w:t>:</w:t>
      </w:r>
    </w:p>
    <w:p w14:paraId="2922D1E8" w14:textId="2B422D8E" w:rsidR="0073736C" w:rsidRPr="00080AD6" w:rsidRDefault="0073736C" w:rsidP="00080AD6">
      <w:pPr>
        <w:pStyle w:val="Listparagraf"/>
        <w:numPr>
          <w:ilvl w:val="0"/>
          <w:numId w:val="9"/>
        </w:numPr>
        <w:jc w:val="both"/>
        <w:rPr>
          <w:rFonts w:ascii="Arial" w:hAnsi="Arial" w:cs="Arial"/>
          <w:sz w:val="24"/>
          <w:szCs w:val="24"/>
          <w:rPrChange w:id="1248" w:author="Alexandru Uicoabă" w:date="2022-06-16T14:51:00Z">
            <w:rPr>
              <w:rFonts w:ascii="Times New Roman" w:hAnsi="Times New Roman" w:cs="Times New Roman"/>
              <w:sz w:val="24"/>
              <w:szCs w:val="24"/>
            </w:rPr>
          </w:rPrChange>
        </w:rPr>
      </w:pPr>
      <w:r w:rsidRPr="00080AD6">
        <w:rPr>
          <w:rFonts w:ascii="Arial" w:hAnsi="Arial" w:cs="Arial"/>
          <w:sz w:val="24"/>
          <w:szCs w:val="24"/>
          <w:rPrChange w:id="1249" w:author="Alexandru Uicoabă" w:date="2022-06-16T14:51:00Z">
            <w:rPr>
              <w:rFonts w:ascii="Times New Roman" w:hAnsi="Times New Roman" w:cs="Times New Roman"/>
              <w:sz w:val="24"/>
              <w:szCs w:val="24"/>
            </w:rPr>
          </w:rPrChange>
        </w:rPr>
        <w:t xml:space="preserve">Adaptarea codului din </w:t>
      </w:r>
      <w:proofErr w:type="spellStart"/>
      <w:r w:rsidR="0031430D" w:rsidRPr="00860066">
        <w:rPr>
          <w:rFonts w:ascii="Arial" w:hAnsi="Arial" w:cs="Arial"/>
          <w:i/>
          <w:iCs/>
          <w:sz w:val="24"/>
          <w:szCs w:val="24"/>
          <w:rPrChange w:id="1250" w:author="Alexandru Uicoabă" w:date="2022-06-16T16:47:00Z">
            <w:rPr>
              <w:rFonts w:ascii="Times New Roman" w:hAnsi="Times New Roman" w:cs="Times New Roman"/>
              <w:sz w:val="24"/>
              <w:szCs w:val="24"/>
            </w:rPr>
          </w:rPrChange>
        </w:rPr>
        <w:t>U</w:t>
      </w:r>
      <w:r w:rsidRPr="00860066">
        <w:rPr>
          <w:rFonts w:ascii="Arial" w:hAnsi="Arial" w:cs="Arial"/>
          <w:i/>
          <w:iCs/>
          <w:sz w:val="24"/>
          <w:szCs w:val="24"/>
          <w:rPrChange w:id="1251" w:author="Alexandru Uicoabă" w:date="2022-06-16T16:47:00Z">
            <w:rPr>
              <w:rFonts w:ascii="Times New Roman" w:hAnsi="Times New Roman" w:cs="Times New Roman"/>
              <w:sz w:val="24"/>
              <w:szCs w:val="24"/>
            </w:rPr>
          </w:rPrChange>
        </w:rPr>
        <w:t>nity</w:t>
      </w:r>
      <w:proofErr w:type="spellEnd"/>
      <w:r w:rsidRPr="00080AD6">
        <w:rPr>
          <w:rFonts w:ascii="Arial" w:hAnsi="Arial" w:cs="Arial"/>
          <w:sz w:val="24"/>
          <w:szCs w:val="24"/>
          <w:rPrChange w:id="1252" w:author="Alexandru Uicoabă" w:date="2022-06-16T14:51:00Z">
            <w:rPr>
              <w:rFonts w:ascii="Times New Roman" w:hAnsi="Times New Roman" w:cs="Times New Roman"/>
              <w:sz w:val="24"/>
              <w:szCs w:val="24"/>
            </w:rPr>
          </w:rPrChange>
        </w:rPr>
        <w:t xml:space="preserve"> pentru a facilita colectarea da</w:t>
      </w:r>
      <w:ins w:id="1253" w:author="Bogdan Dragulescu" w:date="2022-06-14T11:01:00Z">
        <w:r w:rsidR="0039645A" w:rsidRPr="00080AD6">
          <w:rPr>
            <w:rFonts w:ascii="Arial" w:hAnsi="Arial" w:cs="Arial"/>
            <w:sz w:val="24"/>
            <w:szCs w:val="24"/>
            <w:rPrChange w:id="1254" w:author="Alexandru Uicoabă" w:date="2022-06-16T14:51:00Z">
              <w:rPr>
                <w:rFonts w:ascii="Times New Roman" w:hAnsi="Times New Roman" w:cs="Times New Roman"/>
                <w:sz w:val="24"/>
                <w:szCs w:val="24"/>
              </w:rPr>
            </w:rPrChange>
          </w:rPr>
          <w:t>t</w:t>
        </w:r>
      </w:ins>
      <w:del w:id="1255" w:author="Bogdan Dragulescu" w:date="2022-06-14T11:01:00Z">
        <w:r w:rsidRPr="00080AD6" w:rsidDel="0039645A">
          <w:rPr>
            <w:rFonts w:ascii="Arial" w:hAnsi="Arial" w:cs="Arial"/>
            <w:sz w:val="24"/>
            <w:szCs w:val="24"/>
            <w:rPrChange w:id="1256" w:author="Alexandru Uicoabă" w:date="2022-06-16T14:51:00Z">
              <w:rPr>
                <w:rFonts w:ascii="Times New Roman" w:hAnsi="Times New Roman" w:cs="Times New Roman"/>
                <w:sz w:val="24"/>
                <w:szCs w:val="24"/>
              </w:rPr>
            </w:rPrChange>
          </w:rPr>
          <w:delText>r</w:delText>
        </w:r>
      </w:del>
      <w:r w:rsidRPr="00080AD6">
        <w:rPr>
          <w:rFonts w:ascii="Arial" w:hAnsi="Arial" w:cs="Arial"/>
          <w:sz w:val="24"/>
          <w:szCs w:val="24"/>
          <w:rPrChange w:id="1257" w:author="Alexandru Uicoabă" w:date="2022-06-16T14:51:00Z">
            <w:rPr>
              <w:rFonts w:ascii="Times New Roman" w:hAnsi="Times New Roman" w:cs="Times New Roman"/>
              <w:sz w:val="24"/>
              <w:szCs w:val="24"/>
            </w:rPr>
          </w:rPrChange>
        </w:rPr>
        <w:t>elor din joc și controlul agentului programatic</w:t>
      </w:r>
    </w:p>
    <w:p w14:paraId="0A4EB1A1" w14:textId="1CBD73E5" w:rsidR="0073736C" w:rsidRPr="00080AD6" w:rsidRDefault="0073736C" w:rsidP="00080AD6">
      <w:pPr>
        <w:pStyle w:val="Listparagraf"/>
        <w:numPr>
          <w:ilvl w:val="0"/>
          <w:numId w:val="9"/>
        </w:numPr>
        <w:jc w:val="both"/>
        <w:rPr>
          <w:rFonts w:ascii="Arial" w:hAnsi="Arial" w:cs="Arial"/>
          <w:sz w:val="24"/>
          <w:szCs w:val="24"/>
          <w:rPrChange w:id="1258" w:author="Alexandru Uicoabă" w:date="2022-06-16T14:51:00Z">
            <w:rPr>
              <w:rFonts w:ascii="Times New Roman" w:hAnsi="Times New Roman" w:cs="Times New Roman"/>
              <w:sz w:val="24"/>
              <w:szCs w:val="24"/>
            </w:rPr>
          </w:rPrChange>
        </w:rPr>
      </w:pPr>
      <w:r w:rsidRPr="00080AD6">
        <w:rPr>
          <w:rFonts w:ascii="Arial" w:hAnsi="Arial" w:cs="Arial"/>
          <w:sz w:val="24"/>
          <w:szCs w:val="24"/>
          <w:rPrChange w:id="1259" w:author="Alexandru Uicoabă" w:date="2022-06-16T14:51:00Z">
            <w:rPr>
              <w:rFonts w:ascii="Times New Roman" w:hAnsi="Times New Roman" w:cs="Times New Roman"/>
              <w:sz w:val="24"/>
              <w:szCs w:val="24"/>
            </w:rPr>
          </w:rPrChange>
        </w:rPr>
        <w:t xml:space="preserve">Realizarea infrastructurii pentru comunicarea dintre mediul </w:t>
      </w:r>
      <w:proofErr w:type="spellStart"/>
      <w:r w:rsidRPr="00860066">
        <w:rPr>
          <w:rFonts w:ascii="Arial" w:hAnsi="Arial" w:cs="Arial"/>
          <w:i/>
          <w:iCs/>
          <w:sz w:val="24"/>
          <w:szCs w:val="24"/>
          <w:rPrChange w:id="1260" w:author="Alexandru Uicoabă" w:date="2022-06-16T16:47:00Z">
            <w:rPr>
              <w:rFonts w:ascii="Times New Roman" w:hAnsi="Times New Roman" w:cs="Times New Roman"/>
              <w:sz w:val="24"/>
              <w:szCs w:val="24"/>
            </w:rPr>
          </w:rPrChange>
        </w:rPr>
        <w:t>Unity</w:t>
      </w:r>
      <w:proofErr w:type="spellEnd"/>
      <w:r w:rsidRPr="00080AD6">
        <w:rPr>
          <w:rFonts w:ascii="Arial" w:hAnsi="Arial" w:cs="Arial"/>
          <w:sz w:val="24"/>
          <w:szCs w:val="24"/>
          <w:rPrChange w:id="1261" w:author="Alexandru Uicoabă" w:date="2022-06-16T14:51:00Z">
            <w:rPr>
              <w:rFonts w:ascii="Times New Roman" w:hAnsi="Times New Roman" w:cs="Times New Roman"/>
              <w:sz w:val="24"/>
              <w:szCs w:val="24"/>
            </w:rPr>
          </w:rPrChange>
        </w:rPr>
        <w:t xml:space="preserve"> și codul în </w:t>
      </w:r>
      <w:proofErr w:type="spellStart"/>
      <w:r w:rsidRPr="00860066">
        <w:rPr>
          <w:rFonts w:ascii="Arial" w:hAnsi="Arial" w:cs="Arial"/>
          <w:i/>
          <w:iCs/>
          <w:sz w:val="24"/>
          <w:szCs w:val="24"/>
          <w:rPrChange w:id="1262" w:author="Alexandru Uicoabă" w:date="2022-06-16T16:47:00Z">
            <w:rPr>
              <w:rFonts w:ascii="Times New Roman" w:hAnsi="Times New Roman" w:cs="Times New Roman"/>
              <w:sz w:val="24"/>
              <w:szCs w:val="24"/>
            </w:rPr>
          </w:rPrChange>
        </w:rPr>
        <w:t>Python</w:t>
      </w:r>
      <w:proofErr w:type="spellEnd"/>
      <w:r w:rsidRPr="00080AD6">
        <w:rPr>
          <w:rFonts w:ascii="Arial" w:hAnsi="Arial" w:cs="Arial"/>
          <w:sz w:val="24"/>
          <w:szCs w:val="24"/>
          <w:rPrChange w:id="1263" w:author="Alexandru Uicoabă" w:date="2022-06-16T14:51:00Z">
            <w:rPr>
              <w:rFonts w:ascii="Times New Roman" w:hAnsi="Times New Roman" w:cs="Times New Roman"/>
              <w:sz w:val="24"/>
              <w:szCs w:val="24"/>
            </w:rPr>
          </w:rPrChange>
        </w:rPr>
        <w:t xml:space="preserve"> prin care se va face învățarea agentului</w:t>
      </w:r>
    </w:p>
    <w:p w14:paraId="2B13D1F6" w14:textId="52028775" w:rsidR="0073736C" w:rsidRPr="00080AD6" w:rsidRDefault="00AB4EE8" w:rsidP="00080AD6">
      <w:pPr>
        <w:pStyle w:val="Listparagraf"/>
        <w:numPr>
          <w:ilvl w:val="0"/>
          <w:numId w:val="9"/>
        </w:numPr>
        <w:jc w:val="both"/>
        <w:rPr>
          <w:rFonts w:ascii="Arial" w:hAnsi="Arial" w:cs="Arial"/>
          <w:sz w:val="24"/>
          <w:szCs w:val="24"/>
          <w:rPrChange w:id="1264" w:author="Alexandru Uicoabă" w:date="2022-06-16T14:51:00Z">
            <w:rPr>
              <w:rFonts w:ascii="Times New Roman" w:hAnsi="Times New Roman" w:cs="Times New Roman"/>
              <w:sz w:val="24"/>
              <w:szCs w:val="24"/>
            </w:rPr>
          </w:rPrChange>
        </w:rPr>
      </w:pPr>
      <w:r w:rsidRPr="00080AD6">
        <w:rPr>
          <w:rFonts w:ascii="Arial" w:hAnsi="Arial" w:cs="Arial"/>
          <w:sz w:val="24"/>
          <w:szCs w:val="24"/>
          <w:rPrChange w:id="1265" w:author="Alexandru Uicoabă" w:date="2022-06-16T14:51:00Z">
            <w:rPr>
              <w:rFonts w:ascii="Times New Roman" w:hAnsi="Times New Roman" w:cs="Times New Roman"/>
              <w:sz w:val="24"/>
              <w:szCs w:val="24"/>
            </w:rPr>
          </w:rPrChange>
        </w:rPr>
        <w:t xml:space="preserve">Antrenarea modelului folosind algoritmi de </w:t>
      </w:r>
      <w:del w:id="1266" w:author="Alexandru Uicoabă" w:date="2022-06-15T20:13:00Z">
        <w:r w:rsidRPr="00080AD6" w:rsidDel="00FF02D5">
          <w:rPr>
            <w:rFonts w:ascii="Arial" w:hAnsi="Arial" w:cs="Arial"/>
            <w:sz w:val="24"/>
            <w:szCs w:val="24"/>
            <w:rPrChange w:id="1267" w:author="Alexandru Uicoabă" w:date="2022-06-16T14:51:00Z">
              <w:rPr>
                <w:rFonts w:ascii="Times New Roman" w:hAnsi="Times New Roman" w:cs="Times New Roman"/>
                <w:sz w:val="24"/>
                <w:szCs w:val="24"/>
              </w:rPr>
            </w:rPrChange>
          </w:rPr>
          <w:delText>machine learning</w:delText>
        </w:r>
      </w:del>
      <w:ins w:id="1268" w:author="Alexandru Uicoabă" w:date="2022-06-15T20:13:00Z">
        <w:r w:rsidR="00FF02D5" w:rsidRPr="00080AD6">
          <w:rPr>
            <w:rFonts w:ascii="Arial" w:hAnsi="Arial" w:cs="Arial"/>
            <w:sz w:val="24"/>
            <w:szCs w:val="24"/>
            <w:rPrChange w:id="1269" w:author="Alexandru Uicoabă" w:date="2022-06-16T14:51:00Z">
              <w:rPr>
                <w:rFonts w:ascii="Times New Roman" w:hAnsi="Times New Roman" w:cs="Times New Roman"/>
                <w:sz w:val="24"/>
                <w:szCs w:val="24"/>
              </w:rPr>
            </w:rPrChange>
          </w:rPr>
          <w:t>învățare automată</w:t>
        </w:r>
      </w:ins>
      <w:r w:rsidRPr="00080AD6">
        <w:rPr>
          <w:rFonts w:ascii="Arial" w:hAnsi="Arial" w:cs="Arial"/>
          <w:sz w:val="24"/>
          <w:szCs w:val="24"/>
          <w:rPrChange w:id="1270" w:author="Alexandru Uicoabă" w:date="2022-06-16T14:51:00Z">
            <w:rPr>
              <w:rFonts w:ascii="Times New Roman" w:hAnsi="Times New Roman" w:cs="Times New Roman"/>
              <w:sz w:val="24"/>
              <w:szCs w:val="24"/>
            </w:rPr>
          </w:rPrChange>
        </w:rPr>
        <w:t xml:space="preserve"> supravegheați</w:t>
      </w:r>
    </w:p>
    <w:p w14:paraId="53023934" w14:textId="765B14E3" w:rsidR="00AB4EE8" w:rsidRPr="00080AD6" w:rsidRDefault="00AB4EE8" w:rsidP="00080AD6">
      <w:pPr>
        <w:pStyle w:val="Listparagraf"/>
        <w:numPr>
          <w:ilvl w:val="0"/>
          <w:numId w:val="9"/>
        </w:numPr>
        <w:jc w:val="both"/>
        <w:rPr>
          <w:rFonts w:ascii="Arial" w:hAnsi="Arial" w:cs="Arial"/>
          <w:sz w:val="24"/>
          <w:szCs w:val="24"/>
          <w:rPrChange w:id="1271" w:author="Alexandru Uicoabă" w:date="2022-06-16T14:51:00Z">
            <w:rPr>
              <w:rFonts w:ascii="Times New Roman" w:hAnsi="Times New Roman" w:cs="Times New Roman"/>
              <w:sz w:val="24"/>
              <w:szCs w:val="24"/>
            </w:rPr>
          </w:rPrChange>
        </w:rPr>
      </w:pPr>
      <w:r w:rsidRPr="00080AD6">
        <w:rPr>
          <w:rFonts w:ascii="Arial" w:hAnsi="Arial" w:cs="Arial"/>
          <w:sz w:val="24"/>
          <w:szCs w:val="24"/>
          <w:rPrChange w:id="1272" w:author="Alexandru Uicoabă" w:date="2022-06-16T14:51:00Z">
            <w:rPr>
              <w:rFonts w:ascii="Times New Roman" w:hAnsi="Times New Roman" w:cs="Times New Roman"/>
              <w:sz w:val="24"/>
              <w:szCs w:val="24"/>
            </w:rPr>
          </w:rPrChange>
        </w:rPr>
        <w:t xml:space="preserve">Antrenarea modelului folosind </w:t>
      </w:r>
      <w:proofErr w:type="spellStart"/>
      <w:r w:rsidRPr="00080AD6">
        <w:rPr>
          <w:rFonts w:ascii="Arial" w:hAnsi="Arial" w:cs="Arial"/>
          <w:sz w:val="24"/>
          <w:szCs w:val="24"/>
          <w:rPrChange w:id="1273" w:author="Alexandru Uicoabă" w:date="2022-06-16T14:51:00Z">
            <w:rPr>
              <w:rFonts w:ascii="Times New Roman" w:hAnsi="Times New Roman" w:cs="Times New Roman"/>
              <w:sz w:val="24"/>
              <w:szCs w:val="24"/>
            </w:rPr>
          </w:rPrChange>
        </w:rPr>
        <w:t>Reinforcement</w:t>
      </w:r>
      <w:proofErr w:type="spellEnd"/>
      <w:r w:rsidRPr="00080AD6">
        <w:rPr>
          <w:rFonts w:ascii="Arial" w:hAnsi="Arial" w:cs="Arial"/>
          <w:sz w:val="24"/>
          <w:szCs w:val="24"/>
          <w:rPrChange w:id="1274" w:author="Alexandru Uicoabă" w:date="2022-06-16T14:51:00Z">
            <w:rPr>
              <w:rFonts w:ascii="Times New Roman" w:hAnsi="Times New Roman" w:cs="Times New Roman"/>
              <w:sz w:val="24"/>
              <w:szCs w:val="24"/>
            </w:rPr>
          </w:rPrChange>
        </w:rPr>
        <w:t xml:space="preserve"> </w:t>
      </w:r>
      <w:proofErr w:type="spellStart"/>
      <w:r w:rsidRPr="00080AD6">
        <w:rPr>
          <w:rFonts w:ascii="Arial" w:hAnsi="Arial" w:cs="Arial"/>
          <w:sz w:val="24"/>
          <w:szCs w:val="24"/>
          <w:rPrChange w:id="1275" w:author="Alexandru Uicoabă" w:date="2022-06-16T14:51:00Z">
            <w:rPr>
              <w:rFonts w:ascii="Times New Roman" w:hAnsi="Times New Roman" w:cs="Times New Roman"/>
              <w:sz w:val="24"/>
              <w:szCs w:val="24"/>
            </w:rPr>
          </w:rPrChange>
        </w:rPr>
        <w:t>Learning</w:t>
      </w:r>
      <w:proofErr w:type="spellEnd"/>
    </w:p>
    <w:p w14:paraId="1F3D4346" w14:textId="1EBB5834" w:rsidR="00AB4EE8" w:rsidRPr="00080AD6" w:rsidDel="00662153" w:rsidRDefault="00AB4EE8">
      <w:pPr>
        <w:pStyle w:val="Listparagraf"/>
        <w:numPr>
          <w:ilvl w:val="0"/>
          <w:numId w:val="9"/>
        </w:numPr>
        <w:jc w:val="both"/>
        <w:rPr>
          <w:del w:id="1276" w:author="Alexandru Uicoaba" w:date="2022-06-15T09:46:00Z"/>
          <w:rFonts w:ascii="Arial" w:hAnsi="Arial" w:cs="Arial"/>
          <w:sz w:val="24"/>
          <w:szCs w:val="24"/>
          <w:rPrChange w:id="1277" w:author="Alexandru Uicoabă" w:date="2022-06-16T14:51:00Z">
            <w:rPr>
              <w:del w:id="1278" w:author="Alexandru Uicoaba" w:date="2022-06-15T09:46:00Z"/>
              <w:rFonts w:ascii="Times New Roman" w:hAnsi="Times New Roman" w:cs="Times New Roman"/>
              <w:sz w:val="24"/>
              <w:szCs w:val="24"/>
            </w:rPr>
          </w:rPrChange>
        </w:rPr>
      </w:pPr>
      <w:r w:rsidRPr="00080AD6">
        <w:rPr>
          <w:rFonts w:ascii="Arial" w:hAnsi="Arial" w:cs="Arial"/>
          <w:sz w:val="24"/>
          <w:szCs w:val="24"/>
          <w:rPrChange w:id="1279" w:author="Alexandru Uicoabă" w:date="2022-06-16T14:51:00Z">
            <w:rPr>
              <w:rFonts w:ascii="Times New Roman" w:hAnsi="Times New Roman" w:cs="Times New Roman"/>
              <w:sz w:val="24"/>
              <w:szCs w:val="24"/>
            </w:rPr>
          </w:rPrChange>
        </w:rPr>
        <w:t>Compararea performanțelor agentului în cele două scenarii de mai sus</w:t>
      </w:r>
    </w:p>
    <w:p w14:paraId="5C7ABCFB" w14:textId="77777777" w:rsidR="00AB4EE8" w:rsidRPr="00080AD6" w:rsidDel="00662153" w:rsidRDefault="00AB4EE8">
      <w:pPr>
        <w:pStyle w:val="Listparagraf"/>
        <w:numPr>
          <w:ilvl w:val="0"/>
          <w:numId w:val="9"/>
        </w:numPr>
        <w:jc w:val="both"/>
        <w:rPr>
          <w:del w:id="1280" w:author="Alexandru Uicoaba" w:date="2022-06-15T09:46:00Z"/>
          <w:rFonts w:ascii="Arial" w:hAnsi="Arial" w:cs="Arial"/>
          <w:sz w:val="24"/>
          <w:szCs w:val="24"/>
          <w:lang w:val="en-GB"/>
          <w:rPrChange w:id="1281" w:author="Alexandru Uicoabă" w:date="2022-06-16T14:51:00Z">
            <w:rPr>
              <w:del w:id="1282" w:author="Alexandru Uicoaba" w:date="2022-06-15T09:46:00Z"/>
              <w:lang w:val="en-GB"/>
            </w:rPr>
          </w:rPrChange>
        </w:rPr>
        <w:pPrChange w:id="1283" w:author="Alexandru Uicoabă" w:date="2022-06-16T14:51:00Z">
          <w:pPr/>
        </w:pPrChange>
      </w:pPr>
    </w:p>
    <w:p w14:paraId="1888AFCA" w14:textId="23C866C2" w:rsidR="00E7416B" w:rsidRPr="00080AD6" w:rsidDel="00662153" w:rsidRDefault="00230B41">
      <w:pPr>
        <w:pStyle w:val="Listparagraf"/>
        <w:jc w:val="both"/>
        <w:rPr>
          <w:del w:id="1284" w:author="Alexandru Uicoaba" w:date="2022-06-15T09:46:00Z"/>
          <w:rFonts w:ascii="Arial" w:hAnsi="Arial" w:cs="Arial"/>
          <w:b/>
          <w:bCs/>
          <w:sz w:val="24"/>
          <w:szCs w:val="24"/>
          <w:lang w:val="en-GB"/>
          <w:rPrChange w:id="1285" w:author="Alexandru Uicoabă" w:date="2022-06-16T14:51:00Z">
            <w:rPr>
              <w:del w:id="1286" w:author="Alexandru Uicoaba" w:date="2022-06-15T09:46:00Z"/>
              <w:rFonts w:ascii="Times New Roman" w:hAnsi="Times New Roman" w:cs="Times New Roman"/>
              <w:b/>
              <w:bCs/>
              <w:sz w:val="28"/>
              <w:szCs w:val="28"/>
              <w:lang w:val="en-GB"/>
            </w:rPr>
          </w:rPrChange>
        </w:rPr>
        <w:pPrChange w:id="1287" w:author="Alexandru Uicoabă" w:date="2022-06-16T14:51:00Z">
          <w:pPr>
            <w:pStyle w:val="Titlu2"/>
          </w:pPr>
        </w:pPrChange>
      </w:pPr>
      <w:del w:id="1288" w:author="Alexandru Uicoaba" w:date="2022-06-15T09:46:00Z">
        <w:r w:rsidRPr="00080AD6" w:rsidDel="00662153">
          <w:rPr>
            <w:rFonts w:ascii="Arial" w:hAnsi="Arial" w:cs="Arial"/>
            <w:b/>
            <w:bCs/>
            <w:sz w:val="24"/>
            <w:szCs w:val="24"/>
            <w:lang w:val="en-GB"/>
            <w:rPrChange w:id="1289" w:author="Alexandru Uicoabă" w:date="2022-06-16T14:51:00Z">
              <w:rPr>
                <w:rFonts w:ascii="Times New Roman" w:hAnsi="Times New Roman" w:cs="Times New Roman"/>
                <w:b/>
                <w:bCs/>
                <w:sz w:val="28"/>
                <w:szCs w:val="28"/>
                <w:lang w:val="en-GB"/>
              </w:rPr>
            </w:rPrChange>
          </w:rPr>
          <w:delText xml:space="preserve">3.1 </w:delText>
        </w:r>
        <w:r w:rsidR="00E7416B" w:rsidRPr="00080AD6" w:rsidDel="00662153">
          <w:rPr>
            <w:rFonts w:ascii="Arial" w:hAnsi="Arial" w:cs="Arial"/>
            <w:b/>
            <w:bCs/>
            <w:sz w:val="24"/>
            <w:szCs w:val="24"/>
            <w:lang w:val="en-GB"/>
            <w:rPrChange w:id="1290" w:author="Alexandru Uicoabă" w:date="2022-06-16T14:51:00Z">
              <w:rPr>
                <w:rFonts w:ascii="Times New Roman" w:hAnsi="Times New Roman" w:cs="Times New Roman"/>
                <w:b/>
                <w:bCs/>
                <w:sz w:val="28"/>
                <w:szCs w:val="28"/>
                <w:lang w:val="en-GB"/>
              </w:rPr>
            </w:rPrChange>
          </w:rPr>
          <w:delText xml:space="preserve">Sinteza </w:delText>
        </w:r>
        <w:commentRangeStart w:id="1291"/>
        <w:commentRangeStart w:id="1292"/>
        <w:r w:rsidR="00E7416B" w:rsidRPr="00080AD6" w:rsidDel="00662153">
          <w:rPr>
            <w:rFonts w:ascii="Arial" w:hAnsi="Arial" w:cs="Arial"/>
            <w:b/>
            <w:bCs/>
            <w:sz w:val="24"/>
            <w:szCs w:val="24"/>
            <w:lang w:val="en-GB"/>
            <w:rPrChange w:id="1293" w:author="Alexandru Uicoabă" w:date="2022-06-16T14:51:00Z">
              <w:rPr>
                <w:rFonts w:ascii="Times New Roman" w:hAnsi="Times New Roman" w:cs="Times New Roman"/>
                <w:b/>
                <w:bCs/>
                <w:sz w:val="28"/>
                <w:szCs w:val="28"/>
                <w:lang w:val="en-GB"/>
              </w:rPr>
            </w:rPrChange>
          </w:rPr>
          <w:delText>lucrării</w:delText>
        </w:r>
        <w:commentRangeEnd w:id="1291"/>
        <w:r w:rsidR="0039645A" w:rsidRPr="00080AD6" w:rsidDel="00662153">
          <w:rPr>
            <w:rStyle w:val="Referincomentariu"/>
            <w:rFonts w:ascii="Arial" w:hAnsi="Arial" w:cs="Arial"/>
            <w:sz w:val="24"/>
            <w:szCs w:val="24"/>
            <w:rPrChange w:id="1294" w:author="Alexandru Uicoabă" w:date="2022-06-16T14:51:00Z">
              <w:rPr>
                <w:rStyle w:val="Referincomentariu"/>
              </w:rPr>
            </w:rPrChange>
          </w:rPr>
          <w:commentReference w:id="1291"/>
        </w:r>
      </w:del>
      <w:commentRangeEnd w:id="1292"/>
      <w:r w:rsidR="003E0078" w:rsidRPr="00080AD6">
        <w:rPr>
          <w:rStyle w:val="Referincomentariu"/>
          <w:rFonts w:ascii="Arial" w:hAnsi="Arial" w:cs="Arial"/>
          <w:sz w:val="24"/>
          <w:szCs w:val="24"/>
          <w:rPrChange w:id="1295" w:author="Alexandru Uicoabă" w:date="2022-06-16T14:51:00Z">
            <w:rPr>
              <w:rStyle w:val="Referincomentariu"/>
            </w:rPr>
          </w:rPrChange>
        </w:rPr>
        <w:commentReference w:id="1292"/>
      </w:r>
    </w:p>
    <w:p w14:paraId="69EE8929" w14:textId="77777777" w:rsidR="006E161C" w:rsidRPr="00080AD6" w:rsidRDefault="006E161C">
      <w:pPr>
        <w:pStyle w:val="Listparagraf"/>
        <w:numPr>
          <w:ilvl w:val="0"/>
          <w:numId w:val="9"/>
        </w:numPr>
        <w:jc w:val="both"/>
        <w:rPr>
          <w:rFonts w:ascii="Arial" w:hAnsi="Arial" w:cs="Arial"/>
          <w:sz w:val="24"/>
          <w:szCs w:val="24"/>
          <w:lang w:val="en-GB"/>
          <w:rPrChange w:id="1296" w:author="Alexandru Uicoabă" w:date="2022-06-16T14:51:00Z">
            <w:rPr>
              <w:lang w:val="en-GB"/>
            </w:rPr>
          </w:rPrChange>
        </w:rPr>
        <w:pPrChange w:id="1297" w:author="Alexandru Uicoabă" w:date="2022-06-16T14:51:00Z">
          <w:pPr>
            <w:jc w:val="both"/>
          </w:pPr>
        </w:pPrChange>
      </w:pPr>
    </w:p>
    <w:p w14:paraId="01217976" w14:textId="7F2F3980" w:rsidR="00E7416B" w:rsidRPr="0078286B" w:rsidDel="008B6472" w:rsidRDefault="00E7416B" w:rsidP="00143C1F">
      <w:pPr>
        <w:jc w:val="both"/>
        <w:rPr>
          <w:moveFrom w:id="1298" w:author="Alexandru Uicoaba" w:date="2022-06-15T09:46:00Z"/>
          <w:rFonts w:ascii="Arial" w:hAnsi="Arial" w:cs="Arial"/>
          <w:sz w:val="24"/>
          <w:szCs w:val="24"/>
          <w:lang w:val="en-GB"/>
          <w:rPrChange w:id="1299" w:author="Alexandru Uicoabă" w:date="2022-06-16T14:49:00Z">
            <w:rPr>
              <w:moveFrom w:id="1300" w:author="Alexandru Uicoaba" w:date="2022-06-15T09:46:00Z"/>
              <w:rFonts w:ascii="Times New Roman" w:hAnsi="Times New Roman" w:cs="Times New Roman"/>
              <w:sz w:val="24"/>
              <w:szCs w:val="24"/>
              <w:lang w:val="en-GB"/>
            </w:rPr>
          </w:rPrChange>
        </w:rPr>
      </w:pPr>
      <w:r w:rsidRPr="0078286B">
        <w:rPr>
          <w:rFonts w:ascii="Arial" w:hAnsi="Arial" w:cs="Arial"/>
          <w:lang w:val="en-GB"/>
          <w:rPrChange w:id="1301" w:author="Alexandru Uicoabă" w:date="2022-06-16T14:49:00Z">
            <w:rPr>
              <w:lang w:val="en-GB"/>
            </w:rPr>
          </w:rPrChange>
        </w:rPr>
        <w:tab/>
      </w:r>
      <w:moveFromRangeStart w:id="1302" w:author="Alexandru Uicoaba" w:date="2022-06-15T09:46:00Z" w:name="move106178794"/>
      <w:moveFrom w:id="1303" w:author="Alexandru Uicoaba" w:date="2022-06-15T09:46:00Z">
        <w:r w:rsidRPr="0078286B" w:rsidDel="008B6472">
          <w:rPr>
            <w:rFonts w:ascii="Arial" w:hAnsi="Arial" w:cs="Arial"/>
            <w:sz w:val="24"/>
            <w:szCs w:val="24"/>
            <w:lang w:val="en-GB"/>
            <w:rPrChange w:id="1304" w:author="Alexandru Uicoabă" w:date="2022-06-16T14:49:00Z">
              <w:rPr>
                <w:rFonts w:ascii="Times New Roman" w:hAnsi="Times New Roman" w:cs="Times New Roman"/>
                <w:sz w:val="24"/>
                <w:szCs w:val="24"/>
                <w:lang w:val="en-GB"/>
              </w:rPr>
            </w:rPrChange>
          </w:rPr>
          <w:t>Această lucrare este dezvoltată î</w:t>
        </w:r>
        <w:r w:rsidR="00D87837" w:rsidRPr="0078286B" w:rsidDel="008B6472">
          <w:rPr>
            <w:rFonts w:ascii="Arial" w:hAnsi="Arial" w:cs="Arial"/>
            <w:sz w:val="24"/>
            <w:szCs w:val="24"/>
            <w:lang w:val="en-GB"/>
            <w:rPrChange w:id="1305" w:author="Alexandru Uicoabă" w:date="2022-06-16T14:49:00Z">
              <w:rPr>
                <w:rFonts w:ascii="Times New Roman" w:hAnsi="Times New Roman" w:cs="Times New Roman"/>
                <w:sz w:val="24"/>
                <w:szCs w:val="24"/>
                <w:lang w:val="en-GB"/>
              </w:rPr>
            </w:rPrChange>
          </w:rPr>
          <w:t>n cadrul Facultății de Electronică, Telecomunicații și Tehnologi Informaționale, parte al Universității Politehnica din Timișoara. Lucrarea reprezintă munca depusă pe parcursul a doi ani de zile 2020-2022.</w:t>
        </w:r>
      </w:moveFrom>
    </w:p>
    <w:p w14:paraId="0C5A757E" w14:textId="2E8B0032" w:rsidR="00D87837" w:rsidRPr="0078286B" w:rsidDel="008B6472" w:rsidRDefault="00D87837" w:rsidP="00143C1F">
      <w:pPr>
        <w:jc w:val="both"/>
        <w:rPr>
          <w:moveFrom w:id="1306" w:author="Alexandru Uicoaba" w:date="2022-06-15T09:46:00Z"/>
          <w:rFonts w:ascii="Arial" w:hAnsi="Arial" w:cs="Arial"/>
          <w:sz w:val="24"/>
          <w:szCs w:val="24"/>
          <w:rPrChange w:id="1307" w:author="Alexandru Uicoabă" w:date="2022-06-16T14:49:00Z">
            <w:rPr>
              <w:moveFrom w:id="1308" w:author="Alexandru Uicoaba" w:date="2022-06-15T09:46:00Z"/>
              <w:rFonts w:ascii="Times New Roman" w:hAnsi="Times New Roman" w:cs="Times New Roman"/>
              <w:sz w:val="24"/>
              <w:szCs w:val="24"/>
            </w:rPr>
          </w:rPrChange>
        </w:rPr>
      </w:pPr>
      <w:moveFrom w:id="1309" w:author="Alexandru Uicoaba" w:date="2022-06-15T09:46:00Z">
        <w:r w:rsidRPr="0078286B" w:rsidDel="008B6472">
          <w:rPr>
            <w:rFonts w:ascii="Arial" w:hAnsi="Arial" w:cs="Arial"/>
            <w:sz w:val="24"/>
            <w:szCs w:val="24"/>
            <w:lang w:val="en-GB"/>
            <w:rPrChange w:id="1310" w:author="Alexandru Uicoabă" w:date="2022-06-16T14:49:00Z">
              <w:rPr>
                <w:rFonts w:ascii="Times New Roman" w:hAnsi="Times New Roman" w:cs="Times New Roman"/>
                <w:sz w:val="24"/>
                <w:szCs w:val="24"/>
                <w:lang w:val="en-GB"/>
              </w:rPr>
            </w:rPrChange>
          </w:rPr>
          <w:tab/>
          <w:t>Pentru partea teoretică, s</w:t>
        </w:r>
        <w:ins w:id="1311" w:author="Bogdan Dragulescu" w:date="2022-06-14T11:05:00Z">
          <w:r w:rsidR="0039645A" w:rsidRPr="0078286B" w:rsidDel="008B6472">
            <w:rPr>
              <w:rFonts w:ascii="Arial" w:hAnsi="Arial" w:cs="Arial"/>
              <w:sz w:val="24"/>
              <w:szCs w:val="24"/>
              <w:lang w:val="en-GB"/>
              <w:rPrChange w:id="1312" w:author="Alexandru Uicoabă" w:date="2022-06-16T14:49:00Z">
                <w:rPr>
                  <w:rFonts w:ascii="Times New Roman" w:hAnsi="Times New Roman" w:cs="Times New Roman"/>
                  <w:sz w:val="24"/>
                  <w:szCs w:val="24"/>
                  <w:lang w:val="en-GB"/>
                </w:rPr>
              </w:rPrChange>
            </w:rPr>
            <w:t>-</w:t>
          </w:r>
        </w:ins>
        <w:r w:rsidRPr="0078286B" w:rsidDel="008B6472">
          <w:rPr>
            <w:rFonts w:ascii="Arial" w:hAnsi="Arial" w:cs="Arial"/>
            <w:sz w:val="24"/>
            <w:szCs w:val="24"/>
            <w:lang w:val="en-GB"/>
            <w:rPrChange w:id="1313" w:author="Alexandru Uicoabă" w:date="2022-06-16T14:49:00Z">
              <w:rPr>
                <w:rFonts w:ascii="Times New Roman" w:hAnsi="Times New Roman" w:cs="Times New Roman"/>
                <w:sz w:val="24"/>
                <w:szCs w:val="24"/>
                <w:lang w:val="en-GB"/>
              </w:rPr>
            </w:rPrChange>
          </w:rPr>
          <w:t>au parcurs mai multe articole științifice și al</w:t>
        </w:r>
        <w:ins w:id="1314" w:author="Bogdan Dragulescu" w:date="2022-06-14T11:05:00Z">
          <w:r w:rsidR="003A0ECA" w:rsidRPr="0078286B" w:rsidDel="008B6472">
            <w:rPr>
              <w:rFonts w:ascii="Arial" w:hAnsi="Arial" w:cs="Arial"/>
              <w:sz w:val="24"/>
              <w:szCs w:val="24"/>
              <w:lang w:val="en-GB"/>
              <w:rPrChange w:id="1315" w:author="Alexandru Uicoabă" w:date="2022-06-16T14:49:00Z">
                <w:rPr>
                  <w:rFonts w:ascii="Times New Roman" w:hAnsi="Times New Roman" w:cs="Times New Roman"/>
                  <w:sz w:val="24"/>
                  <w:szCs w:val="24"/>
                  <w:lang w:val="en-GB"/>
                </w:rPr>
              </w:rPrChange>
            </w:rPr>
            <w:t>t</w:t>
          </w:r>
        </w:ins>
        <w:r w:rsidRPr="0078286B" w:rsidDel="008B6472">
          <w:rPr>
            <w:rFonts w:ascii="Arial" w:hAnsi="Arial" w:cs="Arial"/>
            <w:sz w:val="24"/>
            <w:szCs w:val="24"/>
            <w:lang w:val="en-GB"/>
            <w:rPrChange w:id="1316" w:author="Alexandru Uicoabă" w:date="2022-06-16T14:49:00Z">
              <w:rPr>
                <w:rFonts w:ascii="Times New Roman" w:hAnsi="Times New Roman" w:cs="Times New Roman"/>
                <w:sz w:val="24"/>
                <w:szCs w:val="24"/>
                <w:lang w:val="en-GB"/>
              </w:rPr>
            </w:rPrChange>
          </w:rPr>
          <w:t>e resurse de documentare care ating subiecte precum Machine Learning, Reinforcement Learning și altele.</w:t>
        </w:r>
        <w:r w:rsidR="00AB4EE8" w:rsidRPr="0078286B" w:rsidDel="008B6472">
          <w:rPr>
            <w:rFonts w:ascii="Arial" w:hAnsi="Arial" w:cs="Arial"/>
            <w:sz w:val="24"/>
            <w:szCs w:val="24"/>
            <w:lang w:val="en-GB"/>
            <w:rPrChange w:id="1317" w:author="Alexandru Uicoabă" w:date="2022-06-16T14:49:00Z">
              <w:rPr>
                <w:rFonts w:ascii="Times New Roman" w:hAnsi="Times New Roman" w:cs="Times New Roman"/>
                <w:sz w:val="24"/>
                <w:szCs w:val="24"/>
                <w:lang w:val="en-GB"/>
              </w:rPr>
            </w:rPrChange>
          </w:rPr>
          <w:t xml:space="preserve"> De asemenea, un rol important pentru înțelegerea mai ușoară și mai rapidă a conceptelor de machine learning l-a avut și materia de </w:t>
        </w:r>
        <w:r w:rsidR="00AB4EE8" w:rsidRPr="0078286B" w:rsidDel="008B6472">
          <w:rPr>
            <w:rFonts w:ascii="Arial" w:hAnsi="Arial" w:cs="Arial"/>
            <w:i/>
            <w:iCs/>
            <w:sz w:val="24"/>
            <w:szCs w:val="24"/>
            <w:lang w:val="en-GB"/>
            <w:rPrChange w:id="1318" w:author="Alexandru Uicoabă" w:date="2022-06-16T14:49:00Z">
              <w:rPr>
                <w:rFonts w:ascii="Times New Roman" w:hAnsi="Times New Roman" w:cs="Times New Roman"/>
                <w:i/>
                <w:iCs/>
                <w:sz w:val="24"/>
                <w:szCs w:val="24"/>
                <w:lang w:val="en-GB"/>
              </w:rPr>
            </w:rPrChange>
          </w:rPr>
          <w:t xml:space="preserve">Modelarea și Analiza datelor pentru Decizii de Management </w:t>
        </w:r>
        <w:r w:rsidR="00AB4EE8" w:rsidRPr="0078286B" w:rsidDel="008B6472">
          <w:rPr>
            <w:rFonts w:ascii="Arial" w:hAnsi="Arial" w:cs="Arial"/>
            <w:sz w:val="24"/>
            <w:szCs w:val="24"/>
            <w:lang w:val="en-GB"/>
            <w:rPrChange w:id="1319" w:author="Alexandru Uicoabă" w:date="2022-06-16T14:49:00Z">
              <w:rPr>
                <w:rFonts w:ascii="Times New Roman" w:hAnsi="Times New Roman" w:cs="Times New Roman"/>
                <w:sz w:val="24"/>
                <w:szCs w:val="24"/>
                <w:lang w:val="en-GB"/>
              </w:rPr>
            </w:rPrChange>
          </w:rPr>
          <w:t>din</w:t>
        </w:r>
        <w:r w:rsidR="00AB4EE8" w:rsidRPr="0078286B" w:rsidDel="008B6472">
          <w:rPr>
            <w:rFonts w:ascii="Arial" w:hAnsi="Arial" w:cs="Arial"/>
            <w:sz w:val="24"/>
            <w:szCs w:val="24"/>
            <w:rPrChange w:id="1320" w:author="Alexandru Uicoabă" w:date="2022-06-16T14:49:00Z">
              <w:rPr>
                <w:rFonts w:ascii="Times New Roman" w:hAnsi="Times New Roman" w:cs="Times New Roman"/>
                <w:sz w:val="24"/>
                <w:szCs w:val="24"/>
              </w:rPr>
            </w:rPrChange>
          </w:rPr>
          <w:t xml:space="preserve"> cadrul acestui program de studiu.</w:t>
        </w:r>
      </w:moveFrom>
    </w:p>
    <w:p w14:paraId="68D51FF1" w14:textId="78D9A0A5" w:rsidR="00D87837" w:rsidRPr="0078286B" w:rsidDel="008B6472" w:rsidRDefault="00D87837" w:rsidP="00143C1F">
      <w:pPr>
        <w:jc w:val="both"/>
        <w:rPr>
          <w:moveFrom w:id="1321" w:author="Alexandru Uicoaba" w:date="2022-06-15T09:46:00Z"/>
          <w:rFonts w:ascii="Arial" w:hAnsi="Arial" w:cs="Arial"/>
          <w:sz w:val="24"/>
          <w:szCs w:val="24"/>
          <w:rPrChange w:id="1322" w:author="Alexandru Uicoabă" w:date="2022-06-16T14:49:00Z">
            <w:rPr>
              <w:moveFrom w:id="1323" w:author="Alexandru Uicoaba" w:date="2022-06-15T09:46:00Z"/>
              <w:rFonts w:ascii="Times New Roman" w:hAnsi="Times New Roman" w:cs="Times New Roman"/>
              <w:sz w:val="24"/>
              <w:szCs w:val="24"/>
            </w:rPr>
          </w:rPrChange>
        </w:rPr>
      </w:pPr>
      <w:moveFrom w:id="1324" w:author="Alexandru Uicoaba" w:date="2022-06-15T09:46:00Z">
        <w:r w:rsidRPr="0078286B" w:rsidDel="008B6472">
          <w:rPr>
            <w:rFonts w:ascii="Arial" w:hAnsi="Arial" w:cs="Arial"/>
            <w:sz w:val="24"/>
            <w:szCs w:val="24"/>
            <w:lang w:val="en-GB"/>
            <w:rPrChange w:id="1325" w:author="Alexandru Uicoabă" w:date="2022-06-16T14:49:00Z">
              <w:rPr>
                <w:rFonts w:ascii="Times New Roman" w:hAnsi="Times New Roman" w:cs="Times New Roman"/>
                <w:sz w:val="24"/>
                <w:szCs w:val="24"/>
                <w:lang w:val="en-GB"/>
              </w:rPr>
            </w:rPrChange>
          </w:rPr>
          <w:tab/>
          <w:t xml:space="preserve">Pentru partea practică s-a realizat un experiment prin intermediul căreia se </w:t>
        </w:r>
        <w:r w:rsidR="00D0215A" w:rsidRPr="0078286B" w:rsidDel="008B6472">
          <w:rPr>
            <w:rFonts w:ascii="Arial" w:hAnsi="Arial" w:cs="Arial"/>
            <w:sz w:val="24"/>
            <w:szCs w:val="24"/>
            <w:lang w:val="en-GB"/>
            <w:rPrChange w:id="1326" w:author="Alexandru Uicoabă" w:date="2022-06-16T14:49:00Z">
              <w:rPr>
                <w:rFonts w:ascii="Times New Roman" w:hAnsi="Times New Roman" w:cs="Times New Roman"/>
                <w:sz w:val="24"/>
                <w:szCs w:val="24"/>
                <w:lang w:val="en-GB"/>
              </w:rPr>
            </w:rPrChange>
          </w:rPr>
          <w:t xml:space="preserve">compară mai mulți algoritmi de Machine Learning, atât </w:t>
        </w:r>
        <w:r w:rsidR="00AB4EE8" w:rsidRPr="0078286B" w:rsidDel="008B6472">
          <w:rPr>
            <w:rFonts w:ascii="Arial" w:hAnsi="Arial" w:cs="Arial"/>
            <w:sz w:val="24"/>
            <w:szCs w:val="24"/>
            <w:lang w:val="en-GB"/>
            <w:rPrChange w:id="1327" w:author="Alexandru Uicoabă" w:date="2022-06-16T14:49:00Z">
              <w:rPr>
                <w:rFonts w:ascii="Times New Roman" w:hAnsi="Times New Roman" w:cs="Times New Roman"/>
                <w:sz w:val="24"/>
                <w:szCs w:val="24"/>
                <w:lang w:val="en-GB"/>
              </w:rPr>
            </w:rPrChange>
          </w:rPr>
          <w:t>supravegheași</w:t>
        </w:r>
        <w:r w:rsidR="00D0215A" w:rsidRPr="0078286B" w:rsidDel="008B6472">
          <w:rPr>
            <w:rFonts w:ascii="Arial" w:hAnsi="Arial" w:cs="Arial"/>
            <w:sz w:val="24"/>
            <w:szCs w:val="24"/>
            <w:lang w:val="en-GB"/>
            <w:rPrChange w:id="1328" w:author="Alexandru Uicoabă" w:date="2022-06-16T14:49:00Z">
              <w:rPr>
                <w:rFonts w:ascii="Times New Roman" w:hAnsi="Times New Roman" w:cs="Times New Roman"/>
                <w:sz w:val="24"/>
                <w:szCs w:val="24"/>
                <w:lang w:val="en-GB"/>
              </w:rPr>
            </w:rPrChange>
          </w:rPr>
          <w:t xml:space="preserve"> cât și nesup</w:t>
        </w:r>
        <w:r w:rsidR="00AB4EE8" w:rsidRPr="0078286B" w:rsidDel="008B6472">
          <w:rPr>
            <w:rFonts w:ascii="Arial" w:hAnsi="Arial" w:cs="Arial"/>
            <w:sz w:val="24"/>
            <w:szCs w:val="24"/>
            <w:lang w:val="en-GB"/>
            <w:rPrChange w:id="1329" w:author="Alexandru Uicoabă" w:date="2022-06-16T14:49:00Z">
              <w:rPr>
                <w:rFonts w:ascii="Times New Roman" w:hAnsi="Times New Roman" w:cs="Times New Roman"/>
                <w:sz w:val="24"/>
                <w:szCs w:val="24"/>
                <w:lang w:val="en-GB"/>
              </w:rPr>
            </w:rPrChange>
          </w:rPr>
          <w:t>raveghea</w:t>
        </w:r>
        <w:r w:rsidR="007E5452" w:rsidRPr="0078286B" w:rsidDel="008B6472">
          <w:rPr>
            <w:rFonts w:ascii="Arial" w:hAnsi="Arial" w:cs="Arial"/>
            <w:sz w:val="24"/>
            <w:szCs w:val="24"/>
            <w:lang w:val="en-GB"/>
            <w:rPrChange w:id="1330" w:author="Alexandru Uicoabă" w:date="2022-06-16T14:49:00Z">
              <w:rPr>
                <w:rFonts w:ascii="Times New Roman" w:hAnsi="Times New Roman" w:cs="Times New Roman"/>
                <w:sz w:val="24"/>
                <w:szCs w:val="24"/>
                <w:lang w:val="en-GB"/>
              </w:rPr>
            </w:rPrChange>
          </w:rPr>
          <w:t>ți</w:t>
        </w:r>
        <w:r w:rsidR="00D0215A" w:rsidRPr="0078286B" w:rsidDel="008B6472">
          <w:rPr>
            <w:rFonts w:ascii="Arial" w:hAnsi="Arial" w:cs="Arial"/>
            <w:sz w:val="24"/>
            <w:szCs w:val="24"/>
            <w:lang w:val="en-GB"/>
            <w:rPrChange w:id="1331" w:author="Alexandru Uicoabă" w:date="2022-06-16T14:49:00Z">
              <w:rPr>
                <w:rFonts w:ascii="Times New Roman" w:hAnsi="Times New Roman" w:cs="Times New Roman"/>
                <w:sz w:val="24"/>
                <w:szCs w:val="24"/>
                <w:lang w:val="en-GB"/>
              </w:rPr>
            </w:rPrChange>
          </w:rPr>
          <w:t>.</w:t>
        </w:r>
        <w:r w:rsidR="00C92171" w:rsidRPr="0078286B" w:rsidDel="008B6472">
          <w:rPr>
            <w:rFonts w:ascii="Arial" w:hAnsi="Arial" w:cs="Arial"/>
            <w:sz w:val="24"/>
            <w:szCs w:val="24"/>
            <w:lang w:val="en-GB"/>
            <w:rPrChange w:id="1332" w:author="Alexandru Uicoabă" w:date="2022-06-16T14:49:00Z">
              <w:rPr>
                <w:rFonts w:ascii="Times New Roman" w:hAnsi="Times New Roman" w:cs="Times New Roman"/>
                <w:sz w:val="24"/>
                <w:szCs w:val="24"/>
                <w:lang w:val="en-GB"/>
              </w:rPr>
            </w:rPrChange>
          </w:rPr>
          <w:t xml:space="preserve"> </w:t>
        </w:r>
        <w:r w:rsidR="00BB7DB8" w:rsidRPr="0078286B" w:rsidDel="008B6472">
          <w:rPr>
            <w:rFonts w:ascii="Arial" w:hAnsi="Arial" w:cs="Arial"/>
            <w:sz w:val="24"/>
            <w:szCs w:val="24"/>
            <w:lang w:val="en-GB"/>
            <w:rPrChange w:id="1333" w:author="Alexandru Uicoabă" w:date="2022-06-16T14:49:00Z">
              <w:rPr>
                <w:rFonts w:ascii="Times New Roman" w:hAnsi="Times New Roman" w:cs="Times New Roman"/>
                <w:sz w:val="24"/>
                <w:szCs w:val="24"/>
                <w:lang w:val="en-GB"/>
              </w:rPr>
            </w:rPrChange>
          </w:rPr>
          <w:t>P</w:t>
        </w:r>
        <w:r w:rsidR="00C92171" w:rsidRPr="0078286B" w:rsidDel="008B6472">
          <w:rPr>
            <w:rFonts w:ascii="Arial" w:hAnsi="Arial" w:cs="Arial"/>
            <w:sz w:val="24"/>
            <w:szCs w:val="24"/>
            <w:lang w:val="en-GB"/>
            <w:rPrChange w:id="1334" w:author="Alexandru Uicoabă" w:date="2022-06-16T14:49:00Z">
              <w:rPr>
                <w:rFonts w:ascii="Times New Roman" w:hAnsi="Times New Roman" w:cs="Times New Roman"/>
                <w:sz w:val="24"/>
                <w:szCs w:val="24"/>
                <w:lang w:val="en-GB"/>
              </w:rPr>
            </w:rPrChange>
          </w:rPr>
          <w:t xml:space="preserve">e lângă partea de machine learning mai este nevoie de cunoștințe pe partea de unity, </w:t>
        </w:r>
        <w:r w:rsidR="00A35F63" w:rsidRPr="0078286B" w:rsidDel="008B6472">
          <w:rPr>
            <w:rFonts w:ascii="Arial" w:hAnsi="Arial" w:cs="Arial"/>
            <w:sz w:val="24"/>
            <w:szCs w:val="24"/>
            <w:lang w:val="en-GB"/>
            <w:rPrChange w:id="1335" w:author="Alexandru Uicoabă" w:date="2022-06-16T14:49:00Z">
              <w:rPr>
                <w:rFonts w:ascii="Times New Roman" w:hAnsi="Times New Roman" w:cs="Times New Roman"/>
                <w:sz w:val="24"/>
                <w:szCs w:val="24"/>
                <w:lang w:val="en-GB"/>
              </w:rPr>
            </w:rPrChange>
          </w:rPr>
          <w:t xml:space="preserve">atât pe partea de design și interfață grafică, cât și pe partea logică de cod scris în limbajul de programare C#. </w:t>
        </w:r>
        <w:r w:rsidR="00C92171" w:rsidRPr="0078286B" w:rsidDel="008B6472">
          <w:rPr>
            <w:rFonts w:ascii="Arial" w:hAnsi="Arial" w:cs="Arial"/>
            <w:sz w:val="24"/>
            <w:szCs w:val="24"/>
            <w:lang w:val="en-GB"/>
            <w:rPrChange w:id="1336" w:author="Alexandru Uicoabă" w:date="2022-06-16T14:49:00Z">
              <w:rPr>
                <w:rFonts w:ascii="Times New Roman" w:hAnsi="Times New Roman" w:cs="Times New Roman"/>
                <w:sz w:val="24"/>
                <w:szCs w:val="24"/>
                <w:lang w:val="en-GB"/>
              </w:rPr>
            </w:rPrChange>
          </w:rPr>
          <w:t xml:space="preserve"> </w:t>
        </w:r>
        <w:r w:rsidR="00A35F63" w:rsidRPr="0078286B" w:rsidDel="008B6472">
          <w:rPr>
            <w:rFonts w:ascii="Arial" w:hAnsi="Arial" w:cs="Arial"/>
            <w:sz w:val="24"/>
            <w:szCs w:val="24"/>
            <w:lang w:val="en-GB"/>
            <w:rPrChange w:id="1337" w:author="Alexandru Uicoabă" w:date="2022-06-16T14:49:00Z">
              <w:rPr>
                <w:rFonts w:ascii="Times New Roman" w:hAnsi="Times New Roman" w:cs="Times New Roman"/>
                <w:sz w:val="24"/>
                <w:szCs w:val="24"/>
                <w:lang w:val="en-GB"/>
              </w:rPr>
            </w:rPrChange>
          </w:rPr>
          <w:t xml:space="preserve">De asemenea, au fost nevoie și de cunoștințe pe partea de realizare de Flask API prin care se realizează comunicarea dintre cele două medii: </w:t>
        </w:r>
        <w:r w:rsidR="00A35F63" w:rsidRPr="0078286B" w:rsidDel="008B6472">
          <w:rPr>
            <w:rFonts w:ascii="Arial" w:hAnsi="Arial" w:cs="Arial"/>
            <w:sz w:val="24"/>
            <w:szCs w:val="24"/>
            <w:rPrChange w:id="1338" w:author="Alexandru Uicoabă" w:date="2022-06-16T14:49:00Z">
              <w:rPr>
                <w:rFonts w:ascii="Times New Roman" w:hAnsi="Times New Roman" w:cs="Times New Roman"/>
                <w:sz w:val="24"/>
                <w:szCs w:val="24"/>
              </w:rPr>
            </w:rPrChange>
          </w:rPr>
          <w:t>Unity și scriptul Python.</w:t>
        </w:r>
      </w:moveFrom>
    </w:p>
    <w:p w14:paraId="3142FF92" w14:textId="0089A1F2" w:rsidR="00D0215A" w:rsidRPr="0078286B" w:rsidRDefault="00801564" w:rsidP="008B6472">
      <w:pPr>
        <w:jc w:val="both"/>
        <w:rPr>
          <w:rFonts w:ascii="Arial" w:hAnsi="Arial" w:cs="Arial"/>
          <w:sz w:val="24"/>
          <w:szCs w:val="24"/>
          <w:lang w:val="en-GB"/>
          <w:rPrChange w:id="1339" w:author="Alexandru Uicoabă" w:date="2022-06-16T14:49:00Z">
            <w:rPr>
              <w:rFonts w:ascii="Times New Roman" w:hAnsi="Times New Roman" w:cs="Times New Roman"/>
              <w:sz w:val="24"/>
              <w:szCs w:val="24"/>
              <w:lang w:val="en-GB"/>
            </w:rPr>
          </w:rPrChange>
        </w:rPr>
      </w:pPr>
      <w:moveFrom w:id="1340" w:author="Alexandru Uicoaba" w:date="2022-06-15T09:46:00Z">
        <w:r w:rsidRPr="0078286B" w:rsidDel="008B6472">
          <w:rPr>
            <w:rFonts w:ascii="Arial" w:hAnsi="Arial" w:cs="Arial"/>
            <w:sz w:val="24"/>
            <w:szCs w:val="24"/>
            <w:lang w:val="en-GB"/>
            <w:rPrChange w:id="1341" w:author="Alexandru Uicoabă" w:date="2022-06-16T14:49:00Z">
              <w:rPr>
                <w:rFonts w:ascii="Times New Roman" w:hAnsi="Times New Roman" w:cs="Times New Roman"/>
                <w:sz w:val="24"/>
                <w:szCs w:val="24"/>
                <w:lang w:val="en-GB"/>
              </w:rPr>
            </w:rPrChange>
          </w:rPr>
          <w:tab/>
        </w:r>
        <w:r w:rsidR="00BB7DB8" w:rsidRPr="0078286B" w:rsidDel="008B6472">
          <w:rPr>
            <w:rFonts w:ascii="Arial" w:hAnsi="Arial" w:cs="Arial"/>
            <w:sz w:val="24"/>
            <w:szCs w:val="24"/>
            <w:lang w:val="en-GB"/>
            <w:rPrChange w:id="1342" w:author="Alexandru Uicoabă" w:date="2022-06-16T14:49:00Z">
              <w:rPr>
                <w:rFonts w:ascii="Times New Roman" w:hAnsi="Times New Roman" w:cs="Times New Roman"/>
                <w:sz w:val="24"/>
                <w:szCs w:val="24"/>
                <w:lang w:val="en-GB"/>
              </w:rPr>
            </w:rPrChange>
          </w:rPr>
          <w:t>În final se prezintă concluziile, limitările, dezvoltăriile viitorare și referințele bibliografice.</w:t>
        </w:r>
      </w:moveFrom>
      <w:moveFromRangeEnd w:id="1302"/>
    </w:p>
    <w:p w14:paraId="68F84DCA" w14:textId="437425F8" w:rsidR="00E6691C" w:rsidRPr="0078286B" w:rsidDel="00EA65BF" w:rsidRDefault="00E6691C" w:rsidP="0044253D">
      <w:pPr>
        <w:rPr>
          <w:del w:id="1343" w:author="Alexandru Uicoabă" w:date="2022-06-15T18:49:00Z"/>
          <w:rFonts w:ascii="Arial" w:hAnsi="Arial" w:cs="Arial"/>
          <w:lang w:val="en-GB"/>
          <w:rPrChange w:id="1344" w:author="Alexandru Uicoabă" w:date="2022-06-16T14:49:00Z">
            <w:rPr>
              <w:del w:id="1345" w:author="Alexandru Uicoabă" w:date="2022-06-15T18:49:00Z"/>
              <w:lang w:val="en-GB"/>
            </w:rPr>
          </w:rPrChange>
        </w:rPr>
      </w:pPr>
    </w:p>
    <w:p w14:paraId="59E16BDD" w14:textId="37F3F625" w:rsidR="00EA65BF" w:rsidRPr="0078286B" w:rsidRDefault="00EA65BF" w:rsidP="00E7416B">
      <w:pPr>
        <w:rPr>
          <w:ins w:id="1346" w:author="Alexandru Uicoabă" w:date="2022-06-16T11:31:00Z"/>
          <w:rFonts w:ascii="Arial" w:hAnsi="Arial" w:cs="Arial"/>
          <w:lang w:val="en-GB"/>
          <w:rPrChange w:id="1347" w:author="Alexandru Uicoabă" w:date="2022-06-16T14:49:00Z">
            <w:rPr>
              <w:ins w:id="1348" w:author="Alexandru Uicoabă" w:date="2022-06-16T11:31:00Z"/>
              <w:lang w:val="en-GB"/>
            </w:rPr>
          </w:rPrChange>
        </w:rPr>
      </w:pPr>
    </w:p>
    <w:p w14:paraId="2536C2C2" w14:textId="40DA53BC" w:rsidR="00EA65BF" w:rsidRPr="0078286B" w:rsidRDefault="00EA65BF" w:rsidP="00E7416B">
      <w:pPr>
        <w:rPr>
          <w:ins w:id="1349" w:author="Alexandru Uicoabă" w:date="2022-06-16T11:31:00Z"/>
          <w:rFonts w:ascii="Arial" w:hAnsi="Arial" w:cs="Arial"/>
          <w:lang w:val="en-GB"/>
          <w:rPrChange w:id="1350" w:author="Alexandru Uicoabă" w:date="2022-06-16T14:49:00Z">
            <w:rPr>
              <w:ins w:id="1351" w:author="Alexandru Uicoabă" w:date="2022-06-16T11:31:00Z"/>
              <w:lang w:val="en-GB"/>
            </w:rPr>
          </w:rPrChange>
        </w:rPr>
      </w:pPr>
    </w:p>
    <w:p w14:paraId="12CB232C" w14:textId="16111A97" w:rsidR="00EA65BF" w:rsidRPr="0078286B" w:rsidRDefault="00EA65BF" w:rsidP="00E7416B">
      <w:pPr>
        <w:rPr>
          <w:ins w:id="1352" w:author="Alexandru Uicoabă" w:date="2022-06-16T11:31:00Z"/>
          <w:rFonts w:ascii="Arial" w:hAnsi="Arial" w:cs="Arial"/>
          <w:lang w:val="en-GB"/>
          <w:rPrChange w:id="1353" w:author="Alexandru Uicoabă" w:date="2022-06-16T14:49:00Z">
            <w:rPr>
              <w:ins w:id="1354" w:author="Alexandru Uicoabă" w:date="2022-06-16T11:31:00Z"/>
              <w:lang w:val="en-GB"/>
            </w:rPr>
          </w:rPrChange>
        </w:rPr>
      </w:pPr>
    </w:p>
    <w:p w14:paraId="2935D0E6" w14:textId="109BCA52" w:rsidR="00EA65BF" w:rsidRPr="0078286B" w:rsidRDefault="00EA65BF" w:rsidP="00E7416B">
      <w:pPr>
        <w:rPr>
          <w:ins w:id="1355" w:author="Alexandru Uicoabă" w:date="2022-06-16T11:31:00Z"/>
          <w:rFonts w:ascii="Arial" w:hAnsi="Arial" w:cs="Arial"/>
          <w:lang w:val="en-GB"/>
          <w:rPrChange w:id="1356" w:author="Alexandru Uicoabă" w:date="2022-06-16T14:49:00Z">
            <w:rPr>
              <w:ins w:id="1357" w:author="Alexandru Uicoabă" w:date="2022-06-16T11:31:00Z"/>
              <w:lang w:val="en-GB"/>
            </w:rPr>
          </w:rPrChange>
        </w:rPr>
      </w:pPr>
    </w:p>
    <w:p w14:paraId="43AD5932" w14:textId="6C43AFD9" w:rsidR="00EA65BF" w:rsidRPr="0078286B" w:rsidRDefault="00EA65BF" w:rsidP="00E7416B">
      <w:pPr>
        <w:rPr>
          <w:ins w:id="1358" w:author="Alexandru Uicoabă" w:date="2022-06-16T11:31:00Z"/>
          <w:rFonts w:ascii="Arial" w:hAnsi="Arial" w:cs="Arial"/>
          <w:lang w:val="en-GB"/>
          <w:rPrChange w:id="1359" w:author="Alexandru Uicoabă" w:date="2022-06-16T14:49:00Z">
            <w:rPr>
              <w:ins w:id="1360" w:author="Alexandru Uicoabă" w:date="2022-06-16T11:31:00Z"/>
              <w:lang w:val="en-GB"/>
            </w:rPr>
          </w:rPrChange>
        </w:rPr>
      </w:pPr>
    </w:p>
    <w:p w14:paraId="7BBE0C1E" w14:textId="44E3D781" w:rsidR="00EA65BF" w:rsidRPr="0078286B" w:rsidRDefault="00EA65BF" w:rsidP="00E7416B">
      <w:pPr>
        <w:rPr>
          <w:ins w:id="1361" w:author="Alexandru Uicoabă" w:date="2022-06-16T11:31:00Z"/>
          <w:rFonts w:ascii="Arial" w:hAnsi="Arial" w:cs="Arial"/>
          <w:lang w:val="en-GB"/>
          <w:rPrChange w:id="1362" w:author="Alexandru Uicoabă" w:date="2022-06-16T14:49:00Z">
            <w:rPr>
              <w:ins w:id="1363" w:author="Alexandru Uicoabă" w:date="2022-06-16T11:31:00Z"/>
              <w:lang w:val="en-GB"/>
            </w:rPr>
          </w:rPrChange>
        </w:rPr>
      </w:pPr>
    </w:p>
    <w:p w14:paraId="73CF4C66" w14:textId="72B2CB67" w:rsidR="00EA65BF" w:rsidRPr="0078286B" w:rsidRDefault="00EA65BF" w:rsidP="00E7416B">
      <w:pPr>
        <w:rPr>
          <w:ins w:id="1364" w:author="Alexandru Uicoabă" w:date="2022-06-16T11:31:00Z"/>
          <w:rFonts w:ascii="Arial" w:hAnsi="Arial" w:cs="Arial"/>
          <w:lang w:val="en-GB"/>
          <w:rPrChange w:id="1365" w:author="Alexandru Uicoabă" w:date="2022-06-16T14:49:00Z">
            <w:rPr>
              <w:ins w:id="1366" w:author="Alexandru Uicoabă" w:date="2022-06-16T11:31:00Z"/>
              <w:lang w:val="en-GB"/>
            </w:rPr>
          </w:rPrChange>
        </w:rPr>
      </w:pPr>
    </w:p>
    <w:p w14:paraId="5032336A" w14:textId="30EB533C" w:rsidR="00EA65BF" w:rsidRPr="0078286B" w:rsidRDefault="00EA65BF" w:rsidP="00E7416B">
      <w:pPr>
        <w:rPr>
          <w:ins w:id="1367" w:author="Alexandru Uicoabă" w:date="2022-06-16T11:31:00Z"/>
          <w:rFonts w:ascii="Arial" w:hAnsi="Arial" w:cs="Arial"/>
          <w:lang w:val="en-GB"/>
          <w:rPrChange w:id="1368" w:author="Alexandru Uicoabă" w:date="2022-06-16T14:49:00Z">
            <w:rPr>
              <w:ins w:id="1369" w:author="Alexandru Uicoabă" w:date="2022-06-16T11:31:00Z"/>
              <w:lang w:val="en-GB"/>
            </w:rPr>
          </w:rPrChange>
        </w:rPr>
      </w:pPr>
    </w:p>
    <w:p w14:paraId="4EE4E396" w14:textId="3DFBD393" w:rsidR="00EA65BF" w:rsidRPr="0078286B" w:rsidRDefault="00EA65BF" w:rsidP="00E7416B">
      <w:pPr>
        <w:rPr>
          <w:ins w:id="1370" w:author="Alexandru Uicoabă" w:date="2022-06-16T11:31:00Z"/>
          <w:rFonts w:ascii="Arial" w:hAnsi="Arial" w:cs="Arial"/>
          <w:lang w:val="en-GB"/>
          <w:rPrChange w:id="1371" w:author="Alexandru Uicoabă" w:date="2022-06-16T14:49:00Z">
            <w:rPr>
              <w:ins w:id="1372" w:author="Alexandru Uicoabă" w:date="2022-06-16T11:31:00Z"/>
              <w:lang w:val="en-GB"/>
            </w:rPr>
          </w:rPrChange>
        </w:rPr>
      </w:pPr>
    </w:p>
    <w:p w14:paraId="00F07F54" w14:textId="25517396" w:rsidR="00EA65BF" w:rsidRPr="0078286B" w:rsidRDefault="00EA65BF" w:rsidP="00E7416B">
      <w:pPr>
        <w:rPr>
          <w:ins w:id="1373" w:author="Alexandru Uicoabă" w:date="2022-06-16T11:31:00Z"/>
          <w:rFonts w:ascii="Arial" w:hAnsi="Arial" w:cs="Arial"/>
          <w:lang w:val="en-GB"/>
          <w:rPrChange w:id="1374" w:author="Alexandru Uicoabă" w:date="2022-06-16T14:49:00Z">
            <w:rPr>
              <w:ins w:id="1375" w:author="Alexandru Uicoabă" w:date="2022-06-16T11:31:00Z"/>
              <w:lang w:val="en-GB"/>
            </w:rPr>
          </w:rPrChange>
        </w:rPr>
      </w:pPr>
    </w:p>
    <w:p w14:paraId="103B07F8" w14:textId="114F0184" w:rsidR="00E6691C" w:rsidDel="00FC7DC9" w:rsidRDefault="00E6691C" w:rsidP="0044253D">
      <w:pPr>
        <w:rPr>
          <w:del w:id="1376" w:author="Alexandru Uicoabă" w:date="2022-06-15T18:49:00Z"/>
          <w:rFonts w:ascii="Arial" w:hAnsi="Arial" w:cs="Arial"/>
          <w:lang w:val="en-GB"/>
        </w:rPr>
      </w:pPr>
    </w:p>
    <w:p w14:paraId="1EF9E758" w14:textId="77777777" w:rsidR="00FC7DC9" w:rsidRPr="0078286B" w:rsidRDefault="00FC7DC9" w:rsidP="00E7416B">
      <w:pPr>
        <w:rPr>
          <w:ins w:id="1377" w:author="Alexandru Uicoabă" w:date="2022-06-16T15:44:00Z"/>
          <w:rFonts w:ascii="Arial" w:hAnsi="Arial" w:cs="Arial"/>
          <w:lang w:val="en-GB"/>
          <w:rPrChange w:id="1378" w:author="Alexandru Uicoabă" w:date="2022-06-16T14:49:00Z">
            <w:rPr>
              <w:ins w:id="1379" w:author="Alexandru Uicoabă" w:date="2022-06-16T15:44:00Z"/>
              <w:lang w:val="en-GB"/>
            </w:rPr>
          </w:rPrChange>
        </w:rPr>
      </w:pPr>
    </w:p>
    <w:p w14:paraId="6CB4502D" w14:textId="5C74C7A8" w:rsidR="00E6691C" w:rsidRPr="0078286B" w:rsidDel="00620185" w:rsidRDefault="00E6691C" w:rsidP="00E7416B">
      <w:pPr>
        <w:rPr>
          <w:del w:id="1380" w:author="Alexandru Uicoabă" w:date="2022-06-15T18:49:00Z"/>
          <w:rFonts w:ascii="Arial" w:hAnsi="Arial" w:cs="Arial"/>
          <w:lang w:val="en-GB"/>
          <w:rPrChange w:id="1381" w:author="Alexandru Uicoabă" w:date="2022-06-16T14:49:00Z">
            <w:rPr>
              <w:del w:id="1382" w:author="Alexandru Uicoabă" w:date="2022-06-15T18:49:00Z"/>
              <w:lang w:val="en-GB"/>
            </w:rPr>
          </w:rPrChange>
        </w:rPr>
      </w:pPr>
    </w:p>
    <w:p w14:paraId="071C54DF" w14:textId="681C866B" w:rsidR="00E6691C" w:rsidRPr="0078286B" w:rsidDel="00620185" w:rsidRDefault="00E6691C" w:rsidP="00E7416B">
      <w:pPr>
        <w:rPr>
          <w:ins w:id="1383" w:author="Alexandru Uicoaba" w:date="2022-06-15T09:53:00Z"/>
          <w:del w:id="1384" w:author="Alexandru Uicoabă" w:date="2022-06-15T18:49:00Z"/>
          <w:rFonts w:ascii="Arial" w:hAnsi="Arial" w:cs="Arial"/>
          <w:lang w:val="en-GB"/>
          <w:rPrChange w:id="1385" w:author="Alexandru Uicoabă" w:date="2022-06-16T14:49:00Z">
            <w:rPr>
              <w:ins w:id="1386" w:author="Alexandru Uicoaba" w:date="2022-06-15T09:53:00Z"/>
              <w:del w:id="1387" w:author="Alexandru Uicoabă" w:date="2022-06-15T18:49:00Z"/>
              <w:lang w:val="en-GB"/>
            </w:rPr>
          </w:rPrChange>
        </w:rPr>
      </w:pPr>
    </w:p>
    <w:p w14:paraId="295D9FC6" w14:textId="0C84B723" w:rsidR="009F06D9" w:rsidRPr="0078286B" w:rsidDel="00620185" w:rsidRDefault="009F06D9" w:rsidP="00E7416B">
      <w:pPr>
        <w:rPr>
          <w:ins w:id="1388" w:author="Alexandru Uicoaba" w:date="2022-06-15T09:53:00Z"/>
          <w:del w:id="1389" w:author="Alexandru Uicoabă" w:date="2022-06-15T18:49:00Z"/>
          <w:rFonts w:ascii="Arial" w:hAnsi="Arial" w:cs="Arial"/>
          <w:lang w:val="en-GB"/>
          <w:rPrChange w:id="1390" w:author="Alexandru Uicoabă" w:date="2022-06-16T14:49:00Z">
            <w:rPr>
              <w:ins w:id="1391" w:author="Alexandru Uicoaba" w:date="2022-06-15T09:53:00Z"/>
              <w:del w:id="1392" w:author="Alexandru Uicoabă" w:date="2022-06-15T18:49:00Z"/>
              <w:lang w:val="en-GB"/>
            </w:rPr>
          </w:rPrChange>
        </w:rPr>
      </w:pPr>
    </w:p>
    <w:p w14:paraId="5A727595" w14:textId="07D43155" w:rsidR="009F06D9" w:rsidRPr="0078286B" w:rsidDel="00620185" w:rsidRDefault="009F06D9" w:rsidP="00E7416B">
      <w:pPr>
        <w:rPr>
          <w:ins w:id="1393" w:author="Alexandru Uicoaba" w:date="2022-06-15T09:53:00Z"/>
          <w:del w:id="1394" w:author="Alexandru Uicoabă" w:date="2022-06-15T18:49:00Z"/>
          <w:rFonts w:ascii="Arial" w:hAnsi="Arial" w:cs="Arial"/>
          <w:lang w:val="en-GB"/>
          <w:rPrChange w:id="1395" w:author="Alexandru Uicoabă" w:date="2022-06-16T14:49:00Z">
            <w:rPr>
              <w:ins w:id="1396" w:author="Alexandru Uicoaba" w:date="2022-06-15T09:53:00Z"/>
              <w:del w:id="1397" w:author="Alexandru Uicoabă" w:date="2022-06-15T18:49:00Z"/>
              <w:lang w:val="en-GB"/>
            </w:rPr>
          </w:rPrChange>
        </w:rPr>
      </w:pPr>
    </w:p>
    <w:p w14:paraId="7275436C" w14:textId="576F72D8" w:rsidR="009F06D9" w:rsidRPr="0078286B" w:rsidDel="00620185" w:rsidRDefault="009F06D9" w:rsidP="00E7416B">
      <w:pPr>
        <w:rPr>
          <w:ins w:id="1398" w:author="Alexandru Uicoaba" w:date="2022-06-15T09:53:00Z"/>
          <w:del w:id="1399" w:author="Alexandru Uicoabă" w:date="2022-06-15T18:49:00Z"/>
          <w:rFonts w:ascii="Arial" w:hAnsi="Arial" w:cs="Arial"/>
          <w:lang w:val="en-GB"/>
          <w:rPrChange w:id="1400" w:author="Alexandru Uicoabă" w:date="2022-06-16T14:49:00Z">
            <w:rPr>
              <w:ins w:id="1401" w:author="Alexandru Uicoaba" w:date="2022-06-15T09:53:00Z"/>
              <w:del w:id="1402" w:author="Alexandru Uicoabă" w:date="2022-06-15T18:49:00Z"/>
              <w:lang w:val="en-GB"/>
            </w:rPr>
          </w:rPrChange>
        </w:rPr>
      </w:pPr>
    </w:p>
    <w:p w14:paraId="6995BC4E" w14:textId="4D78AC07" w:rsidR="009F06D9" w:rsidRPr="0078286B" w:rsidDel="00620185" w:rsidRDefault="009F06D9" w:rsidP="00E7416B">
      <w:pPr>
        <w:rPr>
          <w:ins w:id="1403" w:author="Alexandru Uicoaba" w:date="2022-06-15T09:53:00Z"/>
          <w:del w:id="1404" w:author="Alexandru Uicoabă" w:date="2022-06-15T18:49:00Z"/>
          <w:rFonts w:ascii="Arial" w:hAnsi="Arial" w:cs="Arial"/>
          <w:lang w:val="en-GB"/>
          <w:rPrChange w:id="1405" w:author="Alexandru Uicoabă" w:date="2022-06-16T14:49:00Z">
            <w:rPr>
              <w:ins w:id="1406" w:author="Alexandru Uicoaba" w:date="2022-06-15T09:53:00Z"/>
              <w:del w:id="1407" w:author="Alexandru Uicoabă" w:date="2022-06-15T18:49:00Z"/>
              <w:lang w:val="en-GB"/>
            </w:rPr>
          </w:rPrChange>
        </w:rPr>
      </w:pPr>
    </w:p>
    <w:p w14:paraId="296C5725" w14:textId="39837324" w:rsidR="009F06D9" w:rsidRPr="0078286B" w:rsidDel="00620185" w:rsidRDefault="009F06D9" w:rsidP="00E7416B">
      <w:pPr>
        <w:rPr>
          <w:ins w:id="1408" w:author="Alexandru Uicoaba" w:date="2022-06-15T09:53:00Z"/>
          <w:del w:id="1409" w:author="Alexandru Uicoabă" w:date="2022-06-15T18:49:00Z"/>
          <w:rFonts w:ascii="Arial" w:hAnsi="Arial" w:cs="Arial"/>
          <w:lang w:val="en-GB"/>
          <w:rPrChange w:id="1410" w:author="Alexandru Uicoabă" w:date="2022-06-16T14:49:00Z">
            <w:rPr>
              <w:ins w:id="1411" w:author="Alexandru Uicoaba" w:date="2022-06-15T09:53:00Z"/>
              <w:del w:id="1412" w:author="Alexandru Uicoabă" w:date="2022-06-15T18:49:00Z"/>
              <w:lang w:val="en-GB"/>
            </w:rPr>
          </w:rPrChange>
        </w:rPr>
      </w:pPr>
    </w:p>
    <w:p w14:paraId="02E4EDA5" w14:textId="742C40B0" w:rsidR="009F06D9" w:rsidRPr="0078286B" w:rsidDel="00620185" w:rsidRDefault="009F06D9" w:rsidP="00E7416B">
      <w:pPr>
        <w:rPr>
          <w:ins w:id="1413" w:author="Alexandru Uicoaba" w:date="2022-06-15T09:53:00Z"/>
          <w:del w:id="1414" w:author="Alexandru Uicoabă" w:date="2022-06-15T18:49:00Z"/>
          <w:rFonts w:ascii="Arial" w:hAnsi="Arial" w:cs="Arial"/>
          <w:lang w:val="en-GB"/>
          <w:rPrChange w:id="1415" w:author="Alexandru Uicoabă" w:date="2022-06-16T14:49:00Z">
            <w:rPr>
              <w:ins w:id="1416" w:author="Alexandru Uicoaba" w:date="2022-06-15T09:53:00Z"/>
              <w:del w:id="1417" w:author="Alexandru Uicoabă" w:date="2022-06-15T18:49:00Z"/>
              <w:lang w:val="en-GB"/>
            </w:rPr>
          </w:rPrChange>
        </w:rPr>
      </w:pPr>
    </w:p>
    <w:p w14:paraId="60BA92BA" w14:textId="61927C9B" w:rsidR="009F06D9" w:rsidRPr="0078286B" w:rsidDel="00620185" w:rsidRDefault="009F06D9" w:rsidP="00E7416B">
      <w:pPr>
        <w:rPr>
          <w:ins w:id="1418" w:author="Alexandru Uicoaba" w:date="2022-06-15T09:53:00Z"/>
          <w:del w:id="1419" w:author="Alexandru Uicoabă" w:date="2022-06-15T18:49:00Z"/>
          <w:rFonts w:ascii="Arial" w:hAnsi="Arial" w:cs="Arial"/>
          <w:lang w:val="en-GB"/>
          <w:rPrChange w:id="1420" w:author="Alexandru Uicoabă" w:date="2022-06-16T14:49:00Z">
            <w:rPr>
              <w:ins w:id="1421" w:author="Alexandru Uicoaba" w:date="2022-06-15T09:53:00Z"/>
              <w:del w:id="1422" w:author="Alexandru Uicoabă" w:date="2022-06-15T18:49:00Z"/>
              <w:lang w:val="en-GB"/>
            </w:rPr>
          </w:rPrChange>
        </w:rPr>
      </w:pPr>
    </w:p>
    <w:p w14:paraId="4BC31E93" w14:textId="38137852" w:rsidR="009F06D9" w:rsidRPr="0078286B" w:rsidDel="00620185" w:rsidRDefault="009F06D9" w:rsidP="00E7416B">
      <w:pPr>
        <w:rPr>
          <w:ins w:id="1423" w:author="Alexandru Uicoaba" w:date="2022-06-15T09:53:00Z"/>
          <w:del w:id="1424" w:author="Alexandru Uicoabă" w:date="2022-06-15T18:49:00Z"/>
          <w:rFonts w:ascii="Arial" w:hAnsi="Arial" w:cs="Arial"/>
          <w:lang w:val="en-GB"/>
          <w:rPrChange w:id="1425" w:author="Alexandru Uicoabă" w:date="2022-06-16T14:49:00Z">
            <w:rPr>
              <w:ins w:id="1426" w:author="Alexandru Uicoaba" w:date="2022-06-15T09:53:00Z"/>
              <w:del w:id="1427" w:author="Alexandru Uicoabă" w:date="2022-06-15T18:49:00Z"/>
              <w:lang w:val="en-GB"/>
            </w:rPr>
          </w:rPrChange>
        </w:rPr>
      </w:pPr>
    </w:p>
    <w:p w14:paraId="5DFBC451" w14:textId="38D7806D" w:rsidR="009F06D9" w:rsidRPr="0078286B" w:rsidDel="00620185" w:rsidRDefault="009F06D9" w:rsidP="00E7416B">
      <w:pPr>
        <w:rPr>
          <w:ins w:id="1428" w:author="Alexandru Uicoaba" w:date="2022-06-15T09:53:00Z"/>
          <w:del w:id="1429" w:author="Alexandru Uicoabă" w:date="2022-06-15T18:49:00Z"/>
          <w:rFonts w:ascii="Arial" w:hAnsi="Arial" w:cs="Arial"/>
          <w:lang w:val="en-GB"/>
          <w:rPrChange w:id="1430" w:author="Alexandru Uicoabă" w:date="2022-06-16T14:49:00Z">
            <w:rPr>
              <w:ins w:id="1431" w:author="Alexandru Uicoaba" w:date="2022-06-15T09:53:00Z"/>
              <w:del w:id="1432" w:author="Alexandru Uicoabă" w:date="2022-06-15T18:49:00Z"/>
              <w:lang w:val="en-GB"/>
            </w:rPr>
          </w:rPrChange>
        </w:rPr>
      </w:pPr>
    </w:p>
    <w:p w14:paraId="3E66B488" w14:textId="7834EF49" w:rsidR="009F06D9" w:rsidRPr="0078286B" w:rsidDel="00620185" w:rsidRDefault="009F06D9" w:rsidP="00E7416B">
      <w:pPr>
        <w:rPr>
          <w:ins w:id="1433" w:author="Alexandru Uicoaba" w:date="2022-06-15T09:53:00Z"/>
          <w:del w:id="1434" w:author="Alexandru Uicoabă" w:date="2022-06-15T18:49:00Z"/>
          <w:rFonts w:ascii="Arial" w:hAnsi="Arial" w:cs="Arial"/>
          <w:lang w:val="en-GB"/>
          <w:rPrChange w:id="1435" w:author="Alexandru Uicoabă" w:date="2022-06-16T14:49:00Z">
            <w:rPr>
              <w:ins w:id="1436" w:author="Alexandru Uicoaba" w:date="2022-06-15T09:53:00Z"/>
              <w:del w:id="1437" w:author="Alexandru Uicoabă" w:date="2022-06-15T18:49:00Z"/>
              <w:lang w:val="en-GB"/>
            </w:rPr>
          </w:rPrChange>
        </w:rPr>
      </w:pPr>
    </w:p>
    <w:p w14:paraId="21CCB45D" w14:textId="17F798A9" w:rsidR="009F06D9" w:rsidRPr="0078286B" w:rsidDel="00620185" w:rsidRDefault="009F06D9" w:rsidP="00E7416B">
      <w:pPr>
        <w:rPr>
          <w:ins w:id="1438" w:author="Alexandru Uicoaba" w:date="2022-06-15T09:53:00Z"/>
          <w:del w:id="1439" w:author="Alexandru Uicoabă" w:date="2022-06-15T18:49:00Z"/>
          <w:rFonts w:ascii="Arial" w:hAnsi="Arial" w:cs="Arial"/>
          <w:lang w:val="en-GB"/>
          <w:rPrChange w:id="1440" w:author="Alexandru Uicoabă" w:date="2022-06-16T14:49:00Z">
            <w:rPr>
              <w:ins w:id="1441" w:author="Alexandru Uicoaba" w:date="2022-06-15T09:53:00Z"/>
              <w:del w:id="1442" w:author="Alexandru Uicoabă" w:date="2022-06-15T18:49:00Z"/>
              <w:lang w:val="en-GB"/>
            </w:rPr>
          </w:rPrChange>
        </w:rPr>
      </w:pPr>
    </w:p>
    <w:p w14:paraId="10A85C8C" w14:textId="77777777" w:rsidR="009F06D9" w:rsidRPr="0078286B" w:rsidDel="00620185" w:rsidRDefault="009F06D9" w:rsidP="00E7416B">
      <w:pPr>
        <w:rPr>
          <w:del w:id="1443" w:author="Alexandru Uicoabă" w:date="2022-06-15T18:49:00Z"/>
          <w:rFonts w:ascii="Arial" w:hAnsi="Arial" w:cs="Arial"/>
          <w:lang w:val="en-GB"/>
          <w:rPrChange w:id="1444" w:author="Alexandru Uicoabă" w:date="2022-06-16T14:49:00Z">
            <w:rPr>
              <w:del w:id="1445" w:author="Alexandru Uicoabă" w:date="2022-06-15T18:49:00Z"/>
              <w:lang w:val="en-GB"/>
            </w:rPr>
          </w:rPrChange>
        </w:rPr>
      </w:pPr>
    </w:p>
    <w:p w14:paraId="6EBBB96F" w14:textId="32C5C518" w:rsidR="00A35F63" w:rsidRPr="0078286B" w:rsidRDefault="00A35F63" w:rsidP="0044253D">
      <w:pPr>
        <w:rPr>
          <w:rFonts w:ascii="Arial" w:hAnsi="Arial" w:cs="Arial"/>
          <w:lang w:val="en-GB"/>
          <w:rPrChange w:id="1446" w:author="Alexandru Uicoabă" w:date="2022-06-16T14:49:00Z">
            <w:rPr>
              <w:lang w:val="en-GB"/>
            </w:rPr>
          </w:rPrChange>
        </w:rPr>
      </w:pPr>
    </w:p>
    <w:p w14:paraId="6827079A" w14:textId="79B13BED" w:rsidR="00A35F63" w:rsidRPr="0078286B" w:rsidRDefault="00AB0F07" w:rsidP="00AB0F07">
      <w:pPr>
        <w:pStyle w:val="Titlu1"/>
        <w:jc w:val="center"/>
        <w:rPr>
          <w:rFonts w:ascii="Arial" w:hAnsi="Arial" w:cs="Arial"/>
          <w:b/>
          <w:bCs/>
          <w:color w:val="auto"/>
          <w:rPrChange w:id="1447" w:author="Alexandru Uicoabă" w:date="2022-06-16T14:49:00Z">
            <w:rPr>
              <w:rFonts w:ascii="Times New Roman" w:hAnsi="Times New Roman" w:cs="Times New Roman"/>
              <w:b/>
              <w:bCs/>
              <w:color w:val="auto"/>
            </w:rPr>
          </w:rPrChange>
        </w:rPr>
      </w:pPr>
      <w:bookmarkStart w:id="1448" w:name="_Toc106343194"/>
      <w:r w:rsidRPr="0078286B">
        <w:rPr>
          <w:rFonts w:ascii="Arial" w:hAnsi="Arial" w:cs="Arial"/>
          <w:b/>
          <w:bCs/>
          <w:color w:val="auto"/>
          <w:rPrChange w:id="1449" w:author="Alexandru Uicoabă" w:date="2022-06-16T14:49:00Z">
            <w:rPr>
              <w:rFonts w:ascii="Times New Roman" w:hAnsi="Times New Roman" w:cs="Times New Roman"/>
              <w:b/>
              <w:bCs/>
              <w:color w:val="auto"/>
              <w:lang w:val="en-GB"/>
            </w:rPr>
          </w:rPrChange>
        </w:rPr>
        <w:t>Capitolul 2:</w:t>
      </w:r>
      <w:r w:rsidRPr="0078286B">
        <w:rPr>
          <w:rFonts w:ascii="Arial" w:hAnsi="Arial" w:cs="Arial"/>
          <w:b/>
          <w:bCs/>
          <w:color w:val="auto"/>
          <w:rPrChange w:id="1450" w:author="Alexandru Uicoabă" w:date="2022-06-16T14:49:00Z">
            <w:rPr>
              <w:rFonts w:ascii="Times New Roman" w:hAnsi="Times New Roman" w:cs="Times New Roman"/>
              <w:b/>
              <w:bCs/>
              <w:color w:val="auto"/>
            </w:rPr>
          </w:rPrChange>
        </w:rPr>
        <w:t xml:space="preserve"> Partea </w:t>
      </w:r>
      <w:commentRangeStart w:id="1451"/>
      <w:commentRangeStart w:id="1452"/>
      <w:commentRangeStart w:id="1453"/>
      <w:r w:rsidRPr="0078286B">
        <w:rPr>
          <w:rFonts w:ascii="Arial" w:hAnsi="Arial" w:cs="Arial"/>
          <w:b/>
          <w:bCs/>
          <w:color w:val="auto"/>
          <w:rPrChange w:id="1454" w:author="Alexandru Uicoabă" w:date="2022-06-16T14:49:00Z">
            <w:rPr>
              <w:rFonts w:ascii="Times New Roman" w:hAnsi="Times New Roman" w:cs="Times New Roman"/>
              <w:b/>
              <w:bCs/>
              <w:color w:val="auto"/>
            </w:rPr>
          </w:rPrChange>
        </w:rPr>
        <w:t>introductivă</w:t>
      </w:r>
      <w:commentRangeEnd w:id="1451"/>
      <w:r w:rsidR="003A0ECA" w:rsidRPr="0078286B">
        <w:rPr>
          <w:rStyle w:val="Referincomentariu"/>
          <w:rFonts w:ascii="Arial" w:eastAsiaTheme="minorHAnsi" w:hAnsi="Arial" w:cs="Arial"/>
          <w:color w:val="auto"/>
          <w:rPrChange w:id="1455" w:author="Alexandru Uicoabă" w:date="2022-06-16T14:49:00Z">
            <w:rPr>
              <w:rStyle w:val="Referincomentariu"/>
              <w:rFonts w:asciiTheme="minorHAnsi" w:eastAsiaTheme="minorHAnsi" w:hAnsiTheme="minorHAnsi" w:cstheme="minorBidi"/>
              <w:color w:val="auto"/>
            </w:rPr>
          </w:rPrChange>
        </w:rPr>
        <w:commentReference w:id="1451"/>
      </w:r>
      <w:commentRangeEnd w:id="1452"/>
      <w:r w:rsidR="00814089" w:rsidRPr="0078286B">
        <w:rPr>
          <w:rStyle w:val="Referincomentariu"/>
          <w:rFonts w:ascii="Arial" w:eastAsiaTheme="minorHAnsi" w:hAnsi="Arial" w:cs="Arial"/>
          <w:color w:val="auto"/>
          <w:rPrChange w:id="1456" w:author="Alexandru Uicoabă" w:date="2022-06-16T14:49:00Z">
            <w:rPr>
              <w:rStyle w:val="Referincomentariu"/>
              <w:rFonts w:asciiTheme="minorHAnsi" w:eastAsiaTheme="minorHAnsi" w:hAnsiTheme="minorHAnsi" w:cstheme="minorBidi"/>
              <w:color w:val="auto"/>
            </w:rPr>
          </w:rPrChange>
        </w:rPr>
        <w:commentReference w:id="1452"/>
      </w:r>
      <w:commentRangeEnd w:id="1453"/>
      <w:r w:rsidR="00814089" w:rsidRPr="0078286B">
        <w:rPr>
          <w:rStyle w:val="Referincomentariu"/>
          <w:rFonts w:ascii="Arial" w:eastAsiaTheme="minorHAnsi" w:hAnsi="Arial" w:cs="Arial"/>
          <w:color w:val="auto"/>
          <w:rPrChange w:id="1457" w:author="Alexandru Uicoabă" w:date="2022-06-16T14:49:00Z">
            <w:rPr>
              <w:rStyle w:val="Referincomentariu"/>
              <w:rFonts w:asciiTheme="minorHAnsi" w:eastAsiaTheme="minorHAnsi" w:hAnsiTheme="minorHAnsi" w:cstheme="minorBidi"/>
              <w:color w:val="auto"/>
            </w:rPr>
          </w:rPrChange>
        </w:rPr>
        <w:commentReference w:id="1453"/>
      </w:r>
      <w:bookmarkEnd w:id="1448"/>
    </w:p>
    <w:p w14:paraId="1F54FEB1" w14:textId="705CEB8D" w:rsidR="00AB0F07" w:rsidRPr="00300A51" w:rsidRDefault="00AB0F07" w:rsidP="00AB0F07">
      <w:pPr>
        <w:rPr>
          <w:ins w:id="1458" w:author="Alexandru Uicoabă" w:date="2022-06-16T14:51:00Z"/>
          <w:rFonts w:ascii="Arial" w:hAnsi="Arial" w:cs="Arial"/>
          <w:sz w:val="24"/>
          <w:szCs w:val="24"/>
          <w:rPrChange w:id="1459" w:author="Alexandru Uicoabă" w:date="2022-06-16T14:51:00Z">
            <w:rPr>
              <w:ins w:id="1460" w:author="Alexandru Uicoabă" w:date="2022-06-16T14:51:00Z"/>
              <w:rFonts w:ascii="Arial" w:hAnsi="Arial" w:cs="Arial"/>
            </w:rPr>
          </w:rPrChange>
        </w:rPr>
      </w:pPr>
    </w:p>
    <w:p w14:paraId="37C560BB" w14:textId="77777777" w:rsidR="00300A51" w:rsidRPr="00300A51" w:rsidRDefault="00300A51" w:rsidP="00AB0F07">
      <w:pPr>
        <w:rPr>
          <w:ins w:id="1461" w:author="Alexandru Uicoaba" w:date="2022-06-15T09:54:00Z"/>
          <w:rFonts w:ascii="Arial" w:hAnsi="Arial" w:cs="Arial"/>
          <w:sz w:val="24"/>
          <w:szCs w:val="24"/>
          <w:rPrChange w:id="1462" w:author="Alexandru Uicoabă" w:date="2022-06-16T14:51:00Z">
            <w:rPr>
              <w:ins w:id="1463" w:author="Alexandru Uicoaba" w:date="2022-06-15T09:54:00Z"/>
            </w:rPr>
          </w:rPrChange>
        </w:rPr>
      </w:pPr>
    </w:p>
    <w:p w14:paraId="12B5AE14" w14:textId="6B3C7D24" w:rsidR="00C81F31" w:rsidRPr="0078286B" w:rsidRDefault="00C81F31">
      <w:pPr>
        <w:jc w:val="both"/>
        <w:rPr>
          <w:ins w:id="1464" w:author="Alexandru Uicoaba" w:date="2022-06-15T09:54:00Z"/>
          <w:rFonts w:ascii="Arial" w:hAnsi="Arial" w:cs="Arial"/>
          <w:rPrChange w:id="1465" w:author="Alexandru Uicoabă" w:date="2022-06-16T14:49:00Z">
            <w:rPr>
              <w:ins w:id="1466" w:author="Alexandru Uicoaba" w:date="2022-06-15T09:54:00Z"/>
            </w:rPr>
          </w:rPrChange>
        </w:rPr>
        <w:pPrChange w:id="1467" w:author="Alexandru Uicoabă" w:date="2022-06-16T14:51:00Z">
          <w:pPr/>
        </w:pPrChange>
      </w:pPr>
      <w:ins w:id="1468" w:author="Alexandru Uicoaba" w:date="2022-06-15T09:54:00Z">
        <w:r w:rsidRPr="0078286B">
          <w:rPr>
            <w:rFonts w:ascii="Arial" w:hAnsi="Arial" w:cs="Arial"/>
            <w:rPrChange w:id="1469" w:author="Alexandru Uicoabă" w:date="2022-06-16T14:49:00Z">
              <w:rPr/>
            </w:rPrChange>
          </w:rPr>
          <w:tab/>
        </w:r>
        <w:r w:rsidRPr="00300A51">
          <w:rPr>
            <w:rFonts w:ascii="Arial" w:hAnsi="Arial" w:cs="Arial"/>
            <w:sz w:val="24"/>
            <w:szCs w:val="24"/>
            <w:rPrChange w:id="1470" w:author="Alexandru Uicoabă" w:date="2022-06-16T14:51:00Z">
              <w:rPr/>
            </w:rPrChange>
          </w:rPr>
          <w:t xml:space="preserve">În </w:t>
        </w:r>
      </w:ins>
      <w:ins w:id="1471" w:author="Alexandru Uicoaba" w:date="2022-06-15T09:55:00Z">
        <w:r w:rsidRPr="00300A51">
          <w:rPr>
            <w:rFonts w:ascii="Arial" w:hAnsi="Arial" w:cs="Arial"/>
            <w:sz w:val="24"/>
            <w:szCs w:val="24"/>
            <w:rPrChange w:id="1472" w:author="Alexandru Uicoabă" w:date="2022-06-16T14:51:00Z">
              <w:rPr/>
            </w:rPrChange>
          </w:rPr>
          <w:t xml:space="preserve">cadrul acestui capitol se vor prezenta </w:t>
        </w:r>
      </w:ins>
      <w:ins w:id="1473" w:author="Alexandru Uicoaba" w:date="2022-06-15T09:56:00Z">
        <w:r w:rsidR="003B2618" w:rsidRPr="00300A51">
          <w:rPr>
            <w:rFonts w:ascii="Arial" w:hAnsi="Arial" w:cs="Arial"/>
            <w:sz w:val="24"/>
            <w:szCs w:val="24"/>
            <w:rPrChange w:id="1474" w:author="Alexandru Uicoabă" w:date="2022-06-16T14:51:00Z">
              <w:rPr/>
            </w:rPrChange>
          </w:rPr>
          <w:t>conceptele teoretice de care este nevoie în implementarea experimentelor, cum ar fi agenți software</w:t>
        </w:r>
      </w:ins>
      <w:ins w:id="1475" w:author="Alexandru Uicoaba" w:date="2022-06-15T09:57:00Z">
        <w:r w:rsidR="003B2618" w:rsidRPr="00300A51">
          <w:rPr>
            <w:rFonts w:ascii="Arial" w:hAnsi="Arial" w:cs="Arial"/>
            <w:sz w:val="24"/>
            <w:szCs w:val="24"/>
            <w:rPrChange w:id="1476" w:author="Alexandru Uicoabă" w:date="2022-06-16T14:51:00Z">
              <w:rPr/>
            </w:rPrChange>
          </w:rPr>
          <w:t xml:space="preserve"> și </w:t>
        </w:r>
        <w:del w:id="1477" w:author="Alexandru Uicoabă" w:date="2022-06-16T11:53:00Z">
          <w:r w:rsidR="003B2618" w:rsidRPr="00300A51" w:rsidDel="00A037EE">
            <w:rPr>
              <w:rFonts w:ascii="Arial" w:hAnsi="Arial" w:cs="Arial"/>
              <w:sz w:val="24"/>
              <w:szCs w:val="24"/>
              <w:rPrChange w:id="1478" w:author="Alexandru Uicoabă" w:date="2022-06-16T14:51:00Z">
                <w:rPr/>
              </w:rPrChange>
            </w:rPr>
            <w:delText>domenile</w:delText>
          </w:r>
        </w:del>
      </w:ins>
      <w:ins w:id="1479" w:author="Alexandru Uicoabă" w:date="2022-06-16T11:53:00Z">
        <w:r w:rsidR="00A037EE" w:rsidRPr="00300A51">
          <w:rPr>
            <w:rFonts w:ascii="Arial" w:hAnsi="Arial" w:cs="Arial"/>
            <w:sz w:val="24"/>
            <w:szCs w:val="24"/>
            <w:rPrChange w:id="1480" w:author="Alexandru Uicoabă" w:date="2022-06-16T14:51:00Z">
              <w:rPr/>
            </w:rPrChange>
          </w:rPr>
          <w:t>domeniile</w:t>
        </w:r>
      </w:ins>
      <w:ins w:id="1481" w:author="Alexandru Uicoaba" w:date="2022-06-15T09:57:00Z">
        <w:r w:rsidR="003B2618" w:rsidRPr="00300A51">
          <w:rPr>
            <w:rFonts w:ascii="Arial" w:hAnsi="Arial" w:cs="Arial"/>
            <w:sz w:val="24"/>
            <w:szCs w:val="24"/>
            <w:rPrChange w:id="1482" w:author="Alexandru Uicoabă" w:date="2022-06-16T14:51:00Z">
              <w:rPr/>
            </w:rPrChange>
          </w:rPr>
          <w:t xml:space="preserve"> în care se pot folosii acești agenți inteligenți. De asemenea, se vor </w:t>
        </w:r>
      </w:ins>
      <w:ins w:id="1483" w:author="Alexandru Uicoaba" w:date="2022-06-15T09:58:00Z">
        <w:r w:rsidR="003B2618" w:rsidRPr="00300A51">
          <w:rPr>
            <w:rFonts w:ascii="Arial" w:hAnsi="Arial" w:cs="Arial"/>
            <w:sz w:val="24"/>
            <w:szCs w:val="24"/>
            <w:rPrChange w:id="1484" w:author="Alexandru Uicoabă" w:date="2022-06-16T14:51:00Z">
              <w:rPr/>
            </w:rPrChange>
          </w:rPr>
          <w:t>prezenta și câteva lucrări conexe în care s-au realizat antrenarea unor agenți într-un mediu virtual</w:t>
        </w:r>
        <w:r w:rsidR="00814089" w:rsidRPr="00300A51">
          <w:rPr>
            <w:rFonts w:ascii="Arial" w:hAnsi="Arial" w:cs="Arial"/>
            <w:sz w:val="24"/>
            <w:szCs w:val="24"/>
            <w:rPrChange w:id="1485" w:author="Alexandru Uicoabă" w:date="2022-06-16T14:51:00Z">
              <w:rPr/>
            </w:rPrChange>
          </w:rPr>
          <w:t>.</w:t>
        </w:r>
      </w:ins>
    </w:p>
    <w:p w14:paraId="4D27F601" w14:textId="77777777" w:rsidR="00C81F31" w:rsidRPr="00300A51" w:rsidRDefault="00C81F31" w:rsidP="00AB0F07">
      <w:pPr>
        <w:rPr>
          <w:rFonts w:ascii="Arial" w:hAnsi="Arial" w:cs="Arial"/>
          <w:sz w:val="24"/>
          <w:szCs w:val="24"/>
          <w:rPrChange w:id="1486" w:author="Alexandru Uicoabă" w:date="2022-06-16T14:51:00Z">
            <w:rPr/>
          </w:rPrChange>
        </w:rPr>
      </w:pPr>
    </w:p>
    <w:p w14:paraId="58353D5A" w14:textId="355BE9FA" w:rsidR="00E6691C" w:rsidRPr="0078286B" w:rsidRDefault="00FF1A7A" w:rsidP="00AB0F07">
      <w:pPr>
        <w:pStyle w:val="Titlu2"/>
        <w:rPr>
          <w:rFonts w:ascii="Arial" w:hAnsi="Arial" w:cs="Arial"/>
          <w:b/>
          <w:bCs/>
          <w:color w:val="auto"/>
          <w:sz w:val="28"/>
          <w:szCs w:val="28"/>
          <w:rPrChange w:id="1487" w:author="Alexandru Uicoabă" w:date="2022-06-16T14:49:00Z">
            <w:rPr>
              <w:rFonts w:ascii="Times New Roman" w:hAnsi="Times New Roman" w:cs="Times New Roman"/>
              <w:b/>
              <w:bCs/>
              <w:color w:val="auto"/>
              <w:sz w:val="28"/>
              <w:szCs w:val="28"/>
              <w:lang w:val="en-GB"/>
            </w:rPr>
          </w:rPrChange>
        </w:rPr>
      </w:pPr>
      <w:bookmarkStart w:id="1488" w:name="_Toc106343195"/>
      <w:r w:rsidRPr="0078286B">
        <w:rPr>
          <w:rFonts w:ascii="Arial" w:hAnsi="Arial" w:cs="Arial"/>
          <w:b/>
          <w:bCs/>
          <w:color w:val="auto"/>
          <w:sz w:val="28"/>
          <w:szCs w:val="28"/>
          <w:rPrChange w:id="1489" w:author="Alexandru Uicoabă" w:date="2022-06-16T14:49:00Z">
            <w:rPr>
              <w:rFonts w:ascii="Times New Roman" w:hAnsi="Times New Roman" w:cs="Times New Roman"/>
              <w:b/>
              <w:bCs/>
              <w:color w:val="auto"/>
              <w:sz w:val="28"/>
              <w:szCs w:val="28"/>
              <w:lang w:val="en-GB"/>
            </w:rPr>
          </w:rPrChange>
        </w:rPr>
        <w:t>2</w:t>
      </w:r>
      <w:r w:rsidR="00AB0F07" w:rsidRPr="0078286B">
        <w:rPr>
          <w:rFonts w:ascii="Arial" w:hAnsi="Arial" w:cs="Arial"/>
          <w:b/>
          <w:bCs/>
          <w:color w:val="auto"/>
          <w:sz w:val="28"/>
          <w:szCs w:val="28"/>
          <w:rPrChange w:id="1490" w:author="Alexandru Uicoabă" w:date="2022-06-16T14:49:00Z">
            <w:rPr>
              <w:rFonts w:ascii="Times New Roman" w:hAnsi="Times New Roman" w:cs="Times New Roman"/>
              <w:b/>
              <w:bCs/>
              <w:color w:val="auto"/>
              <w:sz w:val="28"/>
              <w:szCs w:val="28"/>
              <w:lang w:val="en-GB"/>
            </w:rPr>
          </w:rPrChange>
        </w:rPr>
        <w:t>.1</w:t>
      </w:r>
      <w:r w:rsidRPr="0078286B">
        <w:rPr>
          <w:rFonts w:ascii="Arial" w:hAnsi="Arial" w:cs="Arial"/>
          <w:b/>
          <w:bCs/>
          <w:color w:val="auto"/>
          <w:sz w:val="28"/>
          <w:szCs w:val="28"/>
          <w:rPrChange w:id="1491" w:author="Alexandru Uicoabă" w:date="2022-06-16T14:49:00Z">
            <w:rPr>
              <w:rFonts w:ascii="Times New Roman" w:hAnsi="Times New Roman" w:cs="Times New Roman"/>
              <w:b/>
              <w:bCs/>
              <w:color w:val="auto"/>
              <w:sz w:val="28"/>
              <w:szCs w:val="28"/>
              <w:lang w:val="en-GB"/>
            </w:rPr>
          </w:rPrChange>
        </w:rPr>
        <w:t xml:space="preserve"> Agen</w:t>
      </w:r>
      <w:r w:rsidR="00AB0F07" w:rsidRPr="0078286B">
        <w:rPr>
          <w:rFonts w:ascii="Arial" w:hAnsi="Arial" w:cs="Arial"/>
          <w:b/>
          <w:bCs/>
          <w:color w:val="auto"/>
          <w:sz w:val="28"/>
          <w:szCs w:val="28"/>
          <w:rPrChange w:id="1492" w:author="Alexandru Uicoabă" w:date="2022-06-16T14:49:00Z">
            <w:rPr>
              <w:rFonts w:ascii="Times New Roman" w:hAnsi="Times New Roman" w:cs="Times New Roman"/>
              <w:b/>
              <w:bCs/>
              <w:color w:val="auto"/>
              <w:sz w:val="28"/>
              <w:szCs w:val="28"/>
              <w:lang w:val="en-GB"/>
            </w:rPr>
          </w:rPrChange>
        </w:rPr>
        <w:t>ți</w:t>
      </w:r>
      <w:r w:rsidRPr="0078286B">
        <w:rPr>
          <w:rFonts w:ascii="Arial" w:hAnsi="Arial" w:cs="Arial"/>
          <w:b/>
          <w:bCs/>
          <w:color w:val="auto"/>
          <w:sz w:val="28"/>
          <w:szCs w:val="28"/>
          <w:rPrChange w:id="1493" w:author="Alexandru Uicoabă" w:date="2022-06-16T14:49:00Z">
            <w:rPr>
              <w:rFonts w:ascii="Times New Roman" w:hAnsi="Times New Roman" w:cs="Times New Roman"/>
              <w:b/>
              <w:bCs/>
              <w:color w:val="auto"/>
              <w:sz w:val="28"/>
              <w:szCs w:val="28"/>
              <w:lang w:val="en-GB"/>
            </w:rPr>
          </w:rPrChange>
        </w:rPr>
        <w:t xml:space="preserve"> </w:t>
      </w:r>
      <w:proofErr w:type="spellStart"/>
      <w:r w:rsidRPr="0078286B">
        <w:rPr>
          <w:rFonts w:ascii="Arial" w:hAnsi="Arial" w:cs="Arial"/>
          <w:b/>
          <w:bCs/>
          <w:color w:val="auto"/>
          <w:sz w:val="28"/>
          <w:szCs w:val="28"/>
          <w:rPrChange w:id="1494" w:author="Alexandru Uicoabă" w:date="2022-06-16T14:49:00Z">
            <w:rPr>
              <w:rFonts w:ascii="Times New Roman" w:hAnsi="Times New Roman" w:cs="Times New Roman"/>
              <w:b/>
              <w:bCs/>
              <w:color w:val="auto"/>
              <w:sz w:val="28"/>
              <w:szCs w:val="28"/>
              <w:lang w:val="en-GB"/>
            </w:rPr>
          </w:rPrChange>
        </w:rPr>
        <w:t>Sotfware</w:t>
      </w:r>
      <w:bookmarkEnd w:id="1488"/>
      <w:proofErr w:type="spellEnd"/>
    </w:p>
    <w:p w14:paraId="54AEC114" w14:textId="77777777" w:rsidR="00AB0F07" w:rsidRPr="0078286B" w:rsidRDefault="00D5156F" w:rsidP="0044253D">
      <w:pPr>
        <w:jc w:val="both"/>
        <w:rPr>
          <w:rFonts w:ascii="Arial" w:hAnsi="Arial" w:cs="Arial"/>
          <w:sz w:val="24"/>
          <w:szCs w:val="24"/>
          <w:rPrChange w:id="1495"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1496" w:author="Alexandru Uicoabă" w:date="2022-06-16T14:49:00Z">
            <w:rPr>
              <w:rFonts w:ascii="Times New Roman" w:hAnsi="Times New Roman" w:cs="Times New Roman"/>
              <w:sz w:val="24"/>
              <w:szCs w:val="24"/>
              <w:lang w:val="en-GB"/>
            </w:rPr>
          </w:rPrChange>
        </w:rPr>
        <w:tab/>
      </w:r>
    </w:p>
    <w:p w14:paraId="001B8A05" w14:textId="44896B95" w:rsidR="007E219A" w:rsidRPr="00300A51" w:rsidRDefault="00D5156F" w:rsidP="0044253D">
      <w:pPr>
        <w:ind w:firstLine="720"/>
        <w:jc w:val="both"/>
        <w:rPr>
          <w:rFonts w:ascii="Arial" w:hAnsi="Arial" w:cs="Arial"/>
          <w:sz w:val="24"/>
          <w:szCs w:val="24"/>
          <w:rPrChange w:id="1497" w:author="Alexandru Uicoabă" w:date="2022-06-16T14:51:00Z">
            <w:rPr>
              <w:rFonts w:ascii="Times New Roman" w:hAnsi="Times New Roman" w:cs="Times New Roman"/>
              <w:sz w:val="24"/>
              <w:szCs w:val="24"/>
              <w:lang w:val="en-GB"/>
            </w:rPr>
          </w:rPrChange>
        </w:rPr>
      </w:pPr>
      <w:r w:rsidRPr="00300A51">
        <w:rPr>
          <w:rFonts w:ascii="Arial" w:hAnsi="Arial" w:cs="Arial"/>
          <w:sz w:val="24"/>
          <w:szCs w:val="24"/>
          <w:rPrChange w:id="1498" w:author="Alexandru Uicoabă" w:date="2022-06-16T14:51:00Z">
            <w:rPr>
              <w:rFonts w:ascii="Times New Roman" w:hAnsi="Times New Roman" w:cs="Times New Roman"/>
              <w:sz w:val="24"/>
              <w:szCs w:val="24"/>
              <w:lang w:val="en-GB"/>
            </w:rPr>
          </w:rPrChange>
        </w:rPr>
        <w:t xml:space="preserve">Un agent software este un obiect software autonom, care are </w:t>
      </w:r>
      <w:del w:id="1499" w:author="Alexandru Uicoabă" w:date="2022-06-16T11:53:00Z">
        <w:r w:rsidRPr="00300A51" w:rsidDel="00A037EE">
          <w:rPr>
            <w:rFonts w:ascii="Arial" w:hAnsi="Arial" w:cs="Arial"/>
            <w:sz w:val="24"/>
            <w:szCs w:val="24"/>
            <w:rPrChange w:id="1500" w:author="Alexandru Uicoabă" w:date="2022-06-16T14:51:00Z">
              <w:rPr>
                <w:rFonts w:ascii="Times New Roman" w:hAnsi="Times New Roman" w:cs="Times New Roman"/>
                <w:sz w:val="24"/>
                <w:szCs w:val="24"/>
                <w:lang w:val="en-GB"/>
              </w:rPr>
            </w:rPrChange>
          </w:rPr>
          <w:delText>access</w:delText>
        </w:r>
      </w:del>
      <w:ins w:id="1501" w:author="Alexandru Uicoabă" w:date="2022-06-16T11:53:00Z">
        <w:r w:rsidR="00A037EE" w:rsidRPr="00300A51">
          <w:rPr>
            <w:rFonts w:ascii="Arial" w:hAnsi="Arial" w:cs="Arial"/>
            <w:sz w:val="24"/>
            <w:szCs w:val="24"/>
            <w:rPrChange w:id="1502" w:author="Alexandru Uicoabă" w:date="2022-06-16T14:51:00Z">
              <w:rPr>
                <w:rFonts w:ascii="Times New Roman" w:hAnsi="Times New Roman" w:cs="Times New Roman"/>
                <w:sz w:val="24"/>
                <w:szCs w:val="24"/>
              </w:rPr>
            </w:rPrChange>
          </w:rPr>
          <w:t>acces</w:t>
        </w:r>
      </w:ins>
      <w:r w:rsidRPr="00300A51">
        <w:rPr>
          <w:rFonts w:ascii="Arial" w:hAnsi="Arial" w:cs="Arial"/>
          <w:sz w:val="24"/>
          <w:szCs w:val="24"/>
          <w:rPrChange w:id="1503" w:author="Alexandru Uicoabă" w:date="2022-06-16T14:51:00Z">
            <w:rPr>
              <w:rFonts w:ascii="Times New Roman" w:hAnsi="Times New Roman" w:cs="Times New Roman"/>
              <w:sz w:val="24"/>
              <w:szCs w:val="24"/>
              <w:lang w:val="en-GB"/>
            </w:rPr>
          </w:rPrChange>
        </w:rPr>
        <w:t xml:space="preserve"> la informațiile din mediul virtual în care acesta se găsește.</w:t>
      </w:r>
      <w:commentRangeStart w:id="1504"/>
      <w:commentRangeStart w:id="1505"/>
      <w:commentRangeStart w:id="1506"/>
      <w:r w:rsidR="0068010A" w:rsidRPr="00300A51">
        <w:rPr>
          <w:rFonts w:ascii="Arial" w:hAnsi="Arial" w:cs="Arial"/>
          <w:sz w:val="24"/>
          <w:szCs w:val="24"/>
          <w:rPrChange w:id="1507" w:author="Alexandru Uicoabă" w:date="2022-06-16T14:51:00Z">
            <w:rPr>
              <w:rFonts w:ascii="Times New Roman" w:hAnsi="Times New Roman" w:cs="Times New Roman"/>
              <w:sz w:val="24"/>
              <w:szCs w:val="24"/>
              <w:lang w:val="en-GB"/>
            </w:rPr>
          </w:rPrChange>
        </w:rPr>
        <w:fldChar w:fldCharType="begin"/>
      </w:r>
      <w:r w:rsidR="00430E39" w:rsidRPr="00300A51">
        <w:rPr>
          <w:rFonts w:ascii="Arial" w:hAnsi="Arial" w:cs="Arial"/>
          <w:sz w:val="24"/>
          <w:szCs w:val="24"/>
          <w:rPrChange w:id="1508" w:author="Alexandru Uicoabă" w:date="2022-06-16T14:51:00Z">
            <w:rPr>
              <w:rFonts w:ascii="Times New Roman" w:hAnsi="Times New Roman" w:cs="Times New Roman"/>
              <w:sz w:val="24"/>
              <w:szCs w:val="24"/>
              <w:lang w:val="en-GB"/>
            </w:rPr>
          </w:rPrChange>
        </w:rPr>
        <w:instrText xml:space="preserve"> ADDIN ZOTERO_ITEM CSL_CITATION {"citationID":"9bf08fiM","properties":{"formattedCitation":"[3]","plainCitation":"[3]","noteIndex":0},"citationItems":[{"id":276,"uris":["http://zotero.org/users/6649884/items/9VVXWB5X"],"itemData":{"id":276,"type":"article-journal","abstract":"Mobile Agent is an autonomously transportable code migrating itself from one node to another in a heterogeneous network without losing its operability. They have become commercially practicable with recent technologies and have the potential for revolutionizing distributed and network applications more recently in wireless sensor networks and bioinformatics. The main aim of this study is to motivate the researchers into the field of intelligent software agent technology by providing an overview and updated comparison of the current mobile agent platforms.","container-title":"International Journal of Computer Applications","DOI":"10.5120/15474-4160","ISSN":"09758887","issue":"2","journalAbbreviation":"IJCA","language":"en","page":"19-31","source":"DOI.org (Crossref)","title":"Intelligent Software Agent Technology: An Overview","title-short":"Intelligent Software Agent Technology","volume":"89","author":[{"family":"S.Bhamra","given":"G."},{"family":"K. Verma","given":"A."},{"family":"B. Patel","given":"R."}],"issued":{"date-parts":[["2014",3,1]]}}}],"schema":"https://github.com/citation-style-language/schema/raw/master/csl-citation.json"} </w:instrText>
      </w:r>
      <w:r w:rsidR="0068010A" w:rsidRPr="00300A51">
        <w:rPr>
          <w:rFonts w:ascii="Arial" w:hAnsi="Arial" w:cs="Arial"/>
          <w:sz w:val="24"/>
          <w:szCs w:val="24"/>
          <w:rPrChange w:id="1509" w:author="Alexandru Uicoabă" w:date="2022-06-16T14:51:00Z">
            <w:rPr>
              <w:rFonts w:ascii="Times New Roman" w:hAnsi="Times New Roman" w:cs="Times New Roman"/>
              <w:sz w:val="24"/>
              <w:szCs w:val="24"/>
              <w:lang w:val="en-GB"/>
            </w:rPr>
          </w:rPrChange>
        </w:rPr>
        <w:fldChar w:fldCharType="separate"/>
      </w:r>
      <w:r w:rsidR="00430E39" w:rsidRPr="00300A51">
        <w:rPr>
          <w:rFonts w:ascii="Arial" w:hAnsi="Arial" w:cs="Arial"/>
          <w:sz w:val="24"/>
          <w:szCs w:val="24"/>
          <w:rPrChange w:id="1510" w:author="Alexandru Uicoabă" w:date="2022-06-16T14:51:00Z">
            <w:rPr>
              <w:rFonts w:ascii="Times New Roman" w:hAnsi="Times New Roman" w:cs="Times New Roman"/>
              <w:sz w:val="24"/>
            </w:rPr>
          </w:rPrChange>
        </w:rPr>
        <w:t>[3]</w:t>
      </w:r>
      <w:r w:rsidR="0068010A" w:rsidRPr="00300A51">
        <w:rPr>
          <w:rFonts w:ascii="Arial" w:hAnsi="Arial" w:cs="Arial"/>
          <w:sz w:val="24"/>
          <w:szCs w:val="24"/>
          <w:rPrChange w:id="1511" w:author="Alexandru Uicoabă" w:date="2022-06-16T14:51:00Z">
            <w:rPr>
              <w:rFonts w:ascii="Times New Roman" w:hAnsi="Times New Roman" w:cs="Times New Roman"/>
              <w:sz w:val="24"/>
              <w:szCs w:val="24"/>
              <w:lang w:val="en-GB"/>
            </w:rPr>
          </w:rPrChange>
        </w:rPr>
        <w:fldChar w:fldCharType="end"/>
      </w:r>
      <w:r w:rsidR="007E219A" w:rsidRPr="00300A51">
        <w:rPr>
          <w:rFonts w:ascii="Arial" w:hAnsi="Arial" w:cs="Arial"/>
          <w:sz w:val="24"/>
          <w:szCs w:val="24"/>
          <w:rPrChange w:id="1512" w:author="Alexandru Uicoabă" w:date="2022-06-16T14:51:00Z">
            <w:rPr>
              <w:rFonts w:ascii="Times New Roman" w:hAnsi="Times New Roman" w:cs="Times New Roman"/>
              <w:sz w:val="24"/>
              <w:szCs w:val="24"/>
              <w:lang w:val="en-GB"/>
            </w:rPr>
          </w:rPrChange>
        </w:rPr>
        <w:t xml:space="preserve"> </w:t>
      </w:r>
      <w:commentRangeEnd w:id="1504"/>
      <w:r w:rsidR="003A0ECA" w:rsidRPr="00300A51">
        <w:rPr>
          <w:rStyle w:val="Referincomentariu"/>
          <w:rFonts w:ascii="Arial" w:hAnsi="Arial" w:cs="Arial"/>
          <w:sz w:val="24"/>
          <w:szCs w:val="24"/>
          <w:rPrChange w:id="1513" w:author="Alexandru Uicoabă" w:date="2022-06-16T14:51:00Z">
            <w:rPr>
              <w:rStyle w:val="Referincomentariu"/>
            </w:rPr>
          </w:rPrChange>
        </w:rPr>
        <w:commentReference w:id="1504"/>
      </w:r>
      <w:commentRangeEnd w:id="1505"/>
      <w:r w:rsidR="0068010A" w:rsidRPr="00300A51">
        <w:rPr>
          <w:rStyle w:val="Referincomentariu"/>
          <w:rFonts w:ascii="Arial" w:hAnsi="Arial" w:cs="Arial"/>
          <w:sz w:val="24"/>
          <w:szCs w:val="24"/>
          <w:rPrChange w:id="1514" w:author="Alexandru Uicoabă" w:date="2022-06-16T14:51:00Z">
            <w:rPr>
              <w:rStyle w:val="Referincomentariu"/>
            </w:rPr>
          </w:rPrChange>
        </w:rPr>
        <w:commentReference w:id="1505"/>
      </w:r>
      <w:commentRangeEnd w:id="1506"/>
      <w:r w:rsidR="0068010A" w:rsidRPr="00300A51">
        <w:rPr>
          <w:rStyle w:val="Referincomentariu"/>
          <w:rFonts w:ascii="Arial" w:hAnsi="Arial" w:cs="Arial"/>
          <w:sz w:val="24"/>
          <w:szCs w:val="24"/>
          <w:rPrChange w:id="1515" w:author="Alexandru Uicoabă" w:date="2022-06-16T14:51:00Z">
            <w:rPr>
              <w:rStyle w:val="Referincomentariu"/>
            </w:rPr>
          </w:rPrChange>
        </w:rPr>
        <w:commentReference w:id="1506"/>
      </w:r>
      <w:r w:rsidR="007E219A" w:rsidRPr="00300A51">
        <w:rPr>
          <w:rFonts w:ascii="Arial" w:hAnsi="Arial" w:cs="Arial"/>
          <w:sz w:val="24"/>
          <w:szCs w:val="24"/>
          <w:rPrChange w:id="1516" w:author="Alexandru Uicoabă" w:date="2022-06-16T14:51:00Z">
            <w:rPr>
              <w:rFonts w:ascii="Times New Roman" w:hAnsi="Times New Roman" w:cs="Times New Roman"/>
              <w:sz w:val="24"/>
              <w:szCs w:val="24"/>
              <w:lang w:val="en-GB"/>
            </w:rPr>
          </w:rPrChange>
        </w:rPr>
        <w:t>În cazul acestui experiment, agentul software este reprezentat de un kart care are misiunea să obțină cel mai r</w:t>
      </w:r>
      <w:del w:id="1517" w:author="Bogdan Dragulescu" w:date="2022-06-14T11:08:00Z">
        <w:r w:rsidR="007E219A" w:rsidRPr="00300A51" w:rsidDel="003A0ECA">
          <w:rPr>
            <w:rFonts w:ascii="Arial" w:hAnsi="Arial" w:cs="Arial"/>
            <w:sz w:val="24"/>
            <w:szCs w:val="24"/>
            <w:rPrChange w:id="1518" w:author="Alexandru Uicoabă" w:date="2022-06-16T14:51:00Z">
              <w:rPr>
                <w:rFonts w:ascii="Times New Roman" w:hAnsi="Times New Roman" w:cs="Times New Roman"/>
                <w:sz w:val="24"/>
                <w:szCs w:val="24"/>
                <w:lang w:val="en-GB"/>
              </w:rPr>
            </w:rPrChange>
          </w:rPr>
          <w:delText>e</w:delText>
        </w:r>
      </w:del>
      <w:ins w:id="1519" w:author="Bogdan Dragulescu" w:date="2022-06-14T11:08:00Z">
        <w:r w:rsidR="003A0ECA" w:rsidRPr="00300A51">
          <w:rPr>
            <w:rFonts w:ascii="Arial" w:hAnsi="Arial" w:cs="Arial"/>
            <w:sz w:val="24"/>
            <w:szCs w:val="24"/>
            <w:rPrChange w:id="1520" w:author="Alexandru Uicoabă" w:date="2022-06-16T14:51:00Z">
              <w:rPr>
                <w:rFonts w:ascii="Times New Roman" w:hAnsi="Times New Roman" w:cs="Times New Roman"/>
                <w:sz w:val="24"/>
                <w:szCs w:val="24"/>
                <w:lang w:val="en-GB"/>
              </w:rPr>
            </w:rPrChange>
          </w:rPr>
          <w:t>a</w:t>
        </w:r>
      </w:ins>
      <w:r w:rsidR="007E219A" w:rsidRPr="00300A51">
        <w:rPr>
          <w:rFonts w:ascii="Arial" w:hAnsi="Arial" w:cs="Arial"/>
          <w:sz w:val="24"/>
          <w:szCs w:val="24"/>
          <w:rPrChange w:id="1521" w:author="Alexandru Uicoabă" w:date="2022-06-16T14:51:00Z">
            <w:rPr>
              <w:rFonts w:ascii="Times New Roman" w:hAnsi="Times New Roman" w:cs="Times New Roman"/>
              <w:sz w:val="24"/>
              <w:szCs w:val="24"/>
              <w:lang w:val="en-GB"/>
            </w:rPr>
          </w:rPrChange>
        </w:rPr>
        <w:t>pid timp pe traseul respectiv.</w:t>
      </w:r>
    </w:p>
    <w:p w14:paraId="11D239AA" w14:textId="77777777" w:rsidR="00B9635E" w:rsidRPr="00300A51" w:rsidRDefault="007E219A" w:rsidP="0044253D">
      <w:pPr>
        <w:pStyle w:val="Corptext"/>
        <w:rPr>
          <w:rFonts w:ascii="Arial" w:hAnsi="Arial" w:cs="Arial"/>
          <w:sz w:val="24"/>
          <w:szCs w:val="24"/>
          <w:lang w:val="ro-RO"/>
          <w:rPrChange w:id="1522" w:author="Alexandru Uicoabă" w:date="2022-06-16T14:51:00Z">
            <w:rPr>
              <w:sz w:val="24"/>
              <w:szCs w:val="24"/>
              <w:lang w:val="ro-RO"/>
            </w:rPr>
          </w:rPrChange>
        </w:rPr>
      </w:pPr>
      <w:r w:rsidRPr="00300A51">
        <w:rPr>
          <w:rFonts w:ascii="Arial" w:hAnsi="Arial" w:cs="Arial"/>
          <w:sz w:val="24"/>
          <w:szCs w:val="24"/>
          <w:lang w:val="ro-RO"/>
          <w:rPrChange w:id="1523" w:author="Alexandru Uicoabă" w:date="2022-06-16T14:51:00Z">
            <w:rPr>
              <w:sz w:val="24"/>
              <w:szCs w:val="24"/>
              <w:lang w:val="en-GB"/>
            </w:rPr>
          </w:rPrChange>
        </w:rPr>
        <w:tab/>
      </w:r>
      <w:r w:rsidR="00B9635E" w:rsidRPr="00300A51">
        <w:rPr>
          <w:rFonts w:ascii="Arial" w:hAnsi="Arial" w:cs="Arial"/>
          <w:sz w:val="24"/>
          <w:szCs w:val="24"/>
          <w:lang w:val="ro-RO"/>
          <w:rPrChange w:id="1524" w:author="Alexandru Uicoabă" w:date="2022-06-16T14:51:00Z">
            <w:rPr>
              <w:sz w:val="24"/>
              <w:szCs w:val="24"/>
              <w:lang w:val="en-GB"/>
            </w:rPr>
          </w:rPrChange>
        </w:rPr>
        <w:t>Agenții inteligenți</w:t>
      </w:r>
      <w:r w:rsidR="00B9635E" w:rsidRPr="00300A51">
        <w:rPr>
          <w:rFonts w:ascii="Arial" w:hAnsi="Arial" w:cs="Arial"/>
          <w:sz w:val="24"/>
          <w:szCs w:val="24"/>
          <w:lang w:val="ro-RO"/>
          <w:rPrChange w:id="1525" w:author="Alexandru Uicoabă" w:date="2022-06-16T14:51:00Z">
            <w:rPr>
              <w:sz w:val="24"/>
              <w:szCs w:val="24"/>
              <w:lang w:val="ro-RO"/>
            </w:rPr>
          </w:rPrChange>
        </w:rPr>
        <w:t xml:space="preserve"> sunt sisteme informatice care sunt plasați în diverse medii virtuale, în cazul de față, în lumi virtuale, care sunt capabili de acțiuni autonome în vederea îndeplinirii unor obiective bine definite.</w:t>
      </w:r>
      <w:bookmarkStart w:id="1526" w:name="ZOTERO_BREF_rGjyGvGwcCri"/>
      <w:r w:rsidR="00B9635E" w:rsidRPr="00300A51">
        <w:rPr>
          <w:rFonts w:ascii="Arial" w:hAnsi="Arial" w:cs="Arial"/>
          <w:sz w:val="24"/>
          <w:szCs w:val="24"/>
          <w:lang w:val="ro-RO"/>
          <w:rPrChange w:id="1527" w:author="Alexandru Uicoabă" w:date="2022-06-16T14:51:00Z">
            <w:rPr>
              <w:sz w:val="24"/>
              <w:szCs w:val="24"/>
            </w:rPr>
          </w:rPrChange>
        </w:rPr>
        <w:t>[1]</w:t>
      </w:r>
      <w:bookmarkEnd w:id="1526"/>
      <w:r w:rsidR="00B9635E" w:rsidRPr="00300A51">
        <w:rPr>
          <w:rFonts w:ascii="Arial" w:hAnsi="Arial" w:cs="Arial"/>
          <w:sz w:val="24"/>
          <w:szCs w:val="24"/>
          <w:lang w:val="ro-RO"/>
          <w:rPrChange w:id="1528" w:author="Alexandru Uicoabă" w:date="2022-06-16T14:51:00Z">
            <w:rPr>
              <w:sz w:val="24"/>
              <w:szCs w:val="24"/>
              <w:lang w:val="ro-RO"/>
            </w:rPr>
          </w:rPrChange>
        </w:rPr>
        <w:t xml:space="preserve"> Aceștia au ca scop rezolvarea problemelor din joc, care ar putea fi reprezentate de înfrângerea unui adversar în luptă sau navigarea printr-un labirint.</w:t>
      </w:r>
      <w:bookmarkStart w:id="1529" w:name="ZOTERO_BREF_8ACunXfNHPOj"/>
      <w:r w:rsidR="00B9635E" w:rsidRPr="00300A51">
        <w:rPr>
          <w:rFonts w:ascii="Arial" w:hAnsi="Arial" w:cs="Arial"/>
          <w:sz w:val="24"/>
          <w:szCs w:val="24"/>
          <w:lang w:val="ro-RO"/>
          <w:rPrChange w:id="1530" w:author="Alexandru Uicoabă" w:date="2022-06-16T14:51:00Z">
            <w:rPr>
              <w:sz w:val="24"/>
              <w:szCs w:val="24"/>
            </w:rPr>
          </w:rPrChange>
        </w:rPr>
        <w:t>[2]</w:t>
      </w:r>
      <w:bookmarkEnd w:id="1529"/>
    </w:p>
    <w:p w14:paraId="3C482BA9" w14:textId="77777777" w:rsidR="00B9635E" w:rsidRPr="00300A51" w:rsidRDefault="00B9635E" w:rsidP="0044253D">
      <w:pPr>
        <w:pStyle w:val="Corptext"/>
        <w:rPr>
          <w:rFonts w:ascii="Arial" w:hAnsi="Arial" w:cs="Arial"/>
          <w:sz w:val="24"/>
          <w:szCs w:val="24"/>
          <w:lang w:val="ro-RO"/>
          <w:rPrChange w:id="1531" w:author="Alexandru Uicoabă" w:date="2022-06-16T14:51:00Z">
            <w:rPr>
              <w:sz w:val="24"/>
              <w:szCs w:val="24"/>
              <w:lang w:val="ro-RO"/>
            </w:rPr>
          </w:rPrChange>
        </w:rPr>
      </w:pPr>
      <w:r w:rsidRPr="00300A51">
        <w:rPr>
          <w:rFonts w:ascii="Arial" w:hAnsi="Arial" w:cs="Arial"/>
          <w:sz w:val="24"/>
          <w:szCs w:val="24"/>
          <w:lang w:val="ro-RO"/>
          <w:rPrChange w:id="1532" w:author="Alexandru Uicoabă" w:date="2022-06-16T14:51:00Z">
            <w:rPr>
              <w:sz w:val="24"/>
              <w:szCs w:val="24"/>
            </w:rPr>
          </w:rPrChange>
        </w:rPr>
        <w:tab/>
      </w:r>
      <w:r w:rsidRPr="00300A51">
        <w:rPr>
          <w:rFonts w:ascii="Arial" w:hAnsi="Arial" w:cs="Arial"/>
          <w:sz w:val="24"/>
          <w:szCs w:val="24"/>
          <w:lang w:val="ro-RO"/>
          <w:rPrChange w:id="1533" w:author="Alexandru Uicoabă" w:date="2022-06-16T14:51:00Z">
            <w:rPr>
              <w:sz w:val="24"/>
              <w:szCs w:val="24"/>
              <w:lang w:val="ro-RO"/>
            </w:rPr>
          </w:rPrChange>
        </w:rPr>
        <w:t>Lumile virtuale din interiorul jocurilor video reprezintă un teren de joacă pentru o varietate mare de algoritmi, prin intermediul cărora se încearcă lucruri noi. În funcție de rezultatele obținute, aceste idei pot fi transferate și aplicate în viața reală. Scopul inteligenței artificiale este să creeze agenți inteligenți care să fie capabil să ia cele mai bune decizii, atât în mediile virtuale, cât și în lumea reală.</w:t>
      </w:r>
      <w:bookmarkStart w:id="1534" w:name="ZOTERO_BREF_mLllIhPJlMhY"/>
      <w:r w:rsidRPr="00300A51">
        <w:rPr>
          <w:rFonts w:ascii="Arial" w:hAnsi="Arial" w:cs="Arial"/>
          <w:sz w:val="24"/>
          <w:szCs w:val="24"/>
          <w:lang w:val="ro-RO"/>
          <w:rPrChange w:id="1535" w:author="Alexandru Uicoabă" w:date="2022-06-16T14:51:00Z">
            <w:rPr>
              <w:sz w:val="24"/>
              <w:szCs w:val="24"/>
            </w:rPr>
          </w:rPrChange>
        </w:rPr>
        <w:t>[3]</w:t>
      </w:r>
      <w:bookmarkEnd w:id="1534"/>
    </w:p>
    <w:p w14:paraId="37BFD5D3" w14:textId="77777777" w:rsidR="00B9635E" w:rsidRPr="00300A51" w:rsidRDefault="00B9635E" w:rsidP="0044253D">
      <w:pPr>
        <w:pStyle w:val="Corptext"/>
        <w:rPr>
          <w:rFonts w:ascii="Arial" w:hAnsi="Arial" w:cs="Arial"/>
          <w:sz w:val="24"/>
          <w:szCs w:val="24"/>
          <w:lang w:val="ro-RO"/>
          <w:rPrChange w:id="1536" w:author="Alexandru Uicoabă" w:date="2022-06-16T14:51:00Z">
            <w:rPr>
              <w:sz w:val="24"/>
              <w:szCs w:val="24"/>
              <w:lang w:val="ro-RO"/>
            </w:rPr>
          </w:rPrChange>
        </w:rPr>
      </w:pPr>
      <w:r w:rsidRPr="00300A51">
        <w:rPr>
          <w:rFonts w:ascii="Arial" w:hAnsi="Arial" w:cs="Arial"/>
          <w:sz w:val="24"/>
          <w:szCs w:val="24"/>
          <w:lang w:val="ro-RO"/>
          <w:rPrChange w:id="1537" w:author="Alexandru Uicoabă" w:date="2022-06-16T14:51:00Z">
            <w:rPr>
              <w:sz w:val="24"/>
              <w:szCs w:val="24"/>
              <w:lang w:val="ro-RO"/>
            </w:rPr>
          </w:rPrChange>
        </w:rPr>
        <w:t>În vederea antrenării acestor agenți, se pot utiliza jocuri deja existente, sau se pot crea jocuri de la zero, într-o multitudine de limbaje de programare, pentru a crea mediul de care avem nevoie.</w:t>
      </w:r>
    </w:p>
    <w:p w14:paraId="557ADAEA" w14:textId="77777777" w:rsidR="00B9635E" w:rsidRPr="00300A51" w:rsidRDefault="00B9635E" w:rsidP="0044253D">
      <w:pPr>
        <w:pStyle w:val="Corptext"/>
        <w:rPr>
          <w:rFonts w:ascii="Arial" w:hAnsi="Arial" w:cs="Arial"/>
          <w:sz w:val="24"/>
          <w:szCs w:val="24"/>
          <w:lang w:val="ro-RO"/>
          <w:rPrChange w:id="1538" w:author="Alexandru Uicoabă" w:date="2022-06-16T14:51:00Z">
            <w:rPr>
              <w:sz w:val="24"/>
              <w:szCs w:val="24"/>
              <w:lang w:val="ro-RO"/>
            </w:rPr>
          </w:rPrChange>
        </w:rPr>
      </w:pPr>
      <w:r w:rsidRPr="00300A51">
        <w:rPr>
          <w:rFonts w:ascii="Arial" w:hAnsi="Arial" w:cs="Arial"/>
          <w:sz w:val="24"/>
          <w:szCs w:val="24"/>
          <w:lang w:val="ro-RO"/>
          <w:rPrChange w:id="1539" w:author="Alexandru Uicoabă" w:date="2022-06-16T14:51:00Z">
            <w:rPr>
              <w:sz w:val="24"/>
              <w:szCs w:val="24"/>
              <w:lang w:val="ro-RO"/>
            </w:rPr>
          </w:rPrChange>
        </w:rPr>
        <w:t>În ultimul deceniu, s-au realizat din ce în ce mai multe lucrări în această direcție, datorită avansului tehnologic în care ne aflăm, fiind vorba de componente hardware avansate pentru utilizarea algoritmilor dezvoltați care au nevoie de putere mare de calcul. Astfel, au apărut jocuri în care grafica este din ce în ce mai aproape de realitate.</w:t>
      </w:r>
    </w:p>
    <w:p w14:paraId="652D25FC" w14:textId="5087DF13" w:rsidR="00B9635E" w:rsidRPr="00300A51" w:rsidRDefault="00B9635E" w:rsidP="0044253D">
      <w:pPr>
        <w:pStyle w:val="Corptext"/>
        <w:rPr>
          <w:rFonts w:ascii="Arial" w:hAnsi="Arial" w:cs="Arial"/>
          <w:sz w:val="24"/>
          <w:szCs w:val="24"/>
          <w:lang w:val="ro-RO"/>
          <w:rPrChange w:id="1540" w:author="Alexandru Uicoabă" w:date="2022-06-16T14:51:00Z">
            <w:rPr>
              <w:sz w:val="24"/>
              <w:szCs w:val="24"/>
            </w:rPr>
          </w:rPrChange>
        </w:rPr>
      </w:pPr>
      <w:r w:rsidRPr="00300A51">
        <w:rPr>
          <w:rFonts w:ascii="Arial" w:hAnsi="Arial" w:cs="Arial"/>
          <w:sz w:val="24"/>
          <w:szCs w:val="24"/>
          <w:lang w:val="ro-RO"/>
          <w:rPrChange w:id="1541" w:author="Alexandru Uicoabă" w:date="2022-06-16T14:51:00Z">
            <w:rPr>
              <w:sz w:val="24"/>
              <w:szCs w:val="24"/>
              <w:lang w:val="ro-RO"/>
            </w:rPr>
          </w:rPrChange>
        </w:rPr>
        <w:t xml:space="preserve">Așadar, prin intermediul agenților inteligenți, se pune accentul pe obținerea unui comportament mai natural al caracterelor din jocuri, prin folosirea de </w:t>
      </w:r>
      <w:r w:rsidRPr="00300A51">
        <w:rPr>
          <w:rFonts w:ascii="Arial" w:hAnsi="Arial" w:cs="Arial"/>
          <w:b/>
          <w:bCs/>
          <w:sz w:val="24"/>
          <w:szCs w:val="24"/>
          <w:lang w:val="ro-RO"/>
          <w:rPrChange w:id="1542" w:author="Alexandru Uicoabă" w:date="2022-06-16T14:51:00Z">
            <w:rPr>
              <w:b/>
              <w:bCs/>
              <w:sz w:val="24"/>
              <w:szCs w:val="24"/>
              <w:lang w:val="ro-RO"/>
            </w:rPr>
          </w:rPrChange>
        </w:rPr>
        <w:t>fuzzy logic</w:t>
      </w:r>
      <w:r w:rsidRPr="00300A51">
        <w:rPr>
          <w:rFonts w:ascii="Arial" w:hAnsi="Arial" w:cs="Arial"/>
          <w:sz w:val="24"/>
          <w:szCs w:val="24"/>
          <w:lang w:val="ro-RO"/>
          <w:rPrChange w:id="1543" w:author="Alexandru Uicoabă" w:date="2022-06-16T14:51:00Z">
            <w:rPr>
              <w:sz w:val="24"/>
              <w:szCs w:val="24"/>
              <w:lang w:val="ro-RO"/>
            </w:rPr>
          </w:rPrChange>
        </w:rPr>
        <w:t xml:space="preserve"> și rețele neuronale. Astfel, se obțin caractere care se comportă natural și care se încadrează în decorul jocului într-un mod mai plăcut.</w:t>
      </w:r>
      <w:bookmarkStart w:id="1544" w:name="ZOTERO_BREF_Q8UID43Q5oC1"/>
      <w:r w:rsidRPr="00300A51">
        <w:rPr>
          <w:rFonts w:ascii="Arial" w:hAnsi="Arial" w:cs="Arial"/>
          <w:sz w:val="24"/>
          <w:szCs w:val="24"/>
          <w:lang w:val="ro-RO"/>
          <w:rPrChange w:id="1545" w:author="Alexandru Uicoabă" w:date="2022-06-16T14:51:00Z">
            <w:rPr>
              <w:sz w:val="24"/>
              <w:szCs w:val="24"/>
            </w:rPr>
          </w:rPrChange>
        </w:rPr>
        <w:t>[4]</w:t>
      </w:r>
      <w:bookmarkEnd w:id="1544"/>
    </w:p>
    <w:p w14:paraId="0785BCF0" w14:textId="30ADFF48" w:rsidR="00521892" w:rsidRPr="0078286B" w:rsidRDefault="00521892" w:rsidP="0044253D">
      <w:pPr>
        <w:pStyle w:val="Corptext"/>
        <w:rPr>
          <w:rFonts w:ascii="Arial" w:hAnsi="Arial" w:cs="Arial"/>
          <w:sz w:val="24"/>
          <w:szCs w:val="24"/>
          <w:lang w:val="ro-RO"/>
          <w:rPrChange w:id="1546" w:author="Alexandru Uicoabă" w:date="2022-06-16T14:49:00Z">
            <w:rPr>
              <w:sz w:val="24"/>
              <w:szCs w:val="24"/>
            </w:rPr>
          </w:rPrChange>
        </w:rPr>
      </w:pPr>
    </w:p>
    <w:p w14:paraId="1E273A8F" w14:textId="7119D4EB" w:rsidR="00521892" w:rsidRPr="0078286B" w:rsidRDefault="00521892" w:rsidP="0044253D">
      <w:pPr>
        <w:pStyle w:val="Corptext"/>
        <w:rPr>
          <w:rFonts w:ascii="Arial" w:hAnsi="Arial" w:cs="Arial"/>
          <w:sz w:val="24"/>
          <w:szCs w:val="24"/>
          <w:rPrChange w:id="1547" w:author="Alexandru Uicoabă" w:date="2022-06-16T14:49:00Z">
            <w:rPr>
              <w:sz w:val="24"/>
              <w:szCs w:val="24"/>
            </w:rPr>
          </w:rPrChange>
        </w:rPr>
      </w:pPr>
    </w:p>
    <w:p w14:paraId="070A36C8" w14:textId="32C3E682" w:rsidR="00521892" w:rsidRDefault="00521892" w:rsidP="0044253D">
      <w:pPr>
        <w:pStyle w:val="Corptext"/>
        <w:rPr>
          <w:ins w:id="1548" w:author="Alexandru Uicoabă" w:date="2022-06-16T15:44:00Z"/>
          <w:rFonts w:ascii="Arial" w:hAnsi="Arial" w:cs="Arial"/>
          <w:sz w:val="24"/>
          <w:szCs w:val="24"/>
        </w:rPr>
      </w:pPr>
    </w:p>
    <w:p w14:paraId="206ED13C" w14:textId="77777777" w:rsidR="00FC7DC9" w:rsidRPr="0078286B" w:rsidRDefault="00FC7DC9" w:rsidP="0044253D">
      <w:pPr>
        <w:pStyle w:val="Corptext"/>
        <w:rPr>
          <w:rFonts w:ascii="Arial" w:hAnsi="Arial" w:cs="Arial"/>
          <w:sz w:val="24"/>
          <w:szCs w:val="24"/>
          <w:rPrChange w:id="1549" w:author="Alexandru Uicoabă" w:date="2022-06-16T14:49:00Z">
            <w:rPr>
              <w:sz w:val="24"/>
              <w:szCs w:val="24"/>
            </w:rPr>
          </w:rPrChange>
        </w:rPr>
      </w:pPr>
    </w:p>
    <w:p w14:paraId="5C9D8F4C" w14:textId="21D2F28B" w:rsidR="00521892" w:rsidRPr="0078286B" w:rsidRDefault="00521892" w:rsidP="0044253D">
      <w:pPr>
        <w:pStyle w:val="Corptext"/>
        <w:rPr>
          <w:rFonts w:ascii="Arial" w:hAnsi="Arial" w:cs="Arial"/>
          <w:sz w:val="24"/>
          <w:szCs w:val="24"/>
          <w:rPrChange w:id="1550" w:author="Alexandru Uicoabă" w:date="2022-06-16T14:49:00Z">
            <w:rPr>
              <w:sz w:val="24"/>
              <w:szCs w:val="24"/>
            </w:rPr>
          </w:rPrChange>
        </w:rPr>
      </w:pPr>
    </w:p>
    <w:p w14:paraId="34AF7DBD" w14:textId="10AD2D4D" w:rsidR="00521892" w:rsidRPr="0078286B" w:rsidDel="004015F7" w:rsidRDefault="00521892" w:rsidP="0044253D">
      <w:pPr>
        <w:pStyle w:val="Corptext"/>
        <w:rPr>
          <w:del w:id="1551" w:author="Alexandru Uicoabă" w:date="2022-06-16T15:30:00Z"/>
          <w:rFonts w:ascii="Arial" w:hAnsi="Arial" w:cs="Arial"/>
          <w:sz w:val="24"/>
          <w:szCs w:val="24"/>
          <w:rPrChange w:id="1552" w:author="Alexandru Uicoabă" w:date="2022-06-16T14:49:00Z">
            <w:rPr>
              <w:del w:id="1553" w:author="Alexandru Uicoabă" w:date="2022-06-16T15:30:00Z"/>
              <w:sz w:val="24"/>
              <w:szCs w:val="24"/>
            </w:rPr>
          </w:rPrChange>
        </w:rPr>
      </w:pPr>
    </w:p>
    <w:p w14:paraId="5EAF9EEA" w14:textId="369D6AC2" w:rsidR="00521892" w:rsidRPr="0078286B" w:rsidDel="00300A51" w:rsidRDefault="00521892" w:rsidP="0044253D">
      <w:pPr>
        <w:pStyle w:val="Corptext"/>
        <w:rPr>
          <w:del w:id="1554" w:author="Alexandru Uicoabă" w:date="2022-06-16T14:52:00Z"/>
          <w:rFonts w:ascii="Arial" w:hAnsi="Arial" w:cs="Arial"/>
          <w:sz w:val="24"/>
          <w:szCs w:val="24"/>
          <w:rPrChange w:id="1555" w:author="Alexandru Uicoabă" w:date="2022-06-16T14:49:00Z">
            <w:rPr>
              <w:del w:id="1556" w:author="Alexandru Uicoabă" w:date="2022-06-16T14:52:00Z"/>
              <w:sz w:val="24"/>
              <w:szCs w:val="24"/>
            </w:rPr>
          </w:rPrChange>
        </w:rPr>
      </w:pPr>
    </w:p>
    <w:p w14:paraId="5015785B" w14:textId="177CA65B" w:rsidR="00521892" w:rsidRPr="0078286B" w:rsidDel="00300A51" w:rsidRDefault="00521892" w:rsidP="0044253D">
      <w:pPr>
        <w:pStyle w:val="Corptext"/>
        <w:rPr>
          <w:del w:id="1557" w:author="Alexandru Uicoabă" w:date="2022-06-16T14:51:00Z"/>
          <w:rFonts w:ascii="Arial" w:hAnsi="Arial" w:cs="Arial"/>
          <w:sz w:val="24"/>
          <w:szCs w:val="24"/>
          <w:rPrChange w:id="1558" w:author="Alexandru Uicoabă" w:date="2022-06-16T14:49:00Z">
            <w:rPr>
              <w:del w:id="1559" w:author="Alexandru Uicoabă" w:date="2022-06-16T14:51:00Z"/>
              <w:sz w:val="24"/>
              <w:szCs w:val="24"/>
            </w:rPr>
          </w:rPrChange>
        </w:rPr>
      </w:pPr>
    </w:p>
    <w:p w14:paraId="2406B146" w14:textId="7471BCBE" w:rsidR="00521892" w:rsidRPr="0078286B" w:rsidDel="00300A51" w:rsidRDefault="00521892" w:rsidP="0044253D">
      <w:pPr>
        <w:pStyle w:val="Corptext"/>
        <w:rPr>
          <w:del w:id="1560" w:author="Alexandru Uicoabă" w:date="2022-06-16T14:51:00Z"/>
          <w:rFonts w:ascii="Arial" w:hAnsi="Arial" w:cs="Arial"/>
          <w:sz w:val="24"/>
          <w:szCs w:val="24"/>
          <w:rPrChange w:id="1561" w:author="Alexandru Uicoabă" w:date="2022-06-16T14:49:00Z">
            <w:rPr>
              <w:del w:id="1562" w:author="Alexandru Uicoabă" w:date="2022-06-16T14:51:00Z"/>
              <w:sz w:val="24"/>
              <w:szCs w:val="24"/>
            </w:rPr>
          </w:rPrChange>
        </w:rPr>
      </w:pPr>
    </w:p>
    <w:p w14:paraId="45C6B6F4" w14:textId="77777777" w:rsidR="0068010A" w:rsidRPr="0078286B" w:rsidDel="00EA65BF" w:rsidRDefault="0068010A">
      <w:pPr>
        <w:pStyle w:val="Corptext"/>
        <w:ind w:firstLine="0"/>
        <w:rPr>
          <w:del w:id="1563" w:author="Alexandru Uicoabă" w:date="2022-06-16T11:32:00Z"/>
          <w:rFonts w:ascii="Arial" w:hAnsi="Arial" w:cs="Arial"/>
          <w:sz w:val="24"/>
          <w:szCs w:val="24"/>
          <w:rPrChange w:id="1564" w:author="Alexandru Uicoabă" w:date="2022-06-16T14:49:00Z">
            <w:rPr>
              <w:del w:id="1565" w:author="Alexandru Uicoabă" w:date="2022-06-16T11:32:00Z"/>
              <w:sz w:val="24"/>
              <w:szCs w:val="24"/>
            </w:rPr>
          </w:rPrChange>
        </w:rPr>
        <w:pPrChange w:id="1566" w:author="Alexandru Uicoabă" w:date="2022-06-16T14:51:00Z">
          <w:pPr>
            <w:pStyle w:val="Corptext"/>
          </w:pPr>
        </w:pPrChange>
      </w:pPr>
    </w:p>
    <w:p w14:paraId="2CA9C07F" w14:textId="77777777" w:rsidR="00521892" w:rsidRPr="0078286B" w:rsidRDefault="00521892">
      <w:pPr>
        <w:pStyle w:val="Corptext"/>
        <w:ind w:firstLine="0"/>
        <w:rPr>
          <w:rFonts w:ascii="Arial" w:hAnsi="Arial" w:cs="Arial"/>
          <w:sz w:val="24"/>
          <w:szCs w:val="24"/>
          <w:rPrChange w:id="1567" w:author="Alexandru Uicoabă" w:date="2022-06-16T14:49:00Z">
            <w:rPr>
              <w:sz w:val="24"/>
              <w:szCs w:val="24"/>
            </w:rPr>
          </w:rPrChange>
        </w:rPr>
        <w:pPrChange w:id="1568" w:author="Alexandru Uicoabă" w:date="2022-06-16T14:51:00Z">
          <w:pPr>
            <w:pStyle w:val="Corptext"/>
          </w:pPr>
        </w:pPrChange>
      </w:pPr>
    </w:p>
    <w:p w14:paraId="5A04AB14" w14:textId="6BF25449" w:rsidR="007E219A" w:rsidRPr="0078286B" w:rsidRDefault="00320621" w:rsidP="00320621">
      <w:pPr>
        <w:pStyle w:val="Titlu2"/>
        <w:rPr>
          <w:rFonts w:ascii="Arial" w:hAnsi="Arial" w:cs="Arial"/>
          <w:b/>
          <w:bCs/>
          <w:color w:val="auto"/>
          <w:sz w:val="28"/>
          <w:szCs w:val="28"/>
          <w:rPrChange w:id="1569" w:author="Alexandru Uicoabă" w:date="2022-06-16T14:49:00Z">
            <w:rPr>
              <w:rFonts w:ascii="Times New Roman" w:hAnsi="Times New Roman" w:cs="Times New Roman"/>
              <w:b/>
              <w:bCs/>
              <w:color w:val="auto"/>
              <w:sz w:val="28"/>
              <w:szCs w:val="28"/>
            </w:rPr>
          </w:rPrChange>
        </w:rPr>
      </w:pPr>
      <w:bookmarkStart w:id="1570" w:name="_Toc106343196"/>
      <w:r w:rsidRPr="0078286B">
        <w:rPr>
          <w:rFonts w:ascii="Arial" w:hAnsi="Arial" w:cs="Arial"/>
          <w:b/>
          <w:bCs/>
          <w:color w:val="auto"/>
          <w:sz w:val="28"/>
          <w:szCs w:val="28"/>
          <w:rPrChange w:id="1571" w:author="Alexandru Uicoabă" w:date="2022-06-16T14:49:00Z">
            <w:rPr>
              <w:rFonts w:ascii="Times New Roman" w:hAnsi="Times New Roman" w:cs="Times New Roman"/>
              <w:b/>
              <w:bCs/>
              <w:color w:val="auto"/>
              <w:sz w:val="28"/>
              <w:szCs w:val="28"/>
            </w:rPr>
          </w:rPrChange>
        </w:rPr>
        <w:t>2.2 Domenii de aplicabilitate</w:t>
      </w:r>
      <w:bookmarkEnd w:id="1570"/>
    </w:p>
    <w:p w14:paraId="3D3586A2" w14:textId="4A987818" w:rsidR="00D46087" w:rsidRPr="00300A51" w:rsidRDefault="00D46087" w:rsidP="00E7416B">
      <w:pPr>
        <w:rPr>
          <w:rFonts w:ascii="Arial" w:hAnsi="Arial" w:cs="Arial"/>
          <w:sz w:val="24"/>
          <w:szCs w:val="24"/>
          <w:rPrChange w:id="1572" w:author="Alexandru Uicoabă" w:date="2022-06-16T14:51:00Z">
            <w:rPr/>
          </w:rPrChange>
        </w:rPr>
      </w:pPr>
    </w:p>
    <w:p w14:paraId="5644090F" w14:textId="57341FB8" w:rsidR="00320621" w:rsidRPr="00300A51" w:rsidRDefault="00320621" w:rsidP="00300A51">
      <w:pPr>
        <w:jc w:val="both"/>
        <w:rPr>
          <w:rFonts w:ascii="Arial" w:hAnsi="Arial" w:cs="Arial"/>
          <w:sz w:val="24"/>
          <w:szCs w:val="24"/>
          <w:rPrChange w:id="1573" w:author="Alexandru Uicoabă" w:date="2022-06-16T14:51:00Z">
            <w:rPr>
              <w:rFonts w:ascii="Times New Roman" w:hAnsi="Times New Roman" w:cs="Times New Roman"/>
              <w:sz w:val="24"/>
              <w:szCs w:val="24"/>
            </w:rPr>
          </w:rPrChange>
        </w:rPr>
      </w:pPr>
      <w:r w:rsidRPr="0078286B">
        <w:rPr>
          <w:rFonts w:ascii="Arial" w:hAnsi="Arial" w:cs="Arial"/>
          <w:rPrChange w:id="1574" w:author="Alexandru Uicoabă" w:date="2022-06-16T14:49:00Z">
            <w:rPr/>
          </w:rPrChange>
        </w:rPr>
        <w:tab/>
      </w:r>
      <w:commentRangeStart w:id="1575"/>
      <w:commentRangeStart w:id="1576"/>
      <w:commentRangeStart w:id="1577"/>
      <w:r w:rsidRPr="00300A51">
        <w:rPr>
          <w:rFonts w:ascii="Arial" w:hAnsi="Arial" w:cs="Arial"/>
          <w:sz w:val="24"/>
          <w:szCs w:val="24"/>
          <w:rPrChange w:id="1578" w:author="Alexandru Uicoabă" w:date="2022-06-16T14:51:00Z">
            <w:rPr>
              <w:rFonts w:ascii="Times New Roman" w:hAnsi="Times New Roman" w:cs="Times New Roman"/>
              <w:sz w:val="24"/>
              <w:szCs w:val="24"/>
            </w:rPr>
          </w:rPrChange>
        </w:rPr>
        <w:t>Din punct de vedere al domeniului de aplicabilitate, agenți software inteligenți pot fi folosiși în foarte multe domenii, cum ar fi</w:t>
      </w:r>
      <w:del w:id="1579" w:author="Alexandru Uicoabă" w:date="2022-06-16T10:17:00Z">
        <w:r w:rsidR="0044253D" w:rsidRPr="00300A51" w:rsidDel="00F81DDC">
          <w:rPr>
            <w:rFonts w:ascii="Arial" w:hAnsi="Arial" w:cs="Arial"/>
            <w:sz w:val="24"/>
            <w:szCs w:val="24"/>
            <w:rPrChange w:id="1580" w:author="Alexandru Uicoabă" w:date="2022-06-16T14:51:00Z">
              <w:rPr>
                <w:rFonts w:ascii="Times New Roman" w:hAnsi="Times New Roman" w:cs="Times New Roman"/>
                <w:sz w:val="24"/>
                <w:szCs w:val="24"/>
              </w:rPr>
            </w:rPrChange>
          </w:rPr>
          <w:delText xml:space="preserve"> </w:delText>
        </w:r>
        <w:r w:rsidR="0068010A" w:rsidRPr="00300A51" w:rsidDel="00F81DDC">
          <w:rPr>
            <w:rFonts w:ascii="Arial" w:hAnsi="Arial" w:cs="Arial"/>
            <w:sz w:val="24"/>
            <w:szCs w:val="24"/>
            <w:rPrChange w:id="1581" w:author="Alexandru Uicoabă" w:date="2022-06-16T14:51:00Z">
              <w:rPr>
                <w:rFonts w:ascii="Times New Roman" w:hAnsi="Times New Roman" w:cs="Times New Roman"/>
                <w:sz w:val="24"/>
                <w:szCs w:val="24"/>
              </w:rPr>
            </w:rPrChange>
          </w:rPr>
          <w:fldChar w:fldCharType="begin"/>
        </w:r>
        <w:r w:rsidR="00430E39" w:rsidRPr="00300A51" w:rsidDel="00F81DDC">
          <w:rPr>
            <w:rFonts w:ascii="Arial" w:hAnsi="Arial" w:cs="Arial"/>
            <w:sz w:val="24"/>
            <w:szCs w:val="24"/>
            <w:rPrChange w:id="1582" w:author="Alexandru Uicoabă" w:date="2022-06-16T14:51:00Z">
              <w:rPr>
                <w:rFonts w:ascii="Times New Roman" w:hAnsi="Times New Roman" w:cs="Times New Roman"/>
                <w:sz w:val="24"/>
                <w:szCs w:val="24"/>
              </w:rPr>
            </w:rPrChange>
          </w:rPr>
          <w:delInstrText xml:space="preserve"> ADDIN ZOTERO_ITEM CSL_CITATION {"citationID":"yQTvTgy9","properties":{"formattedCitation":"[4]","plainCitation":"[4]","noteIndex":0},"citationItems":[{"id":292,"uris":["http://zotero.org/users/6649884/items/LZ3M28KF"],"itemData":{"id":292,"type":"document","abstract":"Agent software is a rapidly developing area of research. However, the overuse of the word ‘agent ’ has tended to mask the fact that, in reality, there is a truly heterogeneous body of research being carried out under this banner. This overview paper presents a typology of agents. Next, it places agents in context, defines them and then goes on, inter alia, to overview critically the rationales, hypotheses, goals, challenges and state-of-the-art demonstrators of the various agent types in our typology. Hence, it attempts to make explicit much of what is usually implicit in the agents literature. It also proceeds to overview some other general issues which pertain to all the types of agents in the typology. This paper largely reviews software agents, and it also contains some strong opinions that are not necessarily widely accepted by the agent community. 21","source":"CiteSeer","title":"1Software Agents: An Overview","title-short":"1Software Agents","author":[{"family":"Nwana","given":"Hyacinth S."}]}}],"schema":"https://github.com/citation-style-language/schema/raw/master/csl-citation.json"} </w:delInstrText>
        </w:r>
        <w:r w:rsidR="0068010A" w:rsidRPr="00300A51" w:rsidDel="00F81DDC">
          <w:rPr>
            <w:rFonts w:ascii="Arial" w:hAnsi="Arial" w:cs="Arial"/>
            <w:sz w:val="24"/>
            <w:szCs w:val="24"/>
            <w:rPrChange w:id="1583" w:author="Alexandru Uicoabă" w:date="2022-06-16T14:51:00Z">
              <w:rPr>
                <w:rFonts w:ascii="Times New Roman" w:hAnsi="Times New Roman" w:cs="Times New Roman"/>
                <w:sz w:val="24"/>
                <w:szCs w:val="24"/>
              </w:rPr>
            </w:rPrChange>
          </w:rPr>
          <w:fldChar w:fldCharType="separate"/>
        </w:r>
        <w:r w:rsidR="00430E39" w:rsidRPr="00300A51" w:rsidDel="00F81DDC">
          <w:rPr>
            <w:rFonts w:ascii="Arial" w:hAnsi="Arial" w:cs="Arial"/>
            <w:sz w:val="24"/>
            <w:szCs w:val="24"/>
            <w:rPrChange w:id="1584" w:author="Alexandru Uicoabă" w:date="2022-06-16T14:51:00Z">
              <w:rPr>
                <w:rFonts w:ascii="Times New Roman" w:hAnsi="Times New Roman" w:cs="Times New Roman"/>
                <w:sz w:val="24"/>
              </w:rPr>
            </w:rPrChange>
          </w:rPr>
          <w:delText>[4]</w:delText>
        </w:r>
        <w:r w:rsidR="0068010A" w:rsidRPr="00300A51" w:rsidDel="00F81DDC">
          <w:rPr>
            <w:rFonts w:ascii="Arial" w:hAnsi="Arial" w:cs="Arial"/>
            <w:sz w:val="24"/>
            <w:szCs w:val="24"/>
            <w:rPrChange w:id="1585" w:author="Alexandru Uicoabă" w:date="2022-06-16T14:51:00Z">
              <w:rPr>
                <w:rFonts w:ascii="Times New Roman" w:hAnsi="Times New Roman" w:cs="Times New Roman"/>
                <w:sz w:val="24"/>
                <w:szCs w:val="24"/>
              </w:rPr>
            </w:rPrChange>
          </w:rPr>
          <w:fldChar w:fldCharType="end"/>
        </w:r>
      </w:del>
      <w:r w:rsidRPr="00300A51">
        <w:rPr>
          <w:rFonts w:ascii="Arial" w:hAnsi="Arial" w:cs="Arial"/>
          <w:sz w:val="24"/>
          <w:szCs w:val="24"/>
          <w:rPrChange w:id="1586" w:author="Alexandru Uicoabă" w:date="2022-06-16T14:51:00Z">
            <w:rPr>
              <w:rFonts w:ascii="Times New Roman" w:hAnsi="Times New Roman" w:cs="Times New Roman"/>
              <w:sz w:val="24"/>
              <w:szCs w:val="24"/>
              <w:lang w:val="en-GB"/>
            </w:rPr>
          </w:rPrChange>
        </w:rPr>
        <w:t>:</w:t>
      </w:r>
    </w:p>
    <w:p w14:paraId="269E006A" w14:textId="55EF49E3" w:rsidR="00320621" w:rsidRPr="00300A51" w:rsidDel="000028A4" w:rsidRDefault="00320621">
      <w:pPr>
        <w:pStyle w:val="Listparagraf"/>
        <w:numPr>
          <w:ilvl w:val="0"/>
          <w:numId w:val="2"/>
        </w:numPr>
        <w:jc w:val="both"/>
        <w:rPr>
          <w:del w:id="1587" w:author="Alexandru Uicoabă" w:date="2022-06-16T08:52:00Z"/>
          <w:rFonts w:ascii="Arial" w:hAnsi="Arial" w:cs="Arial"/>
          <w:sz w:val="24"/>
          <w:szCs w:val="24"/>
          <w:rPrChange w:id="1588" w:author="Alexandru Uicoabă" w:date="2022-06-16T14:51:00Z">
            <w:rPr>
              <w:del w:id="1589" w:author="Alexandru Uicoabă" w:date="2022-06-16T08:52:00Z"/>
            </w:rPr>
          </w:rPrChange>
        </w:rPr>
      </w:pPr>
      <w:del w:id="1590" w:author="Alexandru Uicoabă" w:date="2022-06-16T08:52:00Z">
        <w:r w:rsidRPr="00300A51" w:rsidDel="000028A4">
          <w:rPr>
            <w:rFonts w:ascii="Arial" w:hAnsi="Arial" w:cs="Arial"/>
            <w:sz w:val="24"/>
            <w:szCs w:val="24"/>
            <w:rPrChange w:id="1591" w:author="Alexandru Uicoabă" w:date="2022-06-16T14:51:00Z">
              <w:rPr/>
            </w:rPrChange>
          </w:rPr>
          <w:delText>Managementul fluxurilor de lucru</w:delText>
        </w:r>
      </w:del>
    </w:p>
    <w:p w14:paraId="71F96F32" w14:textId="62C1DC2B" w:rsidR="00320621" w:rsidRPr="00300A51" w:rsidDel="000028A4" w:rsidRDefault="00320621">
      <w:pPr>
        <w:pStyle w:val="Listparagraf"/>
        <w:numPr>
          <w:ilvl w:val="0"/>
          <w:numId w:val="2"/>
        </w:numPr>
        <w:jc w:val="both"/>
        <w:rPr>
          <w:del w:id="1592" w:author="Alexandru Uicoabă" w:date="2022-06-16T08:52:00Z"/>
          <w:rFonts w:ascii="Arial" w:hAnsi="Arial" w:cs="Arial"/>
          <w:sz w:val="24"/>
          <w:szCs w:val="24"/>
          <w:rPrChange w:id="1593" w:author="Alexandru Uicoabă" w:date="2022-06-16T14:51:00Z">
            <w:rPr>
              <w:del w:id="1594" w:author="Alexandru Uicoabă" w:date="2022-06-16T08:52:00Z"/>
            </w:rPr>
          </w:rPrChange>
        </w:rPr>
      </w:pPr>
      <w:del w:id="1595" w:author="Alexandru Uicoabă" w:date="2022-06-16T08:52:00Z">
        <w:r w:rsidRPr="00300A51" w:rsidDel="000028A4">
          <w:rPr>
            <w:rFonts w:ascii="Arial" w:hAnsi="Arial" w:cs="Arial"/>
            <w:sz w:val="24"/>
            <w:szCs w:val="24"/>
            <w:rPrChange w:id="1596" w:author="Alexandru Uicoabă" w:date="2022-06-16T14:51:00Z">
              <w:rPr/>
            </w:rPrChange>
          </w:rPr>
          <w:delText>Managementul rețelelor</w:delText>
        </w:r>
      </w:del>
    </w:p>
    <w:p w14:paraId="237FEDEF" w14:textId="1D3D6C06" w:rsidR="00320621" w:rsidRPr="00300A51" w:rsidDel="000028A4" w:rsidRDefault="00320621">
      <w:pPr>
        <w:pStyle w:val="Listparagraf"/>
        <w:numPr>
          <w:ilvl w:val="0"/>
          <w:numId w:val="2"/>
        </w:numPr>
        <w:jc w:val="both"/>
        <w:rPr>
          <w:del w:id="1597" w:author="Alexandru Uicoabă" w:date="2022-06-16T08:52:00Z"/>
          <w:rFonts w:ascii="Arial" w:hAnsi="Arial" w:cs="Arial"/>
          <w:sz w:val="24"/>
          <w:szCs w:val="24"/>
          <w:rPrChange w:id="1598" w:author="Alexandru Uicoabă" w:date="2022-06-16T14:51:00Z">
            <w:rPr>
              <w:del w:id="1599" w:author="Alexandru Uicoabă" w:date="2022-06-16T08:52:00Z"/>
            </w:rPr>
          </w:rPrChange>
        </w:rPr>
      </w:pPr>
      <w:del w:id="1600" w:author="Alexandru Uicoabă" w:date="2022-06-16T08:52:00Z">
        <w:r w:rsidRPr="00300A51" w:rsidDel="000028A4">
          <w:rPr>
            <w:rFonts w:ascii="Arial" w:hAnsi="Arial" w:cs="Arial"/>
            <w:sz w:val="24"/>
            <w:szCs w:val="24"/>
            <w:rPrChange w:id="1601" w:author="Alexandru Uicoabă" w:date="2022-06-16T14:51:00Z">
              <w:rPr/>
            </w:rPrChange>
          </w:rPr>
          <w:delText>Controlul traficului aerian</w:delText>
        </w:r>
      </w:del>
    </w:p>
    <w:p w14:paraId="09A7D694" w14:textId="5652193C" w:rsidR="00320621" w:rsidRPr="00300A51" w:rsidDel="000028A4" w:rsidRDefault="00320621">
      <w:pPr>
        <w:pStyle w:val="Listparagraf"/>
        <w:numPr>
          <w:ilvl w:val="0"/>
          <w:numId w:val="2"/>
        </w:numPr>
        <w:jc w:val="both"/>
        <w:rPr>
          <w:del w:id="1602" w:author="Alexandru Uicoabă" w:date="2022-06-16T08:52:00Z"/>
          <w:rFonts w:ascii="Arial" w:hAnsi="Arial" w:cs="Arial"/>
          <w:sz w:val="24"/>
          <w:szCs w:val="24"/>
          <w:rPrChange w:id="1603" w:author="Alexandru Uicoabă" w:date="2022-06-16T14:51:00Z">
            <w:rPr>
              <w:del w:id="1604" w:author="Alexandru Uicoabă" w:date="2022-06-16T08:52:00Z"/>
            </w:rPr>
          </w:rPrChange>
        </w:rPr>
      </w:pPr>
      <w:del w:id="1605" w:author="Alexandru Uicoabă" w:date="2022-06-16T08:52:00Z">
        <w:r w:rsidRPr="00300A51" w:rsidDel="000028A4">
          <w:rPr>
            <w:rFonts w:ascii="Arial" w:hAnsi="Arial" w:cs="Arial"/>
            <w:sz w:val="24"/>
            <w:szCs w:val="24"/>
            <w:rPrChange w:id="1606" w:author="Alexandru Uicoabă" w:date="2022-06-16T14:51:00Z">
              <w:rPr/>
            </w:rPrChange>
          </w:rPr>
          <w:delText>Data minig</w:delText>
        </w:r>
      </w:del>
    </w:p>
    <w:p w14:paraId="058B272C" w14:textId="77777777" w:rsidR="00EA65BF" w:rsidRPr="00300A51" w:rsidRDefault="00655A0A">
      <w:pPr>
        <w:pStyle w:val="Listparagraf"/>
        <w:numPr>
          <w:ilvl w:val="0"/>
          <w:numId w:val="2"/>
        </w:numPr>
        <w:jc w:val="both"/>
        <w:rPr>
          <w:ins w:id="1607" w:author="Alexandru Uicoabă" w:date="2022-06-16T11:32:00Z"/>
          <w:rFonts w:ascii="Arial" w:hAnsi="Arial" w:cs="Arial"/>
          <w:sz w:val="24"/>
          <w:szCs w:val="24"/>
          <w:rPrChange w:id="1608" w:author="Alexandru Uicoabă" w:date="2022-06-16T14:51:00Z">
            <w:rPr>
              <w:ins w:id="1609" w:author="Alexandru Uicoabă" w:date="2022-06-16T11:32:00Z"/>
            </w:rPr>
          </w:rPrChange>
        </w:rPr>
        <w:pPrChange w:id="1610" w:author="Alexandru Uicoabă" w:date="2022-06-16T14:51:00Z">
          <w:pPr/>
        </w:pPrChange>
      </w:pPr>
      <w:del w:id="1611" w:author="Alexandru Uicoabă" w:date="2022-06-16T08:47:00Z">
        <w:r w:rsidRPr="00300A51" w:rsidDel="00A07F76">
          <w:rPr>
            <w:rFonts w:ascii="Arial" w:hAnsi="Arial" w:cs="Arial"/>
            <w:sz w:val="24"/>
            <w:szCs w:val="24"/>
            <w:rPrChange w:id="1612" w:author="Alexandru Uicoabă" w:date="2022-06-16T14:51:00Z">
              <w:rPr/>
            </w:rPrChange>
          </w:rPr>
          <w:delText>Comerț electronic</w:delText>
        </w:r>
      </w:del>
      <w:ins w:id="1613" w:author="Alexandru Uicoabă" w:date="2022-06-16T08:47:00Z">
        <w:r w:rsidR="00A07F76" w:rsidRPr="00300A51">
          <w:rPr>
            <w:rFonts w:ascii="Arial" w:hAnsi="Arial" w:cs="Arial"/>
            <w:sz w:val="24"/>
            <w:szCs w:val="24"/>
            <w:rPrChange w:id="1614" w:author="Alexandru Uicoabă" w:date="2022-06-16T14:51:00Z">
              <w:rPr/>
            </w:rPrChange>
          </w:rPr>
          <w:t>Furnizarea de recomandări</w:t>
        </w:r>
      </w:ins>
      <w:ins w:id="1615" w:author="Alexandru Uicoabă" w:date="2022-06-16T11:32:00Z">
        <w:r w:rsidR="00EA65BF" w:rsidRPr="00300A51">
          <w:rPr>
            <w:rFonts w:ascii="Arial" w:hAnsi="Arial" w:cs="Arial"/>
            <w:sz w:val="24"/>
            <w:szCs w:val="24"/>
            <w:rPrChange w:id="1616" w:author="Alexandru Uicoabă" w:date="2022-06-16T14:51:00Z">
              <w:rPr/>
            </w:rPrChange>
          </w:rPr>
          <w:t xml:space="preserve"> </w:t>
        </w:r>
      </w:ins>
    </w:p>
    <w:p w14:paraId="4A01BAB3" w14:textId="51A16D38" w:rsidR="00A07F76" w:rsidRPr="00300A51" w:rsidRDefault="00EA65BF">
      <w:pPr>
        <w:jc w:val="both"/>
        <w:rPr>
          <w:rFonts w:ascii="Arial" w:hAnsi="Arial" w:cs="Arial"/>
          <w:sz w:val="24"/>
          <w:szCs w:val="24"/>
          <w:rPrChange w:id="1617" w:author="Alexandru Uicoabă" w:date="2022-06-16T14:51:00Z">
            <w:rPr/>
          </w:rPrChange>
        </w:rPr>
        <w:pPrChange w:id="1618" w:author="Alexandru Uicoabă" w:date="2022-06-16T14:51:00Z">
          <w:pPr>
            <w:pStyle w:val="Listparagraf"/>
            <w:numPr>
              <w:numId w:val="2"/>
            </w:numPr>
            <w:ind w:left="1080" w:hanging="360"/>
            <w:jc w:val="both"/>
          </w:pPr>
        </w:pPrChange>
      </w:pPr>
      <w:ins w:id="1619" w:author="Alexandru Uicoabă" w:date="2022-06-16T11:32:00Z">
        <w:r w:rsidRPr="00300A51">
          <w:rPr>
            <w:rFonts w:ascii="Arial" w:hAnsi="Arial" w:cs="Arial"/>
            <w:sz w:val="24"/>
            <w:szCs w:val="24"/>
            <w:rPrChange w:id="1620" w:author="Alexandru Uicoabă" w:date="2022-06-16T14:51:00Z">
              <w:rPr/>
            </w:rPrChange>
          </w:rPr>
          <w:t xml:space="preserve"> </w:t>
        </w:r>
        <w:r w:rsidRPr="00300A51">
          <w:rPr>
            <w:rFonts w:ascii="Arial" w:hAnsi="Arial" w:cs="Arial"/>
            <w:sz w:val="24"/>
            <w:szCs w:val="24"/>
            <w:rPrChange w:id="1621" w:author="Alexandru Uicoabă" w:date="2022-06-16T14:51:00Z">
              <w:rPr/>
            </w:rPrChange>
          </w:rPr>
          <w:tab/>
        </w:r>
      </w:ins>
      <w:ins w:id="1622" w:author="Alexandru Uicoabă" w:date="2022-06-16T08:48:00Z">
        <w:r w:rsidR="00A07F76" w:rsidRPr="00300A51">
          <w:rPr>
            <w:rFonts w:ascii="Arial" w:hAnsi="Arial" w:cs="Arial"/>
            <w:sz w:val="24"/>
            <w:szCs w:val="24"/>
            <w:rPrChange w:id="1623" w:author="Alexandru Uicoabă" w:date="2022-06-16T14:51:00Z">
              <w:rPr/>
            </w:rPrChange>
          </w:rPr>
          <w:t xml:space="preserve">Agenții inteligenți joacă un rol important în partea de furnizare de recomandări. Prin intermediul acestora, </w:t>
        </w:r>
      </w:ins>
      <w:ins w:id="1624" w:author="Alexandru Uicoabă" w:date="2022-06-16T08:49:00Z">
        <w:r w:rsidR="00A07F76" w:rsidRPr="00300A51">
          <w:rPr>
            <w:rFonts w:ascii="Arial" w:hAnsi="Arial" w:cs="Arial"/>
            <w:sz w:val="24"/>
            <w:szCs w:val="24"/>
            <w:rPrChange w:id="1625" w:author="Alexandru Uicoabă" w:date="2022-06-16T14:51:00Z">
              <w:rPr/>
            </w:rPrChange>
          </w:rPr>
          <w:t xml:space="preserve">se poate realiza </w:t>
        </w:r>
        <w:r w:rsidR="00C433C8" w:rsidRPr="00300A51">
          <w:rPr>
            <w:rFonts w:ascii="Arial" w:hAnsi="Arial" w:cs="Arial"/>
            <w:sz w:val="24"/>
            <w:szCs w:val="24"/>
            <w:rPrChange w:id="1626" w:author="Alexandru Uicoabă" w:date="2022-06-16T14:51:00Z">
              <w:rPr/>
            </w:rPrChange>
          </w:rPr>
          <w:t xml:space="preserve">prin mai multe </w:t>
        </w:r>
      </w:ins>
      <w:ins w:id="1627" w:author="Alexandru Uicoabă" w:date="2022-06-16T08:50:00Z">
        <w:r w:rsidR="00C433C8" w:rsidRPr="00300A51">
          <w:rPr>
            <w:rFonts w:ascii="Arial" w:hAnsi="Arial" w:cs="Arial"/>
            <w:sz w:val="24"/>
            <w:szCs w:val="24"/>
            <w:rPrChange w:id="1628" w:author="Alexandru Uicoabă" w:date="2022-06-16T14:51:00Z">
              <w:rPr/>
            </w:rPrChange>
          </w:rPr>
          <w:t xml:space="preserve">tehnici, cum ar fi cea bazată pe conținut, cea </w:t>
        </w:r>
        <w:proofErr w:type="spellStart"/>
        <w:r w:rsidR="00C433C8" w:rsidRPr="00300A51">
          <w:rPr>
            <w:rFonts w:ascii="Arial" w:hAnsi="Arial" w:cs="Arial"/>
            <w:sz w:val="24"/>
            <w:szCs w:val="24"/>
            <w:rPrChange w:id="1629" w:author="Alexandru Uicoabă" w:date="2022-06-16T14:51:00Z">
              <w:rPr/>
            </w:rPrChange>
          </w:rPr>
          <w:t>colaborativă</w:t>
        </w:r>
        <w:proofErr w:type="spellEnd"/>
        <w:r w:rsidR="00C433C8" w:rsidRPr="00300A51">
          <w:rPr>
            <w:rFonts w:ascii="Arial" w:hAnsi="Arial" w:cs="Arial"/>
            <w:sz w:val="24"/>
            <w:szCs w:val="24"/>
            <w:rPrChange w:id="1630" w:author="Alexandru Uicoabă" w:date="2022-06-16T14:51:00Z">
              <w:rPr/>
            </w:rPrChange>
          </w:rPr>
          <w:t xml:space="preserve"> sau un mix </w:t>
        </w:r>
      </w:ins>
      <w:ins w:id="1631" w:author="Alexandru Uicoabă" w:date="2022-06-16T08:51:00Z">
        <w:r w:rsidR="00C433C8" w:rsidRPr="00300A51">
          <w:rPr>
            <w:rFonts w:ascii="Arial" w:hAnsi="Arial" w:cs="Arial"/>
            <w:sz w:val="24"/>
            <w:szCs w:val="24"/>
            <w:rPrChange w:id="1632" w:author="Alexandru Uicoabă" w:date="2022-06-16T14:51:00Z">
              <w:rPr/>
            </w:rPrChange>
          </w:rPr>
          <w:t xml:space="preserve">între cele două. </w:t>
        </w:r>
      </w:ins>
      <w:r w:rsidR="00C433C8" w:rsidRPr="00300A51">
        <w:rPr>
          <w:rFonts w:ascii="Arial" w:hAnsi="Arial" w:cs="Arial"/>
          <w:sz w:val="24"/>
          <w:szCs w:val="24"/>
          <w:rPrChange w:id="1633" w:author="Alexandru Uicoabă" w:date="2022-06-16T14:51:00Z">
            <w:rPr/>
          </w:rPrChange>
        </w:rPr>
        <w:fldChar w:fldCharType="begin"/>
      </w:r>
      <w:r w:rsidR="00733C36" w:rsidRPr="00300A51">
        <w:rPr>
          <w:rFonts w:ascii="Arial" w:hAnsi="Arial" w:cs="Arial"/>
          <w:sz w:val="24"/>
          <w:szCs w:val="24"/>
          <w:rPrChange w:id="1634" w:author="Alexandru Uicoabă" w:date="2022-06-16T14:51:00Z">
            <w:rPr/>
          </w:rPrChange>
        </w:rPr>
        <w:instrText xml:space="preserve"> ADDIN ZOTERO_ITEM CSL_CITATION {"citationID":"Bdv7JLE7","properties":{"formattedCitation":"[4]","plainCitation":"[4]","noteIndex":0},"citationItems":[{"id":320,"uris":["http://zotero.org/users/6649884/items/P8KHPNW8"],"itemData":{"id":320,"type":"article-journal","abstract":"Zero Touch network requires no human involvement other than high level implementation and declarative independent intents. Machine and human interaction learning help machines to achieve the human objective efficiently and enhances the security domain. At the different places of the network, computation and intelligence decisions with cloud environment will enhance the performance of the network. Scalability and heterogeneity in IoT framework are important parameters for performance of 6LoWPAN network. Protocol stack of NGN is a key part of protocol for supporting limited processing capabilities, low memory and limited power constrained power supply devices to Internet. Heavy network traffic causes congestion in the network which degrades the network performance and influences the QoS aspects goodput, throughput, E2E delay, jitter, Energy consumption, reliability and latency. Numerous congestion control heuristics are discussed based on traffic modeling, queue management and hybrid algorithms. This paper represents the queue management in the heterogeneous ad hoc network. Impact of minimum and maximum value of queue size on goodput and with respect of packet size is discussed in this paper. Throughput, delay and Jitter for different objective functions are compared and burst rate in case of 6LoWPAN is represented. For IoT application requirements, a novel traffic modeling based on congestion for future work is summarized.","source":"ResearchGate","title":"Congestion Aware and Stability Based Routing with Cross-Layer Optimization for 6LowPAN","author":[{"family":"Vijay","given":"Sandip"},{"family":"Sethi","given":"Anita"}],"issued":{"date-parts":[["2020",4,11]]}}}],"schema":"https://github.com/citation-style-language/schema/raw/master/csl-citation.json"} </w:instrText>
      </w:r>
      <w:r w:rsidR="00C433C8" w:rsidRPr="00300A51">
        <w:rPr>
          <w:rFonts w:ascii="Arial" w:hAnsi="Arial" w:cs="Arial"/>
          <w:sz w:val="24"/>
          <w:szCs w:val="24"/>
          <w:rPrChange w:id="1635" w:author="Alexandru Uicoabă" w:date="2022-06-16T14:51:00Z">
            <w:rPr/>
          </w:rPrChange>
        </w:rPr>
        <w:fldChar w:fldCharType="separate"/>
      </w:r>
      <w:r w:rsidR="00733C36" w:rsidRPr="00300A51">
        <w:rPr>
          <w:rFonts w:ascii="Arial" w:hAnsi="Arial" w:cs="Arial"/>
          <w:sz w:val="24"/>
          <w:szCs w:val="24"/>
          <w:rPrChange w:id="1636" w:author="Alexandru Uicoabă" w:date="2022-06-16T14:51:00Z">
            <w:rPr/>
          </w:rPrChange>
        </w:rPr>
        <w:t>[4]</w:t>
      </w:r>
      <w:r w:rsidR="00C433C8" w:rsidRPr="00300A51">
        <w:rPr>
          <w:rFonts w:ascii="Arial" w:hAnsi="Arial" w:cs="Arial"/>
          <w:sz w:val="24"/>
          <w:szCs w:val="24"/>
          <w:rPrChange w:id="1637" w:author="Alexandru Uicoabă" w:date="2022-06-16T14:51:00Z">
            <w:rPr/>
          </w:rPrChange>
        </w:rPr>
        <w:fldChar w:fldCharType="end"/>
      </w:r>
    </w:p>
    <w:p w14:paraId="09DDFB4B" w14:textId="50A0CFE8" w:rsidR="00655A0A" w:rsidRPr="00300A51" w:rsidRDefault="00655A0A" w:rsidP="00300A51">
      <w:pPr>
        <w:pStyle w:val="Listparagraf"/>
        <w:numPr>
          <w:ilvl w:val="0"/>
          <w:numId w:val="2"/>
        </w:numPr>
        <w:jc w:val="both"/>
        <w:rPr>
          <w:ins w:id="1638" w:author="Alexandru Uicoabă" w:date="2022-06-16T08:40:00Z"/>
          <w:rFonts w:ascii="Arial" w:hAnsi="Arial" w:cs="Arial"/>
          <w:sz w:val="24"/>
          <w:szCs w:val="24"/>
          <w:rPrChange w:id="1639" w:author="Alexandru Uicoabă" w:date="2022-06-16T14:51:00Z">
            <w:rPr>
              <w:ins w:id="1640" w:author="Alexandru Uicoabă" w:date="2022-06-16T08:40:00Z"/>
              <w:rFonts w:ascii="Times New Roman" w:hAnsi="Times New Roman" w:cs="Times New Roman"/>
              <w:sz w:val="24"/>
              <w:szCs w:val="24"/>
            </w:rPr>
          </w:rPrChange>
        </w:rPr>
      </w:pPr>
      <w:r w:rsidRPr="00300A51">
        <w:rPr>
          <w:rFonts w:ascii="Arial" w:hAnsi="Arial" w:cs="Arial"/>
          <w:sz w:val="24"/>
          <w:szCs w:val="24"/>
          <w:rPrChange w:id="1641" w:author="Alexandru Uicoabă" w:date="2022-06-16T14:51:00Z">
            <w:rPr>
              <w:rFonts w:ascii="Times New Roman" w:hAnsi="Times New Roman" w:cs="Times New Roman"/>
              <w:sz w:val="24"/>
              <w:szCs w:val="24"/>
            </w:rPr>
          </w:rPrChange>
        </w:rPr>
        <w:t>Educație</w:t>
      </w:r>
    </w:p>
    <w:p w14:paraId="4454C7FB" w14:textId="39D3075D" w:rsidR="0096587C" w:rsidRPr="00300A51" w:rsidRDefault="0096587C">
      <w:pPr>
        <w:ind w:firstLine="720"/>
        <w:jc w:val="both"/>
        <w:rPr>
          <w:rFonts w:ascii="Arial" w:hAnsi="Arial" w:cs="Arial"/>
          <w:sz w:val="24"/>
          <w:szCs w:val="24"/>
          <w:rPrChange w:id="1642" w:author="Alexandru Uicoabă" w:date="2022-06-16T14:51:00Z">
            <w:rPr/>
          </w:rPrChange>
        </w:rPr>
        <w:pPrChange w:id="1643" w:author="Alexandru Uicoabă" w:date="2022-06-16T14:51:00Z">
          <w:pPr>
            <w:pStyle w:val="Listparagraf"/>
            <w:numPr>
              <w:numId w:val="2"/>
            </w:numPr>
            <w:ind w:left="1080" w:hanging="360"/>
            <w:jc w:val="both"/>
          </w:pPr>
        </w:pPrChange>
      </w:pPr>
      <w:ins w:id="1644" w:author="Alexandru Uicoabă" w:date="2022-06-16T08:41:00Z">
        <w:r w:rsidRPr="00300A51">
          <w:rPr>
            <w:rFonts w:ascii="Arial" w:hAnsi="Arial" w:cs="Arial"/>
            <w:sz w:val="24"/>
            <w:szCs w:val="24"/>
            <w:rPrChange w:id="1645" w:author="Alexandru Uicoabă" w:date="2022-06-16T14:51:00Z">
              <w:rPr>
                <w:rFonts w:ascii="Times New Roman" w:hAnsi="Times New Roman" w:cs="Times New Roman"/>
                <w:sz w:val="24"/>
                <w:szCs w:val="24"/>
              </w:rPr>
            </w:rPrChange>
          </w:rPr>
          <w:t xml:space="preserve">Agenții inteligenți pot fi utilizați și în această ramură, mai ales în zona de cursuri online unde aceștia </w:t>
        </w:r>
      </w:ins>
      <w:ins w:id="1646" w:author="Alexandru Uicoabă" w:date="2022-06-16T08:42:00Z">
        <w:r w:rsidRPr="00300A51">
          <w:rPr>
            <w:rFonts w:ascii="Arial" w:hAnsi="Arial" w:cs="Arial"/>
            <w:sz w:val="24"/>
            <w:szCs w:val="24"/>
            <w:rPrChange w:id="1647" w:author="Alexandru Uicoabă" w:date="2022-06-16T14:51:00Z">
              <w:rPr>
                <w:rFonts w:ascii="Times New Roman" w:hAnsi="Times New Roman" w:cs="Times New Roman"/>
                <w:sz w:val="24"/>
                <w:szCs w:val="24"/>
              </w:rPr>
            </w:rPrChange>
          </w:rPr>
          <w:t xml:space="preserve">realizează mai multe sarcini, cum ar fi planificarea procesului educațional, </w:t>
        </w:r>
      </w:ins>
      <w:ins w:id="1648" w:author="Alexandru Uicoabă" w:date="2022-06-16T08:43:00Z">
        <w:r w:rsidRPr="00300A51">
          <w:rPr>
            <w:rFonts w:ascii="Arial" w:hAnsi="Arial" w:cs="Arial"/>
            <w:sz w:val="24"/>
            <w:szCs w:val="24"/>
            <w:rPrChange w:id="1649" w:author="Alexandru Uicoabă" w:date="2022-06-16T14:51:00Z">
              <w:rPr>
                <w:rFonts w:ascii="Times New Roman" w:hAnsi="Times New Roman" w:cs="Times New Roman"/>
                <w:sz w:val="24"/>
                <w:szCs w:val="24"/>
              </w:rPr>
            </w:rPrChange>
          </w:rPr>
          <w:t>creare de conținut educațional, evaluarea participanților la cursuri</w:t>
        </w:r>
        <w:r w:rsidR="00A07F76" w:rsidRPr="00300A51">
          <w:rPr>
            <w:rFonts w:ascii="Arial" w:hAnsi="Arial" w:cs="Arial"/>
            <w:sz w:val="24"/>
            <w:szCs w:val="24"/>
            <w:rPrChange w:id="1650" w:author="Alexandru Uicoabă" w:date="2022-06-16T14:51:00Z">
              <w:rPr>
                <w:rFonts w:ascii="Times New Roman" w:hAnsi="Times New Roman" w:cs="Times New Roman"/>
                <w:sz w:val="24"/>
                <w:szCs w:val="24"/>
              </w:rPr>
            </w:rPrChange>
          </w:rPr>
          <w:t>, etc.</w:t>
        </w:r>
      </w:ins>
      <w:r w:rsidR="00A07F76" w:rsidRPr="00300A51">
        <w:rPr>
          <w:rFonts w:ascii="Arial" w:hAnsi="Arial" w:cs="Arial"/>
          <w:sz w:val="24"/>
          <w:szCs w:val="24"/>
          <w:rPrChange w:id="1651" w:author="Alexandru Uicoabă" w:date="2022-06-16T14:51:00Z">
            <w:rPr>
              <w:rFonts w:ascii="Times New Roman" w:hAnsi="Times New Roman" w:cs="Times New Roman"/>
              <w:sz w:val="24"/>
              <w:szCs w:val="24"/>
            </w:rPr>
          </w:rPrChange>
        </w:rPr>
        <w:fldChar w:fldCharType="begin"/>
      </w:r>
      <w:r w:rsidR="00733C36" w:rsidRPr="00300A51">
        <w:rPr>
          <w:rFonts w:ascii="Arial" w:hAnsi="Arial" w:cs="Arial"/>
          <w:sz w:val="24"/>
          <w:szCs w:val="24"/>
          <w:rPrChange w:id="1652" w:author="Alexandru Uicoabă" w:date="2022-06-16T14:51:00Z">
            <w:rPr>
              <w:rFonts w:ascii="Times New Roman" w:hAnsi="Times New Roman" w:cs="Times New Roman"/>
              <w:sz w:val="24"/>
              <w:szCs w:val="24"/>
            </w:rPr>
          </w:rPrChange>
        </w:rPr>
        <w:instrText xml:space="preserve"> ADDIN ZOTERO_ITEM CSL_CITATION {"citationID":"n1doiyZy","properties":{"formattedCitation":"[5]","plainCitation":"[5]","noteIndex":0},"citationItems":[{"id":319,"uris":["http://zotero.org/users/6649884/items/5SPDWL58"],"itemData":{"id":319,"type":"article-journal","abstract":"The online courses were developed from ordinary courses, simple text converted in an electronic form, to learning environments, capable to guide students in their activities of learning. Also, an acceptable environment for teaching and learning has to satisfy requirements of the participants at the education process: teachers and students. This demand could be accomplished if the developers of online learning environment use intelligent agents, semi-autonomous software programs that assist the users in their tasks.","language":"en","page":"7","source":"Zotero","title":"THE ROLE OF INTELLIGENT AGENTS IN ONLINE LEARNING ENVIRONMENT","author":[{"family":"Moise","given":"Gabriela"}]}}],"schema":"https://github.com/citation-style-language/schema/raw/master/csl-citation.json"} </w:instrText>
      </w:r>
      <w:r w:rsidR="00A07F76" w:rsidRPr="00300A51">
        <w:rPr>
          <w:rFonts w:ascii="Arial" w:hAnsi="Arial" w:cs="Arial"/>
          <w:sz w:val="24"/>
          <w:szCs w:val="24"/>
          <w:rPrChange w:id="1653" w:author="Alexandru Uicoabă" w:date="2022-06-16T14:51:00Z">
            <w:rPr>
              <w:rFonts w:ascii="Times New Roman" w:hAnsi="Times New Roman" w:cs="Times New Roman"/>
              <w:sz w:val="24"/>
              <w:szCs w:val="24"/>
            </w:rPr>
          </w:rPrChange>
        </w:rPr>
        <w:fldChar w:fldCharType="separate"/>
      </w:r>
      <w:r w:rsidR="00733C36" w:rsidRPr="00300A51">
        <w:rPr>
          <w:rFonts w:ascii="Arial" w:hAnsi="Arial" w:cs="Arial"/>
          <w:sz w:val="24"/>
          <w:szCs w:val="24"/>
          <w:rPrChange w:id="1654" w:author="Alexandru Uicoabă" w:date="2022-06-16T14:51:00Z">
            <w:rPr>
              <w:rFonts w:ascii="Times New Roman" w:hAnsi="Times New Roman" w:cs="Times New Roman"/>
              <w:sz w:val="24"/>
            </w:rPr>
          </w:rPrChange>
        </w:rPr>
        <w:t>[5]</w:t>
      </w:r>
      <w:r w:rsidR="00A07F76" w:rsidRPr="00300A51">
        <w:rPr>
          <w:rFonts w:ascii="Arial" w:hAnsi="Arial" w:cs="Arial"/>
          <w:sz w:val="24"/>
          <w:szCs w:val="24"/>
          <w:rPrChange w:id="1655" w:author="Alexandru Uicoabă" w:date="2022-06-16T14:51:00Z">
            <w:rPr>
              <w:rFonts w:ascii="Times New Roman" w:hAnsi="Times New Roman" w:cs="Times New Roman"/>
              <w:sz w:val="24"/>
              <w:szCs w:val="24"/>
            </w:rPr>
          </w:rPrChange>
        </w:rPr>
        <w:fldChar w:fldCharType="end"/>
      </w:r>
    </w:p>
    <w:p w14:paraId="0FA32979" w14:textId="74CD5FCC" w:rsidR="00655A0A" w:rsidRPr="00300A51" w:rsidDel="000028A4" w:rsidRDefault="00655A0A">
      <w:pPr>
        <w:pStyle w:val="Listparagraf"/>
        <w:numPr>
          <w:ilvl w:val="0"/>
          <w:numId w:val="2"/>
        </w:numPr>
        <w:jc w:val="both"/>
        <w:rPr>
          <w:del w:id="1656" w:author="Alexandru Uicoabă" w:date="2022-06-16T08:52:00Z"/>
          <w:rFonts w:ascii="Arial" w:hAnsi="Arial" w:cs="Arial"/>
          <w:sz w:val="24"/>
          <w:szCs w:val="24"/>
          <w:rPrChange w:id="1657" w:author="Alexandru Uicoabă" w:date="2022-06-16T14:51:00Z">
            <w:rPr>
              <w:del w:id="1658" w:author="Alexandru Uicoabă" w:date="2022-06-16T08:52:00Z"/>
              <w:rFonts w:ascii="Times New Roman" w:hAnsi="Times New Roman" w:cs="Times New Roman"/>
              <w:sz w:val="24"/>
              <w:szCs w:val="24"/>
            </w:rPr>
          </w:rPrChange>
        </w:rPr>
      </w:pPr>
      <w:del w:id="1659" w:author="Alexandru Uicoabă" w:date="2022-06-16T08:52:00Z">
        <w:r w:rsidRPr="00300A51" w:rsidDel="000028A4">
          <w:rPr>
            <w:rFonts w:ascii="Arial" w:hAnsi="Arial" w:cs="Arial"/>
            <w:sz w:val="24"/>
            <w:szCs w:val="24"/>
            <w:rPrChange w:id="1660" w:author="Alexandru Uicoabă" w:date="2022-06-16T14:51:00Z">
              <w:rPr>
                <w:rFonts w:ascii="Times New Roman" w:hAnsi="Times New Roman" w:cs="Times New Roman"/>
                <w:sz w:val="24"/>
                <w:szCs w:val="24"/>
              </w:rPr>
            </w:rPrChange>
          </w:rPr>
          <w:delText>Biblioteci digitale</w:delText>
        </w:r>
      </w:del>
    </w:p>
    <w:p w14:paraId="6DBE77DB" w14:textId="258E6029" w:rsidR="00655A0A" w:rsidRPr="00300A51" w:rsidDel="000028A4" w:rsidRDefault="00655A0A">
      <w:pPr>
        <w:pStyle w:val="Listparagraf"/>
        <w:numPr>
          <w:ilvl w:val="0"/>
          <w:numId w:val="2"/>
        </w:numPr>
        <w:jc w:val="both"/>
        <w:rPr>
          <w:del w:id="1661" w:author="Alexandru Uicoabă" w:date="2022-06-16T08:52:00Z"/>
          <w:rFonts w:ascii="Arial" w:hAnsi="Arial" w:cs="Arial"/>
          <w:sz w:val="24"/>
          <w:szCs w:val="24"/>
          <w:rPrChange w:id="1662" w:author="Alexandru Uicoabă" w:date="2022-06-16T14:51:00Z">
            <w:rPr>
              <w:del w:id="1663" w:author="Alexandru Uicoabă" w:date="2022-06-16T08:52:00Z"/>
              <w:rFonts w:ascii="Times New Roman" w:hAnsi="Times New Roman" w:cs="Times New Roman"/>
              <w:sz w:val="24"/>
              <w:szCs w:val="24"/>
            </w:rPr>
          </w:rPrChange>
        </w:rPr>
      </w:pPr>
      <w:del w:id="1664" w:author="Alexandru Uicoabă" w:date="2022-06-16T08:52:00Z">
        <w:r w:rsidRPr="00300A51" w:rsidDel="000028A4">
          <w:rPr>
            <w:rFonts w:ascii="Arial" w:hAnsi="Arial" w:cs="Arial"/>
            <w:sz w:val="24"/>
            <w:szCs w:val="24"/>
            <w:rPrChange w:id="1665" w:author="Alexandru Uicoabă" w:date="2022-06-16T14:51:00Z">
              <w:rPr>
                <w:rFonts w:ascii="Times New Roman" w:hAnsi="Times New Roman" w:cs="Times New Roman"/>
                <w:sz w:val="24"/>
                <w:szCs w:val="24"/>
              </w:rPr>
            </w:rPrChange>
          </w:rPr>
          <w:delText>Baze de date inteligente</w:delText>
        </w:r>
      </w:del>
    </w:p>
    <w:p w14:paraId="77B6BA50" w14:textId="7A4D5C68" w:rsidR="00655A0A" w:rsidRPr="00300A51" w:rsidDel="000028A4" w:rsidRDefault="00655A0A">
      <w:pPr>
        <w:pStyle w:val="Listparagraf"/>
        <w:numPr>
          <w:ilvl w:val="0"/>
          <w:numId w:val="2"/>
        </w:numPr>
        <w:jc w:val="both"/>
        <w:rPr>
          <w:del w:id="1666" w:author="Alexandru Uicoabă" w:date="2022-06-16T08:52:00Z"/>
          <w:rFonts w:ascii="Arial" w:hAnsi="Arial" w:cs="Arial"/>
          <w:sz w:val="24"/>
          <w:szCs w:val="24"/>
          <w:rPrChange w:id="1667" w:author="Alexandru Uicoabă" w:date="2022-06-16T14:51:00Z">
            <w:rPr>
              <w:del w:id="1668" w:author="Alexandru Uicoabă" w:date="2022-06-16T08:52:00Z"/>
              <w:rFonts w:ascii="Times New Roman" w:hAnsi="Times New Roman" w:cs="Times New Roman"/>
              <w:sz w:val="24"/>
              <w:szCs w:val="24"/>
            </w:rPr>
          </w:rPrChange>
        </w:rPr>
      </w:pPr>
      <w:del w:id="1669" w:author="Alexandru Uicoabă" w:date="2022-06-16T08:52:00Z">
        <w:r w:rsidRPr="00300A51" w:rsidDel="000028A4">
          <w:rPr>
            <w:rFonts w:ascii="Arial" w:hAnsi="Arial" w:cs="Arial"/>
            <w:sz w:val="24"/>
            <w:szCs w:val="24"/>
            <w:rPrChange w:id="1670" w:author="Alexandru Uicoabă" w:date="2022-06-16T14:51:00Z">
              <w:rPr>
                <w:rFonts w:ascii="Times New Roman" w:hAnsi="Times New Roman" w:cs="Times New Roman"/>
                <w:sz w:val="24"/>
                <w:szCs w:val="24"/>
              </w:rPr>
            </w:rPrChange>
          </w:rPr>
          <w:delText>Planificarea și gestionarea agendei</w:delText>
        </w:r>
      </w:del>
    </w:p>
    <w:p w14:paraId="41FFE3D8" w14:textId="4E52120B" w:rsidR="003E0078" w:rsidRPr="00300A51" w:rsidRDefault="00655A0A" w:rsidP="00300A51">
      <w:pPr>
        <w:pStyle w:val="Listparagraf"/>
        <w:numPr>
          <w:ilvl w:val="0"/>
          <w:numId w:val="2"/>
        </w:numPr>
        <w:jc w:val="both"/>
        <w:rPr>
          <w:ins w:id="1671" w:author="Alexandru Uicoabă" w:date="2022-06-16T08:31:00Z"/>
          <w:rFonts w:ascii="Arial" w:hAnsi="Arial" w:cs="Arial"/>
          <w:sz w:val="24"/>
          <w:szCs w:val="24"/>
          <w:rPrChange w:id="1672" w:author="Alexandru Uicoabă" w:date="2022-06-16T14:51:00Z">
            <w:rPr>
              <w:ins w:id="1673" w:author="Alexandru Uicoabă" w:date="2022-06-16T08:31:00Z"/>
              <w:rFonts w:ascii="Times New Roman" w:hAnsi="Times New Roman" w:cs="Times New Roman"/>
              <w:sz w:val="24"/>
              <w:szCs w:val="24"/>
            </w:rPr>
          </w:rPrChange>
        </w:rPr>
      </w:pPr>
      <w:r w:rsidRPr="00300A51">
        <w:rPr>
          <w:rFonts w:ascii="Arial" w:hAnsi="Arial" w:cs="Arial"/>
          <w:sz w:val="24"/>
          <w:szCs w:val="24"/>
          <w:rPrChange w:id="1674" w:author="Alexandru Uicoabă" w:date="2022-06-16T14:51:00Z">
            <w:rPr>
              <w:rFonts w:ascii="Times New Roman" w:hAnsi="Times New Roman" w:cs="Times New Roman"/>
              <w:sz w:val="24"/>
              <w:szCs w:val="24"/>
            </w:rPr>
          </w:rPrChange>
        </w:rPr>
        <w:t>Jocuri video</w:t>
      </w:r>
      <w:commentRangeEnd w:id="1575"/>
      <w:r w:rsidR="00B039D3" w:rsidRPr="00300A51">
        <w:rPr>
          <w:rStyle w:val="Referincomentariu"/>
          <w:rFonts w:ascii="Arial" w:hAnsi="Arial" w:cs="Arial"/>
          <w:sz w:val="24"/>
          <w:szCs w:val="24"/>
          <w:rPrChange w:id="1675" w:author="Alexandru Uicoabă" w:date="2022-06-16T14:51:00Z">
            <w:rPr>
              <w:rStyle w:val="Referincomentariu"/>
            </w:rPr>
          </w:rPrChange>
        </w:rPr>
        <w:commentReference w:id="1575"/>
      </w:r>
      <w:commentRangeEnd w:id="1576"/>
      <w:r w:rsidR="000C0A9D" w:rsidRPr="00300A51">
        <w:rPr>
          <w:rStyle w:val="Referincomentariu"/>
          <w:rFonts w:ascii="Arial" w:hAnsi="Arial" w:cs="Arial"/>
          <w:sz w:val="24"/>
          <w:szCs w:val="24"/>
          <w:rPrChange w:id="1676" w:author="Alexandru Uicoabă" w:date="2022-06-16T14:51:00Z">
            <w:rPr>
              <w:rStyle w:val="Referincomentariu"/>
            </w:rPr>
          </w:rPrChange>
        </w:rPr>
        <w:commentReference w:id="1576"/>
      </w:r>
      <w:commentRangeEnd w:id="1577"/>
      <w:r w:rsidR="0046651C" w:rsidRPr="00300A51">
        <w:rPr>
          <w:rStyle w:val="Referincomentariu"/>
          <w:rFonts w:ascii="Arial" w:hAnsi="Arial" w:cs="Arial"/>
          <w:sz w:val="24"/>
          <w:szCs w:val="24"/>
          <w:rPrChange w:id="1677" w:author="Alexandru Uicoabă" w:date="2022-06-16T14:51:00Z">
            <w:rPr>
              <w:rStyle w:val="Referincomentariu"/>
            </w:rPr>
          </w:rPrChange>
        </w:rPr>
        <w:commentReference w:id="1577"/>
      </w:r>
    </w:p>
    <w:p w14:paraId="3D8B185F" w14:textId="7D184A4A" w:rsidR="003E0078" w:rsidRPr="00300A51" w:rsidDel="000535F0" w:rsidRDefault="003E0078">
      <w:pPr>
        <w:ind w:firstLine="720"/>
        <w:jc w:val="both"/>
        <w:rPr>
          <w:del w:id="1678" w:author="Alexandru Uicoabă" w:date="2022-06-16T11:33:00Z"/>
          <w:rFonts w:ascii="Arial" w:hAnsi="Arial" w:cs="Arial"/>
          <w:sz w:val="24"/>
          <w:szCs w:val="24"/>
          <w:rPrChange w:id="1679" w:author="Alexandru Uicoabă" w:date="2022-06-16T14:51:00Z">
            <w:rPr>
              <w:del w:id="1680" w:author="Alexandru Uicoabă" w:date="2022-06-16T11:33:00Z"/>
            </w:rPr>
          </w:rPrChange>
        </w:rPr>
      </w:pPr>
      <w:ins w:id="1681" w:author="Alexandru Uicoabă" w:date="2022-06-16T08:31:00Z">
        <w:r w:rsidRPr="00300A51">
          <w:rPr>
            <w:rFonts w:ascii="Arial" w:hAnsi="Arial" w:cs="Arial"/>
            <w:sz w:val="24"/>
            <w:szCs w:val="24"/>
            <w:rPrChange w:id="1682" w:author="Alexandru Uicoabă" w:date="2022-06-16T14:51:00Z">
              <w:rPr/>
            </w:rPrChange>
          </w:rPr>
          <w:t>Implicarea agenților inteligenți în jocurile video este una foarte vast</w:t>
        </w:r>
      </w:ins>
      <w:ins w:id="1683" w:author="Alexandru Uicoabă" w:date="2022-06-16T08:32:00Z">
        <w:r w:rsidRPr="00300A51">
          <w:rPr>
            <w:rFonts w:ascii="Arial" w:hAnsi="Arial" w:cs="Arial"/>
            <w:sz w:val="24"/>
            <w:szCs w:val="24"/>
            <w:rPrChange w:id="1684" w:author="Alexandru Uicoabă" w:date="2022-06-16T14:51:00Z">
              <w:rPr/>
            </w:rPrChange>
          </w:rPr>
          <w:t xml:space="preserve">ă, acești </w:t>
        </w:r>
      </w:ins>
      <w:ins w:id="1685" w:author="Alexandru Uicoabă" w:date="2022-06-16T11:54:00Z">
        <w:r w:rsidR="00A037EE" w:rsidRPr="00300A51">
          <w:rPr>
            <w:rFonts w:ascii="Arial" w:hAnsi="Arial" w:cs="Arial"/>
            <w:sz w:val="24"/>
            <w:szCs w:val="24"/>
            <w:rPrChange w:id="1686" w:author="Alexandru Uicoabă" w:date="2022-06-16T14:51:00Z">
              <w:rPr>
                <w:rFonts w:ascii="Times New Roman" w:hAnsi="Times New Roman" w:cs="Times New Roman"/>
                <w:sz w:val="24"/>
                <w:szCs w:val="24"/>
              </w:rPr>
            </w:rPrChange>
          </w:rPr>
          <w:t>făcându-și</w:t>
        </w:r>
      </w:ins>
      <w:ins w:id="1687" w:author="Alexandru Uicoabă" w:date="2022-06-16T08:32:00Z">
        <w:r w:rsidRPr="00300A51">
          <w:rPr>
            <w:rFonts w:ascii="Arial" w:hAnsi="Arial" w:cs="Arial"/>
            <w:sz w:val="24"/>
            <w:szCs w:val="24"/>
            <w:rPrChange w:id="1688" w:author="Alexandru Uicoabă" w:date="2022-06-16T14:51:00Z">
              <w:rPr/>
            </w:rPrChange>
          </w:rPr>
          <w:t xml:space="preserve"> prezența în jocuri clasice precum șahul</w:t>
        </w:r>
      </w:ins>
      <w:r w:rsidR="002B3C93" w:rsidRPr="00300A51">
        <w:rPr>
          <w:rFonts w:ascii="Arial" w:hAnsi="Arial" w:cs="Arial"/>
          <w:sz w:val="24"/>
          <w:szCs w:val="24"/>
          <w:rPrChange w:id="1689" w:author="Alexandru Uicoabă" w:date="2022-06-16T14:51:00Z">
            <w:rPr/>
          </w:rPrChange>
        </w:rPr>
        <w:fldChar w:fldCharType="begin"/>
      </w:r>
      <w:r w:rsidR="00733C36" w:rsidRPr="00300A51">
        <w:rPr>
          <w:rFonts w:ascii="Arial" w:hAnsi="Arial" w:cs="Arial"/>
          <w:sz w:val="24"/>
          <w:szCs w:val="24"/>
          <w:rPrChange w:id="1690" w:author="Alexandru Uicoabă" w:date="2022-06-16T14:51:00Z">
            <w:rPr/>
          </w:rPrChange>
        </w:rPr>
        <w:instrText xml:space="preserve"> ADDIN ZOTERO_ITEM CSL_CITATION {"citationID":"gucjyqpF","properties":{"formattedCitation":"[6]","plainCitation":"[6]","noteIndex":0},"citationItems":[{"id":311,"uris":["http://zotero.org/users/6649884/items/MLD5DCJA"],"itemData":{"id":311,"type":"paper-conference","abstract":"In this article we discuss chess as a problem to be solved by artificial intelligence. We analyze chess and describe why it is a particularly popular AI problem. This article also explores the history of chess playing agents and discusses their advancement over time. We also highlight the competition that erupted between chess players and computer engineers. We also discuss different algorithms and programming techniques for playing chess. We then offer an opinion of the combination of techniques that are most often used and seem to have the greatest success at making winning chess agents.","container-title":"Proceedings of the 8th annual conference on Genetic and evolutionary computation  - GECCO '06","DOI":"10.1145/1143997.1144144","event":"the 8th annual conference","event-place":"Seattle, Washington, USA","ISBN":"978-1-59593-186-3","language":"en","page":"831","publisher":"ACM Press","publisher-place":"Seattle, Washington, USA","source":"DOI.org (Crossref)","title":"Genetically programmed strategies for chess endgame","URL":"http://portal.acm.org/citation.cfm?doid=1143997.1144144","author":[{"family":"Lassabe","given":"Nicolas"},{"family":"Sanchez","given":"Stéphane"},{"family":"Luga","given":"Hervée"},{"family":"Duthen","given":"Yves"}],"accessed":{"date-parts":[["2022",6,16]]},"issued":{"date-parts":[["2006"]]}}}],"schema":"https://github.com/citation-style-language/schema/raw/master/csl-citation.json"} </w:instrText>
      </w:r>
      <w:r w:rsidR="002B3C93" w:rsidRPr="00300A51">
        <w:rPr>
          <w:rFonts w:ascii="Arial" w:hAnsi="Arial" w:cs="Arial"/>
          <w:sz w:val="24"/>
          <w:szCs w:val="24"/>
          <w:rPrChange w:id="1691" w:author="Alexandru Uicoabă" w:date="2022-06-16T14:51:00Z">
            <w:rPr/>
          </w:rPrChange>
        </w:rPr>
        <w:fldChar w:fldCharType="separate"/>
      </w:r>
      <w:r w:rsidR="00733C36" w:rsidRPr="00300A51">
        <w:rPr>
          <w:rFonts w:ascii="Arial" w:hAnsi="Arial" w:cs="Arial"/>
          <w:sz w:val="24"/>
          <w:szCs w:val="24"/>
          <w:rPrChange w:id="1692" w:author="Alexandru Uicoabă" w:date="2022-06-16T14:51:00Z">
            <w:rPr/>
          </w:rPrChange>
        </w:rPr>
        <w:t>[6]</w:t>
      </w:r>
      <w:r w:rsidR="002B3C93" w:rsidRPr="00300A51">
        <w:rPr>
          <w:rFonts w:ascii="Arial" w:hAnsi="Arial" w:cs="Arial"/>
          <w:sz w:val="24"/>
          <w:szCs w:val="24"/>
          <w:rPrChange w:id="1693" w:author="Alexandru Uicoabă" w:date="2022-06-16T14:51:00Z">
            <w:rPr/>
          </w:rPrChange>
        </w:rPr>
        <w:fldChar w:fldCharType="end"/>
      </w:r>
      <w:ins w:id="1694" w:author="Alexandru Uicoabă" w:date="2022-06-16T08:33:00Z">
        <w:r w:rsidR="002B3C93" w:rsidRPr="00300A51">
          <w:rPr>
            <w:rFonts w:ascii="Arial" w:hAnsi="Arial" w:cs="Arial"/>
            <w:sz w:val="24"/>
            <w:szCs w:val="24"/>
            <w:rPrChange w:id="1695" w:author="Alexandru Uicoabă" w:date="2022-06-16T14:51:00Z">
              <w:rPr/>
            </w:rPrChange>
          </w:rPr>
          <w:t xml:space="preserve">, jocul </w:t>
        </w:r>
        <w:proofErr w:type="spellStart"/>
        <w:r w:rsidR="002B3C93" w:rsidRPr="00300A51">
          <w:rPr>
            <w:rFonts w:ascii="Arial" w:hAnsi="Arial" w:cs="Arial"/>
            <w:sz w:val="24"/>
            <w:szCs w:val="24"/>
            <w:rPrChange w:id="1696" w:author="Alexandru Uicoabă" w:date="2022-06-16T14:51:00Z">
              <w:rPr/>
            </w:rPrChange>
          </w:rPr>
          <w:t>Go</w:t>
        </w:r>
      </w:ins>
      <w:proofErr w:type="spellEnd"/>
      <w:r w:rsidR="002B3C93" w:rsidRPr="00300A51">
        <w:rPr>
          <w:rFonts w:ascii="Arial" w:hAnsi="Arial" w:cs="Arial"/>
          <w:sz w:val="24"/>
          <w:szCs w:val="24"/>
          <w:rPrChange w:id="1697" w:author="Alexandru Uicoabă" w:date="2022-06-16T14:51:00Z">
            <w:rPr/>
          </w:rPrChange>
        </w:rPr>
        <w:fldChar w:fldCharType="begin"/>
      </w:r>
      <w:r w:rsidR="00733C36" w:rsidRPr="00300A51">
        <w:rPr>
          <w:rFonts w:ascii="Arial" w:hAnsi="Arial" w:cs="Arial"/>
          <w:sz w:val="24"/>
          <w:szCs w:val="24"/>
          <w:rPrChange w:id="1698" w:author="Alexandru Uicoabă" w:date="2022-06-16T14:51:00Z">
            <w:rPr/>
          </w:rPrChange>
        </w:rPr>
        <w:instrText xml:space="preserve"> ADDIN ZOTERO_ITEM CSL_CITATION {"citationID":"Rit7Tgqr","properties":{"formattedCitation":"[7]","plainCitation":"[7]","noteIndex":0},"citationItems":[{"id":312,"uris":["http://zotero.org/users/6649884/items/FK6PGDC2"],"itemData":{"id":312,"type":"article-journal","abstract":"Monte-Carlo Tree Search (MCTS) is a very efficient recent technology for games and planning, particularly in the high-dimensional case, when the number of time steps is moderate and when there is no natural evaluation function. Surprisingly, MCTS makes very little use of learning. In this paper, we present four techniques (ontologies, Bernstein races, Contextual Monte-Carlo and poolRave) for learning agents in Monte-Carlo Tree Search, and experiment them in difficult games and in particular, the Game of Go.","container-title":"Computational Intelligence Magazine, IEEE","DOI":"10.1109/MCI.2010.938360","journalAbbreviation":"Computational Intelligence Magazine, IEEE","page":"28-42","source":"ResearchGate","title":"Intelligent Agents for the Game of Go","volume":"5","author":[{"family":"Hoock","given":"Jean-Baptiste"},{"family":"Lee","given":"Chang-Shing"},{"family":"Rimmel","given":"Arpad"},{"family":"Teytaud","given":"Fabien"},{"family":"Wang","given":"Mei-Hui"},{"family":"Teytaud","given":"Oliver"}],"issued":{"date-parts":[["2010",12,1]]}}}],"schema":"https://github.com/citation-style-language/schema/raw/master/csl-citation.json"} </w:instrText>
      </w:r>
      <w:r w:rsidR="002B3C93" w:rsidRPr="00300A51">
        <w:rPr>
          <w:rFonts w:ascii="Arial" w:hAnsi="Arial" w:cs="Arial"/>
          <w:sz w:val="24"/>
          <w:szCs w:val="24"/>
          <w:rPrChange w:id="1699" w:author="Alexandru Uicoabă" w:date="2022-06-16T14:51:00Z">
            <w:rPr/>
          </w:rPrChange>
        </w:rPr>
        <w:fldChar w:fldCharType="separate"/>
      </w:r>
      <w:r w:rsidR="00733C36" w:rsidRPr="00300A51">
        <w:rPr>
          <w:rFonts w:ascii="Arial" w:hAnsi="Arial" w:cs="Arial"/>
          <w:sz w:val="24"/>
          <w:szCs w:val="24"/>
          <w:rPrChange w:id="1700" w:author="Alexandru Uicoabă" w:date="2022-06-16T14:51:00Z">
            <w:rPr/>
          </w:rPrChange>
        </w:rPr>
        <w:t>[7]</w:t>
      </w:r>
      <w:r w:rsidR="002B3C93" w:rsidRPr="00300A51">
        <w:rPr>
          <w:rFonts w:ascii="Arial" w:hAnsi="Arial" w:cs="Arial"/>
          <w:sz w:val="24"/>
          <w:szCs w:val="24"/>
          <w:rPrChange w:id="1701" w:author="Alexandru Uicoabă" w:date="2022-06-16T14:51:00Z">
            <w:rPr/>
          </w:rPrChange>
        </w:rPr>
        <w:fldChar w:fldCharType="end"/>
      </w:r>
      <w:ins w:id="1702" w:author="Alexandru Uicoabă" w:date="2022-06-16T08:34:00Z">
        <w:r w:rsidR="002B3C93" w:rsidRPr="00300A51">
          <w:rPr>
            <w:rFonts w:ascii="Arial" w:hAnsi="Arial" w:cs="Arial"/>
            <w:sz w:val="24"/>
            <w:szCs w:val="24"/>
            <w:rPrChange w:id="1703" w:author="Alexandru Uicoabă" w:date="2022-06-16T14:51:00Z">
              <w:rPr/>
            </w:rPrChange>
          </w:rPr>
          <w:t>, sau alte jocuri mai complexe cum ar fi F</w:t>
        </w:r>
      </w:ins>
      <w:ins w:id="1704" w:author="Alexandru Uicoabă" w:date="2022-06-16T08:35:00Z">
        <w:r w:rsidR="002B3C93" w:rsidRPr="00300A51">
          <w:rPr>
            <w:rFonts w:ascii="Arial" w:hAnsi="Arial" w:cs="Arial"/>
            <w:sz w:val="24"/>
            <w:szCs w:val="24"/>
            <w:rPrChange w:id="1705" w:author="Alexandru Uicoabă" w:date="2022-06-16T14:51:00Z">
              <w:rPr/>
            </w:rPrChange>
          </w:rPr>
          <w:t xml:space="preserve">IFA </w:t>
        </w:r>
      </w:ins>
      <w:r w:rsidR="002B3C93" w:rsidRPr="00300A51">
        <w:rPr>
          <w:rFonts w:ascii="Arial" w:hAnsi="Arial" w:cs="Arial"/>
          <w:sz w:val="24"/>
          <w:szCs w:val="24"/>
          <w:rPrChange w:id="1706" w:author="Alexandru Uicoabă" w:date="2022-06-16T14:51:00Z">
            <w:rPr/>
          </w:rPrChange>
        </w:rPr>
        <w:fldChar w:fldCharType="begin"/>
      </w:r>
      <w:r w:rsidR="00733C36" w:rsidRPr="00300A51">
        <w:rPr>
          <w:rFonts w:ascii="Arial" w:hAnsi="Arial" w:cs="Arial"/>
          <w:sz w:val="24"/>
          <w:szCs w:val="24"/>
          <w:rPrChange w:id="1707" w:author="Alexandru Uicoabă" w:date="2022-06-16T14:51:00Z">
            <w:rPr/>
          </w:rPrChange>
        </w:rPr>
        <w:instrText xml:space="preserve"> ADDIN ZOTERO_ITEM CSL_CITATION {"citationID":"GMwVczdj","properties":{"formattedCitation":"[8]","plainCitation":"[8]","noteIndex":0},"citationItems":[{"id":202,"uris":["http://zotero.org/users/6649884/items/J2TSPAS6"],"itemData":{"id":202,"type":"paper-conference","abstract":"Deep Learning is a state-of-the-art approach for machine learning using real-world or realist data. FIFA is a soccer simulation game that provides a very realistic environment, but which has been relatively poorly explored in the context of learned game-playing agents. This paper explores the Deep Active Imitation (DAI) learning strategy applied to a dynamic environment in FIFA game. DAI is a segment of Imitation Learning, which consists of a supervised Deep Learning training strategy where the agents learn by observing and replicating human experts' behavior. Noteworthy here is that such learning strategy has only been validated in static navigation scenarios in the sense that the environment is changed only through the actions of the agent. In this way, the main objective of the present work is to investigate the efficacy of DAI to cope with a dynamic FIFA scenario named confrontation mode. The agents were evaluated in terms of in-game score through tournaments against FIFA's engine. The results show that DAI performs well in the confrontation mode. Thus, this work indicates that such learning strategy can be used to solve complex problems.","container-title":"2019 18th IEEE International Conference On Machine Learning And Applications (ICMLA)","DOI":"10.1109/ICMLA.2019.00043","event":"2019 18th IEEE International Conference On Machine Learning And Applications (ICMLA)","page":"228-233","source":"IEEE Xplore","title":"Evaluating the Performance of the Deep Active Imitation Learning Algorithm in the Dynamic Environment of FIFA Player Agents","author":[{"family":"Faria","given":"M. Prado Prandini"},{"family":"Julia","given":"R. Maria Silva"},{"family":"Tomaz","given":"L. Bononi Paiva"}],"issued":{"date-parts":[["2019",12]]}}}],"schema":"https://github.com/citation-style-language/schema/raw/master/csl-citation.json"} </w:instrText>
      </w:r>
      <w:r w:rsidR="002B3C93" w:rsidRPr="00300A51">
        <w:rPr>
          <w:rFonts w:ascii="Arial" w:hAnsi="Arial" w:cs="Arial"/>
          <w:sz w:val="24"/>
          <w:szCs w:val="24"/>
          <w:rPrChange w:id="1708" w:author="Alexandru Uicoabă" w:date="2022-06-16T14:51:00Z">
            <w:rPr/>
          </w:rPrChange>
        </w:rPr>
        <w:fldChar w:fldCharType="separate"/>
      </w:r>
      <w:r w:rsidR="00733C36" w:rsidRPr="00300A51">
        <w:rPr>
          <w:rFonts w:ascii="Arial" w:hAnsi="Arial" w:cs="Arial"/>
          <w:sz w:val="24"/>
          <w:szCs w:val="24"/>
          <w:rPrChange w:id="1709" w:author="Alexandru Uicoabă" w:date="2022-06-16T14:51:00Z">
            <w:rPr/>
          </w:rPrChange>
        </w:rPr>
        <w:t>[8]</w:t>
      </w:r>
      <w:r w:rsidR="002B3C93" w:rsidRPr="00300A51">
        <w:rPr>
          <w:rFonts w:ascii="Arial" w:hAnsi="Arial" w:cs="Arial"/>
          <w:sz w:val="24"/>
          <w:szCs w:val="24"/>
          <w:rPrChange w:id="1710" w:author="Alexandru Uicoabă" w:date="2022-06-16T14:51:00Z">
            <w:rPr/>
          </w:rPrChange>
        </w:rPr>
        <w:fldChar w:fldCharType="end"/>
      </w:r>
      <w:ins w:id="1711" w:author="Alexandru Uicoabă" w:date="2022-06-16T08:37:00Z">
        <w:r w:rsidR="002B3C93" w:rsidRPr="00300A51">
          <w:rPr>
            <w:rFonts w:ascii="Arial" w:hAnsi="Arial" w:cs="Arial"/>
            <w:sz w:val="24"/>
            <w:szCs w:val="24"/>
            <w:rPrChange w:id="1712" w:author="Alexandru Uicoabă" w:date="2022-06-16T14:51:00Z">
              <w:rPr/>
            </w:rPrChange>
          </w:rPr>
          <w:t>. De asemenea, agenți inteli</w:t>
        </w:r>
      </w:ins>
      <w:ins w:id="1713" w:author="Alexandru Uicoabă" w:date="2022-06-16T08:38:00Z">
        <w:r w:rsidR="002B3C93" w:rsidRPr="00300A51">
          <w:rPr>
            <w:rFonts w:ascii="Arial" w:hAnsi="Arial" w:cs="Arial"/>
            <w:sz w:val="24"/>
            <w:szCs w:val="24"/>
            <w:rPrChange w:id="1714" w:author="Alexandru Uicoabă" w:date="2022-06-16T14:51:00Z">
              <w:rPr/>
            </w:rPrChange>
          </w:rPr>
          <w:t>genți pot înfrânge și cea mai bună echipă într-un joc MOBA(</w:t>
        </w:r>
        <w:proofErr w:type="spellStart"/>
        <w:r w:rsidR="002B3C93" w:rsidRPr="00300A51">
          <w:rPr>
            <w:rFonts w:ascii="Arial" w:hAnsi="Arial" w:cs="Arial"/>
            <w:sz w:val="24"/>
            <w:szCs w:val="24"/>
            <w:rPrChange w:id="1715" w:author="Alexandru Uicoabă" w:date="2022-06-16T14:51:00Z">
              <w:rPr/>
            </w:rPrChange>
          </w:rPr>
          <w:t>Multiplayer</w:t>
        </w:r>
        <w:proofErr w:type="spellEnd"/>
        <w:r w:rsidR="002B3C93" w:rsidRPr="00300A51">
          <w:rPr>
            <w:rFonts w:ascii="Arial" w:hAnsi="Arial" w:cs="Arial"/>
            <w:sz w:val="24"/>
            <w:szCs w:val="24"/>
            <w:rPrChange w:id="1716" w:author="Alexandru Uicoabă" w:date="2022-06-16T14:51:00Z">
              <w:rPr/>
            </w:rPrChange>
          </w:rPr>
          <w:t xml:space="preserve"> </w:t>
        </w:r>
        <w:r w:rsidR="0096587C" w:rsidRPr="00300A51">
          <w:rPr>
            <w:rFonts w:ascii="Arial" w:hAnsi="Arial" w:cs="Arial"/>
            <w:sz w:val="24"/>
            <w:szCs w:val="24"/>
            <w:rPrChange w:id="1717" w:author="Alexandru Uicoabă" w:date="2022-06-16T14:51:00Z">
              <w:rPr/>
            </w:rPrChange>
          </w:rPr>
          <w:t xml:space="preserve">Online </w:t>
        </w:r>
        <w:proofErr w:type="spellStart"/>
        <w:r w:rsidR="0096587C" w:rsidRPr="00300A51">
          <w:rPr>
            <w:rFonts w:ascii="Arial" w:hAnsi="Arial" w:cs="Arial"/>
            <w:sz w:val="24"/>
            <w:szCs w:val="24"/>
            <w:rPrChange w:id="1718" w:author="Alexandru Uicoabă" w:date="2022-06-16T14:51:00Z">
              <w:rPr/>
            </w:rPrChange>
          </w:rPr>
          <w:t>Battle</w:t>
        </w:r>
        <w:proofErr w:type="spellEnd"/>
        <w:r w:rsidR="0096587C" w:rsidRPr="00300A51">
          <w:rPr>
            <w:rFonts w:ascii="Arial" w:hAnsi="Arial" w:cs="Arial"/>
            <w:sz w:val="24"/>
            <w:szCs w:val="24"/>
            <w:rPrChange w:id="1719" w:author="Alexandru Uicoabă" w:date="2022-06-16T14:51:00Z">
              <w:rPr/>
            </w:rPrChange>
          </w:rPr>
          <w:t xml:space="preserve"> Arena</w:t>
        </w:r>
        <w:r w:rsidR="002B3C93" w:rsidRPr="00300A51">
          <w:rPr>
            <w:rFonts w:ascii="Arial" w:hAnsi="Arial" w:cs="Arial"/>
            <w:sz w:val="24"/>
            <w:szCs w:val="24"/>
            <w:rPrChange w:id="1720" w:author="Alexandru Uicoabă" w:date="2022-06-16T14:51:00Z">
              <w:rPr/>
            </w:rPrChange>
          </w:rPr>
          <w:t>)</w:t>
        </w:r>
        <w:r w:rsidR="0096587C" w:rsidRPr="00300A51">
          <w:rPr>
            <w:rFonts w:ascii="Arial" w:hAnsi="Arial" w:cs="Arial"/>
            <w:sz w:val="24"/>
            <w:szCs w:val="24"/>
            <w:rPrChange w:id="1721" w:author="Alexandru Uicoabă" w:date="2022-06-16T14:51:00Z">
              <w:rPr/>
            </w:rPrChange>
          </w:rPr>
          <w:t xml:space="preserve">, </w:t>
        </w:r>
      </w:ins>
      <w:ins w:id="1722" w:author="Alexandru Uicoabă" w:date="2022-06-16T08:39:00Z">
        <w:r w:rsidR="0096587C" w:rsidRPr="00300A51">
          <w:rPr>
            <w:rFonts w:ascii="Arial" w:hAnsi="Arial" w:cs="Arial"/>
            <w:sz w:val="24"/>
            <w:szCs w:val="24"/>
            <w:rPrChange w:id="1723" w:author="Alexandru Uicoabă" w:date="2022-06-16T14:51:00Z">
              <w:rPr/>
            </w:rPrChange>
          </w:rPr>
          <w:t xml:space="preserve">cum s-a întâmplat în cazul jocului Dota 2 </w:t>
        </w:r>
      </w:ins>
      <w:r w:rsidR="0096587C" w:rsidRPr="00300A51">
        <w:rPr>
          <w:rFonts w:ascii="Arial" w:hAnsi="Arial" w:cs="Arial"/>
          <w:sz w:val="24"/>
          <w:szCs w:val="24"/>
          <w:rPrChange w:id="1724" w:author="Alexandru Uicoabă" w:date="2022-06-16T14:51:00Z">
            <w:rPr/>
          </w:rPrChange>
        </w:rPr>
        <w:fldChar w:fldCharType="begin"/>
      </w:r>
      <w:r w:rsidR="00733C36" w:rsidRPr="00300A51">
        <w:rPr>
          <w:rFonts w:ascii="Arial" w:hAnsi="Arial" w:cs="Arial"/>
          <w:sz w:val="24"/>
          <w:szCs w:val="24"/>
          <w:rPrChange w:id="1725" w:author="Alexandru Uicoabă" w:date="2022-06-16T14:51:00Z">
            <w:rPr/>
          </w:rPrChange>
        </w:rPr>
        <w:instrText xml:space="preserve"> ADDIN ZOTERO_ITEM CSL_CITATION {"citationID":"7q0OhL9V","properties":{"formattedCitation":"[9]","plainCitation":"[9]","noteIndex":0},"citationItems":[{"id":315,"uris":["http://zotero.org/users/6649884/items/U475W53W"],"itemData":{"id":315,"type":"article","abstract":"On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task.","note":"number: arXiv:1912.06680\narXiv:1912.06680 [cs, stat]","publisher":"arXiv","source":"arXiv.org","title":"Dota 2 with Large Scale Deep Reinforcement Learning","URL":"http://arxiv.org/abs/1912.06680","author":[{"family":"OpenAI","given":""},{"family":"Berner","given":"Christopher"},{"family":"Brockman","given":"Greg"},{"family":"Chan","given":"Brooke"},{"family":"Cheung","given":"Vicki"},{"family":"Dębiak","given":"Przemysław"},{"family":"Dennison","given":"Christy"},{"family":"Farhi","given":"David"},{"family":"Fischer","given":"Quirin"},{"family":"Hashme","given":"Shariq"},{"family":"Hesse","given":"Chris"},{"family":"Józefowicz","given":"Rafal"},{"family":"Gray","given":"Scott"},{"family":"Olsson","given":"Catherine"},{"family":"Pachocki","given":"Jakub"},{"family":"Petrov","given":"Michael"},{"family":"Pinto","given":"Henrique P. d O."},{"family":"Raiman","given":"Jonathan"},{"family":"Salimans","given":"Tim"},{"family":"Schlatter","given":"Jeremy"},{"family":"Schneider","given":"Jonas"},{"family":"Sidor","given":"Szymon"},{"family":"Sutskever","given":"Ilya"},{"family":"Tang","given":"Jie"},{"family":"Wolski","given":"Filip"},{"family":"Zhang","given":"Susan"}],"accessed":{"date-parts":[["2022",6,16]]},"issued":{"date-parts":[["2019",12,13]]}}}],"schema":"https://github.com/citation-style-language/schema/raw/master/csl-citation.json"} </w:instrText>
      </w:r>
      <w:r w:rsidR="0096587C" w:rsidRPr="00300A51">
        <w:rPr>
          <w:rFonts w:ascii="Arial" w:hAnsi="Arial" w:cs="Arial"/>
          <w:sz w:val="24"/>
          <w:szCs w:val="24"/>
          <w:rPrChange w:id="1726" w:author="Alexandru Uicoabă" w:date="2022-06-16T14:51:00Z">
            <w:rPr/>
          </w:rPrChange>
        </w:rPr>
        <w:fldChar w:fldCharType="separate"/>
      </w:r>
      <w:r w:rsidR="00733C36" w:rsidRPr="00300A51">
        <w:rPr>
          <w:rFonts w:ascii="Arial" w:hAnsi="Arial" w:cs="Arial"/>
          <w:sz w:val="24"/>
          <w:szCs w:val="24"/>
          <w:rPrChange w:id="1727" w:author="Alexandru Uicoabă" w:date="2022-06-16T14:51:00Z">
            <w:rPr/>
          </w:rPrChange>
        </w:rPr>
        <w:t>[9]</w:t>
      </w:r>
      <w:r w:rsidR="0096587C" w:rsidRPr="00300A51">
        <w:rPr>
          <w:rFonts w:ascii="Arial" w:hAnsi="Arial" w:cs="Arial"/>
          <w:sz w:val="24"/>
          <w:szCs w:val="24"/>
          <w:rPrChange w:id="1728" w:author="Alexandru Uicoabă" w:date="2022-06-16T14:51:00Z">
            <w:rPr/>
          </w:rPrChange>
        </w:rPr>
        <w:fldChar w:fldCharType="end"/>
      </w:r>
      <w:ins w:id="1729" w:author="Alexandru Uicoabă" w:date="2022-06-16T08:39:00Z">
        <w:r w:rsidR="0096587C" w:rsidRPr="00300A51">
          <w:rPr>
            <w:rFonts w:ascii="Arial" w:hAnsi="Arial" w:cs="Arial"/>
            <w:sz w:val="24"/>
            <w:szCs w:val="24"/>
            <w:rPrChange w:id="1730" w:author="Alexandru Uicoabă" w:date="2022-06-16T14:51:00Z">
              <w:rPr/>
            </w:rPrChange>
          </w:rPr>
          <w:t>.</w:t>
        </w:r>
      </w:ins>
    </w:p>
    <w:p w14:paraId="20729CC3" w14:textId="77777777" w:rsidR="000535F0" w:rsidRPr="00300A51" w:rsidRDefault="000535F0">
      <w:pPr>
        <w:ind w:firstLine="720"/>
        <w:jc w:val="both"/>
        <w:rPr>
          <w:ins w:id="1731" w:author="Alexandru Uicoabă" w:date="2022-06-16T11:33:00Z"/>
          <w:rFonts w:ascii="Arial" w:hAnsi="Arial" w:cs="Arial"/>
          <w:sz w:val="24"/>
          <w:szCs w:val="24"/>
          <w:rPrChange w:id="1732" w:author="Alexandru Uicoabă" w:date="2022-06-16T14:51:00Z">
            <w:rPr>
              <w:ins w:id="1733" w:author="Alexandru Uicoabă" w:date="2022-06-16T11:33:00Z"/>
            </w:rPr>
          </w:rPrChange>
        </w:rPr>
        <w:pPrChange w:id="1734" w:author="Alexandru Uicoabă" w:date="2022-06-16T14:51:00Z">
          <w:pPr>
            <w:pStyle w:val="Listparagraf"/>
            <w:numPr>
              <w:numId w:val="2"/>
            </w:numPr>
            <w:ind w:left="1080" w:hanging="360"/>
            <w:jc w:val="both"/>
          </w:pPr>
        </w:pPrChange>
      </w:pPr>
    </w:p>
    <w:p w14:paraId="1983DC22" w14:textId="7753A947" w:rsidR="00655A0A" w:rsidRPr="00300A51" w:rsidDel="000535F0" w:rsidRDefault="00655A0A" w:rsidP="00655A0A">
      <w:pPr>
        <w:ind w:left="720"/>
        <w:rPr>
          <w:ins w:id="1735" w:author="Alexandru Uicoaba" w:date="2022-06-15T10:00:00Z"/>
          <w:del w:id="1736" w:author="Alexandru Uicoabă" w:date="2022-06-16T11:33:00Z"/>
          <w:rFonts w:ascii="Arial" w:hAnsi="Arial" w:cs="Arial"/>
          <w:sz w:val="24"/>
          <w:szCs w:val="24"/>
          <w:rPrChange w:id="1737" w:author="Alexandru Uicoabă" w:date="2022-06-16T14:51:00Z">
            <w:rPr>
              <w:ins w:id="1738" w:author="Alexandru Uicoaba" w:date="2022-06-15T10:00:00Z"/>
              <w:del w:id="1739" w:author="Alexandru Uicoabă" w:date="2022-06-16T11:33:00Z"/>
            </w:rPr>
          </w:rPrChange>
        </w:rPr>
      </w:pPr>
    </w:p>
    <w:p w14:paraId="5F921296" w14:textId="67AE57C9" w:rsidR="00814089" w:rsidRPr="0078286B" w:rsidDel="000535F0" w:rsidRDefault="00814089" w:rsidP="00655A0A">
      <w:pPr>
        <w:ind w:left="720"/>
        <w:rPr>
          <w:ins w:id="1740" w:author="Alexandru Uicoaba" w:date="2022-06-15T10:00:00Z"/>
          <w:del w:id="1741" w:author="Alexandru Uicoabă" w:date="2022-06-16T11:33:00Z"/>
          <w:rFonts w:ascii="Arial" w:hAnsi="Arial" w:cs="Arial"/>
          <w:rPrChange w:id="1742" w:author="Alexandru Uicoabă" w:date="2022-06-16T14:49:00Z">
            <w:rPr>
              <w:ins w:id="1743" w:author="Alexandru Uicoaba" w:date="2022-06-15T10:00:00Z"/>
              <w:del w:id="1744" w:author="Alexandru Uicoabă" w:date="2022-06-16T11:33:00Z"/>
            </w:rPr>
          </w:rPrChange>
        </w:rPr>
      </w:pPr>
    </w:p>
    <w:p w14:paraId="266AB9ED" w14:textId="77777777" w:rsidR="00814089" w:rsidRPr="0078286B" w:rsidRDefault="00814089">
      <w:pPr>
        <w:ind w:firstLine="720"/>
        <w:jc w:val="both"/>
        <w:rPr>
          <w:rFonts w:ascii="Arial" w:hAnsi="Arial" w:cs="Arial"/>
          <w:rPrChange w:id="1745" w:author="Alexandru Uicoabă" w:date="2022-06-16T14:49:00Z">
            <w:rPr/>
          </w:rPrChange>
        </w:rPr>
        <w:pPrChange w:id="1746" w:author="Alexandru Uicoabă" w:date="2022-06-16T11:33:00Z">
          <w:pPr>
            <w:ind w:left="720"/>
          </w:pPr>
        </w:pPrChange>
      </w:pPr>
    </w:p>
    <w:p w14:paraId="79498C89" w14:textId="1ECA0BCA" w:rsidR="00320621" w:rsidRPr="0078286B" w:rsidRDefault="00134EE6" w:rsidP="00134EE6">
      <w:pPr>
        <w:pStyle w:val="Titlu2"/>
        <w:rPr>
          <w:rFonts w:ascii="Arial" w:hAnsi="Arial" w:cs="Arial"/>
          <w:b/>
          <w:bCs/>
          <w:color w:val="auto"/>
          <w:sz w:val="28"/>
          <w:szCs w:val="28"/>
          <w:rPrChange w:id="1747" w:author="Alexandru Uicoabă" w:date="2022-06-16T14:49:00Z">
            <w:rPr>
              <w:rFonts w:ascii="Times New Roman" w:hAnsi="Times New Roman" w:cs="Times New Roman"/>
              <w:b/>
              <w:bCs/>
              <w:color w:val="auto"/>
              <w:sz w:val="28"/>
              <w:szCs w:val="28"/>
            </w:rPr>
          </w:rPrChange>
        </w:rPr>
      </w:pPr>
      <w:bookmarkStart w:id="1748" w:name="_Toc106343197"/>
      <w:r w:rsidRPr="0078286B">
        <w:rPr>
          <w:rFonts w:ascii="Arial" w:hAnsi="Arial" w:cs="Arial"/>
          <w:b/>
          <w:bCs/>
          <w:color w:val="auto"/>
          <w:sz w:val="28"/>
          <w:szCs w:val="28"/>
          <w:rPrChange w:id="1749" w:author="Alexandru Uicoabă" w:date="2022-06-16T14:49:00Z">
            <w:rPr>
              <w:rFonts w:ascii="Times New Roman" w:hAnsi="Times New Roman" w:cs="Times New Roman"/>
              <w:b/>
              <w:bCs/>
              <w:color w:val="auto"/>
              <w:sz w:val="28"/>
              <w:szCs w:val="28"/>
            </w:rPr>
          </w:rPrChange>
        </w:rPr>
        <w:t>2.</w:t>
      </w:r>
      <w:commentRangeStart w:id="1750"/>
      <w:commentRangeStart w:id="1751"/>
      <w:commentRangeStart w:id="1752"/>
      <w:r w:rsidRPr="0078286B">
        <w:rPr>
          <w:rFonts w:ascii="Arial" w:hAnsi="Arial" w:cs="Arial"/>
          <w:b/>
          <w:bCs/>
          <w:color w:val="auto"/>
          <w:sz w:val="28"/>
          <w:szCs w:val="28"/>
          <w:rPrChange w:id="1753" w:author="Alexandru Uicoabă" w:date="2022-06-16T14:49:00Z">
            <w:rPr>
              <w:rFonts w:ascii="Times New Roman" w:hAnsi="Times New Roman" w:cs="Times New Roman"/>
              <w:b/>
              <w:bCs/>
              <w:color w:val="auto"/>
              <w:sz w:val="28"/>
              <w:szCs w:val="28"/>
            </w:rPr>
          </w:rPrChange>
        </w:rPr>
        <w:t xml:space="preserve">3 </w:t>
      </w:r>
      <w:del w:id="1754" w:author="Alexandru Uicoabă" w:date="2022-06-14T21:58:00Z">
        <w:r w:rsidRPr="0078286B" w:rsidDel="001A7F2D">
          <w:rPr>
            <w:rFonts w:ascii="Arial" w:hAnsi="Arial" w:cs="Arial"/>
            <w:b/>
            <w:bCs/>
            <w:color w:val="auto"/>
            <w:sz w:val="28"/>
            <w:szCs w:val="28"/>
            <w:rPrChange w:id="1755" w:author="Alexandru Uicoabă" w:date="2022-06-16T14:49:00Z">
              <w:rPr>
                <w:rFonts w:ascii="Times New Roman" w:hAnsi="Times New Roman" w:cs="Times New Roman"/>
                <w:b/>
                <w:bCs/>
                <w:color w:val="auto"/>
                <w:sz w:val="28"/>
                <w:szCs w:val="28"/>
              </w:rPr>
            </w:rPrChange>
          </w:rPr>
          <w:delText>Solu</w:delText>
        </w:r>
        <w:r w:rsidR="009A4691" w:rsidRPr="0078286B" w:rsidDel="001A7F2D">
          <w:rPr>
            <w:rFonts w:ascii="Arial" w:hAnsi="Arial" w:cs="Arial"/>
            <w:b/>
            <w:bCs/>
            <w:color w:val="auto"/>
            <w:sz w:val="28"/>
            <w:szCs w:val="28"/>
            <w:rPrChange w:id="1756" w:author="Alexandru Uicoabă" w:date="2022-06-16T14:49:00Z">
              <w:rPr>
                <w:rFonts w:ascii="Times New Roman" w:hAnsi="Times New Roman" w:cs="Times New Roman"/>
                <w:b/>
                <w:bCs/>
                <w:color w:val="auto"/>
                <w:sz w:val="28"/>
                <w:szCs w:val="28"/>
              </w:rPr>
            </w:rPrChange>
          </w:rPr>
          <w:delText>ț</w:delText>
        </w:r>
        <w:r w:rsidRPr="0078286B" w:rsidDel="001A7F2D">
          <w:rPr>
            <w:rFonts w:ascii="Arial" w:hAnsi="Arial" w:cs="Arial"/>
            <w:b/>
            <w:bCs/>
            <w:color w:val="auto"/>
            <w:sz w:val="28"/>
            <w:szCs w:val="28"/>
            <w:rPrChange w:id="1757" w:author="Alexandru Uicoabă" w:date="2022-06-16T14:49:00Z">
              <w:rPr>
                <w:rFonts w:ascii="Times New Roman" w:hAnsi="Times New Roman" w:cs="Times New Roman"/>
                <w:b/>
                <w:bCs/>
                <w:color w:val="auto"/>
                <w:sz w:val="28"/>
                <w:szCs w:val="28"/>
              </w:rPr>
            </w:rPrChange>
          </w:rPr>
          <w:delText xml:space="preserve">ii </w:delText>
        </w:r>
      </w:del>
      <w:ins w:id="1758" w:author="Alexandru Uicoabă" w:date="2022-06-14T21:58:00Z">
        <w:r w:rsidR="001A7F2D" w:rsidRPr="0078286B">
          <w:rPr>
            <w:rFonts w:ascii="Arial" w:hAnsi="Arial" w:cs="Arial"/>
            <w:b/>
            <w:bCs/>
            <w:color w:val="auto"/>
            <w:sz w:val="28"/>
            <w:szCs w:val="28"/>
            <w:rPrChange w:id="1759" w:author="Alexandru Uicoabă" w:date="2022-06-16T14:49:00Z">
              <w:rPr>
                <w:rFonts w:ascii="Times New Roman" w:hAnsi="Times New Roman" w:cs="Times New Roman"/>
                <w:b/>
                <w:bCs/>
                <w:color w:val="auto"/>
                <w:sz w:val="28"/>
                <w:szCs w:val="28"/>
              </w:rPr>
            </w:rPrChange>
          </w:rPr>
          <w:t>Lucrări conexe</w:t>
        </w:r>
      </w:ins>
      <w:del w:id="1760" w:author="Alexandru Uicoabă" w:date="2022-06-14T21:58:00Z">
        <w:r w:rsidRPr="0078286B" w:rsidDel="001A7F2D">
          <w:rPr>
            <w:rFonts w:ascii="Arial" w:hAnsi="Arial" w:cs="Arial"/>
            <w:b/>
            <w:bCs/>
            <w:color w:val="auto"/>
            <w:sz w:val="28"/>
            <w:szCs w:val="28"/>
            <w:rPrChange w:id="1761" w:author="Alexandru Uicoabă" w:date="2022-06-16T14:49:00Z">
              <w:rPr>
                <w:rFonts w:ascii="Times New Roman" w:hAnsi="Times New Roman" w:cs="Times New Roman"/>
                <w:b/>
                <w:bCs/>
                <w:color w:val="auto"/>
                <w:sz w:val="28"/>
                <w:szCs w:val="28"/>
              </w:rPr>
            </w:rPrChange>
          </w:rPr>
          <w:delText>software</w:delText>
        </w:r>
      </w:del>
      <w:commentRangeEnd w:id="1750"/>
      <w:r w:rsidR="00193F60" w:rsidRPr="0078286B">
        <w:rPr>
          <w:rStyle w:val="Referincomentariu"/>
          <w:rFonts w:ascii="Arial" w:eastAsiaTheme="minorHAnsi" w:hAnsi="Arial" w:cs="Arial"/>
          <w:color w:val="auto"/>
          <w:rPrChange w:id="1762" w:author="Alexandru Uicoabă" w:date="2022-06-16T14:49:00Z">
            <w:rPr>
              <w:rStyle w:val="Referincomentariu"/>
              <w:rFonts w:asciiTheme="minorHAnsi" w:eastAsiaTheme="minorHAnsi" w:hAnsiTheme="minorHAnsi" w:cstheme="minorBidi"/>
              <w:color w:val="auto"/>
            </w:rPr>
          </w:rPrChange>
        </w:rPr>
        <w:commentReference w:id="1750"/>
      </w:r>
      <w:commentRangeEnd w:id="1751"/>
      <w:r w:rsidR="001A7F2D" w:rsidRPr="0078286B">
        <w:rPr>
          <w:rStyle w:val="Referincomentariu"/>
          <w:rFonts w:ascii="Arial" w:eastAsiaTheme="minorHAnsi" w:hAnsi="Arial" w:cs="Arial"/>
          <w:color w:val="auto"/>
          <w:rPrChange w:id="1763" w:author="Alexandru Uicoabă" w:date="2022-06-16T14:49:00Z">
            <w:rPr>
              <w:rStyle w:val="Referincomentariu"/>
              <w:rFonts w:asciiTheme="minorHAnsi" w:eastAsiaTheme="minorHAnsi" w:hAnsiTheme="minorHAnsi" w:cstheme="minorBidi"/>
              <w:color w:val="auto"/>
            </w:rPr>
          </w:rPrChange>
        </w:rPr>
        <w:commentReference w:id="1751"/>
      </w:r>
      <w:commentRangeEnd w:id="1752"/>
      <w:r w:rsidR="001A7F2D" w:rsidRPr="0078286B">
        <w:rPr>
          <w:rStyle w:val="Referincomentariu"/>
          <w:rFonts w:ascii="Arial" w:eastAsiaTheme="minorHAnsi" w:hAnsi="Arial" w:cs="Arial"/>
          <w:color w:val="auto"/>
          <w:rPrChange w:id="1764" w:author="Alexandru Uicoabă" w:date="2022-06-16T14:49:00Z">
            <w:rPr>
              <w:rStyle w:val="Referincomentariu"/>
              <w:rFonts w:asciiTheme="minorHAnsi" w:eastAsiaTheme="minorHAnsi" w:hAnsiTheme="minorHAnsi" w:cstheme="minorBidi"/>
              <w:color w:val="auto"/>
            </w:rPr>
          </w:rPrChange>
        </w:rPr>
        <w:commentReference w:id="1752"/>
      </w:r>
      <w:bookmarkEnd w:id="1748"/>
    </w:p>
    <w:p w14:paraId="5E553CD3" w14:textId="2E41BF5E" w:rsidR="009A4691" w:rsidRPr="00300A51" w:rsidRDefault="009A4691" w:rsidP="009A4691">
      <w:pPr>
        <w:rPr>
          <w:rFonts w:ascii="Arial" w:hAnsi="Arial" w:cs="Arial"/>
          <w:sz w:val="24"/>
          <w:szCs w:val="24"/>
          <w:rPrChange w:id="1765" w:author="Alexandru Uicoabă" w:date="2022-06-16T14:51:00Z">
            <w:rPr/>
          </w:rPrChange>
        </w:rPr>
      </w:pPr>
    </w:p>
    <w:p w14:paraId="2B574D98" w14:textId="72E6EF59" w:rsidR="009A4691" w:rsidRPr="00300A51" w:rsidRDefault="009A4691" w:rsidP="000352C6">
      <w:pPr>
        <w:jc w:val="both"/>
        <w:rPr>
          <w:rFonts w:ascii="Arial" w:hAnsi="Arial" w:cs="Arial"/>
          <w:sz w:val="24"/>
          <w:szCs w:val="24"/>
          <w:rPrChange w:id="1766" w:author="Alexandru Uicoabă" w:date="2022-06-16T14:52:00Z">
            <w:rPr>
              <w:rFonts w:ascii="Times New Roman" w:hAnsi="Times New Roman" w:cs="Times New Roman"/>
              <w:sz w:val="24"/>
              <w:szCs w:val="24"/>
            </w:rPr>
          </w:rPrChange>
        </w:rPr>
      </w:pPr>
      <w:r w:rsidRPr="0078286B">
        <w:rPr>
          <w:rFonts w:ascii="Arial" w:hAnsi="Arial" w:cs="Arial"/>
          <w:rPrChange w:id="1767" w:author="Alexandru Uicoabă" w:date="2022-06-16T14:49:00Z">
            <w:rPr/>
          </w:rPrChange>
        </w:rPr>
        <w:tab/>
      </w:r>
      <w:r w:rsidRPr="00300A51">
        <w:rPr>
          <w:rFonts w:ascii="Arial" w:hAnsi="Arial" w:cs="Arial"/>
          <w:sz w:val="24"/>
          <w:szCs w:val="24"/>
          <w:rPrChange w:id="1768" w:author="Alexandru Uicoabă" w:date="2022-06-16T14:52:00Z">
            <w:rPr>
              <w:rFonts w:ascii="Times New Roman" w:hAnsi="Times New Roman" w:cs="Times New Roman"/>
              <w:sz w:val="24"/>
              <w:szCs w:val="24"/>
            </w:rPr>
          </w:rPrChange>
        </w:rPr>
        <w:t>Mai jos sunt prezentate câteva soluții software existente în care agenții software au fost învățați să joace diferite jocuri.</w:t>
      </w:r>
    </w:p>
    <w:p w14:paraId="1166E8C0" w14:textId="6386ED3F" w:rsidR="009A4691" w:rsidRPr="00300A51" w:rsidRDefault="009A4691" w:rsidP="000352C6">
      <w:pPr>
        <w:pStyle w:val="Corptext"/>
        <w:rPr>
          <w:rFonts w:ascii="Arial" w:hAnsi="Arial" w:cs="Arial"/>
          <w:sz w:val="24"/>
          <w:szCs w:val="24"/>
          <w:lang w:val="ro-RO"/>
          <w:rPrChange w:id="1769" w:author="Alexandru Uicoabă" w:date="2022-06-16T14:52:00Z">
            <w:rPr>
              <w:sz w:val="24"/>
              <w:szCs w:val="24"/>
            </w:rPr>
          </w:rPrChange>
        </w:rPr>
      </w:pPr>
      <w:r w:rsidRPr="00300A51">
        <w:rPr>
          <w:rFonts w:ascii="Arial" w:hAnsi="Arial" w:cs="Arial"/>
          <w:sz w:val="24"/>
          <w:szCs w:val="24"/>
          <w:lang w:val="ro-RO"/>
          <w:rPrChange w:id="1770" w:author="Alexandru Uicoabă" w:date="2022-06-16T14:52:00Z">
            <w:rPr>
              <w:sz w:val="24"/>
              <w:szCs w:val="24"/>
            </w:rPr>
          </w:rPrChange>
        </w:rPr>
        <w:tab/>
      </w:r>
      <w:r w:rsidRPr="00300A51">
        <w:rPr>
          <w:rFonts w:ascii="Arial" w:hAnsi="Arial" w:cs="Arial"/>
          <w:b/>
          <w:bCs/>
          <w:sz w:val="24"/>
          <w:szCs w:val="24"/>
          <w:lang w:val="ro-RO"/>
          <w:rPrChange w:id="1771" w:author="Alexandru Uicoabă" w:date="2022-06-16T14:52:00Z">
            <w:rPr>
              <w:b/>
              <w:bCs/>
              <w:sz w:val="24"/>
              <w:szCs w:val="24"/>
              <w:lang w:val="ro-RO"/>
            </w:rPr>
          </w:rPrChange>
        </w:rPr>
        <w:t>Monte-</w:t>
      </w:r>
      <w:proofErr w:type="spellStart"/>
      <w:r w:rsidRPr="00300A51">
        <w:rPr>
          <w:rFonts w:ascii="Arial" w:hAnsi="Arial" w:cs="Arial"/>
          <w:b/>
          <w:bCs/>
          <w:sz w:val="24"/>
          <w:szCs w:val="24"/>
          <w:lang w:val="ro-RO"/>
          <w:rPrChange w:id="1772" w:author="Alexandru Uicoabă" w:date="2022-06-16T14:52:00Z">
            <w:rPr>
              <w:b/>
              <w:bCs/>
              <w:sz w:val="24"/>
              <w:szCs w:val="24"/>
              <w:lang w:val="ro-RO"/>
            </w:rPr>
          </w:rPrChange>
        </w:rPr>
        <w:t>Carlo</w:t>
      </w:r>
      <w:proofErr w:type="spellEnd"/>
      <w:r w:rsidRPr="00300A51">
        <w:rPr>
          <w:rFonts w:ascii="Arial" w:hAnsi="Arial" w:cs="Arial"/>
          <w:b/>
          <w:bCs/>
          <w:sz w:val="24"/>
          <w:szCs w:val="24"/>
          <w:lang w:val="ro-RO"/>
          <w:rPrChange w:id="1773" w:author="Alexandru Uicoabă" w:date="2022-06-16T14:52:00Z">
            <w:rPr>
              <w:b/>
              <w:bCs/>
              <w:sz w:val="24"/>
              <w:szCs w:val="24"/>
              <w:lang w:val="ro-RO"/>
            </w:rPr>
          </w:rPrChange>
        </w:rPr>
        <w:t xml:space="preserve"> </w:t>
      </w:r>
      <w:proofErr w:type="spellStart"/>
      <w:r w:rsidRPr="00300A51">
        <w:rPr>
          <w:rFonts w:ascii="Arial" w:hAnsi="Arial" w:cs="Arial"/>
          <w:b/>
          <w:bCs/>
          <w:sz w:val="24"/>
          <w:szCs w:val="24"/>
          <w:lang w:val="ro-RO"/>
          <w:rPrChange w:id="1774" w:author="Alexandru Uicoabă" w:date="2022-06-16T14:52:00Z">
            <w:rPr>
              <w:b/>
              <w:bCs/>
              <w:sz w:val="24"/>
              <w:szCs w:val="24"/>
              <w:lang w:val="ro-RO"/>
            </w:rPr>
          </w:rPrChange>
        </w:rPr>
        <w:t>Tree</w:t>
      </w:r>
      <w:proofErr w:type="spellEnd"/>
      <w:r w:rsidRPr="00300A51">
        <w:rPr>
          <w:rFonts w:ascii="Arial" w:hAnsi="Arial" w:cs="Arial"/>
          <w:b/>
          <w:bCs/>
          <w:sz w:val="24"/>
          <w:szCs w:val="24"/>
          <w:lang w:val="ro-RO"/>
          <w:rPrChange w:id="1775" w:author="Alexandru Uicoabă" w:date="2022-06-16T14:52:00Z">
            <w:rPr>
              <w:b/>
              <w:bCs/>
              <w:sz w:val="24"/>
              <w:szCs w:val="24"/>
              <w:lang w:val="ro-RO"/>
            </w:rPr>
          </w:rPrChange>
        </w:rPr>
        <w:t xml:space="preserve"> </w:t>
      </w:r>
      <w:proofErr w:type="spellStart"/>
      <w:r w:rsidRPr="00300A51">
        <w:rPr>
          <w:rFonts w:ascii="Arial" w:hAnsi="Arial" w:cs="Arial"/>
          <w:b/>
          <w:bCs/>
          <w:sz w:val="24"/>
          <w:szCs w:val="24"/>
          <w:lang w:val="ro-RO"/>
          <w:rPrChange w:id="1776" w:author="Alexandru Uicoabă" w:date="2022-06-16T14:52:00Z">
            <w:rPr>
              <w:b/>
              <w:bCs/>
              <w:sz w:val="24"/>
              <w:szCs w:val="24"/>
              <w:lang w:val="ro-RO"/>
            </w:rPr>
          </w:rPrChange>
        </w:rPr>
        <w:t>Search</w:t>
      </w:r>
      <w:proofErr w:type="spellEnd"/>
      <w:r w:rsidRPr="00300A51">
        <w:rPr>
          <w:rFonts w:ascii="Arial" w:hAnsi="Arial" w:cs="Arial"/>
          <w:sz w:val="24"/>
          <w:szCs w:val="24"/>
          <w:lang w:val="ro-RO"/>
          <w:rPrChange w:id="1777" w:author="Alexandru Uicoabă" w:date="2022-06-16T14:52:00Z">
            <w:rPr>
              <w:sz w:val="24"/>
              <w:szCs w:val="24"/>
              <w:lang w:val="ro-RO"/>
            </w:rPr>
          </w:rPrChange>
        </w:rPr>
        <w:t xml:space="preserve"> (M</w:t>
      </w:r>
      <w:del w:id="1778" w:author="Alexandru Uicoabă" w:date="2022-06-16T10:39:00Z">
        <w:r w:rsidRPr="00300A51" w:rsidDel="00B475C7">
          <w:rPr>
            <w:rFonts w:ascii="Arial" w:hAnsi="Arial" w:cs="Arial"/>
            <w:sz w:val="24"/>
            <w:szCs w:val="24"/>
            <w:lang w:val="ro-RO"/>
            <w:rPrChange w:id="1779" w:author="Alexandru Uicoabă" w:date="2022-06-16T14:52:00Z">
              <w:rPr>
                <w:sz w:val="24"/>
                <w:szCs w:val="24"/>
                <w:lang w:val="ro-RO"/>
              </w:rPr>
            </w:rPrChange>
          </w:rPr>
          <w:delText>T</w:delText>
        </w:r>
      </w:del>
      <w:r w:rsidRPr="00300A51">
        <w:rPr>
          <w:rFonts w:ascii="Arial" w:hAnsi="Arial" w:cs="Arial"/>
          <w:sz w:val="24"/>
          <w:szCs w:val="24"/>
          <w:lang w:val="ro-RO"/>
          <w:rPrChange w:id="1780" w:author="Alexandru Uicoabă" w:date="2022-06-16T14:52:00Z">
            <w:rPr>
              <w:sz w:val="24"/>
              <w:szCs w:val="24"/>
              <w:lang w:val="ro-RO"/>
            </w:rPr>
          </w:rPrChange>
        </w:rPr>
        <w:t>C</w:t>
      </w:r>
      <w:ins w:id="1781" w:author="Alexandru Uicoabă" w:date="2022-06-16T10:39:00Z">
        <w:r w:rsidR="00B475C7" w:rsidRPr="00300A51">
          <w:rPr>
            <w:rFonts w:ascii="Arial" w:hAnsi="Arial" w:cs="Arial"/>
            <w:sz w:val="24"/>
            <w:szCs w:val="24"/>
            <w:lang w:val="ro-RO"/>
            <w:rPrChange w:id="1782" w:author="Alexandru Uicoabă" w:date="2022-06-16T14:52:00Z">
              <w:rPr>
                <w:sz w:val="24"/>
                <w:szCs w:val="24"/>
                <w:lang w:val="ro-RO"/>
              </w:rPr>
            </w:rPrChange>
          </w:rPr>
          <w:t>T</w:t>
        </w:r>
      </w:ins>
      <w:r w:rsidRPr="00300A51">
        <w:rPr>
          <w:rFonts w:ascii="Arial" w:hAnsi="Arial" w:cs="Arial"/>
          <w:sz w:val="24"/>
          <w:szCs w:val="24"/>
          <w:lang w:val="ro-RO"/>
          <w:rPrChange w:id="1783" w:author="Alexandru Uicoabă" w:date="2022-06-16T14:52:00Z">
            <w:rPr>
              <w:sz w:val="24"/>
              <w:szCs w:val="24"/>
              <w:lang w:val="ro-RO"/>
            </w:rPr>
          </w:rPrChange>
        </w:rPr>
        <w:t xml:space="preserve">S) a fost implementat pentru a-l învăța pe  </w:t>
      </w:r>
      <w:r w:rsidRPr="00300A51">
        <w:rPr>
          <w:rFonts w:ascii="Arial" w:hAnsi="Arial" w:cs="Arial"/>
          <w:b/>
          <w:bCs/>
          <w:sz w:val="24"/>
          <w:szCs w:val="24"/>
          <w:lang w:val="ro-RO"/>
          <w:rPrChange w:id="1784" w:author="Alexandru Uicoabă" w:date="2022-06-16T14:52:00Z">
            <w:rPr>
              <w:b/>
              <w:bCs/>
              <w:sz w:val="24"/>
              <w:szCs w:val="24"/>
              <w:lang w:val="ro-RO"/>
            </w:rPr>
          </w:rPrChange>
        </w:rPr>
        <w:t>Pac-Man</w:t>
      </w:r>
      <w:r w:rsidRPr="00300A51">
        <w:rPr>
          <w:rFonts w:ascii="Arial" w:hAnsi="Arial" w:cs="Arial"/>
          <w:sz w:val="24"/>
          <w:szCs w:val="24"/>
          <w:lang w:val="ro-RO"/>
          <w:rPrChange w:id="1785" w:author="Alexandru Uicoabă" w:date="2022-06-16T14:52:00Z">
            <w:rPr>
              <w:sz w:val="24"/>
              <w:szCs w:val="24"/>
              <w:lang w:val="ro-RO"/>
            </w:rPr>
          </w:rPrChange>
        </w:rPr>
        <w:t xml:space="preserve"> cum să joace și cum să obțină un scor cât mai mare. În articolul realizat de către Tom </w:t>
      </w:r>
      <w:proofErr w:type="spellStart"/>
      <w:r w:rsidRPr="00300A51">
        <w:rPr>
          <w:rFonts w:ascii="Arial" w:hAnsi="Arial" w:cs="Arial"/>
          <w:sz w:val="24"/>
          <w:szCs w:val="24"/>
          <w:lang w:val="ro-RO"/>
          <w:rPrChange w:id="1786" w:author="Alexandru Uicoabă" w:date="2022-06-16T14:52:00Z">
            <w:rPr>
              <w:sz w:val="24"/>
              <w:szCs w:val="24"/>
              <w:lang w:val="ro-RO"/>
            </w:rPr>
          </w:rPrChange>
        </w:rPr>
        <w:t>Pepels</w:t>
      </w:r>
      <w:proofErr w:type="spellEnd"/>
      <w:r w:rsidRPr="00300A51">
        <w:rPr>
          <w:rFonts w:ascii="Arial" w:hAnsi="Arial" w:cs="Arial"/>
          <w:sz w:val="24"/>
          <w:szCs w:val="24"/>
          <w:lang w:val="ro-RO"/>
          <w:rPrChange w:id="1787" w:author="Alexandru Uicoabă" w:date="2022-06-16T14:52:00Z">
            <w:rPr>
              <w:sz w:val="24"/>
              <w:szCs w:val="24"/>
              <w:lang w:val="ro-RO"/>
            </w:rPr>
          </w:rPrChange>
        </w:rPr>
        <w:t xml:space="preserve">, este foarte importantă </w:t>
      </w:r>
      <w:commentRangeStart w:id="1788"/>
      <w:commentRangeStart w:id="1789"/>
      <w:commentRangeStart w:id="1790"/>
      <w:r w:rsidRPr="00300A51">
        <w:rPr>
          <w:rFonts w:ascii="Arial" w:hAnsi="Arial" w:cs="Arial"/>
          <w:sz w:val="24"/>
          <w:szCs w:val="24"/>
          <w:lang w:val="ro-RO"/>
          <w:rPrChange w:id="1791" w:author="Alexandru Uicoabă" w:date="2022-06-16T14:52:00Z">
            <w:rPr>
              <w:sz w:val="24"/>
              <w:szCs w:val="24"/>
              <w:lang w:val="ro-RO"/>
            </w:rPr>
          </w:rPrChange>
        </w:rPr>
        <w:t>consistența</w:t>
      </w:r>
      <w:commentRangeEnd w:id="1788"/>
      <w:r w:rsidR="00B039D3" w:rsidRPr="00300A51">
        <w:rPr>
          <w:rStyle w:val="Referincomentariu"/>
          <w:rFonts w:ascii="Arial" w:eastAsiaTheme="minorHAnsi" w:hAnsi="Arial" w:cs="Arial"/>
          <w:spacing w:val="0"/>
          <w:sz w:val="24"/>
          <w:szCs w:val="24"/>
          <w:lang w:val="ro-RO" w:eastAsia="en-US"/>
          <w:rPrChange w:id="1792" w:author="Alexandru Uicoabă" w:date="2022-06-16T14:52:00Z">
            <w:rPr>
              <w:rStyle w:val="Referincomentariu"/>
              <w:rFonts w:asciiTheme="minorHAnsi" w:eastAsiaTheme="minorHAnsi" w:hAnsiTheme="minorHAnsi" w:cstheme="minorBidi"/>
              <w:spacing w:val="0"/>
              <w:lang w:val="ro-RO" w:eastAsia="en-US"/>
            </w:rPr>
          </w:rPrChange>
        </w:rPr>
        <w:commentReference w:id="1788"/>
      </w:r>
      <w:commentRangeEnd w:id="1789"/>
      <w:r w:rsidR="00226031" w:rsidRPr="00300A51">
        <w:rPr>
          <w:rStyle w:val="Referincomentariu"/>
          <w:rFonts w:ascii="Arial" w:eastAsiaTheme="minorHAnsi" w:hAnsi="Arial" w:cs="Arial"/>
          <w:spacing w:val="0"/>
          <w:sz w:val="24"/>
          <w:szCs w:val="24"/>
          <w:lang w:val="ro-RO" w:eastAsia="en-US"/>
          <w:rPrChange w:id="1793" w:author="Alexandru Uicoabă" w:date="2022-06-16T14:52:00Z">
            <w:rPr>
              <w:rStyle w:val="Referincomentariu"/>
              <w:rFonts w:asciiTheme="minorHAnsi" w:eastAsiaTheme="minorHAnsi" w:hAnsiTheme="minorHAnsi" w:cstheme="minorBidi"/>
              <w:spacing w:val="0"/>
              <w:lang w:val="ro-RO" w:eastAsia="en-US"/>
            </w:rPr>
          </w:rPrChange>
        </w:rPr>
        <w:commentReference w:id="1789"/>
      </w:r>
      <w:commentRangeEnd w:id="1790"/>
      <w:r w:rsidR="00226031" w:rsidRPr="00300A51">
        <w:rPr>
          <w:rStyle w:val="Referincomentariu"/>
          <w:rFonts w:ascii="Arial" w:eastAsiaTheme="minorHAnsi" w:hAnsi="Arial" w:cs="Arial"/>
          <w:spacing w:val="0"/>
          <w:sz w:val="24"/>
          <w:szCs w:val="24"/>
          <w:lang w:val="ro-RO" w:eastAsia="en-US"/>
          <w:rPrChange w:id="1794" w:author="Alexandru Uicoabă" w:date="2022-06-16T14:52:00Z">
            <w:rPr>
              <w:rStyle w:val="Referincomentariu"/>
              <w:rFonts w:asciiTheme="minorHAnsi" w:eastAsiaTheme="minorHAnsi" w:hAnsiTheme="minorHAnsi" w:cstheme="minorBidi"/>
              <w:spacing w:val="0"/>
              <w:lang w:val="ro-RO" w:eastAsia="en-US"/>
            </w:rPr>
          </w:rPrChange>
        </w:rPr>
        <w:commentReference w:id="1790"/>
      </w:r>
      <w:ins w:id="1795" w:author="Alexandru Uicoabă" w:date="2022-06-14T21:57:00Z">
        <w:r w:rsidR="00226031" w:rsidRPr="00300A51">
          <w:rPr>
            <w:rFonts w:ascii="Arial" w:hAnsi="Arial" w:cs="Arial"/>
            <w:sz w:val="24"/>
            <w:szCs w:val="24"/>
            <w:lang w:val="ro-RO"/>
            <w:rPrChange w:id="1796" w:author="Alexandru Uicoabă" w:date="2022-06-16T14:52:00Z">
              <w:rPr>
                <w:sz w:val="24"/>
                <w:szCs w:val="24"/>
                <w:lang w:val="ro-RO"/>
              </w:rPr>
            </w:rPrChange>
          </w:rPr>
          <w:t xml:space="preserve">  rezultatelor obținute de agent</w:t>
        </w:r>
      </w:ins>
      <w:r w:rsidRPr="00300A51">
        <w:rPr>
          <w:rFonts w:ascii="Arial" w:hAnsi="Arial" w:cs="Arial"/>
          <w:sz w:val="24"/>
          <w:szCs w:val="24"/>
          <w:lang w:val="ro-RO"/>
          <w:rPrChange w:id="1797" w:author="Alexandru Uicoabă" w:date="2022-06-16T14:52:00Z">
            <w:rPr>
              <w:sz w:val="24"/>
              <w:szCs w:val="24"/>
              <w:lang w:val="ro-RO"/>
            </w:rPr>
          </w:rPrChange>
        </w:rPr>
        <w:t>. Aceasta reiese din faptul că agentul a obținut un scor ridicat, concurând atât contra unor echipe de fantome mai slabe, cât și împotriva unora mai puternice. Fiind un joc pe mai multe nivele, agentul trebuie să țină cont atât de obiectivele pe termen scurt (</w:t>
      </w:r>
      <w:proofErr w:type="spellStart"/>
      <w:r w:rsidRPr="00300A51">
        <w:rPr>
          <w:rFonts w:ascii="Arial" w:hAnsi="Arial" w:cs="Arial"/>
          <w:sz w:val="24"/>
          <w:szCs w:val="24"/>
          <w:lang w:val="ro-RO"/>
          <w:rPrChange w:id="1798" w:author="Alexandru Uicoabă" w:date="2022-06-16T14:52:00Z">
            <w:rPr>
              <w:sz w:val="24"/>
              <w:szCs w:val="24"/>
              <w:lang w:val="ro-RO"/>
            </w:rPr>
          </w:rPrChange>
        </w:rPr>
        <w:t>short-term</w:t>
      </w:r>
      <w:proofErr w:type="spellEnd"/>
      <w:r w:rsidRPr="00300A51">
        <w:rPr>
          <w:rFonts w:ascii="Arial" w:hAnsi="Arial" w:cs="Arial"/>
          <w:sz w:val="24"/>
          <w:szCs w:val="24"/>
          <w:lang w:val="ro-RO"/>
          <w:rPrChange w:id="1799" w:author="Alexandru Uicoabă" w:date="2022-06-16T14:52:00Z">
            <w:rPr>
              <w:sz w:val="24"/>
              <w:szCs w:val="24"/>
              <w:lang w:val="ro-RO"/>
            </w:rPr>
          </w:rPrChange>
        </w:rPr>
        <w:t xml:space="preserve"> </w:t>
      </w:r>
      <w:proofErr w:type="spellStart"/>
      <w:r w:rsidRPr="00300A51">
        <w:rPr>
          <w:rFonts w:ascii="Arial" w:hAnsi="Arial" w:cs="Arial"/>
          <w:sz w:val="24"/>
          <w:szCs w:val="24"/>
          <w:lang w:val="ro-RO"/>
          <w:rPrChange w:id="1800" w:author="Alexandru Uicoabă" w:date="2022-06-16T14:52:00Z">
            <w:rPr>
              <w:sz w:val="24"/>
              <w:szCs w:val="24"/>
              <w:lang w:val="ro-RO"/>
            </w:rPr>
          </w:rPrChange>
        </w:rPr>
        <w:t>goals</w:t>
      </w:r>
      <w:proofErr w:type="spellEnd"/>
      <w:r w:rsidRPr="00300A51">
        <w:rPr>
          <w:rFonts w:ascii="Arial" w:hAnsi="Arial" w:cs="Arial"/>
          <w:sz w:val="24"/>
          <w:szCs w:val="24"/>
          <w:lang w:val="ro-RO"/>
          <w:rPrChange w:id="1801" w:author="Alexandru Uicoabă" w:date="2022-06-16T14:52:00Z">
            <w:rPr>
              <w:sz w:val="24"/>
              <w:szCs w:val="24"/>
              <w:lang w:val="ro-RO"/>
            </w:rPr>
          </w:rPrChange>
        </w:rPr>
        <w:t>) cât și de cele pe termen lung (</w:t>
      </w:r>
      <w:proofErr w:type="spellStart"/>
      <w:r w:rsidRPr="00300A51">
        <w:rPr>
          <w:rFonts w:ascii="Arial" w:hAnsi="Arial" w:cs="Arial"/>
          <w:sz w:val="24"/>
          <w:szCs w:val="24"/>
          <w:lang w:val="ro-RO"/>
          <w:rPrChange w:id="1802" w:author="Alexandru Uicoabă" w:date="2022-06-16T14:52:00Z">
            <w:rPr>
              <w:sz w:val="24"/>
              <w:szCs w:val="24"/>
              <w:lang w:val="ro-RO"/>
            </w:rPr>
          </w:rPrChange>
        </w:rPr>
        <w:t>long-term</w:t>
      </w:r>
      <w:proofErr w:type="spellEnd"/>
      <w:r w:rsidRPr="00300A51">
        <w:rPr>
          <w:rFonts w:ascii="Arial" w:hAnsi="Arial" w:cs="Arial"/>
          <w:sz w:val="24"/>
          <w:szCs w:val="24"/>
          <w:lang w:val="ro-RO"/>
          <w:rPrChange w:id="1803" w:author="Alexandru Uicoabă" w:date="2022-06-16T14:52:00Z">
            <w:rPr>
              <w:sz w:val="24"/>
              <w:szCs w:val="24"/>
              <w:lang w:val="ro-RO"/>
            </w:rPr>
          </w:rPrChange>
        </w:rPr>
        <w:t xml:space="preserve"> </w:t>
      </w:r>
      <w:proofErr w:type="spellStart"/>
      <w:r w:rsidRPr="00300A51">
        <w:rPr>
          <w:rFonts w:ascii="Arial" w:hAnsi="Arial" w:cs="Arial"/>
          <w:sz w:val="24"/>
          <w:szCs w:val="24"/>
          <w:lang w:val="ro-RO"/>
          <w:rPrChange w:id="1804" w:author="Alexandru Uicoabă" w:date="2022-06-16T14:52:00Z">
            <w:rPr>
              <w:sz w:val="24"/>
              <w:szCs w:val="24"/>
              <w:lang w:val="ro-RO"/>
            </w:rPr>
          </w:rPrChange>
        </w:rPr>
        <w:t>goals</w:t>
      </w:r>
      <w:proofErr w:type="spellEnd"/>
      <w:r w:rsidRPr="00300A51">
        <w:rPr>
          <w:rFonts w:ascii="Arial" w:hAnsi="Arial" w:cs="Arial"/>
          <w:sz w:val="24"/>
          <w:szCs w:val="24"/>
          <w:lang w:val="ro-RO"/>
          <w:rPrChange w:id="1805" w:author="Alexandru Uicoabă" w:date="2022-06-16T14:52:00Z">
            <w:rPr>
              <w:sz w:val="24"/>
              <w:szCs w:val="24"/>
              <w:lang w:val="ro-RO"/>
            </w:rPr>
          </w:rPrChange>
        </w:rPr>
        <w:t>)</w:t>
      </w:r>
      <w:ins w:id="1806" w:author="Alexandru Uicoabă" w:date="2022-06-16T10:33:00Z">
        <w:r w:rsidR="00733C36" w:rsidRPr="00300A51">
          <w:rPr>
            <w:rFonts w:ascii="Arial" w:hAnsi="Arial" w:cs="Arial"/>
            <w:sz w:val="24"/>
            <w:szCs w:val="24"/>
            <w:lang w:val="ro-RO"/>
            <w:rPrChange w:id="1807" w:author="Alexandru Uicoabă" w:date="2022-06-16T14:52:00Z">
              <w:rPr>
                <w:sz w:val="24"/>
                <w:szCs w:val="24"/>
                <w:lang w:val="ro-RO"/>
              </w:rPr>
            </w:rPrChange>
          </w:rPr>
          <w:t>.</w:t>
        </w:r>
      </w:ins>
      <w:r w:rsidR="00733C36" w:rsidRPr="00300A51">
        <w:rPr>
          <w:rFonts w:ascii="Arial" w:hAnsi="Arial" w:cs="Arial"/>
          <w:sz w:val="24"/>
          <w:szCs w:val="24"/>
          <w:lang w:val="ro-RO"/>
          <w:rPrChange w:id="1808" w:author="Alexandru Uicoabă" w:date="2022-06-16T14:52:00Z">
            <w:rPr>
              <w:sz w:val="24"/>
              <w:szCs w:val="24"/>
              <w:lang w:val="ro-RO"/>
            </w:rPr>
          </w:rPrChange>
        </w:rPr>
        <w:fldChar w:fldCharType="begin"/>
      </w:r>
      <w:r w:rsidR="00733C36" w:rsidRPr="00300A51">
        <w:rPr>
          <w:rFonts w:ascii="Arial" w:hAnsi="Arial" w:cs="Arial"/>
          <w:sz w:val="24"/>
          <w:szCs w:val="24"/>
          <w:lang w:val="ro-RO"/>
          <w:rPrChange w:id="1809" w:author="Alexandru Uicoabă" w:date="2022-06-16T14:52:00Z">
            <w:rPr>
              <w:sz w:val="24"/>
              <w:szCs w:val="24"/>
              <w:lang w:val="ro-RO"/>
            </w:rPr>
          </w:rPrChange>
        </w:rPr>
        <w:instrText xml:space="preserve"> ADDIN ZOTERO_ITEM CSL_CITATION {"citationID":"YoX6VooN","properties":{"formattedCitation":"[10]","plainCitation":"[10]","noteIndex":0},"citationItems":[{"id":1,"uris":["http://zotero.org/users/6649884/items/Z386VRQP"],"itemData":{"id":1,"type":"article-journal","abstract":"In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instrText>
      </w:r>
      <w:r w:rsidR="00733C36" w:rsidRPr="00300A51">
        <w:rPr>
          <w:rFonts w:ascii="Arial" w:hAnsi="Arial" w:cs="Arial"/>
          <w:sz w:val="24"/>
          <w:szCs w:val="24"/>
          <w:lang w:val="ro-RO"/>
          <w:rPrChange w:id="1810" w:author="Alexandru Uicoabă" w:date="2022-06-16T14:52:00Z">
            <w:rPr>
              <w:sz w:val="24"/>
              <w:szCs w:val="24"/>
              <w:lang w:val="ro-RO"/>
            </w:rPr>
          </w:rPrChange>
        </w:rPr>
        <w:fldChar w:fldCharType="separate"/>
      </w:r>
      <w:r w:rsidR="00733C36" w:rsidRPr="00300A51">
        <w:rPr>
          <w:rFonts w:ascii="Arial" w:hAnsi="Arial" w:cs="Arial"/>
          <w:sz w:val="24"/>
          <w:szCs w:val="24"/>
          <w:lang w:val="ro-RO"/>
          <w:rPrChange w:id="1811" w:author="Alexandru Uicoabă" w:date="2022-06-16T14:52:00Z">
            <w:rPr>
              <w:sz w:val="24"/>
            </w:rPr>
          </w:rPrChange>
        </w:rPr>
        <w:t>[10]</w:t>
      </w:r>
      <w:r w:rsidR="00733C36" w:rsidRPr="00300A51">
        <w:rPr>
          <w:rFonts w:ascii="Arial" w:hAnsi="Arial" w:cs="Arial"/>
          <w:sz w:val="24"/>
          <w:szCs w:val="24"/>
          <w:lang w:val="ro-RO"/>
          <w:rPrChange w:id="1812" w:author="Alexandru Uicoabă" w:date="2022-06-16T14:52:00Z">
            <w:rPr>
              <w:sz w:val="24"/>
              <w:szCs w:val="24"/>
              <w:lang w:val="ro-RO"/>
            </w:rPr>
          </w:rPrChange>
        </w:rPr>
        <w:fldChar w:fldCharType="end"/>
      </w:r>
      <w:del w:id="1813" w:author="Alexandru Uicoabă" w:date="2022-06-16T10:33:00Z">
        <w:r w:rsidRPr="00300A51" w:rsidDel="00733C36">
          <w:rPr>
            <w:rFonts w:ascii="Arial" w:hAnsi="Arial" w:cs="Arial"/>
            <w:sz w:val="24"/>
            <w:szCs w:val="24"/>
            <w:lang w:val="ro-RO"/>
            <w:rPrChange w:id="1814" w:author="Alexandru Uicoabă" w:date="2022-06-16T14:52:00Z">
              <w:rPr>
                <w:sz w:val="24"/>
                <w:szCs w:val="24"/>
                <w:lang w:val="ro-RO"/>
              </w:rPr>
            </w:rPrChange>
          </w:rPr>
          <w:delText>.</w:delText>
        </w:r>
      </w:del>
      <w:ins w:id="1815" w:author="Alexandru Uicoabă" w:date="2022-06-16T10:33:00Z">
        <w:r w:rsidR="00733C36" w:rsidRPr="00300A51" w:rsidDel="00733C36">
          <w:rPr>
            <w:rFonts w:ascii="Arial" w:hAnsi="Arial" w:cs="Arial"/>
            <w:sz w:val="24"/>
            <w:szCs w:val="24"/>
            <w:lang w:val="ro-RO"/>
            <w:rPrChange w:id="1816" w:author="Alexandru Uicoabă" w:date="2022-06-16T14:52:00Z">
              <w:rPr>
                <w:sz w:val="24"/>
                <w:szCs w:val="24"/>
              </w:rPr>
            </w:rPrChange>
          </w:rPr>
          <w:t xml:space="preserve"> </w:t>
        </w:r>
      </w:ins>
      <w:del w:id="1817" w:author="Alexandru Uicoabă" w:date="2022-06-16T10:33:00Z">
        <w:r w:rsidR="0068010A" w:rsidRPr="00300A51" w:rsidDel="00733C36">
          <w:rPr>
            <w:rFonts w:ascii="Arial" w:hAnsi="Arial" w:cs="Arial"/>
            <w:sz w:val="24"/>
            <w:szCs w:val="24"/>
            <w:lang w:val="ro-RO"/>
            <w:rPrChange w:id="1818" w:author="Alexandru Uicoabă" w:date="2022-06-16T14:52:00Z">
              <w:rPr>
                <w:sz w:val="24"/>
                <w:szCs w:val="24"/>
              </w:rPr>
            </w:rPrChange>
          </w:rPr>
          <w:fldChar w:fldCharType="begin"/>
        </w:r>
        <w:r w:rsidR="00C433C8" w:rsidRPr="00300A51" w:rsidDel="00733C36">
          <w:rPr>
            <w:rFonts w:ascii="Arial" w:hAnsi="Arial" w:cs="Arial"/>
            <w:sz w:val="24"/>
            <w:szCs w:val="24"/>
            <w:lang w:val="ro-RO"/>
            <w:rPrChange w:id="1819" w:author="Alexandru Uicoabă" w:date="2022-06-16T14:52:00Z">
              <w:rPr>
                <w:sz w:val="24"/>
                <w:szCs w:val="24"/>
              </w:rPr>
            </w:rPrChange>
          </w:rPr>
          <w:delInstrText xml:space="preserve"> ADDIN ZOTERO_ITEM CSL_CITATION {"citationID":"FqEpZ3mW","properties":{"formattedCitation":"[11]","plainCitation":"[11]","noteIndex":0},"citationItems":[{"id":1,"uris":["http://zotero.org/users/6649884/items/Z386VRQP"],"itemData":{"id":1,"type":"article-journal","abstract":"In this paper, Monte Carlo tree search (MCTS) is introduced for controlling the Pac-Man character in the real-time game Ms Pac-Man. MCTS is used to find an optimal path for an agent at each turn, determining the move to make based on the results of numerous randomized simulations. Several enhancements are introduced in order to adapt MCTS to the real-time domain. Ms Pac-Man is an arcade game, in which the protagonist has several goals but no conclusive terminal state. Unlike games such as Chess or Go there is no state in which the player wins the game. Instead, the game has two subgoals, 1) surviving and 2) scoring as many points as possible. Decisions must be made in a strict time constraint of 40 ms. The Pac-Man agent has to compete with a range of different ghost teams, hence limited assumptions can be made about their behavior. In order to expand the capabilities of existing MCTS agents, four enhancements are discussed: 1) a variable-depth tree; 2) simulation strategies for the ghost team and Pac-Man; 3) including long-term goals in scoring; and 4) reusing the search tree for several moves with a decay factor γ. The agent described in this paper was entered in both the 2012 World Congress on Computational Intelligence (WCCI'12, Brisbane, Qld., Australia) and the 2012 IEEE Conference on Computational Intelligence and Games (CIG'12, Granada, Spain) Pac-Man Versus Ghost Team competitions, where it achieved second and first places, respectively. In the experiments, we show that using MCTS is a viable technique for the Pac-Man agent. Moreover, the enhancements improve overall performance against four different ghost teams.","container-title":"IEEE Transactions on Computational Intelligence and AI in Games","DOI":"10.1109/TCIAIG.2013.2291577","ISSN":"1943-0698","issue":"3","note":"event: IEEE Transactions on Computational Intelligence and AI in Games","page":"245-257","source":"IEEE Xplore","title":"Real-Time Monte Carlo Tree Search in Ms Pac-Man","volume":"6","author":[{"family":"Pepels","given":"T."},{"family":"Winands","given":"M. H. M."},{"family":"Lanctot","given":"M."}],"issued":{"date-parts":[["2014",9]]}}}],"schema":"https://github.com/citation-style-language/schema/raw/master/csl-citation.json"} </w:delInstrText>
        </w:r>
        <w:r w:rsidR="0068010A" w:rsidRPr="00300A51" w:rsidDel="00733C36">
          <w:rPr>
            <w:rFonts w:ascii="Arial" w:hAnsi="Arial" w:cs="Arial"/>
            <w:sz w:val="24"/>
            <w:szCs w:val="24"/>
            <w:lang w:val="ro-RO"/>
            <w:rPrChange w:id="1820" w:author="Alexandru Uicoabă" w:date="2022-06-16T14:52:00Z">
              <w:rPr>
                <w:sz w:val="24"/>
                <w:szCs w:val="24"/>
              </w:rPr>
            </w:rPrChange>
          </w:rPr>
          <w:fldChar w:fldCharType="separate"/>
        </w:r>
        <w:r w:rsidR="00C433C8" w:rsidRPr="00300A51" w:rsidDel="00733C36">
          <w:rPr>
            <w:rFonts w:ascii="Arial" w:hAnsi="Arial" w:cs="Arial"/>
            <w:sz w:val="24"/>
            <w:szCs w:val="24"/>
            <w:lang w:val="ro-RO"/>
            <w:rPrChange w:id="1821" w:author="Alexandru Uicoabă" w:date="2022-06-16T14:52:00Z">
              <w:rPr>
                <w:sz w:val="24"/>
              </w:rPr>
            </w:rPrChange>
          </w:rPr>
          <w:delText>[11]</w:delText>
        </w:r>
        <w:r w:rsidR="0068010A" w:rsidRPr="00300A51" w:rsidDel="00733C36">
          <w:rPr>
            <w:rFonts w:ascii="Arial" w:hAnsi="Arial" w:cs="Arial"/>
            <w:sz w:val="24"/>
            <w:szCs w:val="24"/>
            <w:lang w:val="ro-RO"/>
            <w:rPrChange w:id="1822" w:author="Alexandru Uicoabă" w:date="2022-06-16T14:52:00Z">
              <w:rPr>
                <w:sz w:val="24"/>
                <w:szCs w:val="24"/>
              </w:rPr>
            </w:rPrChange>
          </w:rPr>
          <w:fldChar w:fldCharType="end"/>
        </w:r>
      </w:del>
    </w:p>
    <w:p w14:paraId="1B2DC60C" w14:textId="64C3C730" w:rsidR="00733C36" w:rsidRPr="00300A51" w:rsidRDefault="009A4691" w:rsidP="00733C36">
      <w:pPr>
        <w:pStyle w:val="Corptext"/>
        <w:rPr>
          <w:ins w:id="1823" w:author="Alexandru Uicoabă" w:date="2022-06-16T10:32:00Z"/>
          <w:rFonts w:ascii="Arial" w:hAnsi="Arial" w:cs="Arial"/>
          <w:sz w:val="24"/>
          <w:szCs w:val="24"/>
          <w:lang w:val="ro-RO"/>
          <w:rPrChange w:id="1824" w:author="Alexandru Uicoabă" w:date="2022-06-16T14:52:00Z">
            <w:rPr>
              <w:ins w:id="1825" w:author="Alexandru Uicoabă" w:date="2022-06-16T10:32:00Z"/>
              <w:lang w:val="ro-RO"/>
            </w:rPr>
          </w:rPrChange>
        </w:rPr>
      </w:pPr>
      <w:r w:rsidRPr="00300A51">
        <w:rPr>
          <w:rFonts w:ascii="Arial" w:hAnsi="Arial" w:cs="Arial"/>
          <w:sz w:val="24"/>
          <w:szCs w:val="24"/>
          <w:lang w:val="ro-RO"/>
          <w:rPrChange w:id="1826" w:author="Alexandru Uicoabă" w:date="2022-06-16T14:52:00Z">
            <w:rPr>
              <w:sz w:val="24"/>
              <w:szCs w:val="24"/>
            </w:rPr>
          </w:rPrChange>
        </w:rPr>
        <w:tab/>
      </w:r>
      <w:ins w:id="1827" w:author="Alexandru Uicoabă" w:date="2022-06-16T10:32:00Z">
        <w:r w:rsidR="00733C36" w:rsidRPr="00300A51">
          <w:rPr>
            <w:rFonts w:ascii="Arial" w:hAnsi="Arial" w:cs="Arial"/>
            <w:sz w:val="24"/>
            <w:szCs w:val="24"/>
            <w:lang w:val="ro-RO"/>
            <w:rPrChange w:id="1828" w:author="Alexandru Uicoabă" w:date="2022-06-16T14:52:00Z">
              <w:rPr>
                <w:lang w:val="ro-RO"/>
              </w:rPr>
            </w:rPrChange>
          </w:rPr>
          <w:t xml:space="preserve">În cel de-al doilea articol, care este realizat de către </w:t>
        </w:r>
        <w:proofErr w:type="spellStart"/>
        <w:r w:rsidR="00733C36" w:rsidRPr="00300A51">
          <w:rPr>
            <w:rFonts w:ascii="Arial" w:hAnsi="Arial" w:cs="Arial"/>
            <w:sz w:val="24"/>
            <w:szCs w:val="24"/>
            <w:lang w:val="ro-RO"/>
            <w:rPrChange w:id="1829" w:author="Alexandru Uicoabă" w:date="2022-06-16T14:52:00Z">
              <w:rPr>
                <w:lang w:val="ro-RO"/>
              </w:rPr>
            </w:rPrChange>
          </w:rPr>
          <w:t>Ibrahim</w:t>
        </w:r>
        <w:proofErr w:type="spellEnd"/>
        <w:r w:rsidR="00733C36" w:rsidRPr="00300A51">
          <w:rPr>
            <w:rFonts w:ascii="Arial" w:hAnsi="Arial" w:cs="Arial"/>
            <w:sz w:val="24"/>
            <w:szCs w:val="24"/>
            <w:lang w:val="ro-RO"/>
            <w:rPrChange w:id="1830" w:author="Alexandru Uicoabă" w:date="2022-06-16T14:52:00Z">
              <w:rPr>
                <w:lang w:val="ro-RO"/>
              </w:rPr>
            </w:rPrChange>
          </w:rPr>
          <w:t xml:space="preserve"> </w:t>
        </w:r>
        <w:proofErr w:type="spellStart"/>
        <w:r w:rsidR="00733C36" w:rsidRPr="00300A51">
          <w:rPr>
            <w:rFonts w:ascii="Arial" w:hAnsi="Arial" w:cs="Arial"/>
            <w:sz w:val="24"/>
            <w:szCs w:val="24"/>
            <w:lang w:val="ro-RO"/>
            <w:rPrChange w:id="1831" w:author="Alexandru Uicoabă" w:date="2022-06-16T14:52:00Z">
              <w:rPr>
                <w:lang w:val="ro-RO"/>
              </w:rPr>
            </w:rPrChange>
          </w:rPr>
          <w:t>Fathy</w:t>
        </w:r>
        <w:proofErr w:type="spellEnd"/>
        <w:r w:rsidR="00733C36" w:rsidRPr="00300A51">
          <w:rPr>
            <w:rFonts w:ascii="Arial" w:hAnsi="Arial" w:cs="Arial"/>
            <w:sz w:val="24"/>
            <w:szCs w:val="24"/>
            <w:lang w:val="ro-RO"/>
            <w:rPrChange w:id="1832" w:author="Alexandru Uicoabă" w:date="2022-06-16T14:52:00Z">
              <w:rPr>
                <w:lang w:val="ro-RO"/>
              </w:rPr>
            </w:rPrChange>
          </w:rPr>
          <w:t xml:space="preserve">, ni se prezintă un agent inteligent bazat atât pe RL cât și pe </w:t>
        </w:r>
        <w:r w:rsidR="00733C36" w:rsidRPr="00300A51">
          <w:rPr>
            <w:rFonts w:ascii="Arial" w:hAnsi="Arial" w:cs="Arial"/>
            <w:b/>
            <w:bCs/>
            <w:sz w:val="24"/>
            <w:szCs w:val="24"/>
            <w:lang w:val="ro-RO"/>
            <w:rPrChange w:id="1833" w:author="Alexandru Uicoabă" w:date="2022-06-16T14:52:00Z">
              <w:rPr>
                <w:b/>
                <w:bCs/>
                <w:lang w:val="ro-RO"/>
              </w:rPr>
            </w:rPrChange>
          </w:rPr>
          <w:t>Online Case-</w:t>
        </w:r>
        <w:proofErr w:type="spellStart"/>
        <w:r w:rsidR="00733C36" w:rsidRPr="00300A51">
          <w:rPr>
            <w:rFonts w:ascii="Arial" w:hAnsi="Arial" w:cs="Arial"/>
            <w:b/>
            <w:bCs/>
            <w:sz w:val="24"/>
            <w:szCs w:val="24"/>
            <w:lang w:val="ro-RO"/>
            <w:rPrChange w:id="1834" w:author="Alexandru Uicoabă" w:date="2022-06-16T14:52:00Z">
              <w:rPr>
                <w:b/>
                <w:bCs/>
                <w:lang w:val="ro-RO"/>
              </w:rPr>
            </w:rPrChange>
          </w:rPr>
          <w:t>Based</w:t>
        </w:r>
        <w:proofErr w:type="spellEnd"/>
        <w:r w:rsidR="00733C36" w:rsidRPr="00300A51">
          <w:rPr>
            <w:rFonts w:ascii="Arial" w:hAnsi="Arial" w:cs="Arial"/>
            <w:b/>
            <w:bCs/>
            <w:sz w:val="24"/>
            <w:szCs w:val="24"/>
            <w:lang w:val="ro-RO"/>
            <w:rPrChange w:id="1835" w:author="Alexandru Uicoabă" w:date="2022-06-16T14:52:00Z">
              <w:rPr>
                <w:b/>
                <w:bCs/>
                <w:lang w:val="ro-RO"/>
              </w:rPr>
            </w:rPrChange>
          </w:rPr>
          <w:t xml:space="preserve"> </w:t>
        </w:r>
        <w:proofErr w:type="spellStart"/>
        <w:r w:rsidR="00733C36" w:rsidRPr="00300A51">
          <w:rPr>
            <w:rFonts w:ascii="Arial" w:hAnsi="Arial" w:cs="Arial"/>
            <w:b/>
            <w:bCs/>
            <w:sz w:val="24"/>
            <w:szCs w:val="24"/>
            <w:lang w:val="ro-RO"/>
            <w:rPrChange w:id="1836" w:author="Alexandru Uicoabă" w:date="2022-06-16T14:52:00Z">
              <w:rPr>
                <w:b/>
                <w:bCs/>
                <w:lang w:val="ro-RO"/>
              </w:rPr>
            </w:rPrChange>
          </w:rPr>
          <w:t>Planing</w:t>
        </w:r>
        <w:proofErr w:type="spellEnd"/>
        <w:r w:rsidR="00733C36" w:rsidRPr="00300A51">
          <w:rPr>
            <w:rFonts w:ascii="Arial" w:hAnsi="Arial" w:cs="Arial"/>
            <w:sz w:val="24"/>
            <w:szCs w:val="24"/>
            <w:lang w:val="ro-RO"/>
            <w:rPrChange w:id="1837" w:author="Alexandru Uicoabă" w:date="2022-06-16T14:52:00Z">
              <w:rPr>
                <w:lang w:val="ro-RO"/>
              </w:rPr>
            </w:rPrChange>
          </w:rPr>
          <w:t xml:space="preserve"> (OLCBP), acesta fiind evaluat prin intermediul jocului </w:t>
        </w:r>
        <w:proofErr w:type="spellStart"/>
        <w:r w:rsidR="00733C36" w:rsidRPr="00300A51">
          <w:rPr>
            <w:rFonts w:ascii="Arial" w:hAnsi="Arial" w:cs="Arial"/>
            <w:b/>
            <w:bCs/>
            <w:sz w:val="24"/>
            <w:szCs w:val="24"/>
            <w:lang w:val="ro-RO"/>
            <w:rPrChange w:id="1838" w:author="Alexandru Uicoabă" w:date="2022-06-16T14:52:00Z">
              <w:rPr>
                <w:b/>
                <w:bCs/>
                <w:lang w:val="ro-RO"/>
              </w:rPr>
            </w:rPrChange>
          </w:rPr>
          <w:t>Wargus</w:t>
        </w:r>
        <w:proofErr w:type="spellEnd"/>
        <w:r w:rsidR="00733C36" w:rsidRPr="00300A51">
          <w:rPr>
            <w:rFonts w:ascii="Arial" w:hAnsi="Arial" w:cs="Arial"/>
            <w:sz w:val="24"/>
            <w:szCs w:val="24"/>
            <w:lang w:val="ro-RO"/>
            <w:rPrChange w:id="1839" w:author="Alexandru Uicoabă" w:date="2022-06-16T14:52:00Z">
              <w:rPr>
                <w:lang w:val="ro-RO"/>
              </w:rPr>
            </w:rPrChange>
          </w:rPr>
          <w:t>. Prin hibridizarea celor doi algoritmi, alegerea planurilor de către agent se face într-un mod mai eficient și cu o rată ridicată de succes.</w:t>
        </w:r>
      </w:ins>
      <w:r w:rsidR="00733C36" w:rsidRPr="00300A51">
        <w:rPr>
          <w:rFonts w:ascii="Arial" w:hAnsi="Arial" w:cs="Arial"/>
          <w:sz w:val="24"/>
          <w:szCs w:val="24"/>
          <w:lang w:val="ro-RO"/>
          <w:rPrChange w:id="1840" w:author="Alexandru Uicoabă" w:date="2022-06-16T14:52:00Z">
            <w:rPr>
              <w:lang w:val="ro-RO"/>
            </w:rPr>
          </w:rPrChange>
        </w:rPr>
        <w:fldChar w:fldCharType="begin"/>
      </w:r>
      <w:r w:rsidR="00733C36" w:rsidRPr="00300A51">
        <w:rPr>
          <w:rFonts w:ascii="Arial" w:hAnsi="Arial" w:cs="Arial"/>
          <w:sz w:val="24"/>
          <w:szCs w:val="24"/>
          <w:lang w:val="ro-RO"/>
          <w:rPrChange w:id="1841" w:author="Alexandru Uicoabă" w:date="2022-06-16T14:52:00Z">
            <w:rPr>
              <w:lang w:val="ro-RO"/>
            </w:rPr>
          </w:rPrChange>
        </w:rPr>
        <w:instrText xml:space="preserve"> ADDIN ZOTERO_ITEM CSL_CITATION {"citationID":"86rmFF9p","properties":{"formattedCitation":"[11]","plainCitation":"[11]","noteIndex":0},"citationItems":[{"id":199,"uris":["http://zotero.org/users/6649884/items/GBB3NVG2"],"itemData":{"id":199,"type":"paper-conference","abstract":"Research in learning and planning in real-time strategy (RTS) games is very interesting in several industries such as military industry, robotics, and most importantly game industry. A recent published work on online case-based planning in RTS Games does not include the capability of online learning from experience, so the knowledge certainty remains constant, which leads to inefficient decisions. In this paper, an intelligent agent model based on both online case-based planning (OLCBP) and reinforcement learning (RL) techniques is proposed. In addition, the proposed model has been evaluated using empirical simulation on Wargus (an open-source clone of the well known RTS game Warcraft 2). This evaluation shows that the proposed model increases the certainty of the case base by learning from experience, and hence the process of decision making for selecting more efficient, effective and successful plans.","container-title":"2010 10th International Conference on Intelligent Systems Design and Applications","DOI":"10.1109/ISDA.2010.5687225","event":"2010 10th International Conference on Intelligent Systems Design and Applications","note":"ISSN: 2164-7151","page":"445-450","source":"IEEE Xplore","title":"Intelligent online case-based planning agent model for real-time strategy games","author":[{"family":"Fathy","given":"I."},{"family":"Aref","given":"M."},{"family":"Enayet","given":"O."},{"family":"Al-Ogail","given":"A."}],"issued":{"date-parts":[["2010",11]]}}}],"schema":"https://github.com/citation-style-language/schema/raw/master/csl-citation.json"} </w:instrText>
      </w:r>
      <w:r w:rsidR="00733C36" w:rsidRPr="00300A51">
        <w:rPr>
          <w:rFonts w:ascii="Arial" w:hAnsi="Arial" w:cs="Arial"/>
          <w:sz w:val="24"/>
          <w:szCs w:val="24"/>
          <w:lang w:val="ro-RO"/>
          <w:rPrChange w:id="1842" w:author="Alexandru Uicoabă" w:date="2022-06-16T14:52:00Z">
            <w:rPr>
              <w:lang w:val="ro-RO"/>
            </w:rPr>
          </w:rPrChange>
        </w:rPr>
        <w:fldChar w:fldCharType="separate"/>
      </w:r>
      <w:r w:rsidR="00733C36" w:rsidRPr="00300A51">
        <w:rPr>
          <w:rFonts w:ascii="Arial" w:hAnsi="Arial" w:cs="Arial"/>
          <w:sz w:val="24"/>
          <w:szCs w:val="24"/>
          <w:lang w:val="ro-RO"/>
          <w:rPrChange w:id="1843" w:author="Alexandru Uicoabă" w:date="2022-06-16T14:52:00Z">
            <w:rPr/>
          </w:rPrChange>
        </w:rPr>
        <w:t>[11]</w:t>
      </w:r>
      <w:r w:rsidR="00733C36" w:rsidRPr="00300A51">
        <w:rPr>
          <w:rFonts w:ascii="Arial" w:hAnsi="Arial" w:cs="Arial"/>
          <w:sz w:val="24"/>
          <w:szCs w:val="24"/>
          <w:lang w:val="ro-RO"/>
          <w:rPrChange w:id="1844" w:author="Alexandru Uicoabă" w:date="2022-06-16T14:52:00Z">
            <w:rPr>
              <w:lang w:val="ro-RO"/>
            </w:rPr>
          </w:rPrChange>
        </w:rPr>
        <w:fldChar w:fldCharType="end"/>
      </w:r>
    </w:p>
    <w:p w14:paraId="7BA61348" w14:textId="77777777" w:rsidR="00FC7DC9" w:rsidRDefault="00733C36" w:rsidP="00733C36">
      <w:pPr>
        <w:pStyle w:val="Corptext"/>
        <w:ind w:firstLine="0"/>
        <w:rPr>
          <w:ins w:id="1845" w:author="Alexandru Uicoabă" w:date="2022-06-16T15:45:00Z"/>
          <w:rFonts w:ascii="Arial" w:hAnsi="Arial" w:cs="Arial"/>
          <w:sz w:val="24"/>
          <w:szCs w:val="24"/>
          <w:lang w:val="ro-RO"/>
        </w:rPr>
      </w:pPr>
      <w:ins w:id="1846" w:author="Alexandru Uicoabă" w:date="2022-06-16T10:34:00Z">
        <w:r w:rsidRPr="00300A51">
          <w:rPr>
            <w:rFonts w:ascii="Arial" w:hAnsi="Arial" w:cs="Arial"/>
            <w:sz w:val="24"/>
            <w:szCs w:val="24"/>
            <w:lang w:val="ro-RO"/>
            <w:rPrChange w:id="1847" w:author="Alexandru Uicoabă" w:date="2022-06-16T14:52:00Z">
              <w:rPr>
                <w:sz w:val="24"/>
                <w:szCs w:val="24"/>
                <w:lang w:val="ro-RO"/>
              </w:rPr>
            </w:rPrChange>
          </w:rPr>
          <w:tab/>
        </w:r>
        <w:r w:rsidRPr="00300A51">
          <w:rPr>
            <w:rFonts w:ascii="Arial" w:hAnsi="Arial" w:cs="Arial"/>
            <w:sz w:val="24"/>
            <w:szCs w:val="24"/>
            <w:lang w:val="ro-RO"/>
            <w:rPrChange w:id="1848" w:author="Alexandru Uicoabă" w:date="2022-06-16T14:52:00Z">
              <w:rPr>
                <w:sz w:val="24"/>
                <w:szCs w:val="24"/>
                <w:lang w:val="ro-RO"/>
              </w:rPr>
            </w:rPrChange>
          </w:rPr>
          <w:tab/>
        </w:r>
      </w:ins>
    </w:p>
    <w:p w14:paraId="297B1259" w14:textId="77777777" w:rsidR="00FC7DC9" w:rsidRDefault="00FC7DC9" w:rsidP="00733C36">
      <w:pPr>
        <w:pStyle w:val="Corptext"/>
        <w:ind w:firstLine="0"/>
        <w:rPr>
          <w:ins w:id="1849" w:author="Alexandru Uicoabă" w:date="2022-06-16T15:45:00Z"/>
          <w:rFonts w:ascii="Arial" w:hAnsi="Arial" w:cs="Arial"/>
          <w:sz w:val="24"/>
          <w:szCs w:val="24"/>
          <w:lang w:val="ro-RO"/>
        </w:rPr>
      </w:pPr>
    </w:p>
    <w:p w14:paraId="488B8282" w14:textId="77777777" w:rsidR="00FC7DC9" w:rsidRDefault="00FC7DC9" w:rsidP="00733C36">
      <w:pPr>
        <w:pStyle w:val="Corptext"/>
        <w:ind w:firstLine="0"/>
        <w:rPr>
          <w:ins w:id="1850" w:author="Alexandru Uicoabă" w:date="2022-06-16T15:45:00Z"/>
          <w:rFonts w:ascii="Arial" w:hAnsi="Arial" w:cs="Arial"/>
          <w:sz w:val="24"/>
          <w:szCs w:val="24"/>
          <w:lang w:val="ro-RO"/>
        </w:rPr>
      </w:pPr>
    </w:p>
    <w:p w14:paraId="27D61D6A" w14:textId="77777777" w:rsidR="00FC7DC9" w:rsidRDefault="00FC7DC9" w:rsidP="00733C36">
      <w:pPr>
        <w:pStyle w:val="Corptext"/>
        <w:ind w:firstLine="0"/>
        <w:rPr>
          <w:ins w:id="1851" w:author="Alexandru Uicoabă" w:date="2022-06-16T15:45:00Z"/>
          <w:rFonts w:ascii="Arial" w:hAnsi="Arial" w:cs="Arial"/>
          <w:sz w:val="24"/>
          <w:szCs w:val="24"/>
          <w:lang w:val="ro-RO"/>
        </w:rPr>
      </w:pPr>
    </w:p>
    <w:p w14:paraId="47F778ED" w14:textId="77777777" w:rsidR="00FC7DC9" w:rsidRDefault="00FC7DC9" w:rsidP="00733C36">
      <w:pPr>
        <w:pStyle w:val="Corptext"/>
        <w:ind w:firstLine="0"/>
        <w:rPr>
          <w:ins w:id="1852" w:author="Alexandru Uicoabă" w:date="2022-06-16T15:45:00Z"/>
          <w:rFonts w:ascii="Arial" w:hAnsi="Arial" w:cs="Arial"/>
          <w:sz w:val="24"/>
          <w:szCs w:val="24"/>
          <w:lang w:val="ro-RO"/>
        </w:rPr>
      </w:pPr>
    </w:p>
    <w:p w14:paraId="245EB364" w14:textId="4F312CE0" w:rsidR="000535F0" w:rsidRPr="004015F7" w:rsidRDefault="00FC7DC9" w:rsidP="00733C36">
      <w:pPr>
        <w:pStyle w:val="Corptext"/>
        <w:ind w:firstLine="0"/>
        <w:rPr>
          <w:ins w:id="1853" w:author="Alexandru Uicoabă" w:date="2022-06-16T10:34:00Z"/>
          <w:rFonts w:ascii="Arial" w:hAnsi="Arial" w:cs="Arial"/>
          <w:sz w:val="24"/>
          <w:szCs w:val="24"/>
          <w:lang w:val="ro-RO"/>
          <w:rPrChange w:id="1854" w:author="Alexandru Uicoabă" w:date="2022-06-16T15:30:00Z">
            <w:rPr>
              <w:ins w:id="1855" w:author="Alexandru Uicoabă" w:date="2022-06-16T10:34:00Z"/>
            </w:rPr>
          </w:rPrChange>
        </w:rPr>
      </w:pPr>
      <w:ins w:id="1856" w:author="Alexandru Uicoabă" w:date="2022-06-16T15:45:00Z">
        <w:r>
          <w:rPr>
            <w:rFonts w:ascii="Arial" w:hAnsi="Arial" w:cs="Arial"/>
            <w:sz w:val="24"/>
            <w:szCs w:val="24"/>
            <w:lang w:val="ro-RO"/>
          </w:rPr>
          <w:tab/>
        </w:r>
        <w:r>
          <w:rPr>
            <w:rFonts w:ascii="Arial" w:hAnsi="Arial" w:cs="Arial"/>
            <w:sz w:val="24"/>
            <w:szCs w:val="24"/>
            <w:lang w:val="ro-RO"/>
          </w:rPr>
          <w:tab/>
        </w:r>
      </w:ins>
      <w:ins w:id="1857" w:author="Alexandru Uicoabă" w:date="2022-06-16T10:34:00Z">
        <w:r w:rsidR="00733C36" w:rsidRPr="00300A51">
          <w:rPr>
            <w:rFonts w:ascii="Arial" w:hAnsi="Arial" w:cs="Arial"/>
            <w:sz w:val="24"/>
            <w:szCs w:val="24"/>
            <w:lang w:val="ro-RO"/>
            <w:rPrChange w:id="1858" w:author="Alexandru Uicoabă" w:date="2022-06-16T14:52:00Z">
              <w:rPr/>
            </w:rPrChange>
          </w:rPr>
          <w:t xml:space="preserve">Pornind de la RL, pentru ca agenții să rezolve task-urile împreună și în vederea obținerii unui </w:t>
        </w:r>
      </w:ins>
      <w:ins w:id="1859" w:author="Alexandru Uicoabă" w:date="2022-06-16T11:54:00Z">
        <w:r w:rsidR="00A037EE" w:rsidRPr="00300A51">
          <w:rPr>
            <w:rFonts w:ascii="Arial" w:hAnsi="Arial" w:cs="Arial"/>
            <w:sz w:val="24"/>
            <w:szCs w:val="24"/>
            <w:lang w:val="ro-RO"/>
            <w:rPrChange w:id="1860" w:author="Alexandru Uicoabă" w:date="2022-06-16T14:52:00Z">
              <w:rPr>
                <w:sz w:val="24"/>
                <w:szCs w:val="24"/>
                <w:lang w:val="ro-RO"/>
              </w:rPr>
            </w:rPrChange>
          </w:rPr>
          <w:t>câștig</w:t>
        </w:r>
      </w:ins>
      <w:ins w:id="1861" w:author="Alexandru Uicoabă" w:date="2022-06-16T10:34:00Z">
        <w:r w:rsidR="00733C36" w:rsidRPr="00300A51">
          <w:rPr>
            <w:rFonts w:ascii="Arial" w:hAnsi="Arial" w:cs="Arial"/>
            <w:sz w:val="24"/>
            <w:szCs w:val="24"/>
            <w:lang w:val="ro-RO"/>
            <w:rPrChange w:id="1862" w:author="Alexandru Uicoabă" w:date="2022-06-16T14:52:00Z">
              <w:rPr/>
            </w:rPrChange>
          </w:rPr>
          <w:t xml:space="preserve"> maximal în jocuri repetitive, </w:t>
        </w:r>
        <w:proofErr w:type="spellStart"/>
        <w:r w:rsidR="00733C36" w:rsidRPr="00300A51">
          <w:rPr>
            <w:rFonts w:ascii="Arial" w:hAnsi="Arial" w:cs="Arial"/>
            <w:sz w:val="24"/>
            <w:szCs w:val="24"/>
            <w:lang w:val="ro-RO"/>
            <w:rPrChange w:id="1863" w:author="Alexandru Uicoabă" w:date="2022-06-16T14:52:00Z">
              <w:rPr/>
            </w:rPrChange>
          </w:rPr>
          <w:t>Zhen</w:t>
        </w:r>
        <w:proofErr w:type="spellEnd"/>
        <w:r w:rsidR="00733C36" w:rsidRPr="00300A51">
          <w:rPr>
            <w:rFonts w:ascii="Arial" w:hAnsi="Arial" w:cs="Arial"/>
            <w:sz w:val="24"/>
            <w:szCs w:val="24"/>
            <w:lang w:val="ro-RO"/>
            <w:rPrChange w:id="1864" w:author="Alexandru Uicoabă" w:date="2022-06-16T14:52:00Z">
              <w:rPr/>
            </w:rPrChange>
          </w:rPr>
          <w:t xml:space="preserve"> </w:t>
        </w:r>
        <w:proofErr w:type="spellStart"/>
        <w:r w:rsidR="00733C36" w:rsidRPr="00300A51">
          <w:rPr>
            <w:rFonts w:ascii="Arial" w:hAnsi="Arial" w:cs="Arial"/>
            <w:sz w:val="24"/>
            <w:szCs w:val="24"/>
            <w:lang w:val="ro-RO"/>
            <w:rPrChange w:id="1865" w:author="Alexandru Uicoabă" w:date="2022-06-16T14:52:00Z">
              <w:rPr/>
            </w:rPrChange>
          </w:rPr>
          <w:t>Zhang</w:t>
        </w:r>
        <w:proofErr w:type="spellEnd"/>
        <w:r w:rsidR="00733C36" w:rsidRPr="00300A51">
          <w:rPr>
            <w:rFonts w:ascii="Arial" w:hAnsi="Arial" w:cs="Arial"/>
            <w:sz w:val="24"/>
            <w:szCs w:val="24"/>
            <w:lang w:val="ro-RO"/>
            <w:rPrChange w:id="1866" w:author="Alexandru Uicoabă" w:date="2022-06-16T14:52:00Z">
              <w:rPr/>
            </w:rPrChange>
          </w:rPr>
          <w:t xml:space="preserve"> propune algoritmul </w:t>
        </w:r>
        <w:proofErr w:type="spellStart"/>
        <w:r w:rsidR="00733C36" w:rsidRPr="00300A51">
          <w:rPr>
            <w:rFonts w:ascii="Arial" w:hAnsi="Arial" w:cs="Arial"/>
            <w:b/>
            <w:bCs/>
            <w:sz w:val="24"/>
            <w:szCs w:val="24"/>
            <w:lang w:val="ro-RO"/>
            <w:rPrChange w:id="1867" w:author="Alexandru Uicoabă" w:date="2022-06-16T14:52:00Z">
              <w:rPr>
                <w:b/>
                <w:bCs/>
              </w:rPr>
            </w:rPrChange>
          </w:rPr>
          <w:t>Probability</w:t>
        </w:r>
        <w:proofErr w:type="spellEnd"/>
        <w:r w:rsidR="00733C36" w:rsidRPr="00300A51">
          <w:rPr>
            <w:rFonts w:ascii="Arial" w:hAnsi="Arial" w:cs="Arial"/>
            <w:b/>
            <w:bCs/>
            <w:sz w:val="24"/>
            <w:szCs w:val="24"/>
            <w:lang w:val="ro-RO"/>
            <w:rPrChange w:id="1868" w:author="Alexandru Uicoabă" w:date="2022-06-16T14:52:00Z">
              <w:rPr>
                <w:b/>
                <w:bCs/>
              </w:rPr>
            </w:rPrChange>
          </w:rPr>
          <w:t xml:space="preserve"> of Maximal </w:t>
        </w:r>
        <w:proofErr w:type="spellStart"/>
        <w:r w:rsidR="00733C36" w:rsidRPr="00300A51">
          <w:rPr>
            <w:rFonts w:ascii="Arial" w:hAnsi="Arial" w:cs="Arial"/>
            <w:b/>
            <w:bCs/>
            <w:sz w:val="24"/>
            <w:szCs w:val="24"/>
            <w:lang w:val="ro-RO"/>
            <w:rPrChange w:id="1869" w:author="Alexandru Uicoabă" w:date="2022-06-16T14:52:00Z">
              <w:rPr>
                <w:b/>
                <w:bCs/>
              </w:rPr>
            </w:rPrChange>
          </w:rPr>
          <w:t>Reward</w:t>
        </w:r>
        <w:proofErr w:type="spellEnd"/>
        <w:r w:rsidR="00733C36" w:rsidRPr="00300A51">
          <w:rPr>
            <w:rFonts w:ascii="Arial" w:hAnsi="Arial" w:cs="Arial"/>
            <w:b/>
            <w:bCs/>
            <w:sz w:val="24"/>
            <w:szCs w:val="24"/>
            <w:lang w:val="ro-RO"/>
            <w:rPrChange w:id="1870" w:author="Alexandru Uicoabă" w:date="2022-06-16T14:52:00Z">
              <w:rPr>
                <w:b/>
                <w:bCs/>
              </w:rPr>
            </w:rPrChange>
          </w:rPr>
          <w:t xml:space="preserve"> </w:t>
        </w:r>
        <w:proofErr w:type="spellStart"/>
        <w:r w:rsidR="00733C36" w:rsidRPr="00300A51">
          <w:rPr>
            <w:rFonts w:ascii="Arial" w:hAnsi="Arial" w:cs="Arial"/>
            <w:b/>
            <w:bCs/>
            <w:sz w:val="24"/>
            <w:szCs w:val="24"/>
            <w:lang w:val="ro-RO"/>
            <w:rPrChange w:id="1871" w:author="Alexandru Uicoabă" w:date="2022-06-16T14:52:00Z">
              <w:rPr>
                <w:b/>
                <w:bCs/>
              </w:rPr>
            </w:rPrChange>
          </w:rPr>
          <w:t>based</w:t>
        </w:r>
        <w:proofErr w:type="spellEnd"/>
        <w:r w:rsidR="00733C36" w:rsidRPr="00300A51">
          <w:rPr>
            <w:rFonts w:ascii="Arial" w:hAnsi="Arial" w:cs="Arial"/>
            <w:b/>
            <w:bCs/>
            <w:sz w:val="24"/>
            <w:szCs w:val="24"/>
            <w:lang w:val="ro-RO"/>
            <w:rPrChange w:id="1872" w:author="Alexandru Uicoabă" w:date="2022-06-16T14:52:00Z">
              <w:rPr>
                <w:b/>
                <w:bCs/>
              </w:rPr>
            </w:rPrChange>
          </w:rPr>
          <w:t xml:space="preserve"> on </w:t>
        </w:r>
        <w:proofErr w:type="spellStart"/>
        <w:r w:rsidR="00733C36" w:rsidRPr="00300A51">
          <w:rPr>
            <w:rFonts w:ascii="Arial" w:hAnsi="Arial" w:cs="Arial"/>
            <w:b/>
            <w:bCs/>
            <w:sz w:val="24"/>
            <w:szCs w:val="24"/>
            <w:lang w:val="ro-RO"/>
            <w:rPrChange w:id="1873" w:author="Alexandru Uicoabă" w:date="2022-06-16T14:52:00Z">
              <w:rPr>
                <w:b/>
                <w:bCs/>
              </w:rPr>
            </w:rPrChange>
          </w:rPr>
          <w:t>the</w:t>
        </w:r>
        <w:proofErr w:type="spellEnd"/>
        <w:r w:rsidR="00733C36" w:rsidRPr="00300A51">
          <w:rPr>
            <w:rFonts w:ascii="Arial" w:hAnsi="Arial" w:cs="Arial"/>
            <w:b/>
            <w:bCs/>
            <w:sz w:val="24"/>
            <w:szCs w:val="24"/>
            <w:lang w:val="ro-RO"/>
            <w:rPrChange w:id="1874" w:author="Alexandru Uicoabă" w:date="2022-06-16T14:52:00Z">
              <w:rPr>
                <w:b/>
                <w:bCs/>
              </w:rPr>
            </w:rPrChange>
          </w:rPr>
          <w:t xml:space="preserve"> </w:t>
        </w:r>
        <w:proofErr w:type="spellStart"/>
        <w:r w:rsidR="00733C36" w:rsidRPr="00300A51">
          <w:rPr>
            <w:rFonts w:ascii="Arial" w:hAnsi="Arial" w:cs="Arial"/>
            <w:b/>
            <w:bCs/>
            <w:sz w:val="24"/>
            <w:szCs w:val="24"/>
            <w:lang w:val="ro-RO"/>
            <w:rPrChange w:id="1875" w:author="Alexandru Uicoabă" w:date="2022-06-16T14:52:00Z">
              <w:rPr>
                <w:b/>
                <w:bCs/>
              </w:rPr>
            </w:rPrChange>
          </w:rPr>
          <w:t>Infinitesimal</w:t>
        </w:r>
        <w:proofErr w:type="spellEnd"/>
        <w:r w:rsidR="00733C36" w:rsidRPr="00300A51">
          <w:rPr>
            <w:rFonts w:ascii="Arial" w:hAnsi="Arial" w:cs="Arial"/>
            <w:b/>
            <w:bCs/>
            <w:sz w:val="24"/>
            <w:szCs w:val="24"/>
            <w:lang w:val="ro-RO"/>
            <w:rPrChange w:id="1876" w:author="Alexandru Uicoabă" w:date="2022-06-16T14:52:00Z">
              <w:rPr>
                <w:b/>
                <w:bCs/>
              </w:rPr>
            </w:rPrChange>
          </w:rPr>
          <w:t xml:space="preserve"> Gradient </w:t>
        </w:r>
        <w:proofErr w:type="spellStart"/>
        <w:r w:rsidR="00733C36" w:rsidRPr="00300A51">
          <w:rPr>
            <w:rFonts w:ascii="Arial" w:hAnsi="Arial" w:cs="Arial"/>
            <w:b/>
            <w:bCs/>
            <w:sz w:val="24"/>
            <w:szCs w:val="24"/>
            <w:lang w:val="ro-RO"/>
            <w:rPrChange w:id="1877" w:author="Alexandru Uicoabă" w:date="2022-06-16T14:52:00Z">
              <w:rPr>
                <w:b/>
                <w:bCs/>
              </w:rPr>
            </w:rPrChange>
          </w:rPr>
          <w:t>Ascent</w:t>
        </w:r>
        <w:proofErr w:type="spellEnd"/>
        <w:r w:rsidR="00733C36" w:rsidRPr="00300A51">
          <w:rPr>
            <w:rFonts w:ascii="Arial" w:hAnsi="Arial" w:cs="Arial"/>
            <w:sz w:val="24"/>
            <w:szCs w:val="24"/>
            <w:lang w:val="ro-RO"/>
            <w:rPrChange w:id="1878" w:author="Alexandru Uicoabă" w:date="2022-06-16T14:52:00Z">
              <w:rPr/>
            </w:rPrChange>
          </w:rPr>
          <w:t xml:space="preserve"> (PMR-IGA). Un astfel de rezultat se obține indiferent de condițiile inițiale, având un număr finit de jucători și un număr finit de acțiuni. Folosind o astfel de abordare, ne permite abordarea unor probleme mai practice. În articol, algoritmul prezintă rezultate bune și o consistență în scenariile stocastice.</w:t>
        </w:r>
      </w:ins>
      <w:r w:rsidR="00733C36" w:rsidRPr="00300A51">
        <w:rPr>
          <w:rFonts w:ascii="Arial" w:hAnsi="Arial" w:cs="Arial"/>
          <w:sz w:val="24"/>
          <w:szCs w:val="24"/>
          <w:lang w:val="ro-RO"/>
          <w:rPrChange w:id="1879" w:author="Alexandru Uicoabă" w:date="2022-06-16T14:52:00Z">
            <w:rPr/>
          </w:rPrChange>
        </w:rPr>
        <w:fldChar w:fldCharType="begin"/>
      </w:r>
      <w:r w:rsidR="00733C36" w:rsidRPr="00300A51">
        <w:rPr>
          <w:rFonts w:ascii="Arial" w:hAnsi="Arial" w:cs="Arial"/>
          <w:sz w:val="24"/>
          <w:szCs w:val="24"/>
          <w:lang w:val="ro-RO"/>
          <w:rPrChange w:id="1880" w:author="Alexandru Uicoabă" w:date="2022-06-16T14:52:00Z">
            <w:rPr/>
          </w:rPrChange>
        </w:rPr>
        <w:instrText xml:space="preserve"> ADDIN ZOTERO_ITEM CSL_CITATION {"citationID":"E90pQan1","properties":{"formattedCitation":"[12]","plainCitation":"[12]","noteIndex":0},"citationItems":[{"id":11,"uris":["http://zotero.org/users/6649884/items/MNQ8V5NN"],"itemData":{"id":11,"type":"article-journal","abstract":"Multi-agent reinforcement learning (MARL) can be used to design intelligent agents for solving cooperative tasks. Within the MARL category, this paper proposes the probability of maximal reward based on the infinitesimal gradient ascent (PMR-IGA) algorithm to reach the maximal total reward in repeated games. Theoretical analyses show that in a finite-player-finite-action repeated game with two pure optimal joint actions where no common component action exists, both the optimal joint actions are stable critical points of the PMR-IGA model. Furthermore, we apply the Q-value function to estimate the gradient and derive the probability of maximal reward based on estimated gradient ascent (PMR-EGA) algorithm. Theoretical analyses and simulations of case studies of repeated games show that the maximal total reward can be achieved under any initial conditions. The PMR-EGA can be naturally extended to optimize cooperative stochastic games. Two stochastic games, i.e., box pushing and a distributed sensor network, are used as test beds. The simulations show that the PMR-EGA displays consistently an excellent performance for both stochastic games.","container-title":"IEEE Access","DOI":"10.1109/ACCESS.2018.2878853","ISSN":"2169-3536","note":"event: IEEE Access","page":"70223-70235","source":"IEEE Xplore","title":"A Gradient-Based Reinforcement Learning Algorithm for Multiple Cooperative Agents","volume":"6","author":[{"family":"Zhang","given":"Z."},{"family":"Wang","given":"D."},{"family":"Zhao","given":"D."},{"family":"Han","given":"Q."},{"family":"Song","given":"T."}],"issued":{"date-parts":[["2018"]]}}}],"schema":"https://github.com/citation-style-language/schema/raw/master/csl-citation.json"} </w:instrText>
      </w:r>
      <w:r w:rsidR="00733C36" w:rsidRPr="00300A51">
        <w:rPr>
          <w:rFonts w:ascii="Arial" w:hAnsi="Arial" w:cs="Arial"/>
          <w:sz w:val="24"/>
          <w:szCs w:val="24"/>
          <w:lang w:val="ro-RO"/>
          <w:rPrChange w:id="1881" w:author="Alexandru Uicoabă" w:date="2022-06-16T14:52:00Z">
            <w:rPr/>
          </w:rPrChange>
        </w:rPr>
        <w:fldChar w:fldCharType="separate"/>
      </w:r>
      <w:r w:rsidR="00733C36" w:rsidRPr="00300A51">
        <w:rPr>
          <w:rFonts w:ascii="Arial" w:hAnsi="Arial" w:cs="Arial"/>
          <w:sz w:val="24"/>
          <w:szCs w:val="24"/>
          <w:lang w:val="ro-RO"/>
          <w:rPrChange w:id="1882" w:author="Alexandru Uicoabă" w:date="2022-06-16T14:52:00Z">
            <w:rPr/>
          </w:rPrChange>
        </w:rPr>
        <w:t>[12]</w:t>
      </w:r>
      <w:r w:rsidR="00733C36" w:rsidRPr="00300A51">
        <w:rPr>
          <w:rFonts w:ascii="Arial" w:hAnsi="Arial" w:cs="Arial"/>
          <w:sz w:val="24"/>
          <w:szCs w:val="24"/>
          <w:lang w:val="ro-RO"/>
          <w:rPrChange w:id="1883" w:author="Alexandru Uicoabă" w:date="2022-06-16T14:52:00Z">
            <w:rPr/>
          </w:rPrChange>
        </w:rPr>
        <w:fldChar w:fldCharType="end"/>
      </w:r>
      <w:del w:id="1884" w:author="Alexandru Uicoabă" w:date="2022-06-16T10:32:00Z">
        <w:r w:rsidR="009A4691" w:rsidRPr="00300A51" w:rsidDel="00733C36">
          <w:rPr>
            <w:rFonts w:ascii="Arial" w:hAnsi="Arial" w:cs="Arial"/>
            <w:sz w:val="24"/>
            <w:szCs w:val="24"/>
            <w:lang w:val="ro-RO"/>
            <w:rPrChange w:id="1885" w:author="Alexandru Uicoabă" w:date="2022-06-16T14:52:00Z">
              <w:rPr>
                <w:sz w:val="24"/>
                <w:szCs w:val="24"/>
                <w:lang w:val="ro-RO"/>
              </w:rPr>
            </w:rPrChange>
          </w:rPr>
          <w:delText xml:space="preserve">Un alt articol în care s-a implementat un agent care să joace mai multe jocuri diferite este cel al lui Chiara F. Sironi, în care utilizând algoritmul </w:delText>
        </w:r>
        <w:r w:rsidR="009A4691" w:rsidRPr="00300A51" w:rsidDel="00733C36">
          <w:rPr>
            <w:rFonts w:ascii="Arial" w:hAnsi="Arial" w:cs="Arial"/>
            <w:b/>
            <w:bCs/>
            <w:sz w:val="24"/>
            <w:szCs w:val="24"/>
            <w:lang w:val="ro-RO"/>
            <w:rPrChange w:id="1886" w:author="Alexandru Uicoabă" w:date="2022-06-16T14:52:00Z">
              <w:rPr>
                <w:b/>
                <w:bCs/>
                <w:sz w:val="24"/>
                <w:szCs w:val="24"/>
                <w:lang w:val="ro-RO"/>
              </w:rPr>
            </w:rPrChange>
          </w:rPr>
          <w:delText>Self-adaptive Monte-Carlo Tree Search</w:delText>
        </w:r>
        <w:r w:rsidR="009A4691" w:rsidRPr="00300A51" w:rsidDel="00733C36">
          <w:rPr>
            <w:rFonts w:ascii="Arial" w:hAnsi="Arial" w:cs="Arial"/>
            <w:sz w:val="24"/>
            <w:szCs w:val="24"/>
            <w:lang w:val="ro-RO"/>
            <w:rPrChange w:id="1887" w:author="Alexandru Uicoabă" w:date="2022-06-16T14:52:00Z">
              <w:rPr>
                <w:sz w:val="24"/>
                <w:szCs w:val="24"/>
                <w:lang w:val="ro-RO"/>
              </w:rPr>
            </w:rPrChange>
          </w:rPr>
          <w:delText xml:space="preserve"> (SA-MCTS) se ajunge la o versiune extinsă prin reglarea parametrilor on-line (online parameter tuning). Totuși, această versiune oferă o performanță ridicată doar în unele jocuri, unde se poate ajunge la un număr mai mare de simulări. </w:delText>
        </w:r>
        <w:r w:rsidR="0068010A" w:rsidRPr="00300A51" w:rsidDel="00733C36">
          <w:rPr>
            <w:rFonts w:ascii="Arial" w:hAnsi="Arial" w:cs="Arial"/>
            <w:sz w:val="24"/>
            <w:szCs w:val="24"/>
            <w:lang w:val="ro-RO"/>
            <w:rPrChange w:id="1888" w:author="Alexandru Uicoabă" w:date="2022-06-16T14:52:00Z">
              <w:rPr>
                <w:sz w:val="24"/>
                <w:szCs w:val="24"/>
              </w:rPr>
            </w:rPrChange>
          </w:rPr>
          <w:fldChar w:fldCharType="begin"/>
        </w:r>
        <w:r w:rsidR="00C433C8" w:rsidRPr="00300A51" w:rsidDel="00733C36">
          <w:rPr>
            <w:rFonts w:ascii="Arial" w:hAnsi="Arial" w:cs="Arial"/>
            <w:sz w:val="24"/>
            <w:szCs w:val="24"/>
            <w:lang w:val="ro-RO"/>
            <w:rPrChange w:id="1889" w:author="Alexandru Uicoabă" w:date="2022-06-16T14:52:00Z">
              <w:rPr>
                <w:sz w:val="24"/>
                <w:szCs w:val="24"/>
              </w:rPr>
            </w:rPrChange>
          </w:rPr>
          <w:delInstrText xml:space="preserve"> ADDIN ZOTERO_ITEM CSL_CITATION {"citationID":"GjIE6vF8","properties":{"formattedCitation":"[12]","plainCitation":"[12]","noteIndex":0},"citationItems":[{"id":160,"uris":["http://zotero.org/users/6649884/items/YA2I3E8W"],"itemData":{"id":160,"type":"paper-conference","abstract":"A purpose of General Video Game Playing (GVGP) is to create agents capable of playing many different real-time video games. Instead of using a fixed general strategy, a challenging aspect is devising strategies that adapt the search to each video game being played. Recent work showed that on-line parameter tuning can be used to adapt Monte-Carlo Tree Search (MCTS) in real-time. This paper extends prior work on Self-adaptive Monte-Carlo Tree Search (SA-MCTS) by further testing one of the previously proposed on-line parameter tuning strategies, based on the N-Tuple Bandit Evolutionary Algorithm (NTBEA). Results show that, both for a simple and a more advanced MCTS agent, on-line parameter tuning has impact on performance only for a few GVGP games. Moreover, an informed strategy as NTBEA shows a significant performance increase only in one case. In a real-time domain as GVGP, advanced parameter tuning does not seem very promising. Randomizing pre-selected parameters for each simulation appears to be a robust approach.","container-title":"2018 IEEE Conference on Computational Intelligence and Games (CIG)","DOI":"10.1109/CIG.2018.8490402","event":"2018 IEEE Conference on Computational Intelligence and Games (CIG)","note":"ISSN: 2325-4289","page":"1-4","source":"IEEE Xplore","title":"Analysis of Self-Adaptive Monte Carlo Tree Search in General Video Game Playing","author":[{"family":"Sironi","given":"C. F."},{"family":"Winands","given":"M. H. M."}],"issued":{"date-parts":[["2018",8]]}}}],"schema":"https://github.com/citation-style-language/schema/raw/master/csl-citation.json"} </w:delInstrText>
        </w:r>
        <w:r w:rsidR="0068010A" w:rsidRPr="00300A51" w:rsidDel="00733C36">
          <w:rPr>
            <w:rFonts w:ascii="Arial" w:hAnsi="Arial" w:cs="Arial"/>
            <w:sz w:val="24"/>
            <w:szCs w:val="24"/>
            <w:lang w:val="ro-RO"/>
            <w:rPrChange w:id="1890" w:author="Alexandru Uicoabă" w:date="2022-06-16T14:52:00Z">
              <w:rPr>
                <w:sz w:val="24"/>
                <w:szCs w:val="24"/>
              </w:rPr>
            </w:rPrChange>
          </w:rPr>
          <w:fldChar w:fldCharType="separate"/>
        </w:r>
        <w:r w:rsidR="00C433C8" w:rsidRPr="00300A51" w:rsidDel="00733C36">
          <w:rPr>
            <w:rFonts w:ascii="Arial" w:hAnsi="Arial" w:cs="Arial"/>
            <w:sz w:val="24"/>
            <w:szCs w:val="24"/>
            <w:lang w:val="ro-RO"/>
            <w:rPrChange w:id="1891" w:author="Alexandru Uicoabă" w:date="2022-06-16T14:52:00Z">
              <w:rPr>
                <w:sz w:val="24"/>
                <w:szCs w:val="24"/>
              </w:rPr>
            </w:rPrChange>
          </w:rPr>
          <w:delText>[12]</w:delText>
        </w:r>
        <w:r w:rsidR="0068010A" w:rsidRPr="00300A51" w:rsidDel="00733C36">
          <w:rPr>
            <w:rFonts w:ascii="Arial" w:hAnsi="Arial" w:cs="Arial"/>
            <w:sz w:val="24"/>
            <w:szCs w:val="24"/>
            <w:lang w:val="ro-RO"/>
            <w:rPrChange w:id="1892" w:author="Alexandru Uicoabă" w:date="2022-06-16T14:52:00Z">
              <w:rPr>
                <w:sz w:val="24"/>
                <w:szCs w:val="24"/>
              </w:rPr>
            </w:rPrChange>
          </w:rPr>
          <w:fldChar w:fldCharType="end"/>
        </w:r>
      </w:del>
    </w:p>
    <w:p w14:paraId="74E18A96" w14:textId="47464523" w:rsidR="00733C36" w:rsidRPr="00300A51" w:rsidRDefault="00733C36" w:rsidP="00733C36">
      <w:pPr>
        <w:pStyle w:val="Corptext"/>
        <w:ind w:firstLine="0"/>
        <w:rPr>
          <w:ins w:id="1893" w:author="Alexandru Uicoabă" w:date="2022-06-16T10:35:00Z"/>
          <w:rFonts w:ascii="Arial" w:hAnsi="Arial" w:cs="Arial"/>
          <w:sz w:val="24"/>
          <w:szCs w:val="24"/>
          <w:lang w:val="ro-RO"/>
          <w:rPrChange w:id="1894" w:author="Alexandru Uicoabă" w:date="2022-06-16T14:52:00Z">
            <w:rPr>
              <w:ins w:id="1895" w:author="Alexandru Uicoabă" w:date="2022-06-16T10:35:00Z"/>
            </w:rPr>
          </w:rPrChange>
        </w:rPr>
      </w:pPr>
      <w:ins w:id="1896" w:author="Alexandru Uicoabă" w:date="2022-06-16T10:34:00Z">
        <w:r w:rsidRPr="00300A51">
          <w:rPr>
            <w:rFonts w:ascii="Arial" w:hAnsi="Arial" w:cs="Arial"/>
            <w:sz w:val="24"/>
            <w:szCs w:val="24"/>
            <w:lang w:val="ro-RO"/>
            <w:rPrChange w:id="1897" w:author="Alexandru Uicoabă" w:date="2022-06-16T14:52:00Z">
              <w:rPr>
                <w:sz w:val="24"/>
                <w:szCs w:val="24"/>
                <w:lang w:val="ro-RO"/>
              </w:rPr>
            </w:rPrChange>
          </w:rPr>
          <w:tab/>
        </w:r>
      </w:ins>
      <w:ins w:id="1898" w:author="Alexandru Uicoabă" w:date="2022-06-16T10:35:00Z">
        <w:r w:rsidRPr="00300A51">
          <w:rPr>
            <w:rFonts w:ascii="Arial" w:hAnsi="Arial" w:cs="Arial"/>
            <w:sz w:val="24"/>
            <w:szCs w:val="24"/>
            <w:lang w:val="ro-RO"/>
            <w:rPrChange w:id="1899" w:author="Alexandru Uicoabă" w:date="2022-06-16T14:52:00Z">
              <w:rPr>
                <w:sz w:val="24"/>
                <w:szCs w:val="24"/>
                <w:lang w:val="ro-RO"/>
              </w:rPr>
            </w:rPrChange>
          </w:rPr>
          <w:tab/>
        </w:r>
        <w:r w:rsidRPr="00300A51">
          <w:rPr>
            <w:rFonts w:ascii="Arial" w:hAnsi="Arial" w:cs="Arial"/>
            <w:sz w:val="24"/>
            <w:szCs w:val="24"/>
            <w:lang w:val="ro-RO"/>
            <w:rPrChange w:id="1900" w:author="Alexandru Uicoabă" w:date="2022-06-16T14:52:00Z">
              <w:rPr/>
            </w:rPrChange>
          </w:rPr>
          <w:t xml:space="preserve">Articolul realizat de către Damon </w:t>
        </w:r>
        <w:proofErr w:type="spellStart"/>
        <w:r w:rsidRPr="00300A51">
          <w:rPr>
            <w:rFonts w:ascii="Arial" w:hAnsi="Arial" w:cs="Arial"/>
            <w:sz w:val="24"/>
            <w:szCs w:val="24"/>
            <w:lang w:val="ro-RO"/>
            <w:rPrChange w:id="1901" w:author="Alexandru Uicoabă" w:date="2022-06-16T14:52:00Z">
              <w:rPr/>
            </w:rPrChange>
          </w:rPr>
          <w:t>Daylamani-Zad</w:t>
        </w:r>
        <w:proofErr w:type="spellEnd"/>
        <w:r w:rsidRPr="00300A51">
          <w:rPr>
            <w:rFonts w:ascii="Arial" w:hAnsi="Arial" w:cs="Arial"/>
            <w:sz w:val="24"/>
            <w:szCs w:val="24"/>
            <w:lang w:val="ro-RO"/>
            <w:rPrChange w:id="1902" w:author="Alexandru Uicoabă" w:date="2022-06-16T14:52:00Z">
              <w:rPr/>
            </w:rPrChange>
          </w:rPr>
          <w:t xml:space="preserve"> și </w:t>
        </w:r>
        <w:proofErr w:type="spellStart"/>
        <w:r w:rsidRPr="00300A51">
          <w:rPr>
            <w:rFonts w:ascii="Arial" w:hAnsi="Arial" w:cs="Arial"/>
            <w:sz w:val="24"/>
            <w:szCs w:val="24"/>
            <w:lang w:val="ro-RO"/>
            <w:rPrChange w:id="1903" w:author="Alexandru Uicoabă" w:date="2022-06-16T14:52:00Z">
              <w:rPr/>
            </w:rPrChange>
          </w:rPr>
          <w:t>Marios</w:t>
        </w:r>
        <w:proofErr w:type="spellEnd"/>
        <w:r w:rsidRPr="00300A51">
          <w:rPr>
            <w:rFonts w:ascii="Arial" w:hAnsi="Arial" w:cs="Arial"/>
            <w:sz w:val="24"/>
            <w:szCs w:val="24"/>
            <w:lang w:val="ro-RO"/>
            <w:rPrChange w:id="1904" w:author="Alexandru Uicoabă" w:date="2022-06-16T14:52:00Z">
              <w:rPr/>
            </w:rPrChange>
          </w:rPr>
          <w:t xml:space="preserve"> C. </w:t>
        </w:r>
        <w:proofErr w:type="spellStart"/>
        <w:r w:rsidRPr="00300A51">
          <w:rPr>
            <w:rFonts w:ascii="Arial" w:hAnsi="Arial" w:cs="Arial"/>
            <w:sz w:val="24"/>
            <w:szCs w:val="24"/>
            <w:lang w:val="ro-RO"/>
            <w:rPrChange w:id="1905" w:author="Alexandru Uicoabă" w:date="2022-06-16T14:52:00Z">
              <w:rPr/>
            </w:rPrChange>
          </w:rPr>
          <w:t>Anfelides</w:t>
        </w:r>
        <w:proofErr w:type="spellEnd"/>
        <w:r w:rsidRPr="00300A51">
          <w:rPr>
            <w:rFonts w:ascii="Arial" w:hAnsi="Arial" w:cs="Arial"/>
            <w:sz w:val="24"/>
            <w:szCs w:val="24"/>
            <w:lang w:val="ro-RO"/>
            <w:rPrChange w:id="1906" w:author="Alexandru Uicoabă" w:date="2022-06-16T14:52:00Z">
              <w:rPr/>
            </w:rPrChange>
          </w:rPr>
          <w:t xml:space="preserve"> se focusează pe folosirea </w:t>
        </w:r>
        <w:r w:rsidRPr="00300A51">
          <w:rPr>
            <w:rFonts w:ascii="Arial" w:hAnsi="Arial" w:cs="Arial"/>
            <w:b/>
            <w:sz w:val="24"/>
            <w:szCs w:val="24"/>
            <w:lang w:val="ro-RO"/>
            <w:rPrChange w:id="1907" w:author="Alexandru Uicoabă" w:date="2022-06-16T14:52:00Z">
              <w:rPr>
                <w:b/>
              </w:rPr>
            </w:rPrChange>
          </w:rPr>
          <w:t xml:space="preserve">Deep </w:t>
        </w:r>
        <w:proofErr w:type="spellStart"/>
        <w:r w:rsidRPr="00300A51">
          <w:rPr>
            <w:rFonts w:ascii="Arial" w:hAnsi="Arial" w:cs="Arial"/>
            <w:b/>
            <w:sz w:val="24"/>
            <w:szCs w:val="24"/>
            <w:lang w:val="ro-RO"/>
            <w:rPrChange w:id="1908" w:author="Alexandru Uicoabă" w:date="2022-06-16T14:52:00Z">
              <w:rPr>
                <w:b/>
              </w:rPr>
            </w:rPrChange>
          </w:rPr>
          <w:t>Reinforcement</w:t>
        </w:r>
        <w:proofErr w:type="spellEnd"/>
        <w:r w:rsidRPr="00300A51">
          <w:rPr>
            <w:rFonts w:ascii="Arial" w:hAnsi="Arial" w:cs="Arial"/>
            <w:b/>
            <w:sz w:val="24"/>
            <w:szCs w:val="24"/>
            <w:lang w:val="ro-RO"/>
            <w:rPrChange w:id="1909" w:author="Alexandru Uicoabă" w:date="2022-06-16T14:52:00Z">
              <w:rPr>
                <w:b/>
              </w:rPr>
            </w:rPrChange>
          </w:rPr>
          <w:t xml:space="preserve"> </w:t>
        </w:r>
        <w:proofErr w:type="spellStart"/>
        <w:r w:rsidRPr="00300A51">
          <w:rPr>
            <w:rFonts w:ascii="Arial" w:hAnsi="Arial" w:cs="Arial"/>
            <w:b/>
            <w:sz w:val="24"/>
            <w:szCs w:val="24"/>
            <w:lang w:val="ro-RO"/>
            <w:rPrChange w:id="1910" w:author="Alexandru Uicoabă" w:date="2022-06-16T14:52:00Z">
              <w:rPr>
                <w:b/>
              </w:rPr>
            </w:rPrChange>
          </w:rPr>
          <w:t>Learning</w:t>
        </w:r>
        <w:proofErr w:type="spellEnd"/>
        <w:r w:rsidRPr="00300A51">
          <w:rPr>
            <w:rFonts w:ascii="Arial" w:hAnsi="Arial" w:cs="Arial"/>
            <w:sz w:val="24"/>
            <w:szCs w:val="24"/>
            <w:lang w:val="ro-RO"/>
            <w:rPrChange w:id="1911" w:author="Alexandru Uicoabă" w:date="2022-06-16T14:52:00Z">
              <w:rPr/>
            </w:rPrChange>
          </w:rPr>
          <w:t xml:space="preserve"> (DRL), cu precădere a PPO, cu scopul de a descoperii impactul pe care îl are altruismul și egoismul asupra credibilității agenților. În urma experimentelor, jucătorii găsesc comportamentul altruist mai credibil decât cel egoism.</w:t>
        </w:r>
      </w:ins>
      <w:r w:rsidRPr="00300A51">
        <w:rPr>
          <w:rFonts w:ascii="Arial" w:hAnsi="Arial" w:cs="Arial"/>
          <w:sz w:val="24"/>
          <w:szCs w:val="24"/>
          <w:lang w:val="ro-RO"/>
          <w:rPrChange w:id="1912" w:author="Alexandru Uicoabă" w:date="2022-06-16T14:52:00Z">
            <w:rPr/>
          </w:rPrChange>
        </w:rPr>
        <w:fldChar w:fldCharType="begin"/>
      </w:r>
      <w:r w:rsidRPr="00300A51">
        <w:rPr>
          <w:rFonts w:ascii="Arial" w:hAnsi="Arial" w:cs="Arial"/>
          <w:sz w:val="24"/>
          <w:szCs w:val="24"/>
          <w:lang w:val="ro-RO"/>
          <w:rPrChange w:id="1913" w:author="Alexandru Uicoabă" w:date="2022-06-16T14:52:00Z">
            <w:rPr/>
          </w:rPrChange>
        </w:rPr>
        <w:instrText xml:space="preserve"> ADDIN ZOTERO_ITEM CSL_CITATION {"citationID":"PLIL62U0","properties":{"formattedCitation":"[13]","plainCitation":"[13]","noteIndex":0},"citationItems":[{"id":2,"uris":["http://zotero.org/users/6649884/items/FRXH9A2I"],"itemData":{"id":2,"type":"article-journal","abstract":"This paper focuses on using Deep Reinforcement Learning, specifically Proximity Policy Optimization to train agents in a social dilemma game, modified Dictator Game, in order to investigate the effect of selfishness and altruism on the believability of the game agents. We present the design and implementation of the training environment, including the reward functions which are based on the findings of established empirical research, with three agent profiles mapped to the three standard Constant Elasticity of Substitution (CES) utility functions, i.e. selfish, perfect substitutes and Leontief which measure different levels of selfishness/altruism. The trained models are validated and then used in a sample game, which is used to evaluate the believability of the three agent profiles using the agent believability metrics. The results indicate that players find altruistic behaviour more believable and consider selfishness less so. Analysis of the results indicate that human-like behaviour resulting from the application of AI evolves from perceived human behaviour rather than the observed. The analysis also indicates that selfishness/altruism may be considered as an extra dimension to be included in the believability metrics.","container-title":"IEEE Transactions on Games","DOI":"10.1109/TG.2020.2989636","ISSN":"2475-1510","note":"event: IEEE Transactions on Games","page":"1-1","source":"IEEE Xplore","title":"Altruism and Selfishness in Believable Game Agents: Deep Reinforcement Learning in Modified Dictator Games","title-short":"Altruism and Selfishness in Believable Game Agents","author":[{"family":"Daylamani-Zad","given":"D."},{"family":"Angelides","given":"M. C."}],"issued":{"date-parts":[["2020"]]}}}],"schema":"https://github.com/citation-style-language/schema/raw/master/csl-citation.json"} </w:instrText>
      </w:r>
      <w:r w:rsidRPr="00300A51">
        <w:rPr>
          <w:rFonts w:ascii="Arial" w:hAnsi="Arial" w:cs="Arial"/>
          <w:sz w:val="24"/>
          <w:szCs w:val="24"/>
          <w:lang w:val="ro-RO"/>
          <w:rPrChange w:id="1914" w:author="Alexandru Uicoabă" w:date="2022-06-16T14:52:00Z">
            <w:rPr/>
          </w:rPrChange>
        </w:rPr>
        <w:fldChar w:fldCharType="separate"/>
      </w:r>
      <w:r w:rsidRPr="00300A51">
        <w:rPr>
          <w:rFonts w:ascii="Arial" w:hAnsi="Arial" w:cs="Arial"/>
          <w:sz w:val="24"/>
          <w:szCs w:val="24"/>
          <w:lang w:val="ro-RO"/>
          <w:rPrChange w:id="1915" w:author="Alexandru Uicoabă" w:date="2022-06-16T14:52:00Z">
            <w:rPr/>
          </w:rPrChange>
        </w:rPr>
        <w:t>[13]</w:t>
      </w:r>
      <w:r w:rsidRPr="00300A51">
        <w:rPr>
          <w:rFonts w:ascii="Arial" w:hAnsi="Arial" w:cs="Arial"/>
          <w:sz w:val="24"/>
          <w:szCs w:val="24"/>
          <w:lang w:val="ro-RO"/>
          <w:rPrChange w:id="1916" w:author="Alexandru Uicoabă" w:date="2022-06-16T14:52:00Z">
            <w:rPr/>
          </w:rPrChange>
        </w:rPr>
        <w:fldChar w:fldCharType="end"/>
      </w:r>
    </w:p>
    <w:p w14:paraId="6DD7340B" w14:textId="52EF7D15" w:rsidR="00733C36" w:rsidRPr="00300A51" w:rsidRDefault="00733C36" w:rsidP="00733C36">
      <w:pPr>
        <w:pStyle w:val="Corptext"/>
        <w:ind w:firstLine="0"/>
        <w:rPr>
          <w:ins w:id="1917" w:author="Alexandru Uicoabă" w:date="2022-06-16T10:36:00Z"/>
          <w:rFonts w:ascii="Arial" w:hAnsi="Arial" w:cs="Arial"/>
          <w:sz w:val="24"/>
          <w:szCs w:val="24"/>
          <w:lang w:val="ro-RO"/>
          <w:rPrChange w:id="1918" w:author="Alexandru Uicoabă" w:date="2022-06-16T14:52:00Z">
            <w:rPr>
              <w:ins w:id="1919" w:author="Alexandru Uicoabă" w:date="2022-06-16T10:36:00Z"/>
              <w:lang w:val="ro-RO"/>
            </w:rPr>
          </w:rPrChange>
        </w:rPr>
      </w:pPr>
      <w:ins w:id="1920" w:author="Alexandru Uicoabă" w:date="2022-06-16T10:35:00Z">
        <w:r w:rsidRPr="00300A51">
          <w:rPr>
            <w:rFonts w:ascii="Arial" w:hAnsi="Arial" w:cs="Arial"/>
            <w:sz w:val="24"/>
            <w:szCs w:val="24"/>
            <w:lang w:val="ro-RO"/>
            <w:rPrChange w:id="1921" w:author="Alexandru Uicoabă" w:date="2022-06-16T14:52:00Z">
              <w:rPr/>
            </w:rPrChange>
          </w:rPr>
          <w:tab/>
        </w:r>
        <w:r w:rsidRPr="00300A51">
          <w:rPr>
            <w:rFonts w:ascii="Arial" w:hAnsi="Arial" w:cs="Arial"/>
            <w:sz w:val="24"/>
            <w:szCs w:val="24"/>
            <w:lang w:val="ro-RO"/>
            <w:rPrChange w:id="1922" w:author="Alexandru Uicoabă" w:date="2022-06-16T14:52:00Z">
              <w:rPr/>
            </w:rPrChange>
          </w:rPr>
          <w:tab/>
          <w:t xml:space="preserve">În articolul realizat de către </w:t>
        </w:r>
        <w:proofErr w:type="spellStart"/>
        <w:r w:rsidRPr="00300A51">
          <w:rPr>
            <w:rFonts w:ascii="Arial" w:hAnsi="Arial" w:cs="Arial"/>
            <w:sz w:val="24"/>
            <w:szCs w:val="24"/>
            <w:lang w:val="ro-RO"/>
            <w:rPrChange w:id="1923" w:author="Alexandru Uicoabă" w:date="2022-06-16T14:52:00Z">
              <w:rPr/>
            </w:rPrChange>
          </w:rPr>
          <w:t>Yoshina</w:t>
        </w:r>
        <w:proofErr w:type="spellEnd"/>
        <w:r w:rsidRPr="00300A51">
          <w:rPr>
            <w:rFonts w:ascii="Arial" w:hAnsi="Arial" w:cs="Arial"/>
            <w:sz w:val="24"/>
            <w:szCs w:val="24"/>
            <w:lang w:val="ro-RO"/>
            <w:rPrChange w:id="1924" w:author="Alexandru Uicoabă" w:date="2022-06-16T14:52:00Z">
              <w:rPr/>
            </w:rPrChange>
          </w:rPr>
          <w:t xml:space="preserve"> </w:t>
        </w:r>
        <w:proofErr w:type="spellStart"/>
        <w:r w:rsidRPr="00300A51">
          <w:rPr>
            <w:rFonts w:ascii="Arial" w:hAnsi="Arial" w:cs="Arial"/>
            <w:sz w:val="24"/>
            <w:szCs w:val="24"/>
            <w:lang w:val="ro-RO"/>
            <w:rPrChange w:id="1925" w:author="Alexandru Uicoabă" w:date="2022-06-16T14:52:00Z">
              <w:rPr/>
            </w:rPrChange>
          </w:rPr>
          <w:t>Takano</w:t>
        </w:r>
        <w:proofErr w:type="spellEnd"/>
        <w:r w:rsidRPr="00300A51">
          <w:rPr>
            <w:rFonts w:ascii="Arial" w:hAnsi="Arial" w:cs="Arial"/>
            <w:sz w:val="24"/>
            <w:szCs w:val="24"/>
            <w:lang w:val="ro-RO"/>
            <w:rPrChange w:id="1926" w:author="Alexandru Uicoabă" w:date="2022-06-16T14:52:00Z">
              <w:rPr/>
            </w:rPrChange>
          </w:rPr>
          <w:t>, s-au implementat doi agenți într-un joc de lupte (</w:t>
        </w:r>
        <w:proofErr w:type="spellStart"/>
        <w:r w:rsidRPr="00300A51">
          <w:rPr>
            <w:rFonts w:ascii="Arial" w:hAnsi="Arial" w:cs="Arial"/>
            <w:sz w:val="24"/>
            <w:szCs w:val="24"/>
            <w:lang w:val="ro-RO"/>
            <w:rPrChange w:id="1927" w:author="Alexandru Uicoabă" w:date="2022-06-16T14:52:00Z">
              <w:rPr/>
            </w:rPrChange>
          </w:rPr>
          <w:t>figthing</w:t>
        </w:r>
        <w:proofErr w:type="spellEnd"/>
        <w:r w:rsidRPr="00300A51">
          <w:rPr>
            <w:rFonts w:ascii="Arial" w:hAnsi="Arial" w:cs="Arial"/>
            <w:sz w:val="24"/>
            <w:szCs w:val="24"/>
            <w:lang w:val="ro-RO"/>
            <w:rPrChange w:id="1928" w:author="Alexandru Uicoabă" w:date="2022-06-16T14:52:00Z">
              <w:rPr/>
            </w:rPrChange>
          </w:rPr>
          <w:t xml:space="preserve"> game), utilizându-se atât </w:t>
        </w:r>
      </w:ins>
      <w:ins w:id="1929" w:author="Alexandru Uicoabă" w:date="2022-06-16T10:39:00Z">
        <w:r w:rsidR="00B475C7" w:rsidRPr="00300A51">
          <w:rPr>
            <w:rFonts w:ascii="Arial" w:hAnsi="Arial" w:cs="Arial"/>
            <w:sz w:val="24"/>
            <w:szCs w:val="24"/>
            <w:lang w:val="ro-RO"/>
            <w:rPrChange w:id="1930" w:author="Alexandru Uicoabă" w:date="2022-06-16T14:52:00Z">
              <w:rPr>
                <w:sz w:val="24"/>
                <w:szCs w:val="24"/>
                <w:lang w:val="ro-RO"/>
              </w:rPr>
            </w:rPrChange>
          </w:rPr>
          <w:t>DRL</w:t>
        </w:r>
      </w:ins>
      <w:ins w:id="1931" w:author="Alexandru Uicoabă" w:date="2022-06-16T10:35:00Z">
        <w:r w:rsidRPr="00300A51">
          <w:rPr>
            <w:rFonts w:ascii="Arial" w:hAnsi="Arial" w:cs="Arial"/>
            <w:sz w:val="24"/>
            <w:szCs w:val="24"/>
            <w:lang w:val="ro-RO"/>
            <w:rPrChange w:id="1932" w:author="Alexandru Uicoabă" w:date="2022-06-16T14:52:00Z">
              <w:rPr/>
            </w:rPrChange>
          </w:rPr>
          <w:t xml:space="preserve"> cât și MCST. În cadrul acestui joc, unul din agentul implementat folosind DRL poate fi considerat un agent dublu, deoarece acesta are atât un rol ofensiv, cât și defensiv. S-a realizat o comparație între cei doi, și a rezultat că agentul dublu DRL a avut cu 30% mai multe șanse de câștig ca agentul simplu MCTS</w:t>
        </w:r>
        <w:r w:rsidRPr="00300A51">
          <w:rPr>
            <w:rFonts w:ascii="Arial" w:hAnsi="Arial" w:cs="Arial"/>
            <w:sz w:val="24"/>
            <w:szCs w:val="24"/>
            <w:lang w:val="ro-RO"/>
            <w:rPrChange w:id="1933" w:author="Alexandru Uicoabă" w:date="2022-06-16T14:52:00Z">
              <w:rPr>
                <w:lang w:val="ro-RO"/>
              </w:rPr>
            </w:rPrChange>
          </w:rPr>
          <w:t xml:space="preserve">. </w:t>
        </w:r>
      </w:ins>
      <w:r w:rsidRPr="00300A51">
        <w:rPr>
          <w:rFonts w:ascii="Arial" w:hAnsi="Arial" w:cs="Arial"/>
          <w:sz w:val="24"/>
          <w:szCs w:val="24"/>
          <w:lang w:val="ro-RO"/>
          <w:rPrChange w:id="1934" w:author="Alexandru Uicoabă" w:date="2022-06-16T14:52:00Z">
            <w:rPr>
              <w:lang w:val="ro-RO"/>
            </w:rPr>
          </w:rPrChange>
        </w:rPr>
        <w:fldChar w:fldCharType="begin"/>
      </w:r>
      <w:r w:rsidRPr="00300A51">
        <w:rPr>
          <w:rFonts w:ascii="Arial" w:hAnsi="Arial" w:cs="Arial"/>
          <w:sz w:val="24"/>
          <w:szCs w:val="24"/>
          <w:lang w:val="ro-RO"/>
          <w:rPrChange w:id="1935" w:author="Alexandru Uicoabă" w:date="2022-06-16T14:52:00Z">
            <w:rPr>
              <w:lang w:val="ro-RO"/>
            </w:rPr>
          </w:rPrChange>
        </w:rPr>
        <w:instrText xml:space="preserve"> ADDIN ZOTERO_ITEM CSL_CITATION {"citationID":"O1vjjczL","properties":{"formattedCitation":"[14]","plainCitation":"[14]","noteIndex":0},"citationItems":[{"id":187,"uris":["http://zotero.org/users/6649884/items/H85Z4VVA"],"itemData":{"id":187,"type":"paper-conference","abstract":"In this paper, we propose a method for implementing a competent game AI using two expert agents that are separately trained for different purposes. Deep reinforcement learning (DRL) has been successfully applied to achieve human-level results for many types of games. However, DRL has not yet been successfully applied to fighting games in terms of performance. We, thus, examine if a competent fighting game AI can be implemented by DRL. The proposed method uses two expert agents which are trained using separate Deep Q-Networks (DQNs) for a fighting game AI. For performance evaluation, we use FightingICE which has been used as a game platform in a game AI competition at a game-AI international conference since 2014. Our experimental results show that proposed AI is superior to an AI using a single DQN.","container-title":"2018 IEEE 7th Global Conference on Consumer Electronics (GCCE)","DOI":"10.1109/GCCE.2018.8574675","event":"2018 IEEE 7th Global Conference on Consumer Electronics (GCCE)","note":"ISSN: 2378-8143","page":"594-595","source":"IEEE Xplore","title":"Utilizing Multiple Agents for Decision Making in a Fighting Game","author":[{"family":"Takano","given":"Y."},{"family":"Ito","given":"S."},{"family":"Harada","given":"T."},{"family":"Thawonmas","given":"R."}],"issued":{"date-parts":[["2018",10]]}}}],"schema":"https://github.com/citation-style-language/schema/raw/master/csl-citation.json"} </w:instrText>
      </w:r>
      <w:r w:rsidRPr="00300A51">
        <w:rPr>
          <w:rFonts w:ascii="Arial" w:hAnsi="Arial" w:cs="Arial"/>
          <w:sz w:val="24"/>
          <w:szCs w:val="24"/>
          <w:lang w:val="ro-RO"/>
          <w:rPrChange w:id="1936" w:author="Alexandru Uicoabă" w:date="2022-06-16T14:52:00Z">
            <w:rPr>
              <w:lang w:val="ro-RO"/>
            </w:rPr>
          </w:rPrChange>
        </w:rPr>
        <w:fldChar w:fldCharType="separate"/>
      </w:r>
      <w:r w:rsidRPr="00300A51">
        <w:rPr>
          <w:rFonts w:ascii="Arial" w:hAnsi="Arial" w:cs="Arial"/>
          <w:sz w:val="24"/>
          <w:szCs w:val="24"/>
          <w:lang w:val="ro-RO"/>
          <w:rPrChange w:id="1937" w:author="Alexandru Uicoabă" w:date="2022-06-16T14:52:00Z">
            <w:rPr/>
          </w:rPrChange>
        </w:rPr>
        <w:t>[14]</w:t>
      </w:r>
      <w:r w:rsidRPr="00300A51">
        <w:rPr>
          <w:rFonts w:ascii="Arial" w:hAnsi="Arial" w:cs="Arial"/>
          <w:sz w:val="24"/>
          <w:szCs w:val="24"/>
          <w:lang w:val="ro-RO"/>
          <w:rPrChange w:id="1938" w:author="Alexandru Uicoabă" w:date="2022-06-16T14:52:00Z">
            <w:rPr>
              <w:lang w:val="ro-RO"/>
            </w:rPr>
          </w:rPrChange>
        </w:rPr>
        <w:fldChar w:fldCharType="end"/>
      </w:r>
    </w:p>
    <w:p w14:paraId="16799046" w14:textId="3672556B" w:rsidR="00733C36" w:rsidRPr="00300A51" w:rsidRDefault="00733C36">
      <w:pPr>
        <w:pStyle w:val="Corptext"/>
        <w:ind w:firstLine="0"/>
        <w:rPr>
          <w:rFonts w:ascii="Arial" w:hAnsi="Arial" w:cs="Arial"/>
          <w:sz w:val="24"/>
          <w:szCs w:val="24"/>
          <w:lang w:val="ro-RO"/>
          <w:rPrChange w:id="1939" w:author="Alexandru Uicoabă" w:date="2022-06-16T14:52:00Z">
            <w:rPr>
              <w:sz w:val="24"/>
              <w:szCs w:val="24"/>
              <w:lang w:val="ro-RO"/>
            </w:rPr>
          </w:rPrChange>
        </w:rPr>
        <w:pPrChange w:id="1940" w:author="Alexandru Uicoabă" w:date="2022-06-16T10:32:00Z">
          <w:pPr>
            <w:pStyle w:val="Corptext"/>
          </w:pPr>
        </w:pPrChange>
      </w:pPr>
      <w:ins w:id="1941" w:author="Alexandru Uicoabă" w:date="2022-06-16T10:36:00Z">
        <w:r w:rsidRPr="00300A51">
          <w:rPr>
            <w:rFonts w:ascii="Arial" w:hAnsi="Arial" w:cs="Arial"/>
            <w:sz w:val="24"/>
            <w:szCs w:val="24"/>
            <w:lang w:val="ro-RO"/>
            <w:rPrChange w:id="1942" w:author="Alexandru Uicoabă" w:date="2022-06-16T14:52:00Z">
              <w:rPr>
                <w:lang w:val="ro-RO"/>
              </w:rPr>
            </w:rPrChange>
          </w:rPr>
          <w:tab/>
        </w:r>
        <w:r w:rsidRPr="00300A51">
          <w:rPr>
            <w:rFonts w:ascii="Arial" w:hAnsi="Arial" w:cs="Arial"/>
            <w:sz w:val="24"/>
            <w:szCs w:val="24"/>
            <w:lang w:val="ro-RO"/>
            <w:rPrChange w:id="1943" w:author="Alexandru Uicoabă" w:date="2022-06-16T14:52:00Z">
              <w:rPr>
                <w:lang w:val="ro-RO"/>
              </w:rPr>
            </w:rPrChange>
          </w:rPr>
          <w:tab/>
        </w:r>
        <w:r w:rsidRPr="00300A51">
          <w:rPr>
            <w:rFonts w:ascii="Arial" w:hAnsi="Arial" w:cs="Arial"/>
            <w:sz w:val="24"/>
            <w:szCs w:val="24"/>
            <w:lang w:val="ro-RO"/>
            <w:rPrChange w:id="1944" w:author="Alexandru Uicoabă" w:date="2022-06-16T14:52:00Z">
              <w:rPr/>
            </w:rPrChange>
          </w:rPr>
          <w:t xml:space="preserve">Tot prin intermediul </w:t>
        </w:r>
      </w:ins>
      <w:ins w:id="1945" w:author="Alexandru Uicoabă" w:date="2022-06-16T10:39:00Z">
        <w:r w:rsidR="00B475C7" w:rsidRPr="00300A51">
          <w:rPr>
            <w:rFonts w:ascii="Arial" w:hAnsi="Arial" w:cs="Arial"/>
            <w:sz w:val="24"/>
            <w:szCs w:val="24"/>
            <w:lang w:val="ro-RO"/>
            <w:rPrChange w:id="1946" w:author="Alexandru Uicoabă" w:date="2022-06-16T14:52:00Z">
              <w:rPr>
                <w:sz w:val="24"/>
                <w:szCs w:val="24"/>
                <w:lang w:val="ro-RO"/>
              </w:rPr>
            </w:rPrChange>
          </w:rPr>
          <w:t>DRL</w:t>
        </w:r>
      </w:ins>
      <w:ins w:id="1947" w:author="Alexandru Uicoabă" w:date="2022-06-16T10:36:00Z">
        <w:r w:rsidRPr="00300A51">
          <w:rPr>
            <w:rFonts w:ascii="Arial" w:hAnsi="Arial" w:cs="Arial"/>
            <w:sz w:val="24"/>
            <w:szCs w:val="24"/>
            <w:lang w:val="ro-RO"/>
            <w:rPrChange w:id="1948" w:author="Alexandru Uicoabă" w:date="2022-06-16T14:52:00Z">
              <w:rPr/>
            </w:rPrChange>
          </w:rPr>
          <w:t xml:space="preserve"> se pot antrena agenți în jocuri de tipul </w:t>
        </w:r>
        <w:proofErr w:type="spellStart"/>
        <w:r w:rsidRPr="00300A51">
          <w:rPr>
            <w:rFonts w:ascii="Arial" w:hAnsi="Arial" w:cs="Arial"/>
            <w:b/>
            <w:bCs/>
            <w:sz w:val="24"/>
            <w:szCs w:val="24"/>
            <w:lang w:val="ro-RO"/>
            <w:rPrChange w:id="1949" w:author="Alexandru Uicoabă" w:date="2022-06-16T14:52:00Z">
              <w:rPr>
                <w:b/>
                <w:bCs/>
              </w:rPr>
            </w:rPrChange>
          </w:rPr>
          <w:t>First-Person</w:t>
        </w:r>
        <w:proofErr w:type="spellEnd"/>
        <w:r w:rsidRPr="00300A51">
          <w:rPr>
            <w:rFonts w:ascii="Arial" w:hAnsi="Arial" w:cs="Arial"/>
            <w:b/>
            <w:bCs/>
            <w:sz w:val="24"/>
            <w:szCs w:val="24"/>
            <w:lang w:val="ro-RO"/>
            <w:rPrChange w:id="1950" w:author="Alexandru Uicoabă" w:date="2022-06-16T14:52:00Z">
              <w:rPr>
                <w:b/>
                <w:bCs/>
              </w:rPr>
            </w:rPrChange>
          </w:rPr>
          <w:t xml:space="preserve"> </w:t>
        </w:r>
        <w:proofErr w:type="spellStart"/>
        <w:r w:rsidRPr="00300A51">
          <w:rPr>
            <w:rFonts w:ascii="Arial" w:hAnsi="Arial" w:cs="Arial"/>
            <w:b/>
            <w:bCs/>
            <w:sz w:val="24"/>
            <w:szCs w:val="24"/>
            <w:lang w:val="ro-RO"/>
            <w:rPrChange w:id="1951" w:author="Alexandru Uicoabă" w:date="2022-06-16T14:52:00Z">
              <w:rPr>
                <w:b/>
                <w:bCs/>
              </w:rPr>
            </w:rPrChange>
          </w:rPr>
          <w:t>Shooter</w:t>
        </w:r>
        <w:proofErr w:type="spellEnd"/>
        <w:r w:rsidRPr="00300A51">
          <w:rPr>
            <w:rFonts w:ascii="Arial" w:hAnsi="Arial" w:cs="Arial"/>
            <w:sz w:val="24"/>
            <w:szCs w:val="24"/>
            <w:lang w:val="ro-RO"/>
            <w:rPrChange w:id="1952" w:author="Alexandru Uicoabă" w:date="2022-06-16T14:52:00Z">
              <w:rPr/>
            </w:rPrChange>
          </w:rPr>
          <w:t xml:space="preserve">. În experimentul realizat de către </w:t>
        </w:r>
        <w:proofErr w:type="spellStart"/>
        <w:r w:rsidRPr="00300A51">
          <w:rPr>
            <w:rFonts w:ascii="Arial" w:hAnsi="Arial" w:cs="Arial"/>
            <w:sz w:val="24"/>
            <w:szCs w:val="24"/>
            <w:lang w:val="ro-RO"/>
            <w:rPrChange w:id="1953" w:author="Alexandru Uicoabă" w:date="2022-06-16T14:52:00Z">
              <w:rPr/>
            </w:rPrChange>
          </w:rPr>
          <w:t>Paulo</w:t>
        </w:r>
        <w:proofErr w:type="spellEnd"/>
        <w:r w:rsidRPr="00300A51">
          <w:rPr>
            <w:rFonts w:ascii="Arial" w:hAnsi="Arial" w:cs="Arial"/>
            <w:sz w:val="24"/>
            <w:szCs w:val="24"/>
            <w:lang w:val="ro-RO"/>
            <w:rPrChange w:id="1954" w:author="Alexandru Uicoabă" w:date="2022-06-16T14:52:00Z">
              <w:rPr/>
            </w:rPrChange>
          </w:rPr>
          <w:t xml:space="preserve"> B. S. Serafim s-a realizat împărțirea agenților în 3 grupuri de câte 5. Primele două grupuri s-au antrenat concurând una versus celeilalte, iar ultima dintre ele s-a antrenat concurând versus oponenți care se comportă aleatoriu. Din rezultate reiese faptul că agenții care s-au antrenat contra unor agenți autonomi au avut rezultate mult mai bune decât cei care s-au antrenat cu oponenți aleatorii. De asemenea, un lucru interesant este faptul că agenții au dobândit și comportamente foarte complexe, cum ar fi anticiparea mișcărilor adversarului.</w:t>
        </w:r>
      </w:ins>
      <w:r w:rsidRPr="00300A51">
        <w:rPr>
          <w:rFonts w:ascii="Arial" w:hAnsi="Arial" w:cs="Arial"/>
          <w:sz w:val="24"/>
          <w:szCs w:val="24"/>
          <w:lang w:val="ro-RO"/>
          <w:rPrChange w:id="1955" w:author="Alexandru Uicoabă" w:date="2022-06-16T14:52:00Z">
            <w:rPr/>
          </w:rPrChange>
        </w:rPr>
        <w:fldChar w:fldCharType="begin"/>
      </w:r>
      <w:r w:rsidRPr="00300A51">
        <w:rPr>
          <w:rFonts w:ascii="Arial" w:hAnsi="Arial" w:cs="Arial"/>
          <w:sz w:val="24"/>
          <w:szCs w:val="24"/>
          <w:lang w:val="ro-RO"/>
          <w:rPrChange w:id="1956" w:author="Alexandru Uicoabă" w:date="2022-06-16T14:52:00Z">
            <w:rPr/>
          </w:rPrChange>
        </w:rPr>
        <w:instrText xml:space="preserve"> ADDIN ZOTERO_ITEM CSL_CITATION {"citationID":"Xwgi0VHp","properties":{"formattedCitation":"[8]","plainCitation":"[8]","noteIndex":0},"citationItems":[{"id":202,"uris":["http://zotero.org/users/6649884/items/J2TSPAS6"],"itemData":{"id":202,"type":"paper-conference","abstract":"Deep Learning is a state-of-the-art approach for machine learning using real-world or realist data. FIFA is a soccer simulation game that provides a very realistic environment, but which has been relatively poorly explored in the context of learned game-playing agents. This paper explores the Deep Active Imitation (DAI) learning strategy applied to a dynamic environment in FIFA game. DAI is a segment of Imitation Learning, which consists of a supervised Deep Learning training strategy where the agents learn by observing and replicating human experts' behavior. Noteworthy here is that such learning strategy has only been validated in static navigation scenarios in the sense that the environment is changed only through the actions of the agent. In this way, the main objective of the present work is to investigate the efficacy of DAI to cope with a dynamic FIFA scenario named confrontation mode. The agents were evaluated in terms of in-game score through tournaments against FIFA's engine. The results show that DAI performs well in the confrontation mode. Thus, this work indicates that such learning strategy can be used to solve complex problems.","container-title":"2019 18th IEEE International Conference On Machine Learning And Applications (ICMLA)","DOI":"10.1109/ICMLA.2019.00043","event":"2019 18th IEEE International Conference On Machine Learning And Applications (ICMLA)","page":"228-233","source":"IEEE Xplore","title":"Evaluating the Performance of the Deep Active Imitation Learning Algorithm in the Dynamic Environment of FIFA Player Agents","author":[{"family":"Faria","given":"M. Prado Prandini"},{"family":"Julia","given":"R. Maria Silva"},{"family":"Tomaz","given":"L. Bononi Paiva"}],"issued":{"date-parts":[["2019",12]]}}}],"schema":"https://github.com/citation-style-language/schema/raw/master/csl-citation.json"} </w:instrText>
      </w:r>
      <w:r w:rsidRPr="00300A51">
        <w:rPr>
          <w:rFonts w:ascii="Arial" w:hAnsi="Arial" w:cs="Arial"/>
          <w:sz w:val="24"/>
          <w:szCs w:val="24"/>
          <w:lang w:val="ro-RO"/>
          <w:rPrChange w:id="1957" w:author="Alexandru Uicoabă" w:date="2022-06-16T14:52:00Z">
            <w:rPr/>
          </w:rPrChange>
        </w:rPr>
        <w:fldChar w:fldCharType="separate"/>
      </w:r>
      <w:r w:rsidRPr="00300A51">
        <w:rPr>
          <w:rFonts w:ascii="Arial" w:hAnsi="Arial" w:cs="Arial"/>
          <w:sz w:val="24"/>
          <w:szCs w:val="24"/>
          <w:lang w:val="ro-RO"/>
          <w:rPrChange w:id="1958" w:author="Alexandru Uicoabă" w:date="2022-06-16T14:52:00Z">
            <w:rPr/>
          </w:rPrChange>
        </w:rPr>
        <w:t>[8]</w:t>
      </w:r>
      <w:r w:rsidRPr="00300A51">
        <w:rPr>
          <w:rFonts w:ascii="Arial" w:hAnsi="Arial" w:cs="Arial"/>
          <w:sz w:val="24"/>
          <w:szCs w:val="24"/>
          <w:lang w:val="ro-RO"/>
          <w:rPrChange w:id="1959" w:author="Alexandru Uicoabă" w:date="2022-06-16T14:52:00Z">
            <w:rPr/>
          </w:rPrChange>
        </w:rPr>
        <w:fldChar w:fldCharType="end"/>
      </w:r>
    </w:p>
    <w:p w14:paraId="4A80D35D" w14:textId="1B0C64FF" w:rsidR="00521892" w:rsidRPr="00300A51" w:rsidDel="003E54FD" w:rsidRDefault="00521892">
      <w:pPr>
        <w:pStyle w:val="Corptext"/>
        <w:ind w:firstLine="0"/>
        <w:rPr>
          <w:del w:id="1960" w:author="Alexandru Uicoabă" w:date="2022-06-16T10:25:00Z"/>
          <w:rFonts w:ascii="Arial" w:hAnsi="Arial" w:cs="Arial"/>
          <w:sz w:val="24"/>
          <w:szCs w:val="24"/>
          <w:lang w:val="ro-RO"/>
          <w:rPrChange w:id="1961" w:author="Alexandru Uicoabă" w:date="2022-06-16T14:52:00Z">
            <w:rPr>
              <w:del w:id="1962" w:author="Alexandru Uicoabă" w:date="2022-06-16T10:25:00Z"/>
              <w:sz w:val="24"/>
              <w:szCs w:val="24"/>
              <w:lang w:val="ro-RO"/>
            </w:rPr>
          </w:rPrChange>
        </w:rPr>
        <w:pPrChange w:id="1963" w:author="Alexandru Uicoabă" w:date="2022-06-16T10:25:00Z">
          <w:pPr>
            <w:pStyle w:val="Corptext"/>
          </w:pPr>
        </w:pPrChange>
      </w:pPr>
    </w:p>
    <w:p w14:paraId="458B5B56" w14:textId="0E3BBDC6" w:rsidR="00521892" w:rsidRPr="00300A51" w:rsidDel="003E54FD" w:rsidRDefault="00521892">
      <w:pPr>
        <w:pStyle w:val="Corptext"/>
        <w:ind w:firstLine="0"/>
        <w:rPr>
          <w:del w:id="1964" w:author="Alexandru Uicoabă" w:date="2022-06-16T10:25:00Z"/>
          <w:rFonts w:ascii="Arial" w:hAnsi="Arial" w:cs="Arial"/>
          <w:sz w:val="24"/>
          <w:szCs w:val="24"/>
          <w:lang w:val="ro-RO"/>
          <w:rPrChange w:id="1965" w:author="Alexandru Uicoabă" w:date="2022-06-16T14:52:00Z">
            <w:rPr>
              <w:del w:id="1966" w:author="Alexandru Uicoabă" w:date="2022-06-16T10:25:00Z"/>
              <w:sz w:val="24"/>
              <w:szCs w:val="24"/>
              <w:lang w:val="ro-RO"/>
            </w:rPr>
          </w:rPrChange>
        </w:rPr>
        <w:pPrChange w:id="1967" w:author="Alexandru Uicoabă" w:date="2022-06-16T10:25:00Z">
          <w:pPr>
            <w:pStyle w:val="Corptext"/>
          </w:pPr>
        </w:pPrChange>
      </w:pPr>
    </w:p>
    <w:p w14:paraId="24EC0C01" w14:textId="0E954940" w:rsidR="00521892" w:rsidRPr="00300A51" w:rsidDel="003E54FD" w:rsidRDefault="00521892">
      <w:pPr>
        <w:pStyle w:val="Corptext"/>
        <w:ind w:firstLine="0"/>
        <w:rPr>
          <w:del w:id="1968" w:author="Alexandru Uicoabă" w:date="2022-06-16T10:25:00Z"/>
          <w:rFonts w:ascii="Arial" w:hAnsi="Arial" w:cs="Arial"/>
          <w:sz w:val="24"/>
          <w:szCs w:val="24"/>
          <w:lang w:val="ro-RO"/>
          <w:rPrChange w:id="1969" w:author="Alexandru Uicoabă" w:date="2022-06-16T14:52:00Z">
            <w:rPr>
              <w:del w:id="1970" w:author="Alexandru Uicoabă" w:date="2022-06-16T10:25:00Z"/>
              <w:sz w:val="24"/>
              <w:szCs w:val="24"/>
              <w:lang w:val="ro-RO"/>
            </w:rPr>
          </w:rPrChange>
        </w:rPr>
        <w:pPrChange w:id="1971" w:author="Alexandru Uicoabă" w:date="2022-06-16T10:25:00Z">
          <w:pPr>
            <w:pStyle w:val="Corptext"/>
          </w:pPr>
        </w:pPrChange>
      </w:pPr>
    </w:p>
    <w:p w14:paraId="7B916550" w14:textId="77777777" w:rsidR="00521892" w:rsidRPr="00300A51" w:rsidDel="00733C36" w:rsidRDefault="00521892">
      <w:pPr>
        <w:pStyle w:val="Corptext"/>
        <w:ind w:firstLine="0"/>
        <w:rPr>
          <w:del w:id="1972" w:author="Alexandru Uicoabă" w:date="2022-06-16T10:37:00Z"/>
          <w:rFonts w:ascii="Arial" w:hAnsi="Arial" w:cs="Arial"/>
          <w:sz w:val="24"/>
          <w:szCs w:val="24"/>
          <w:lang w:val="ro-RO"/>
          <w:rPrChange w:id="1973" w:author="Alexandru Uicoabă" w:date="2022-06-16T14:52:00Z">
            <w:rPr>
              <w:del w:id="1974" w:author="Alexandru Uicoabă" w:date="2022-06-16T10:37:00Z"/>
              <w:sz w:val="24"/>
              <w:szCs w:val="24"/>
              <w:lang w:val="ro-RO"/>
            </w:rPr>
          </w:rPrChange>
        </w:rPr>
        <w:pPrChange w:id="1975" w:author="Alexandru Uicoabă" w:date="2022-06-16T10:25:00Z">
          <w:pPr>
            <w:pStyle w:val="Corptext"/>
          </w:pPr>
        </w:pPrChange>
      </w:pPr>
    </w:p>
    <w:p w14:paraId="097836A2" w14:textId="37290112" w:rsidR="009A4691" w:rsidRPr="00300A51" w:rsidDel="00733C36" w:rsidRDefault="009A4691" w:rsidP="00FD1BA6">
      <w:pPr>
        <w:jc w:val="both"/>
        <w:rPr>
          <w:del w:id="1976" w:author="Alexandru Uicoabă" w:date="2022-06-16T10:37:00Z"/>
          <w:rFonts w:ascii="Arial" w:hAnsi="Arial" w:cs="Arial"/>
          <w:sz w:val="24"/>
          <w:szCs w:val="24"/>
          <w:rPrChange w:id="1977" w:author="Alexandru Uicoabă" w:date="2022-06-16T14:52:00Z">
            <w:rPr>
              <w:del w:id="1978" w:author="Alexandru Uicoabă" w:date="2022-06-16T10:37:00Z"/>
              <w:rFonts w:ascii="Times New Roman" w:hAnsi="Times New Roman" w:cs="Times New Roman"/>
              <w:sz w:val="24"/>
              <w:szCs w:val="24"/>
            </w:rPr>
          </w:rPrChange>
        </w:rPr>
      </w:pPr>
      <w:del w:id="1979" w:author="Alexandru Uicoabă" w:date="2022-06-16T10:37:00Z">
        <w:r w:rsidRPr="00300A51" w:rsidDel="00733C36">
          <w:rPr>
            <w:rFonts w:ascii="Arial" w:hAnsi="Arial" w:cs="Arial"/>
            <w:sz w:val="24"/>
            <w:szCs w:val="24"/>
            <w:rPrChange w:id="1980" w:author="Alexandru Uicoabă" w:date="2022-06-16T14:52:00Z">
              <w:rPr>
                <w:rFonts w:ascii="Times New Roman" w:hAnsi="Times New Roman" w:cs="Times New Roman"/>
                <w:sz w:val="24"/>
                <w:szCs w:val="24"/>
              </w:rPr>
            </w:rPrChange>
          </w:rPr>
          <w:tab/>
          <w:delText xml:space="preserve">Un alt joc în care s-a implementat un agent prin intermediul aceluiași algoritm MTCS este </w:delText>
        </w:r>
        <w:r w:rsidRPr="00300A51" w:rsidDel="00733C36">
          <w:rPr>
            <w:rFonts w:ascii="Arial" w:hAnsi="Arial" w:cs="Arial"/>
            <w:b/>
            <w:bCs/>
            <w:sz w:val="24"/>
            <w:szCs w:val="24"/>
            <w:rPrChange w:id="1981" w:author="Alexandru Uicoabă" w:date="2022-06-16T14:52:00Z">
              <w:rPr>
                <w:rFonts w:ascii="Times New Roman" w:hAnsi="Times New Roman" w:cs="Times New Roman"/>
                <w:b/>
                <w:bCs/>
                <w:sz w:val="24"/>
                <w:szCs w:val="24"/>
              </w:rPr>
            </w:rPrChange>
          </w:rPr>
          <w:delText>AI Factory Spades</w:delText>
        </w:r>
        <w:r w:rsidRPr="00300A51" w:rsidDel="00733C36">
          <w:rPr>
            <w:rFonts w:ascii="Arial" w:hAnsi="Arial" w:cs="Arial"/>
            <w:sz w:val="24"/>
            <w:szCs w:val="24"/>
            <w:rPrChange w:id="1982" w:author="Alexandru Uicoabă" w:date="2022-06-16T14:52:00Z">
              <w:rPr>
                <w:rFonts w:ascii="Times New Roman" w:hAnsi="Times New Roman" w:cs="Times New Roman"/>
                <w:sz w:val="24"/>
                <w:szCs w:val="24"/>
              </w:rPr>
            </w:rPrChange>
          </w:rPr>
          <w:delText>. Folosind acest algoritm se dorește controlarea agenților care nu sunt controlați de către utilizator (aliații și inamicii acestuia), care să emuleze comportamentul uman, păstrându-se nivelul de performanță și competiție. Principiile aplicate în acest joc pot fi transferate către alte jocuri care folosesc algoritmul MTCS.</w:delText>
        </w:r>
        <w:r w:rsidR="0068010A" w:rsidRPr="00300A51" w:rsidDel="00733C36">
          <w:rPr>
            <w:rFonts w:ascii="Arial" w:hAnsi="Arial" w:cs="Arial"/>
            <w:sz w:val="24"/>
            <w:szCs w:val="24"/>
            <w:rPrChange w:id="1983" w:author="Alexandru Uicoabă" w:date="2022-06-16T14:52:00Z">
              <w:rPr>
                <w:rFonts w:ascii="Times New Roman" w:hAnsi="Times New Roman" w:cs="Times New Roman"/>
                <w:sz w:val="24"/>
                <w:szCs w:val="24"/>
              </w:rPr>
            </w:rPrChange>
          </w:rPr>
          <w:fldChar w:fldCharType="begin"/>
        </w:r>
        <w:r w:rsidR="00733C36" w:rsidRPr="00300A51" w:rsidDel="00733C36">
          <w:rPr>
            <w:rFonts w:ascii="Arial" w:hAnsi="Arial" w:cs="Arial"/>
            <w:sz w:val="24"/>
            <w:szCs w:val="24"/>
            <w:rPrChange w:id="1984" w:author="Alexandru Uicoabă" w:date="2022-06-16T14:52:00Z">
              <w:rPr>
                <w:rFonts w:ascii="Times New Roman" w:hAnsi="Times New Roman" w:cs="Times New Roman"/>
                <w:sz w:val="24"/>
                <w:szCs w:val="24"/>
              </w:rPr>
            </w:rPrChange>
          </w:rPr>
          <w:delInstrText xml:space="preserve"> ADDIN ZOTERO_ITEM CSL_CITATION {"citationID":"Kp6V6MSa","properties":{"formattedCitation":"[15]","plainCitation":"[15]","noteIndex":0},"citationItems":[{"id":181,"uris":["http://zotero.org/users/6649884/items/LA63TUF9"],"itemData":{"id":181,"type":"article-journal","abstract":"Monte Carlo tree search (MCTS) has become a popular solution for game artificial intelligence (AI), capable of creating strong game playing opponents. However, the emergent playstyle of agents using MCTS is not necessarily human-like, believable or enjoyable. AI Factory Spades, currently the top rated Spades game in the Google Play store, uses a variant of MCTS to control AI allies and opponents. In collaboration with the developers, we showed in a previous study that the playstyle of human players significantly differed from that of the AI players. This paper presents a method for player modeling using gameplay data and neural networks that does not require domain knowledge, and a method of biasing MCTS with such a player model to create Spades playing agents that emulate human play whilst maintaining strong, competitive performance. The methods of player modeling and biasing MCTS presented in this study are applied to the commercial codebase of AI Factory Spades, and are transferable to MCTS implementations for discrete-action games where relevant gameplay data are available.","container-title":"IEEE Transactions on Games","DOI":"10.1109/TG.2018.2835764","ISSN":"2475-1510","issue":"4","note":"event: IEEE Transactions on Games","page":"386-395","source":"IEEE Xplore","title":"Emulating Human Play in a Leading Mobile Card Game","volume":"11","author":[{"family":"Baier","given":"H."},{"family":"Sattaur","given":"A."},{"family":"Powley","given":"E. J."},{"family":"Devlin","given":"S."},{"family":"Rollason","given":"J."},{"family":"Cowling","given":"P. I."}],"issued":{"date-parts":[["2019",12]]}}}],"schema":"https://github.com/citation-style-language/schema/raw/master/csl-citation.json"} </w:delInstrText>
        </w:r>
        <w:r w:rsidR="0068010A" w:rsidRPr="00300A51" w:rsidDel="00733C36">
          <w:rPr>
            <w:rFonts w:ascii="Arial" w:hAnsi="Arial" w:cs="Arial"/>
            <w:sz w:val="24"/>
            <w:szCs w:val="24"/>
            <w:rPrChange w:id="1985" w:author="Alexandru Uicoabă" w:date="2022-06-16T14:52:00Z">
              <w:rPr>
                <w:rFonts w:ascii="Times New Roman" w:hAnsi="Times New Roman" w:cs="Times New Roman"/>
                <w:sz w:val="24"/>
                <w:szCs w:val="24"/>
              </w:rPr>
            </w:rPrChange>
          </w:rPr>
          <w:fldChar w:fldCharType="separate"/>
        </w:r>
        <w:r w:rsidR="00733C36" w:rsidRPr="00300A51" w:rsidDel="00733C36">
          <w:rPr>
            <w:rFonts w:ascii="Arial" w:hAnsi="Arial" w:cs="Arial"/>
            <w:sz w:val="24"/>
            <w:szCs w:val="24"/>
            <w:rPrChange w:id="1986" w:author="Alexandru Uicoabă" w:date="2022-06-16T14:52:00Z">
              <w:rPr>
                <w:rFonts w:ascii="Times New Roman" w:hAnsi="Times New Roman" w:cs="Times New Roman"/>
                <w:sz w:val="24"/>
              </w:rPr>
            </w:rPrChange>
          </w:rPr>
          <w:delText>[15]</w:delText>
        </w:r>
        <w:r w:rsidR="0068010A" w:rsidRPr="00300A51" w:rsidDel="00733C36">
          <w:rPr>
            <w:rFonts w:ascii="Arial" w:hAnsi="Arial" w:cs="Arial"/>
            <w:sz w:val="24"/>
            <w:szCs w:val="24"/>
            <w:rPrChange w:id="1987" w:author="Alexandru Uicoabă" w:date="2022-06-16T14:52:00Z">
              <w:rPr>
                <w:rFonts w:ascii="Times New Roman" w:hAnsi="Times New Roman" w:cs="Times New Roman"/>
                <w:sz w:val="24"/>
                <w:szCs w:val="24"/>
              </w:rPr>
            </w:rPrChange>
          </w:rPr>
          <w:fldChar w:fldCharType="end"/>
        </w:r>
      </w:del>
    </w:p>
    <w:p w14:paraId="47DFDAFC" w14:textId="1575D91C" w:rsidR="009A4691" w:rsidRPr="00300A51" w:rsidDel="00733C36" w:rsidRDefault="009A4691">
      <w:pPr>
        <w:jc w:val="both"/>
        <w:rPr>
          <w:del w:id="1988" w:author="Alexandru Uicoabă" w:date="2022-06-16T10:37:00Z"/>
          <w:rFonts w:ascii="Arial" w:hAnsi="Arial" w:cs="Arial"/>
          <w:sz w:val="24"/>
          <w:szCs w:val="24"/>
          <w:rPrChange w:id="1989" w:author="Alexandru Uicoabă" w:date="2022-06-16T14:52:00Z">
            <w:rPr>
              <w:del w:id="1990" w:author="Alexandru Uicoabă" w:date="2022-06-16T10:37:00Z"/>
              <w:sz w:val="24"/>
              <w:szCs w:val="24"/>
            </w:rPr>
          </w:rPrChange>
        </w:rPr>
        <w:pPrChange w:id="1991" w:author="Alexandru Uicoabă" w:date="2022-06-16T10:37:00Z">
          <w:pPr>
            <w:pStyle w:val="Corptext"/>
          </w:pPr>
        </w:pPrChange>
      </w:pPr>
      <w:del w:id="1992" w:author="Alexandru Uicoabă" w:date="2022-06-16T10:37:00Z">
        <w:r w:rsidRPr="00300A51" w:rsidDel="00733C36">
          <w:rPr>
            <w:rFonts w:ascii="Arial" w:hAnsi="Arial" w:cs="Arial"/>
            <w:sz w:val="24"/>
            <w:szCs w:val="24"/>
            <w:rPrChange w:id="1993" w:author="Alexandru Uicoabă" w:date="2022-06-16T14:52:00Z">
              <w:rPr>
                <w:sz w:val="24"/>
                <w:szCs w:val="24"/>
              </w:rPr>
            </w:rPrChange>
          </w:rPr>
          <w:tab/>
          <w:delText xml:space="preserve">Pac-Man nu este singurul joc clasic în care s-a realizat învățarea automată a agentului. Zpepei Wei și echipa sa au obținut un agent autonom capabil să joace bine cunoscutul joc </w:delText>
        </w:r>
        <w:r w:rsidRPr="00300A51" w:rsidDel="00733C36">
          <w:rPr>
            <w:rFonts w:ascii="Arial" w:hAnsi="Arial" w:cs="Arial"/>
            <w:b/>
            <w:bCs/>
            <w:sz w:val="24"/>
            <w:szCs w:val="24"/>
            <w:rPrChange w:id="1994" w:author="Alexandru Uicoabă" w:date="2022-06-16T14:52:00Z">
              <w:rPr>
                <w:b/>
                <w:bCs/>
                <w:sz w:val="24"/>
                <w:szCs w:val="24"/>
              </w:rPr>
            </w:rPrChange>
          </w:rPr>
          <w:delText>Snake</w:delText>
        </w:r>
        <w:r w:rsidRPr="00300A51" w:rsidDel="00733C36">
          <w:rPr>
            <w:rFonts w:ascii="Arial" w:hAnsi="Arial" w:cs="Arial"/>
            <w:sz w:val="24"/>
            <w:szCs w:val="24"/>
            <w:rPrChange w:id="1995" w:author="Alexandru Uicoabă" w:date="2022-06-16T14:52:00Z">
              <w:rPr>
                <w:sz w:val="24"/>
                <w:szCs w:val="24"/>
              </w:rPr>
            </w:rPrChange>
          </w:rPr>
          <w:delText xml:space="preserve">. Antrenarea agentului s-a realizat prin folosirea de </w:delText>
        </w:r>
        <w:r w:rsidRPr="00300A51" w:rsidDel="00733C36">
          <w:rPr>
            <w:rFonts w:ascii="Arial" w:hAnsi="Arial" w:cs="Arial"/>
            <w:b/>
            <w:bCs/>
            <w:sz w:val="24"/>
            <w:szCs w:val="24"/>
            <w:rPrChange w:id="1996" w:author="Alexandru Uicoabă" w:date="2022-06-16T14:52:00Z">
              <w:rPr>
                <w:b/>
                <w:bCs/>
                <w:sz w:val="24"/>
                <w:szCs w:val="24"/>
              </w:rPr>
            </w:rPrChange>
          </w:rPr>
          <w:delText>Convolutional Neural Network</w:delText>
        </w:r>
        <w:r w:rsidRPr="00300A51" w:rsidDel="00733C36">
          <w:rPr>
            <w:rFonts w:ascii="Arial" w:hAnsi="Arial" w:cs="Arial"/>
            <w:sz w:val="24"/>
            <w:szCs w:val="24"/>
            <w:rPrChange w:id="1997" w:author="Alexandru Uicoabă" w:date="2022-06-16T14:52:00Z">
              <w:rPr>
                <w:sz w:val="24"/>
                <w:szCs w:val="24"/>
              </w:rPr>
            </w:rPrChange>
          </w:rPr>
          <w:delText xml:space="preserve">  (CNN) cu o varietate de     Q-learning. Această variantă are ca și scop evitarea situațiilor în care recompensele sunt rare și vin cu întârziere. Experimentele au arătat că prin intermediul acestui model, agentul a reușit chiar  să depășească nivelul atins de oameni</w:delText>
        </w:r>
        <w:commentRangeStart w:id="1998"/>
        <w:commentRangeStart w:id="1999"/>
        <w:r w:rsidRPr="00300A51" w:rsidDel="00733C36">
          <w:rPr>
            <w:rFonts w:ascii="Arial" w:hAnsi="Arial" w:cs="Arial"/>
            <w:sz w:val="24"/>
            <w:szCs w:val="24"/>
            <w:rPrChange w:id="2000" w:author="Alexandru Uicoabă" w:date="2022-06-16T14:52:00Z">
              <w:rPr>
                <w:sz w:val="24"/>
                <w:szCs w:val="24"/>
              </w:rPr>
            </w:rPrChange>
          </w:rPr>
          <w:delText>.</w:delText>
        </w:r>
        <w:commentRangeEnd w:id="1998"/>
        <w:commentRangeEnd w:id="1999"/>
        <w:r w:rsidR="0068010A" w:rsidRPr="00300A51" w:rsidDel="00733C36">
          <w:rPr>
            <w:rFonts w:ascii="Arial" w:hAnsi="Arial" w:cs="Arial"/>
            <w:sz w:val="24"/>
            <w:szCs w:val="24"/>
            <w:rPrChange w:id="2001" w:author="Alexandru Uicoabă" w:date="2022-06-16T14:52:00Z">
              <w:rPr>
                <w:sz w:val="24"/>
                <w:szCs w:val="24"/>
              </w:rPr>
            </w:rPrChange>
          </w:rPr>
          <w:fldChar w:fldCharType="begin"/>
        </w:r>
        <w:r w:rsidR="00733C36" w:rsidRPr="00300A51" w:rsidDel="00733C36">
          <w:rPr>
            <w:rFonts w:ascii="Arial" w:hAnsi="Arial" w:cs="Arial"/>
            <w:sz w:val="24"/>
            <w:szCs w:val="24"/>
            <w:rPrChange w:id="2002" w:author="Alexandru Uicoabă" w:date="2022-06-16T14:52:00Z">
              <w:rPr>
                <w:sz w:val="24"/>
                <w:szCs w:val="24"/>
              </w:rPr>
            </w:rPrChange>
          </w:rPr>
          <w:delInstrText xml:space="preserve"> ADDIN ZOTERO_ITEM CSL_CITATION {"citationID":"Z5VwX3ZH","properties":{"formattedCitation":"[16]","plainCitation":"[16]","noteIndex":0},"citationItems":[{"id":169,"uris":["http://zotero.org/users/6649884/items/UAV5GVCP"],"itemData":{"id":169,"type":"paper-conference","abstract":"Since DeepMind pioneered a deep reinforcement learning (DRL) model to play the Atari games, DRL has become a commonly adopted method to enable the agents to learn complex control policies in various video games. However, similar approaches may still need to be improved when applied to more challenging scenarios, where reward signals are sparse and delayed. In this paper, we develop a refined DRL model to enable our autonomous agent to play the classical Snake Game, whose constraint gets stricter as the game progresses. Specifically, we employ a convolutional neural network (CNN) trained with a variant of Q-learning. Moreover, we propose a carefully designed reward mechanism to properly train the network, adopt a training gap strategy to temporarily bypass training after the location of the target changes, and introduce a dual experience replay method to categorize different experiences for better training efficacy. The experimental results show that our agent outperforms the baseline model and surpasses human-level performance in terms of playing the Snake Game.","container-title":"2018 IEEE International Conference on Agents (ICA)","DOI":"10.1109/AGENTS.2018.8460004","event":"2018 IEEE International Conference on Agents (ICA)","page":"20-25","source":"IEEE Xplore","title":"Autonomous Agents in Snake Game via Deep Reinforcement Learning","author":[{"family":"Wei","given":"Z."},{"family":"Wang","given":"D."},{"family":"Zhang","given":"M."},{"family":"Tan","given":"A."},{"family":"Miao","given":"C."},{"family":"Zhou","given":"Y."}],"issued":{"date-parts":[["2018",7]]}}}],"schema":"https://github.com/citation-style-language/schema/raw/master/csl-citation.json"} </w:delInstrText>
        </w:r>
        <w:r w:rsidR="0068010A" w:rsidRPr="00300A51" w:rsidDel="00733C36">
          <w:rPr>
            <w:rFonts w:ascii="Arial" w:hAnsi="Arial" w:cs="Arial"/>
            <w:sz w:val="24"/>
            <w:szCs w:val="24"/>
            <w:rPrChange w:id="2003" w:author="Alexandru Uicoabă" w:date="2022-06-16T14:52:00Z">
              <w:rPr>
                <w:sz w:val="24"/>
                <w:szCs w:val="24"/>
              </w:rPr>
            </w:rPrChange>
          </w:rPr>
          <w:fldChar w:fldCharType="separate"/>
        </w:r>
        <w:r w:rsidR="00733C36" w:rsidRPr="00300A51" w:rsidDel="00733C36">
          <w:rPr>
            <w:rFonts w:ascii="Arial" w:hAnsi="Arial" w:cs="Arial"/>
            <w:sz w:val="24"/>
            <w:szCs w:val="24"/>
            <w:rPrChange w:id="2004" w:author="Alexandru Uicoabă" w:date="2022-06-16T14:52:00Z">
              <w:rPr>
                <w:sz w:val="24"/>
              </w:rPr>
            </w:rPrChange>
          </w:rPr>
          <w:delText>[16]</w:delText>
        </w:r>
        <w:r w:rsidR="0068010A" w:rsidRPr="00300A51" w:rsidDel="00733C36">
          <w:rPr>
            <w:rFonts w:ascii="Arial" w:hAnsi="Arial" w:cs="Arial"/>
            <w:sz w:val="24"/>
            <w:szCs w:val="24"/>
            <w:rPrChange w:id="2005" w:author="Alexandru Uicoabă" w:date="2022-06-16T14:52:00Z">
              <w:rPr>
                <w:sz w:val="24"/>
                <w:szCs w:val="24"/>
              </w:rPr>
            </w:rPrChange>
          </w:rPr>
          <w:fldChar w:fldCharType="end"/>
        </w:r>
        <w:r w:rsidR="00B620F9" w:rsidRPr="00300A51" w:rsidDel="00733C36">
          <w:rPr>
            <w:rStyle w:val="Referincomentariu"/>
            <w:rFonts w:ascii="Arial" w:hAnsi="Arial" w:cs="Arial"/>
            <w:sz w:val="24"/>
            <w:szCs w:val="24"/>
            <w:rPrChange w:id="2006" w:author="Alexandru Uicoabă" w:date="2022-06-16T14:52:00Z">
              <w:rPr>
                <w:rStyle w:val="Referincomentariu"/>
              </w:rPr>
            </w:rPrChange>
          </w:rPr>
          <w:commentReference w:id="1998"/>
        </w:r>
      </w:del>
      <w:r w:rsidR="005831BC" w:rsidRPr="00300A51">
        <w:rPr>
          <w:rStyle w:val="Referincomentariu"/>
          <w:rFonts w:ascii="Arial" w:hAnsi="Arial" w:cs="Arial"/>
          <w:sz w:val="24"/>
          <w:szCs w:val="24"/>
          <w:rPrChange w:id="2007" w:author="Alexandru Uicoabă" w:date="2022-06-16T14:52:00Z">
            <w:rPr>
              <w:rStyle w:val="Referincomentariu"/>
            </w:rPr>
          </w:rPrChange>
        </w:rPr>
        <w:commentReference w:id="1999"/>
      </w:r>
    </w:p>
    <w:p w14:paraId="61F2E95F" w14:textId="094F2939" w:rsidR="00315364" w:rsidRPr="00300A51" w:rsidDel="000535F0" w:rsidRDefault="009A4691" w:rsidP="000535F0">
      <w:pPr>
        <w:jc w:val="both"/>
        <w:rPr>
          <w:del w:id="2008" w:author="Alexandru Uicoabă" w:date="2022-06-16T11:33:00Z"/>
          <w:rFonts w:ascii="Arial" w:hAnsi="Arial" w:cs="Arial"/>
          <w:sz w:val="24"/>
          <w:szCs w:val="24"/>
          <w:rPrChange w:id="2009" w:author="Alexandru Uicoabă" w:date="2022-06-16T14:52:00Z">
            <w:rPr>
              <w:del w:id="2010" w:author="Alexandru Uicoabă" w:date="2022-06-16T11:33:00Z"/>
              <w:rFonts w:ascii="Times New Roman" w:hAnsi="Times New Roman" w:cs="Times New Roman"/>
              <w:sz w:val="24"/>
              <w:szCs w:val="24"/>
            </w:rPr>
          </w:rPrChange>
        </w:rPr>
      </w:pPr>
      <w:del w:id="2011" w:author="Alexandru Uicoabă" w:date="2022-06-16T10:37:00Z">
        <w:r w:rsidRPr="00300A51" w:rsidDel="00733C36">
          <w:rPr>
            <w:rFonts w:ascii="Arial" w:hAnsi="Arial" w:cs="Arial"/>
            <w:sz w:val="24"/>
            <w:szCs w:val="24"/>
            <w:rPrChange w:id="2012" w:author="Alexandru Uicoabă" w:date="2022-06-16T14:52:00Z">
              <w:rPr>
                <w:rFonts w:ascii="Times New Roman" w:hAnsi="Times New Roman" w:cs="Times New Roman"/>
                <w:sz w:val="24"/>
                <w:szCs w:val="24"/>
              </w:rPr>
            </w:rPrChange>
          </w:rPr>
          <w:tab/>
          <w:delText>Un alt tip de implementare este cea care folosește Markov Decision Process for Decision Making (MDP)  . Folosind acest algoritm, pornind de la comportamenul albinelor, s-au create grupuri cooperative de agenți inteligenți pentru jocuri de tip Real-Time Strategy (RTS). Rezultatele au arătat un nivel ridicat de inteligență colectivă. Un lucru interesant a fost apariția temporară de așa numiți Team Leaders, care au condus cu succes echipa în bătălie</w:delText>
        </w:r>
        <w:commentRangeStart w:id="2013"/>
        <w:commentRangeStart w:id="2014"/>
        <w:r w:rsidRPr="00300A51" w:rsidDel="00733C36">
          <w:rPr>
            <w:rFonts w:ascii="Arial" w:hAnsi="Arial" w:cs="Arial"/>
            <w:sz w:val="24"/>
            <w:szCs w:val="24"/>
            <w:rPrChange w:id="2015" w:author="Alexandru Uicoabă" w:date="2022-06-16T14:52:00Z">
              <w:rPr>
                <w:rFonts w:ascii="Times New Roman" w:hAnsi="Times New Roman" w:cs="Times New Roman"/>
                <w:sz w:val="24"/>
                <w:szCs w:val="24"/>
              </w:rPr>
            </w:rPrChange>
          </w:rPr>
          <w:delText>.</w:delText>
        </w:r>
        <w:commentRangeEnd w:id="2013"/>
        <w:commentRangeEnd w:id="2014"/>
        <w:r w:rsidR="0068010A" w:rsidRPr="00300A51" w:rsidDel="00733C36">
          <w:rPr>
            <w:rFonts w:ascii="Arial" w:hAnsi="Arial" w:cs="Arial"/>
            <w:sz w:val="24"/>
            <w:szCs w:val="24"/>
            <w:rPrChange w:id="2016" w:author="Alexandru Uicoabă" w:date="2022-06-16T14:52:00Z">
              <w:rPr>
                <w:rFonts w:ascii="Times New Roman" w:hAnsi="Times New Roman" w:cs="Times New Roman"/>
                <w:sz w:val="24"/>
                <w:szCs w:val="24"/>
              </w:rPr>
            </w:rPrChange>
          </w:rPr>
          <w:fldChar w:fldCharType="begin"/>
        </w:r>
        <w:r w:rsidR="00733C36" w:rsidRPr="00300A51" w:rsidDel="00733C36">
          <w:rPr>
            <w:rFonts w:ascii="Arial" w:hAnsi="Arial" w:cs="Arial"/>
            <w:sz w:val="24"/>
            <w:szCs w:val="24"/>
            <w:rPrChange w:id="2017" w:author="Alexandru Uicoabă" w:date="2022-06-16T14:52:00Z">
              <w:rPr>
                <w:rFonts w:ascii="Times New Roman" w:hAnsi="Times New Roman" w:cs="Times New Roman"/>
                <w:sz w:val="24"/>
                <w:szCs w:val="24"/>
              </w:rPr>
            </w:rPrChange>
          </w:rPr>
          <w:delInstrText xml:space="preserve"> ADDIN ZOTERO_ITEM CSL_CITATION {"citationID":"J7YmACQ4","properties":{"formattedCitation":"[17]","plainCitation":"[17]","noteIndex":0},"citationItems":[{"id":155,"uris":["http://zotero.org/users/6649884/items/XZYHA9WX"],"itemData":{"id":155,"type":"paper-conference","abstract":"This paper investigates the use the swarm intelligence of honey bees to create groups of co-operative AI for an RTS game in order to create and re-enact battle simulations. The behaviour of the agents are based on the foraging and defensive behaviours of honey bees, adapted to a human environment. The groups consist of multiple model-based reflex agents, with individual blackboards for working memory, with a colony level blackboard to mimic the foraging patterns. An agent architecture and environment is proposed that allows for creation of autonomous cooperative agents. The behaviour of agents is then evaluated and their intelligence is tested using an adaptation of Anytime Universal Intelligence Test.","container-title":"2017 9th International Conference on Virtual Worlds and Games for Serious Applications (VS-Games)","DOI":"10.1109/VS-GAMES.2017.8055809","event":"2017 9th International Conference on Virtual Worlds and Games for Serious Applications (VS-Games)","note":"ISSN: 2474-0489","page":"39-46","source":"IEEE Xplore","title":"Swarm intelligence for autonomous cooperative agents in battles for real-time strategy games","author":[{"family":"Daylamani-Zad","given":"D."},{"family":"Graham","given":"L. B."},{"family":"Paraskevopoulos","given":"I. T."}],"issued":{"date-parts":[["2017",9]]}}}],"schema":"https://github.com/citation-style-language/schema/raw/master/csl-citation.json"} </w:delInstrText>
        </w:r>
        <w:r w:rsidR="0068010A" w:rsidRPr="00300A51" w:rsidDel="00733C36">
          <w:rPr>
            <w:rFonts w:ascii="Arial" w:hAnsi="Arial" w:cs="Arial"/>
            <w:sz w:val="24"/>
            <w:szCs w:val="24"/>
            <w:rPrChange w:id="2018" w:author="Alexandru Uicoabă" w:date="2022-06-16T14:52:00Z">
              <w:rPr>
                <w:rFonts w:ascii="Times New Roman" w:hAnsi="Times New Roman" w:cs="Times New Roman"/>
                <w:sz w:val="24"/>
                <w:szCs w:val="24"/>
              </w:rPr>
            </w:rPrChange>
          </w:rPr>
          <w:fldChar w:fldCharType="separate"/>
        </w:r>
        <w:r w:rsidR="00733C36" w:rsidRPr="00300A51" w:rsidDel="00733C36">
          <w:rPr>
            <w:rFonts w:ascii="Arial" w:hAnsi="Arial" w:cs="Arial"/>
            <w:sz w:val="24"/>
            <w:szCs w:val="24"/>
            <w:rPrChange w:id="2019" w:author="Alexandru Uicoabă" w:date="2022-06-16T14:52:00Z">
              <w:rPr>
                <w:rFonts w:ascii="Times New Roman" w:hAnsi="Times New Roman" w:cs="Times New Roman"/>
                <w:sz w:val="24"/>
              </w:rPr>
            </w:rPrChange>
          </w:rPr>
          <w:delText>[17]</w:delText>
        </w:r>
        <w:r w:rsidR="0068010A" w:rsidRPr="00300A51" w:rsidDel="00733C36">
          <w:rPr>
            <w:rFonts w:ascii="Arial" w:hAnsi="Arial" w:cs="Arial"/>
            <w:sz w:val="24"/>
            <w:szCs w:val="24"/>
            <w:rPrChange w:id="2020" w:author="Alexandru Uicoabă" w:date="2022-06-16T14:52:00Z">
              <w:rPr>
                <w:rFonts w:ascii="Times New Roman" w:hAnsi="Times New Roman" w:cs="Times New Roman"/>
                <w:sz w:val="24"/>
                <w:szCs w:val="24"/>
              </w:rPr>
            </w:rPrChange>
          </w:rPr>
          <w:fldChar w:fldCharType="end"/>
        </w:r>
        <w:r w:rsidR="00B620F9" w:rsidRPr="00300A51" w:rsidDel="00733C36">
          <w:rPr>
            <w:rStyle w:val="Referincomentariu"/>
            <w:rFonts w:ascii="Arial" w:hAnsi="Arial" w:cs="Arial"/>
            <w:sz w:val="24"/>
            <w:szCs w:val="24"/>
            <w:rPrChange w:id="2021" w:author="Alexandru Uicoabă" w:date="2022-06-16T14:52:00Z">
              <w:rPr>
                <w:rStyle w:val="Referincomentariu"/>
              </w:rPr>
            </w:rPrChange>
          </w:rPr>
          <w:commentReference w:id="2013"/>
        </w:r>
      </w:del>
      <w:r w:rsidR="00F02BEE" w:rsidRPr="00300A51">
        <w:rPr>
          <w:rStyle w:val="Referincomentariu"/>
          <w:rFonts w:ascii="Arial" w:hAnsi="Arial" w:cs="Arial"/>
          <w:sz w:val="24"/>
          <w:szCs w:val="24"/>
          <w:rPrChange w:id="2022" w:author="Alexandru Uicoabă" w:date="2022-06-16T14:52:00Z">
            <w:rPr>
              <w:rStyle w:val="Referincomentariu"/>
            </w:rPr>
          </w:rPrChange>
        </w:rPr>
        <w:commentReference w:id="2014"/>
      </w:r>
      <w:ins w:id="2023" w:author="Alexandru Uicoabă" w:date="2022-06-14T22:00:00Z">
        <w:r w:rsidR="00315364" w:rsidRPr="00300A51">
          <w:rPr>
            <w:rFonts w:ascii="Arial" w:hAnsi="Arial" w:cs="Arial"/>
            <w:sz w:val="24"/>
            <w:szCs w:val="24"/>
            <w:rPrChange w:id="2024" w:author="Alexandru Uicoabă" w:date="2022-06-16T14:52:00Z">
              <w:rPr>
                <w:rFonts w:ascii="Times New Roman" w:hAnsi="Times New Roman" w:cs="Times New Roman"/>
                <w:sz w:val="24"/>
                <w:szCs w:val="24"/>
              </w:rPr>
            </w:rPrChange>
          </w:rPr>
          <w:tab/>
          <w:t>După parcurgerea articolelor de mai sus,</w:t>
        </w:r>
      </w:ins>
      <w:ins w:id="2025" w:author="Alexandru Uicoabă" w:date="2022-06-14T22:01:00Z">
        <w:r w:rsidR="00315364" w:rsidRPr="00300A51">
          <w:rPr>
            <w:rFonts w:ascii="Arial" w:hAnsi="Arial" w:cs="Arial"/>
            <w:sz w:val="24"/>
            <w:szCs w:val="24"/>
            <w:rPrChange w:id="2026" w:author="Alexandru Uicoabă" w:date="2022-06-16T14:52:00Z">
              <w:rPr>
                <w:rFonts w:ascii="Times New Roman" w:hAnsi="Times New Roman" w:cs="Times New Roman"/>
                <w:sz w:val="24"/>
                <w:szCs w:val="24"/>
              </w:rPr>
            </w:rPrChange>
          </w:rPr>
          <w:t xml:space="preserve"> s-a observat că într-un procent ridicat, a</w:t>
        </w:r>
      </w:ins>
      <w:ins w:id="2027" w:author="Alexandru Uicoabă" w:date="2022-06-14T22:02:00Z">
        <w:r w:rsidR="00315364" w:rsidRPr="00300A51">
          <w:rPr>
            <w:rFonts w:ascii="Arial" w:hAnsi="Arial" w:cs="Arial"/>
            <w:sz w:val="24"/>
            <w:szCs w:val="24"/>
            <w:rPrChange w:id="2028" w:author="Alexandru Uicoabă" w:date="2022-06-16T14:52:00Z">
              <w:rPr>
                <w:rFonts w:ascii="Times New Roman" w:hAnsi="Times New Roman" w:cs="Times New Roman"/>
                <w:sz w:val="24"/>
                <w:szCs w:val="24"/>
              </w:rPr>
            </w:rPrChange>
          </w:rPr>
          <w:t>u</w:t>
        </w:r>
      </w:ins>
      <w:ins w:id="2029" w:author="Alexandru Uicoabă" w:date="2022-06-14T22:01:00Z">
        <w:r w:rsidR="00315364" w:rsidRPr="00300A51">
          <w:rPr>
            <w:rFonts w:ascii="Arial" w:hAnsi="Arial" w:cs="Arial"/>
            <w:sz w:val="24"/>
            <w:szCs w:val="24"/>
            <w:rPrChange w:id="2030" w:author="Alexandru Uicoabă" w:date="2022-06-16T14:52:00Z">
              <w:rPr>
                <w:rFonts w:ascii="Times New Roman" w:hAnsi="Times New Roman" w:cs="Times New Roman"/>
                <w:sz w:val="24"/>
                <w:szCs w:val="24"/>
              </w:rPr>
            </w:rPrChange>
          </w:rPr>
          <w:t xml:space="preserve"> fost prefera</w:t>
        </w:r>
      </w:ins>
      <w:ins w:id="2031" w:author="Alexandru Uicoabă" w:date="2022-06-14T22:04:00Z">
        <w:r w:rsidR="00315364" w:rsidRPr="00300A51">
          <w:rPr>
            <w:rFonts w:ascii="Arial" w:hAnsi="Arial" w:cs="Arial"/>
            <w:sz w:val="24"/>
            <w:szCs w:val="24"/>
            <w:rPrChange w:id="2032" w:author="Alexandru Uicoabă" w:date="2022-06-16T14:52:00Z">
              <w:rPr>
                <w:rFonts w:ascii="Times New Roman" w:hAnsi="Times New Roman" w:cs="Times New Roman"/>
                <w:sz w:val="24"/>
                <w:szCs w:val="24"/>
              </w:rPr>
            </w:rPrChange>
          </w:rPr>
          <w:t>t</w:t>
        </w:r>
      </w:ins>
      <w:ins w:id="2033" w:author="Alexandru Uicoabă" w:date="2022-06-14T22:02:00Z">
        <w:r w:rsidR="00315364" w:rsidRPr="00300A51">
          <w:rPr>
            <w:rFonts w:ascii="Arial" w:hAnsi="Arial" w:cs="Arial"/>
            <w:sz w:val="24"/>
            <w:szCs w:val="24"/>
            <w:rPrChange w:id="2034" w:author="Alexandru Uicoabă" w:date="2022-06-16T14:52:00Z">
              <w:rPr>
                <w:rFonts w:ascii="Times New Roman" w:hAnsi="Times New Roman" w:cs="Times New Roman"/>
                <w:sz w:val="24"/>
                <w:szCs w:val="24"/>
              </w:rPr>
            </w:rPrChange>
          </w:rPr>
          <w:t xml:space="preserve"> </w:t>
        </w:r>
      </w:ins>
      <w:ins w:id="2035" w:author="Alexandru Uicoabă" w:date="2022-06-16T10:37:00Z">
        <w:r w:rsidR="00733C36" w:rsidRPr="00300A51">
          <w:rPr>
            <w:rFonts w:ascii="Arial" w:hAnsi="Arial" w:cs="Arial"/>
            <w:sz w:val="24"/>
            <w:szCs w:val="24"/>
            <w:rPrChange w:id="2036" w:author="Alexandru Uicoabă" w:date="2022-06-16T14:52:00Z">
              <w:rPr>
                <w:rFonts w:ascii="Times New Roman" w:hAnsi="Times New Roman" w:cs="Times New Roman"/>
                <w:sz w:val="24"/>
                <w:szCs w:val="24"/>
              </w:rPr>
            </w:rPrChange>
          </w:rPr>
          <w:t>utilizarea</w:t>
        </w:r>
      </w:ins>
      <w:ins w:id="2037" w:author="Alexandru Uicoabă" w:date="2022-06-16T10:38:00Z">
        <w:r w:rsidR="00733C36" w:rsidRPr="00300A51">
          <w:rPr>
            <w:rFonts w:ascii="Arial" w:hAnsi="Arial" w:cs="Arial"/>
            <w:sz w:val="24"/>
            <w:szCs w:val="24"/>
            <w:rPrChange w:id="2038" w:author="Alexandru Uicoabă" w:date="2022-06-16T14:52:00Z">
              <w:rPr>
                <w:rFonts w:ascii="Times New Roman" w:hAnsi="Times New Roman" w:cs="Times New Roman"/>
                <w:sz w:val="24"/>
                <w:szCs w:val="24"/>
              </w:rPr>
            </w:rPrChange>
          </w:rPr>
          <w:t xml:space="preserve"> de</w:t>
        </w:r>
      </w:ins>
      <w:ins w:id="2039" w:author="Alexandru Uicoabă" w:date="2022-06-16T10:37:00Z">
        <w:r w:rsidR="00733C36" w:rsidRPr="00300A51">
          <w:rPr>
            <w:rFonts w:ascii="Arial" w:hAnsi="Arial" w:cs="Arial"/>
            <w:sz w:val="24"/>
            <w:szCs w:val="24"/>
            <w:rPrChange w:id="2040" w:author="Alexandru Uicoabă" w:date="2022-06-16T14:52:00Z">
              <w:rPr>
                <w:rFonts w:ascii="Times New Roman" w:hAnsi="Times New Roman" w:cs="Times New Roman"/>
                <w:sz w:val="24"/>
                <w:szCs w:val="24"/>
              </w:rPr>
            </w:rPrChange>
          </w:rPr>
          <w:t xml:space="preserve"> </w:t>
        </w:r>
        <w:proofErr w:type="spellStart"/>
        <w:r w:rsidR="00733C36" w:rsidRPr="00300A51">
          <w:rPr>
            <w:rFonts w:ascii="Arial" w:hAnsi="Arial" w:cs="Arial"/>
            <w:sz w:val="24"/>
            <w:szCs w:val="24"/>
            <w:rPrChange w:id="2041" w:author="Alexandru Uicoabă" w:date="2022-06-16T14:52:00Z">
              <w:rPr>
                <w:rFonts w:ascii="Times New Roman" w:hAnsi="Times New Roman" w:cs="Times New Roman"/>
                <w:sz w:val="24"/>
                <w:szCs w:val="24"/>
              </w:rPr>
            </w:rPrChange>
          </w:rPr>
          <w:t>Reinforcement</w:t>
        </w:r>
        <w:proofErr w:type="spellEnd"/>
        <w:r w:rsidR="00733C36" w:rsidRPr="00300A51">
          <w:rPr>
            <w:rFonts w:ascii="Arial" w:hAnsi="Arial" w:cs="Arial"/>
            <w:sz w:val="24"/>
            <w:szCs w:val="24"/>
            <w:rPrChange w:id="2042" w:author="Alexandru Uicoabă" w:date="2022-06-16T14:52:00Z">
              <w:rPr>
                <w:rFonts w:ascii="Times New Roman" w:hAnsi="Times New Roman" w:cs="Times New Roman"/>
                <w:sz w:val="24"/>
                <w:szCs w:val="24"/>
              </w:rPr>
            </w:rPrChange>
          </w:rPr>
          <w:t xml:space="preserve"> </w:t>
        </w:r>
        <w:proofErr w:type="spellStart"/>
        <w:r w:rsidR="00733C36" w:rsidRPr="00300A51">
          <w:rPr>
            <w:rFonts w:ascii="Arial" w:hAnsi="Arial" w:cs="Arial"/>
            <w:sz w:val="24"/>
            <w:szCs w:val="24"/>
            <w:rPrChange w:id="2043" w:author="Alexandru Uicoabă" w:date="2022-06-16T14:52:00Z">
              <w:rPr>
                <w:rFonts w:ascii="Times New Roman" w:hAnsi="Times New Roman" w:cs="Times New Roman"/>
                <w:sz w:val="24"/>
                <w:szCs w:val="24"/>
              </w:rPr>
            </w:rPrChange>
          </w:rPr>
          <w:t>Learning</w:t>
        </w:r>
      </w:ins>
      <w:proofErr w:type="spellEnd"/>
      <w:ins w:id="2044" w:author="Alexandru Uicoabă" w:date="2022-06-16T10:38:00Z">
        <w:r w:rsidR="00733C36" w:rsidRPr="00300A51">
          <w:rPr>
            <w:rFonts w:ascii="Arial" w:hAnsi="Arial" w:cs="Arial"/>
            <w:sz w:val="24"/>
            <w:szCs w:val="24"/>
            <w:rPrChange w:id="2045" w:author="Alexandru Uicoabă" w:date="2022-06-16T14:52:00Z">
              <w:rPr>
                <w:rFonts w:ascii="Times New Roman" w:hAnsi="Times New Roman" w:cs="Times New Roman"/>
                <w:sz w:val="24"/>
                <w:szCs w:val="24"/>
              </w:rPr>
            </w:rPrChange>
          </w:rPr>
          <w:t xml:space="preserve"> sau Deep </w:t>
        </w:r>
        <w:proofErr w:type="spellStart"/>
        <w:r w:rsidR="00733C36" w:rsidRPr="00300A51">
          <w:rPr>
            <w:rFonts w:ascii="Arial" w:hAnsi="Arial" w:cs="Arial"/>
            <w:sz w:val="24"/>
            <w:szCs w:val="24"/>
            <w:rPrChange w:id="2046" w:author="Alexandru Uicoabă" w:date="2022-06-16T14:52:00Z">
              <w:rPr>
                <w:rFonts w:ascii="Times New Roman" w:hAnsi="Times New Roman" w:cs="Times New Roman"/>
                <w:sz w:val="24"/>
                <w:szCs w:val="24"/>
              </w:rPr>
            </w:rPrChange>
          </w:rPr>
          <w:t>Reinforcement</w:t>
        </w:r>
        <w:proofErr w:type="spellEnd"/>
        <w:r w:rsidR="00733C36" w:rsidRPr="00300A51">
          <w:rPr>
            <w:rFonts w:ascii="Arial" w:hAnsi="Arial" w:cs="Arial"/>
            <w:sz w:val="24"/>
            <w:szCs w:val="24"/>
            <w:rPrChange w:id="2047" w:author="Alexandru Uicoabă" w:date="2022-06-16T14:52:00Z">
              <w:rPr>
                <w:rFonts w:ascii="Times New Roman" w:hAnsi="Times New Roman" w:cs="Times New Roman"/>
                <w:sz w:val="24"/>
                <w:szCs w:val="24"/>
              </w:rPr>
            </w:rPrChange>
          </w:rPr>
          <w:t xml:space="preserve"> </w:t>
        </w:r>
        <w:proofErr w:type="spellStart"/>
        <w:r w:rsidR="00733C36" w:rsidRPr="00300A51">
          <w:rPr>
            <w:rFonts w:ascii="Arial" w:hAnsi="Arial" w:cs="Arial"/>
            <w:sz w:val="24"/>
            <w:szCs w:val="24"/>
            <w:rPrChange w:id="2048" w:author="Alexandru Uicoabă" w:date="2022-06-16T14:52:00Z">
              <w:rPr>
                <w:rFonts w:ascii="Times New Roman" w:hAnsi="Times New Roman" w:cs="Times New Roman"/>
                <w:sz w:val="24"/>
                <w:szCs w:val="24"/>
              </w:rPr>
            </w:rPrChange>
          </w:rPr>
          <w:t>Learning</w:t>
        </w:r>
      </w:ins>
      <w:proofErr w:type="spellEnd"/>
      <w:ins w:id="2049" w:author="Alexandru Uicoabă" w:date="2022-06-16T10:37:00Z">
        <w:r w:rsidR="00733C36" w:rsidRPr="00300A51">
          <w:rPr>
            <w:rFonts w:ascii="Arial" w:hAnsi="Arial" w:cs="Arial"/>
            <w:sz w:val="24"/>
            <w:szCs w:val="24"/>
            <w:rPrChange w:id="2050" w:author="Alexandru Uicoabă" w:date="2022-06-16T14:52:00Z">
              <w:rPr>
                <w:rFonts w:ascii="Times New Roman" w:hAnsi="Times New Roman" w:cs="Times New Roman"/>
                <w:sz w:val="24"/>
                <w:szCs w:val="24"/>
              </w:rPr>
            </w:rPrChange>
          </w:rPr>
          <w:t xml:space="preserve"> </w:t>
        </w:r>
      </w:ins>
      <w:ins w:id="2051" w:author="Alexandru Uicoabă" w:date="2022-06-14T22:01:00Z">
        <w:r w:rsidR="00315364" w:rsidRPr="00300A51">
          <w:rPr>
            <w:rFonts w:ascii="Arial" w:hAnsi="Arial" w:cs="Arial"/>
            <w:sz w:val="24"/>
            <w:szCs w:val="24"/>
            <w:rPrChange w:id="2052" w:author="Alexandru Uicoabă" w:date="2022-06-16T14:52:00Z">
              <w:rPr>
                <w:rFonts w:ascii="Times New Roman" w:hAnsi="Times New Roman" w:cs="Times New Roman"/>
                <w:sz w:val="24"/>
                <w:szCs w:val="24"/>
              </w:rPr>
            </w:rPrChange>
          </w:rPr>
          <w:t>pentru învățarea agentului</w:t>
        </w:r>
      </w:ins>
      <w:ins w:id="2053" w:author="Alexandru Uicoabă" w:date="2022-06-14T22:02:00Z">
        <w:r w:rsidR="00315364" w:rsidRPr="00300A51">
          <w:rPr>
            <w:rFonts w:ascii="Arial" w:hAnsi="Arial" w:cs="Arial"/>
            <w:sz w:val="24"/>
            <w:szCs w:val="24"/>
            <w:rPrChange w:id="2054" w:author="Alexandru Uicoabă" w:date="2022-06-16T14:52:00Z">
              <w:rPr>
                <w:rFonts w:ascii="Times New Roman" w:hAnsi="Times New Roman" w:cs="Times New Roman"/>
                <w:sz w:val="24"/>
                <w:szCs w:val="24"/>
              </w:rPr>
            </w:rPrChange>
          </w:rPr>
          <w:t>.</w:t>
        </w:r>
      </w:ins>
      <w:ins w:id="2055" w:author="Alexandru Uicoabă" w:date="2022-06-14T22:05:00Z">
        <w:r w:rsidR="00315364" w:rsidRPr="00300A51">
          <w:rPr>
            <w:rFonts w:ascii="Arial" w:hAnsi="Arial" w:cs="Arial"/>
            <w:sz w:val="24"/>
            <w:szCs w:val="24"/>
            <w:rPrChange w:id="2056" w:author="Alexandru Uicoabă" w:date="2022-06-16T14:52:00Z">
              <w:rPr>
                <w:rFonts w:ascii="Times New Roman" w:hAnsi="Times New Roman" w:cs="Times New Roman"/>
                <w:sz w:val="24"/>
                <w:szCs w:val="24"/>
              </w:rPr>
            </w:rPrChange>
          </w:rPr>
          <w:t xml:space="preserve"> De asemenea, în articolele parcurse s-a preferat învățarea unui singur agent. În partea de experiment, se vor </w:t>
        </w:r>
      </w:ins>
      <w:ins w:id="2057" w:author="Alexandru Uicoabă" w:date="2022-06-14T22:06:00Z">
        <w:r w:rsidR="00315364" w:rsidRPr="00300A51">
          <w:rPr>
            <w:rFonts w:ascii="Arial" w:hAnsi="Arial" w:cs="Arial"/>
            <w:sz w:val="24"/>
            <w:szCs w:val="24"/>
            <w:rPrChange w:id="2058" w:author="Alexandru Uicoabă" w:date="2022-06-16T14:52:00Z">
              <w:rPr>
                <w:rFonts w:ascii="Times New Roman" w:hAnsi="Times New Roman" w:cs="Times New Roman"/>
                <w:sz w:val="24"/>
                <w:szCs w:val="24"/>
              </w:rPr>
            </w:rPrChange>
          </w:rPr>
          <w:t xml:space="preserve">implementa două experimente, unul folosind algoritmi de </w:t>
        </w:r>
        <w:proofErr w:type="spellStart"/>
        <w:r w:rsidR="00315364" w:rsidRPr="00300A51">
          <w:rPr>
            <w:rFonts w:ascii="Arial" w:hAnsi="Arial" w:cs="Arial"/>
            <w:sz w:val="24"/>
            <w:szCs w:val="24"/>
            <w:rPrChange w:id="2059" w:author="Alexandru Uicoabă" w:date="2022-06-16T14:52:00Z">
              <w:rPr>
                <w:rFonts w:ascii="Times New Roman" w:hAnsi="Times New Roman" w:cs="Times New Roman"/>
                <w:sz w:val="24"/>
                <w:szCs w:val="24"/>
              </w:rPr>
            </w:rPrChange>
          </w:rPr>
          <w:t>machine</w:t>
        </w:r>
        <w:proofErr w:type="spellEnd"/>
        <w:r w:rsidR="00315364" w:rsidRPr="00300A51">
          <w:rPr>
            <w:rFonts w:ascii="Arial" w:hAnsi="Arial" w:cs="Arial"/>
            <w:sz w:val="24"/>
            <w:szCs w:val="24"/>
            <w:rPrChange w:id="2060" w:author="Alexandru Uicoabă" w:date="2022-06-16T14:52:00Z">
              <w:rPr>
                <w:rFonts w:ascii="Times New Roman" w:hAnsi="Times New Roman" w:cs="Times New Roman"/>
                <w:sz w:val="24"/>
                <w:szCs w:val="24"/>
              </w:rPr>
            </w:rPrChange>
          </w:rPr>
          <w:t xml:space="preserve"> </w:t>
        </w:r>
        <w:proofErr w:type="spellStart"/>
        <w:r w:rsidR="00315364" w:rsidRPr="00300A51">
          <w:rPr>
            <w:rFonts w:ascii="Arial" w:hAnsi="Arial" w:cs="Arial"/>
            <w:sz w:val="24"/>
            <w:szCs w:val="24"/>
            <w:rPrChange w:id="2061" w:author="Alexandru Uicoabă" w:date="2022-06-16T14:52:00Z">
              <w:rPr>
                <w:rFonts w:ascii="Times New Roman" w:hAnsi="Times New Roman" w:cs="Times New Roman"/>
                <w:sz w:val="24"/>
                <w:szCs w:val="24"/>
              </w:rPr>
            </w:rPrChange>
          </w:rPr>
          <w:t>learning</w:t>
        </w:r>
        <w:proofErr w:type="spellEnd"/>
        <w:r w:rsidR="00315364" w:rsidRPr="00300A51">
          <w:rPr>
            <w:rFonts w:ascii="Arial" w:hAnsi="Arial" w:cs="Arial"/>
            <w:sz w:val="24"/>
            <w:szCs w:val="24"/>
            <w:rPrChange w:id="2062" w:author="Alexandru Uicoabă" w:date="2022-06-16T14:52:00Z">
              <w:rPr>
                <w:rFonts w:ascii="Times New Roman" w:hAnsi="Times New Roman" w:cs="Times New Roman"/>
                <w:sz w:val="24"/>
                <w:szCs w:val="24"/>
              </w:rPr>
            </w:rPrChange>
          </w:rPr>
          <w:t xml:space="preserve"> supravegheați, iar în celălalt se va folosi un algoritm de </w:t>
        </w:r>
        <w:proofErr w:type="spellStart"/>
        <w:r w:rsidR="00315364" w:rsidRPr="00300A51">
          <w:rPr>
            <w:rFonts w:ascii="Arial" w:hAnsi="Arial" w:cs="Arial"/>
            <w:sz w:val="24"/>
            <w:szCs w:val="24"/>
            <w:rPrChange w:id="2063" w:author="Alexandru Uicoabă" w:date="2022-06-16T14:52:00Z">
              <w:rPr>
                <w:rFonts w:ascii="Times New Roman" w:hAnsi="Times New Roman" w:cs="Times New Roman"/>
                <w:sz w:val="24"/>
                <w:szCs w:val="24"/>
              </w:rPr>
            </w:rPrChange>
          </w:rPr>
          <w:t>reinforcement</w:t>
        </w:r>
        <w:proofErr w:type="spellEnd"/>
        <w:r w:rsidR="00315364" w:rsidRPr="00300A51">
          <w:rPr>
            <w:rFonts w:ascii="Arial" w:hAnsi="Arial" w:cs="Arial"/>
            <w:sz w:val="24"/>
            <w:szCs w:val="24"/>
            <w:rPrChange w:id="2064" w:author="Alexandru Uicoabă" w:date="2022-06-16T14:52:00Z">
              <w:rPr>
                <w:rFonts w:ascii="Times New Roman" w:hAnsi="Times New Roman" w:cs="Times New Roman"/>
                <w:sz w:val="24"/>
                <w:szCs w:val="24"/>
              </w:rPr>
            </w:rPrChange>
          </w:rPr>
          <w:t xml:space="preserve"> </w:t>
        </w:r>
        <w:proofErr w:type="spellStart"/>
        <w:r w:rsidR="00315364" w:rsidRPr="00300A51">
          <w:rPr>
            <w:rFonts w:ascii="Arial" w:hAnsi="Arial" w:cs="Arial"/>
            <w:sz w:val="24"/>
            <w:szCs w:val="24"/>
            <w:rPrChange w:id="2065" w:author="Alexandru Uicoabă" w:date="2022-06-16T14:52:00Z">
              <w:rPr>
                <w:rFonts w:ascii="Times New Roman" w:hAnsi="Times New Roman" w:cs="Times New Roman"/>
                <w:sz w:val="24"/>
                <w:szCs w:val="24"/>
              </w:rPr>
            </w:rPrChange>
          </w:rPr>
          <w:t>learning</w:t>
        </w:r>
        <w:proofErr w:type="spellEnd"/>
        <w:r w:rsidR="00315364" w:rsidRPr="00300A51">
          <w:rPr>
            <w:rFonts w:ascii="Arial" w:hAnsi="Arial" w:cs="Arial"/>
            <w:sz w:val="24"/>
            <w:szCs w:val="24"/>
            <w:rPrChange w:id="2066" w:author="Alexandru Uicoabă" w:date="2022-06-16T14:52:00Z">
              <w:rPr>
                <w:rFonts w:ascii="Times New Roman" w:hAnsi="Times New Roman" w:cs="Times New Roman"/>
                <w:sz w:val="24"/>
                <w:szCs w:val="24"/>
              </w:rPr>
            </w:rPrChange>
          </w:rPr>
          <w:t>.</w:t>
        </w:r>
      </w:ins>
      <w:ins w:id="2067" w:author="Alexandru Uicoabă" w:date="2022-06-14T22:02:00Z">
        <w:r w:rsidR="00315364" w:rsidRPr="00300A51">
          <w:rPr>
            <w:rFonts w:ascii="Arial" w:hAnsi="Arial" w:cs="Arial"/>
            <w:sz w:val="24"/>
            <w:szCs w:val="24"/>
            <w:rPrChange w:id="2068" w:author="Alexandru Uicoabă" w:date="2022-06-16T14:52:00Z">
              <w:rPr>
                <w:rFonts w:ascii="Times New Roman" w:hAnsi="Times New Roman" w:cs="Times New Roman"/>
                <w:sz w:val="24"/>
                <w:szCs w:val="24"/>
              </w:rPr>
            </w:rPrChange>
          </w:rPr>
          <w:t xml:space="preserve">  </w:t>
        </w:r>
      </w:ins>
    </w:p>
    <w:p w14:paraId="3CED231C" w14:textId="77777777" w:rsidR="000535F0" w:rsidRPr="00300A51" w:rsidRDefault="000535F0" w:rsidP="000352C6">
      <w:pPr>
        <w:jc w:val="both"/>
        <w:rPr>
          <w:ins w:id="2069" w:author="Alexandru Uicoabă" w:date="2022-06-16T11:33:00Z"/>
          <w:rFonts w:ascii="Arial" w:hAnsi="Arial" w:cs="Arial"/>
          <w:sz w:val="24"/>
          <w:szCs w:val="24"/>
          <w:rPrChange w:id="2070" w:author="Alexandru Uicoabă" w:date="2022-06-16T14:52:00Z">
            <w:rPr>
              <w:ins w:id="2071" w:author="Alexandru Uicoabă" w:date="2022-06-16T11:33:00Z"/>
              <w:rFonts w:ascii="Times New Roman" w:hAnsi="Times New Roman" w:cs="Times New Roman"/>
              <w:sz w:val="24"/>
              <w:szCs w:val="24"/>
            </w:rPr>
          </w:rPrChange>
        </w:rPr>
      </w:pPr>
    </w:p>
    <w:p w14:paraId="7D3F96C9" w14:textId="0B88A5EB" w:rsidR="00D46087" w:rsidRPr="00300A51" w:rsidDel="000535F0" w:rsidRDefault="00D46087" w:rsidP="00E7416B">
      <w:pPr>
        <w:rPr>
          <w:del w:id="2072" w:author="Alexandru Uicoabă" w:date="2022-06-16T11:33:00Z"/>
          <w:rFonts w:ascii="Arial" w:hAnsi="Arial" w:cs="Arial"/>
          <w:sz w:val="24"/>
          <w:szCs w:val="24"/>
          <w:rPrChange w:id="2073" w:author="Alexandru Uicoabă" w:date="2022-06-16T14:52:00Z">
            <w:rPr>
              <w:del w:id="2074" w:author="Alexandru Uicoabă" w:date="2022-06-16T11:33:00Z"/>
            </w:rPr>
          </w:rPrChange>
        </w:rPr>
      </w:pPr>
    </w:p>
    <w:p w14:paraId="1451D674" w14:textId="57ECA482" w:rsidR="00D46087" w:rsidRPr="0078286B" w:rsidRDefault="00D46087">
      <w:pPr>
        <w:jc w:val="both"/>
        <w:rPr>
          <w:rFonts w:ascii="Arial" w:hAnsi="Arial" w:cs="Arial"/>
          <w:rPrChange w:id="2075" w:author="Alexandru Uicoabă" w:date="2022-06-16T14:49:00Z">
            <w:rPr/>
          </w:rPrChange>
        </w:rPr>
        <w:pPrChange w:id="2076" w:author="Alexandru Uicoabă" w:date="2022-06-16T11:33:00Z">
          <w:pPr/>
        </w:pPrChange>
      </w:pPr>
    </w:p>
    <w:p w14:paraId="576679B9" w14:textId="51E81EB8" w:rsidR="00EC2F26" w:rsidRPr="0078286B" w:rsidRDefault="00EC2F26">
      <w:pPr>
        <w:pStyle w:val="Titlu2"/>
        <w:rPr>
          <w:ins w:id="2077" w:author="Alexandru Uicoabă" w:date="2022-06-16T11:33:00Z"/>
          <w:rFonts w:ascii="Arial" w:hAnsi="Arial" w:cs="Arial"/>
          <w:b/>
          <w:bCs/>
          <w:sz w:val="32"/>
          <w:szCs w:val="32"/>
          <w:rPrChange w:id="2078" w:author="Alexandru Uicoabă" w:date="2022-06-16T14:49:00Z">
            <w:rPr>
              <w:ins w:id="2079" w:author="Alexandru Uicoabă" w:date="2022-06-16T11:33:00Z"/>
              <w:rFonts w:ascii="Times New Roman" w:hAnsi="Times New Roman" w:cs="Times New Roman"/>
              <w:b/>
              <w:bCs/>
              <w:sz w:val="32"/>
              <w:szCs w:val="32"/>
            </w:rPr>
          </w:rPrChange>
        </w:rPr>
      </w:pPr>
      <w:bookmarkStart w:id="2080" w:name="_Toc106343198"/>
      <w:ins w:id="2081" w:author="Alexandru Uicoabă" w:date="2022-06-16T09:51:00Z">
        <w:r w:rsidRPr="0078286B">
          <w:rPr>
            <w:rFonts w:ascii="Arial" w:hAnsi="Arial" w:cs="Arial"/>
            <w:b/>
            <w:bCs/>
            <w:color w:val="auto"/>
            <w:sz w:val="32"/>
            <w:szCs w:val="32"/>
            <w:rPrChange w:id="2082" w:author="Alexandru Uicoabă" w:date="2022-06-16T14:49:00Z">
              <w:rPr>
                <w:rFonts w:asciiTheme="minorHAnsi" w:eastAsiaTheme="minorHAnsi" w:hAnsiTheme="minorHAnsi" w:cstheme="minorBidi"/>
                <w:color w:val="auto"/>
                <w:sz w:val="22"/>
                <w:szCs w:val="22"/>
              </w:rPr>
            </w:rPrChange>
          </w:rPr>
          <w:t xml:space="preserve">2.4 Platforme </w:t>
        </w:r>
        <w:commentRangeStart w:id="2083"/>
        <w:commentRangeStart w:id="2084"/>
        <w:r w:rsidRPr="0078286B">
          <w:rPr>
            <w:rFonts w:ascii="Arial" w:hAnsi="Arial" w:cs="Arial"/>
            <w:b/>
            <w:bCs/>
            <w:color w:val="auto"/>
            <w:sz w:val="32"/>
            <w:szCs w:val="32"/>
            <w:rPrChange w:id="2085" w:author="Alexandru Uicoabă" w:date="2022-06-16T14:49:00Z">
              <w:rPr>
                <w:rFonts w:asciiTheme="minorHAnsi" w:eastAsiaTheme="minorHAnsi" w:hAnsiTheme="minorHAnsi" w:cstheme="minorBidi"/>
                <w:color w:val="auto"/>
                <w:sz w:val="22"/>
                <w:szCs w:val="22"/>
              </w:rPr>
            </w:rPrChange>
          </w:rPr>
          <w:t>software</w:t>
        </w:r>
        <w:commentRangeEnd w:id="2083"/>
        <w:r w:rsidRPr="0078286B">
          <w:rPr>
            <w:rStyle w:val="Referincomentariu"/>
            <w:rFonts w:ascii="Arial" w:eastAsiaTheme="minorHAnsi" w:hAnsi="Arial" w:cs="Arial"/>
            <w:b/>
            <w:bCs/>
            <w:color w:val="auto"/>
            <w:sz w:val="32"/>
            <w:szCs w:val="32"/>
            <w:rPrChange w:id="2086" w:author="Alexandru Uicoabă" w:date="2022-06-16T14:49:00Z">
              <w:rPr>
                <w:rStyle w:val="Referincomentariu"/>
                <w:rFonts w:asciiTheme="minorHAnsi" w:eastAsiaTheme="minorHAnsi" w:hAnsiTheme="minorHAnsi" w:cstheme="minorBidi"/>
                <w:color w:val="auto"/>
              </w:rPr>
            </w:rPrChange>
          </w:rPr>
          <w:commentReference w:id="2083"/>
        </w:r>
      </w:ins>
      <w:commentRangeEnd w:id="2084"/>
      <w:ins w:id="2087" w:author="Alexandru Uicoabă" w:date="2022-06-16T10:18:00Z">
        <w:r w:rsidR="00EA7C3B" w:rsidRPr="0078286B">
          <w:rPr>
            <w:rStyle w:val="Referincomentariu"/>
            <w:rFonts w:ascii="Arial" w:hAnsi="Arial" w:cs="Arial"/>
            <w:b/>
            <w:bCs/>
            <w:color w:val="auto"/>
            <w:sz w:val="32"/>
            <w:szCs w:val="32"/>
            <w:rPrChange w:id="2088" w:author="Alexandru Uicoabă" w:date="2022-06-16T14:49:00Z">
              <w:rPr>
                <w:rStyle w:val="Referincomentariu"/>
                <w:rFonts w:asciiTheme="minorHAnsi" w:eastAsiaTheme="minorHAnsi" w:hAnsiTheme="minorHAnsi" w:cstheme="minorBidi"/>
                <w:color w:val="auto"/>
              </w:rPr>
            </w:rPrChange>
          </w:rPr>
          <w:commentReference w:id="2084"/>
        </w:r>
      </w:ins>
      <w:bookmarkEnd w:id="2080"/>
      <w:ins w:id="2089" w:author="Alexandru Uicoabă" w:date="2022-06-16T09:51:00Z">
        <w:r w:rsidRPr="0078286B">
          <w:rPr>
            <w:rFonts w:ascii="Arial" w:hAnsi="Arial" w:cs="Arial"/>
            <w:b/>
            <w:bCs/>
            <w:sz w:val="32"/>
            <w:szCs w:val="32"/>
            <w:rPrChange w:id="2090" w:author="Alexandru Uicoabă" w:date="2022-06-16T14:49:00Z">
              <w:rPr>
                <w:rFonts w:asciiTheme="minorHAnsi" w:eastAsiaTheme="minorHAnsi" w:hAnsiTheme="minorHAnsi" w:cstheme="minorBidi"/>
                <w:color w:val="auto"/>
                <w:sz w:val="22"/>
                <w:szCs w:val="22"/>
              </w:rPr>
            </w:rPrChange>
          </w:rPr>
          <w:tab/>
        </w:r>
      </w:ins>
    </w:p>
    <w:p w14:paraId="50EF59A7" w14:textId="77777777" w:rsidR="000535F0" w:rsidRPr="00300A51" w:rsidRDefault="000535F0" w:rsidP="000535F0">
      <w:pPr>
        <w:rPr>
          <w:ins w:id="2091" w:author="Alexandru Uicoabă" w:date="2022-06-16T09:51:00Z"/>
          <w:rFonts w:ascii="Arial" w:hAnsi="Arial" w:cs="Arial"/>
          <w:sz w:val="24"/>
          <w:szCs w:val="24"/>
          <w:rPrChange w:id="2092" w:author="Alexandru Uicoabă" w:date="2022-06-16T14:52:00Z">
            <w:rPr>
              <w:ins w:id="2093" w:author="Alexandru Uicoabă" w:date="2022-06-16T09:51:00Z"/>
            </w:rPr>
          </w:rPrChange>
        </w:rPr>
      </w:pPr>
    </w:p>
    <w:p w14:paraId="18B591B7" w14:textId="0E237F1C" w:rsidR="00EC2F26" w:rsidRPr="00300A51" w:rsidRDefault="00EC2F26" w:rsidP="00300A51">
      <w:pPr>
        <w:ind w:firstLine="720"/>
        <w:jc w:val="both"/>
        <w:rPr>
          <w:ins w:id="2094" w:author="Alexandru Uicoabă" w:date="2022-06-16T14:52:00Z"/>
          <w:rFonts w:ascii="Arial" w:hAnsi="Arial" w:cs="Arial"/>
          <w:sz w:val="24"/>
          <w:szCs w:val="24"/>
        </w:rPr>
      </w:pPr>
      <w:ins w:id="2095" w:author="Alexandru Uicoabă" w:date="2022-06-16T09:51:00Z">
        <w:r w:rsidRPr="00300A51">
          <w:rPr>
            <w:rFonts w:ascii="Arial" w:hAnsi="Arial" w:cs="Arial"/>
            <w:sz w:val="24"/>
            <w:szCs w:val="24"/>
            <w:rPrChange w:id="2096" w:author="Alexandru Uicoabă" w:date="2022-06-16T14:53:00Z">
              <w:rPr/>
            </w:rPrChange>
          </w:rPr>
          <w:t xml:space="preserve">Mai jos sunt </w:t>
        </w:r>
      </w:ins>
      <w:ins w:id="2097" w:author="Alexandru Uicoabă" w:date="2022-06-16T11:55:00Z">
        <w:r w:rsidR="00A037EE" w:rsidRPr="00300A51">
          <w:rPr>
            <w:rFonts w:ascii="Arial" w:hAnsi="Arial" w:cs="Arial"/>
            <w:sz w:val="24"/>
            <w:szCs w:val="24"/>
            <w:rPrChange w:id="2098" w:author="Alexandru Uicoabă" w:date="2022-06-16T14:53:00Z">
              <w:rPr/>
            </w:rPrChange>
          </w:rPr>
          <w:t>descrise</w:t>
        </w:r>
      </w:ins>
      <w:ins w:id="2099" w:author="Alexandru Uicoabă" w:date="2022-06-16T09:51:00Z">
        <w:r w:rsidRPr="00300A51">
          <w:rPr>
            <w:rFonts w:ascii="Arial" w:hAnsi="Arial" w:cs="Arial"/>
            <w:sz w:val="24"/>
            <w:szCs w:val="24"/>
            <w:rPrChange w:id="2100" w:author="Alexandru Uicoabă" w:date="2022-06-16T14:53:00Z">
              <w:rPr/>
            </w:rPrChange>
          </w:rPr>
          <w:t xml:space="preserve"> câteva platforme software care facilitează crearea mediului și antrenarea agenților.</w:t>
        </w:r>
      </w:ins>
    </w:p>
    <w:p w14:paraId="16FA7B9A" w14:textId="3863125C" w:rsidR="00EC2F26" w:rsidRPr="00300A51" w:rsidRDefault="00EC2F26" w:rsidP="00300A51">
      <w:pPr>
        <w:jc w:val="both"/>
        <w:rPr>
          <w:ins w:id="2101" w:author="Alexandru Uicoabă" w:date="2022-06-16T09:51:00Z"/>
          <w:rFonts w:ascii="Arial" w:hAnsi="Arial" w:cs="Arial"/>
          <w:sz w:val="24"/>
          <w:szCs w:val="24"/>
          <w:rPrChange w:id="2102" w:author="Alexandru Uicoabă" w:date="2022-06-16T14:53:00Z">
            <w:rPr>
              <w:ins w:id="2103" w:author="Alexandru Uicoabă" w:date="2022-06-16T09:51:00Z"/>
              <w:rFonts w:ascii="Times New Roman" w:hAnsi="Times New Roman" w:cs="Times New Roman"/>
              <w:sz w:val="24"/>
              <w:szCs w:val="24"/>
            </w:rPr>
          </w:rPrChange>
        </w:rPr>
      </w:pPr>
      <w:ins w:id="2104" w:author="Alexandru Uicoabă" w:date="2022-06-16T09:51:00Z">
        <w:r w:rsidRPr="00300A51">
          <w:rPr>
            <w:rFonts w:ascii="Arial" w:hAnsi="Arial" w:cs="Arial"/>
            <w:sz w:val="24"/>
            <w:szCs w:val="24"/>
            <w:rPrChange w:id="2105" w:author="Alexandru Uicoabă" w:date="2022-06-16T14:53:00Z">
              <w:rPr>
                <w:rFonts w:ascii="Times New Roman" w:hAnsi="Times New Roman" w:cs="Times New Roman"/>
                <w:sz w:val="24"/>
                <w:szCs w:val="24"/>
              </w:rPr>
            </w:rPrChange>
          </w:rPr>
          <w:tab/>
        </w:r>
        <w:r w:rsidRPr="00300A51">
          <w:rPr>
            <w:rFonts w:ascii="Arial" w:hAnsi="Arial" w:cs="Arial"/>
            <w:i/>
            <w:iCs/>
            <w:sz w:val="24"/>
            <w:szCs w:val="24"/>
            <w:rPrChange w:id="2106" w:author="Alexandru Uicoabă" w:date="2022-06-16T14:53:00Z">
              <w:rPr>
                <w:rFonts w:ascii="Times New Roman" w:hAnsi="Times New Roman" w:cs="Times New Roman"/>
                <w:i/>
                <w:iCs/>
                <w:sz w:val="24"/>
                <w:szCs w:val="24"/>
              </w:rPr>
            </w:rPrChange>
          </w:rPr>
          <w:t xml:space="preserve">Anaconda </w:t>
        </w:r>
        <w:r w:rsidRPr="00300A51">
          <w:rPr>
            <w:rFonts w:ascii="Arial" w:hAnsi="Arial" w:cs="Arial"/>
            <w:sz w:val="24"/>
            <w:szCs w:val="24"/>
            <w:rPrChange w:id="2107" w:author="Alexandru Uicoabă" w:date="2022-06-16T14:53:00Z">
              <w:rPr>
                <w:rFonts w:ascii="Times New Roman" w:hAnsi="Times New Roman" w:cs="Times New Roman"/>
                <w:sz w:val="24"/>
                <w:szCs w:val="24"/>
              </w:rPr>
            </w:rPrChange>
          </w:rPr>
          <w:t xml:space="preserve"> este o distribuție pentru știința datelor </w:t>
        </w:r>
        <w:proofErr w:type="spellStart"/>
        <w:r w:rsidRPr="00300A51">
          <w:rPr>
            <w:rFonts w:ascii="Arial" w:hAnsi="Arial" w:cs="Arial"/>
            <w:sz w:val="24"/>
            <w:szCs w:val="24"/>
            <w:rPrChange w:id="2108" w:author="Alexandru Uicoabă" w:date="2022-06-16T14:53:00Z">
              <w:rPr>
                <w:rFonts w:ascii="Times New Roman" w:hAnsi="Times New Roman" w:cs="Times New Roman"/>
                <w:sz w:val="24"/>
                <w:szCs w:val="24"/>
              </w:rPr>
            </w:rPrChange>
          </w:rPr>
          <w:t>Python</w:t>
        </w:r>
        <w:proofErr w:type="spellEnd"/>
        <w:r w:rsidRPr="00300A51">
          <w:rPr>
            <w:rFonts w:ascii="Arial" w:hAnsi="Arial" w:cs="Arial"/>
            <w:sz w:val="24"/>
            <w:szCs w:val="24"/>
            <w:rPrChange w:id="2109" w:author="Alexandru Uicoabă" w:date="2022-06-16T14:53:00Z">
              <w:rPr>
                <w:rFonts w:ascii="Times New Roman" w:hAnsi="Times New Roman" w:cs="Times New Roman"/>
                <w:sz w:val="24"/>
                <w:szCs w:val="24"/>
              </w:rPr>
            </w:rPrChange>
          </w:rPr>
          <w:t xml:space="preserve">/R care conține </w:t>
        </w:r>
        <w:proofErr w:type="spellStart"/>
        <w:r w:rsidRPr="00300A51">
          <w:rPr>
            <w:rFonts w:ascii="Arial" w:hAnsi="Arial" w:cs="Arial"/>
            <w:sz w:val="24"/>
            <w:szCs w:val="24"/>
            <w:rPrChange w:id="2110" w:author="Alexandru Uicoabă" w:date="2022-06-16T14:53:00Z">
              <w:rPr>
                <w:rFonts w:ascii="Times New Roman" w:hAnsi="Times New Roman" w:cs="Times New Roman"/>
                <w:sz w:val="24"/>
                <w:szCs w:val="24"/>
              </w:rPr>
            </w:rPrChange>
          </w:rPr>
          <w:t>conda</w:t>
        </w:r>
        <w:proofErr w:type="spellEnd"/>
        <w:r w:rsidRPr="00300A51">
          <w:rPr>
            <w:rFonts w:ascii="Arial" w:hAnsi="Arial" w:cs="Arial"/>
            <w:sz w:val="24"/>
            <w:szCs w:val="24"/>
            <w:rPrChange w:id="2111" w:author="Alexandru Uicoabă" w:date="2022-06-16T14:53:00Z">
              <w:rPr>
                <w:rFonts w:ascii="Times New Roman" w:hAnsi="Times New Roman" w:cs="Times New Roman"/>
                <w:sz w:val="24"/>
                <w:szCs w:val="24"/>
              </w:rPr>
            </w:rPrChange>
          </w:rPr>
          <w:t>, un manager de pachete și medii, care ajută utilizatorii să gestioneze o colecție de peste 7000 de pachete open-</w:t>
        </w:r>
        <w:proofErr w:type="spellStart"/>
        <w:r w:rsidRPr="00300A51">
          <w:rPr>
            <w:rFonts w:ascii="Arial" w:hAnsi="Arial" w:cs="Arial"/>
            <w:sz w:val="24"/>
            <w:szCs w:val="24"/>
            <w:rPrChange w:id="2112" w:author="Alexandru Uicoabă" w:date="2022-06-16T14:53:00Z">
              <w:rPr>
                <w:rFonts w:ascii="Times New Roman" w:hAnsi="Times New Roman" w:cs="Times New Roman"/>
                <w:sz w:val="24"/>
                <w:szCs w:val="24"/>
              </w:rPr>
            </w:rPrChange>
          </w:rPr>
          <w:t>source</w:t>
        </w:r>
        <w:proofErr w:type="spellEnd"/>
        <w:r w:rsidRPr="00300A51">
          <w:rPr>
            <w:rFonts w:ascii="Arial" w:hAnsi="Arial" w:cs="Arial"/>
            <w:sz w:val="24"/>
            <w:szCs w:val="24"/>
            <w:rPrChange w:id="2113" w:author="Alexandru Uicoabă" w:date="2022-06-16T14:53:00Z">
              <w:rPr>
                <w:rFonts w:ascii="Times New Roman" w:hAnsi="Times New Roman" w:cs="Times New Roman"/>
                <w:sz w:val="24"/>
                <w:szCs w:val="24"/>
              </w:rPr>
            </w:rPrChange>
          </w:rPr>
          <w:t xml:space="preserve"> disponibile.</w:t>
        </w:r>
        <w:r w:rsidRPr="00300A51">
          <w:rPr>
            <w:rFonts w:ascii="Arial" w:hAnsi="Arial" w:cs="Arial"/>
            <w:sz w:val="24"/>
            <w:szCs w:val="24"/>
            <w:rPrChange w:id="2114" w:author="Alexandru Uicoabă" w:date="2022-06-16T14:53:00Z">
              <w:rPr>
                <w:rFonts w:ascii="Times New Roman" w:hAnsi="Times New Roman" w:cs="Times New Roman"/>
                <w:sz w:val="24"/>
                <w:szCs w:val="24"/>
              </w:rPr>
            </w:rPrChange>
          </w:rPr>
          <w:fldChar w:fldCharType="begin"/>
        </w:r>
      </w:ins>
      <w:r w:rsidR="00733C36" w:rsidRPr="00300A51">
        <w:rPr>
          <w:rFonts w:ascii="Arial" w:hAnsi="Arial" w:cs="Arial"/>
          <w:sz w:val="24"/>
          <w:szCs w:val="24"/>
          <w:rPrChange w:id="2115" w:author="Alexandru Uicoabă" w:date="2022-06-16T14:53:00Z">
            <w:rPr>
              <w:rFonts w:ascii="Times New Roman" w:hAnsi="Times New Roman" w:cs="Times New Roman"/>
              <w:sz w:val="24"/>
              <w:szCs w:val="24"/>
            </w:rPr>
          </w:rPrChange>
        </w:rPr>
        <w:instrText xml:space="preserve"> ADDIN ZOTERO_ITEM CSL_CITATION {"citationID":"NXiEa5JY","properties":{"formattedCitation":"[18]","plainCitation":"[18]","noteIndex":0},"citationItems":[{"id":297,"uris":["http://zotero.org/users/6649884/items/C9S5GE5B"],"itemData":{"id":297,"type":"webpage","title":"Anaconda Distribution — Anaconda documentation","URL":"https://docs.anaconda.com/anaconda/","accessed":{"date-parts":[["2022",6,13]]}}}],"schema":"https://github.com/citation-style-language/schema/raw/master/csl-citation.json"} </w:instrText>
      </w:r>
      <w:ins w:id="2116" w:author="Alexandru Uicoabă" w:date="2022-06-16T09:51:00Z">
        <w:r w:rsidRPr="00300A51">
          <w:rPr>
            <w:rFonts w:ascii="Arial" w:hAnsi="Arial" w:cs="Arial"/>
            <w:sz w:val="24"/>
            <w:szCs w:val="24"/>
            <w:rPrChange w:id="2117" w:author="Alexandru Uicoabă" w:date="2022-06-16T14:53:00Z">
              <w:rPr>
                <w:rFonts w:ascii="Times New Roman" w:hAnsi="Times New Roman" w:cs="Times New Roman"/>
                <w:sz w:val="24"/>
                <w:szCs w:val="24"/>
              </w:rPr>
            </w:rPrChange>
          </w:rPr>
          <w:fldChar w:fldCharType="separate"/>
        </w:r>
      </w:ins>
      <w:r w:rsidR="00733C36" w:rsidRPr="00300A51">
        <w:rPr>
          <w:rFonts w:ascii="Arial" w:hAnsi="Arial" w:cs="Arial"/>
          <w:sz w:val="24"/>
          <w:szCs w:val="24"/>
          <w:rPrChange w:id="2118" w:author="Alexandru Uicoabă" w:date="2022-06-16T14:53:00Z">
            <w:rPr>
              <w:rFonts w:ascii="Times New Roman" w:hAnsi="Times New Roman" w:cs="Times New Roman"/>
              <w:sz w:val="24"/>
            </w:rPr>
          </w:rPrChange>
        </w:rPr>
        <w:t>[18]</w:t>
      </w:r>
      <w:ins w:id="2119" w:author="Alexandru Uicoabă" w:date="2022-06-16T09:51:00Z">
        <w:r w:rsidRPr="00300A51">
          <w:rPr>
            <w:rFonts w:ascii="Arial" w:hAnsi="Arial" w:cs="Arial"/>
            <w:sz w:val="24"/>
            <w:szCs w:val="24"/>
            <w:rPrChange w:id="2120" w:author="Alexandru Uicoabă" w:date="2022-06-16T14:53:00Z">
              <w:rPr>
                <w:rFonts w:ascii="Times New Roman" w:hAnsi="Times New Roman" w:cs="Times New Roman"/>
                <w:sz w:val="24"/>
                <w:szCs w:val="24"/>
              </w:rPr>
            </w:rPrChange>
          </w:rPr>
          <w:fldChar w:fldCharType="end"/>
        </w:r>
      </w:ins>
    </w:p>
    <w:p w14:paraId="2DBCA254" w14:textId="7DA531DF" w:rsidR="00300A51" w:rsidRDefault="00EC2F26" w:rsidP="00300A51">
      <w:pPr>
        <w:jc w:val="both"/>
        <w:rPr>
          <w:ins w:id="2121" w:author="Alexandru Uicoabă" w:date="2022-06-16T15:45:00Z"/>
          <w:rFonts w:ascii="Arial" w:hAnsi="Arial" w:cs="Arial"/>
          <w:sz w:val="24"/>
          <w:szCs w:val="24"/>
        </w:rPr>
      </w:pPr>
      <w:ins w:id="2122" w:author="Alexandru Uicoabă" w:date="2022-06-16T09:51:00Z">
        <w:r w:rsidRPr="00300A51">
          <w:rPr>
            <w:rFonts w:ascii="Arial" w:hAnsi="Arial" w:cs="Arial"/>
            <w:sz w:val="24"/>
            <w:szCs w:val="24"/>
            <w:rPrChange w:id="2123" w:author="Alexandru Uicoabă" w:date="2022-06-16T14:53:00Z">
              <w:rPr>
                <w:rFonts w:ascii="Times New Roman" w:hAnsi="Times New Roman" w:cs="Times New Roman"/>
                <w:sz w:val="24"/>
                <w:szCs w:val="24"/>
              </w:rPr>
            </w:rPrChange>
          </w:rPr>
          <w:tab/>
        </w:r>
        <w:proofErr w:type="spellStart"/>
        <w:r w:rsidRPr="00300A51">
          <w:rPr>
            <w:rFonts w:ascii="Arial" w:hAnsi="Arial" w:cs="Arial"/>
            <w:i/>
            <w:iCs/>
            <w:sz w:val="24"/>
            <w:szCs w:val="24"/>
            <w:rPrChange w:id="2124" w:author="Alexandru Uicoabă" w:date="2022-06-16T14:53:00Z">
              <w:rPr>
                <w:rFonts w:ascii="Times New Roman" w:hAnsi="Times New Roman" w:cs="Times New Roman"/>
                <w:i/>
                <w:iCs/>
                <w:sz w:val="24"/>
                <w:szCs w:val="24"/>
              </w:rPr>
            </w:rPrChange>
          </w:rPr>
          <w:t>Flask</w:t>
        </w:r>
        <w:proofErr w:type="spellEnd"/>
        <w:r w:rsidRPr="00300A51">
          <w:rPr>
            <w:rFonts w:ascii="Arial" w:hAnsi="Arial" w:cs="Arial"/>
            <w:sz w:val="24"/>
            <w:szCs w:val="24"/>
            <w:rPrChange w:id="2125" w:author="Alexandru Uicoabă" w:date="2022-06-16T14:53:00Z">
              <w:rPr>
                <w:rFonts w:ascii="Times New Roman" w:hAnsi="Times New Roman" w:cs="Times New Roman"/>
                <w:sz w:val="24"/>
                <w:szCs w:val="24"/>
              </w:rPr>
            </w:rPrChange>
          </w:rPr>
          <w:t xml:space="preserve"> este un </w:t>
        </w:r>
        <w:proofErr w:type="spellStart"/>
        <w:r w:rsidRPr="00300A51">
          <w:rPr>
            <w:rFonts w:ascii="Arial" w:hAnsi="Arial" w:cs="Arial"/>
            <w:sz w:val="24"/>
            <w:szCs w:val="24"/>
            <w:rPrChange w:id="2126" w:author="Alexandru Uicoabă" w:date="2022-06-16T14:53:00Z">
              <w:rPr>
                <w:rFonts w:ascii="Times New Roman" w:hAnsi="Times New Roman" w:cs="Times New Roman"/>
                <w:sz w:val="24"/>
                <w:szCs w:val="24"/>
              </w:rPr>
            </w:rPrChange>
          </w:rPr>
          <w:t>framework</w:t>
        </w:r>
        <w:proofErr w:type="spellEnd"/>
        <w:r w:rsidRPr="00300A51">
          <w:rPr>
            <w:rFonts w:ascii="Arial" w:hAnsi="Arial" w:cs="Arial"/>
            <w:sz w:val="24"/>
            <w:szCs w:val="24"/>
            <w:rPrChange w:id="2127" w:author="Alexandru Uicoabă" w:date="2022-06-16T14:53:00Z">
              <w:rPr>
                <w:rFonts w:ascii="Times New Roman" w:hAnsi="Times New Roman" w:cs="Times New Roman"/>
                <w:sz w:val="24"/>
                <w:szCs w:val="24"/>
              </w:rPr>
            </w:rPrChange>
          </w:rPr>
          <w:t xml:space="preserve"> web pe care îl putem folosi pentru a construi cu ușurință o aplicație web. </w:t>
        </w:r>
        <w:proofErr w:type="spellStart"/>
        <w:r w:rsidRPr="00860066">
          <w:rPr>
            <w:rFonts w:ascii="Arial" w:hAnsi="Arial" w:cs="Arial"/>
            <w:i/>
            <w:iCs/>
            <w:sz w:val="24"/>
            <w:szCs w:val="24"/>
            <w:rPrChange w:id="2128" w:author="Alexandru Uicoabă" w:date="2022-06-16T16:47:00Z">
              <w:rPr>
                <w:rFonts w:ascii="Times New Roman" w:hAnsi="Times New Roman" w:cs="Times New Roman"/>
                <w:sz w:val="24"/>
                <w:szCs w:val="24"/>
              </w:rPr>
            </w:rPrChange>
          </w:rPr>
          <w:t>Flask</w:t>
        </w:r>
        <w:proofErr w:type="spellEnd"/>
        <w:r w:rsidRPr="00300A51">
          <w:rPr>
            <w:rFonts w:ascii="Arial" w:hAnsi="Arial" w:cs="Arial"/>
            <w:sz w:val="24"/>
            <w:szCs w:val="24"/>
            <w:rPrChange w:id="2129" w:author="Alexandru Uicoabă" w:date="2022-06-16T14:53:00Z">
              <w:rPr>
                <w:rFonts w:ascii="Times New Roman" w:hAnsi="Times New Roman" w:cs="Times New Roman"/>
                <w:sz w:val="24"/>
                <w:szCs w:val="24"/>
              </w:rPr>
            </w:rPrChange>
          </w:rPr>
          <w:t xml:space="preserve"> oferă pachetele și modulele necesare astfel încât, în calitate de dezvoltator, trebuie să ne concentrăm doar pe logica propriu-zisă a aplicației.</w:t>
        </w:r>
        <w:r w:rsidRPr="00300A51">
          <w:rPr>
            <w:rFonts w:ascii="Arial" w:hAnsi="Arial" w:cs="Arial"/>
            <w:sz w:val="24"/>
            <w:szCs w:val="24"/>
            <w:rPrChange w:id="2130" w:author="Alexandru Uicoabă" w:date="2022-06-16T14:53:00Z">
              <w:rPr>
                <w:rFonts w:ascii="Times New Roman" w:hAnsi="Times New Roman" w:cs="Times New Roman"/>
                <w:sz w:val="24"/>
                <w:szCs w:val="24"/>
              </w:rPr>
            </w:rPrChange>
          </w:rPr>
          <w:fldChar w:fldCharType="begin"/>
        </w:r>
      </w:ins>
      <w:r w:rsidR="00733C36" w:rsidRPr="00300A51">
        <w:rPr>
          <w:rFonts w:ascii="Arial" w:hAnsi="Arial" w:cs="Arial"/>
          <w:sz w:val="24"/>
          <w:szCs w:val="24"/>
          <w:rPrChange w:id="2131" w:author="Alexandru Uicoabă" w:date="2022-06-16T14:53:00Z">
            <w:rPr>
              <w:rFonts w:ascii="Times New Roman" w:hAnsi="Times New Roman" w:cs="Times New Roman"/>
              <w:sz w:val="24"/>
              <w:szCs w:val="24"/>
            </w:rPr>
          </w:rPrChange>
        </w:rPr>
        <w:instrText xml:space="preserve"> ADDIN ZOTERO_ITEM CSL_CITATION {"citationID":"L6QshG8t","properties":{"formattedCitation":"[19]","plainCitation":"[19]","noteIndex":0},"citationItems":[{"id":299,"uris":["http://zotero.org/users/6649884/items/DRVUQQGT"],"itemData":{"id":299,"type":"book","publisher":"Packt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instrText>
      </w:r>
      <w:ins w:id="2132" w:author="Alexandru Uicoabă" w:date="2022-06-16T09:51:00Z">
        <w:r w:rsidRPr="00300A51">
          <w:rPr>
            <w:rFonts w:ascii="Arial" w:hAnsi="Arial" w:cs="Arial"/>
            <w:sz w:val="24"/>
            <w:szCs w:val="24"/>
            <w:rPrChange w:id="2133" w:author="Alexandru Uicoabă" w:date="2022-06-16T14:53:00Z">
              <w:rPr>
                <w:rFonts w:ascii="Times New Roman" w:hAnsi="Times New Roman" w:cs="Times New Roman"/>
                <w:sz w:val="24"/>
                <w:szCs w:val="24"/>
              </w:rPr>
            </w:rPrChange>
          </w:rPr>
          <w:fldChar w:fldCharType="separate"/>
        </w:r>
      </w:ins>
      <w:r w:rsidR="00733C36" w:rsidRPr="00300A51">
        <w:rPr>
          <w:rFonts w:ascii="Arial" w:hAnsi="Arial" w:cs="Arial"/>
          <w:sz w:val="24"/>
          <w:szCs w:val="24"/>
          <w:rPrChange w:id="2134" w:author="Alexandru Uicoabă" w:date="2022-06-16T14:53:00Z">
            <w:rPr>
              <w:rFonts w:ascii="Times New Roman" w:hAnsi="Times New Roman" w:cs="Times New Roman"/>
              <w:sz w:val="24"/>
            </w:rPr>
          </w:rPrChange>
        </w:rPr>
        <w:t>[19]</w:t>
      </w:r>
      <w:ins w:id="2135" w:author="Alexandru Uicoabă" w:date="2022-06-16T09:51:00Z">
        <w:r w:rsidRPr="00300A51">
          <w:rPr>
            <w:rFonts w:ascii="Arial" w:hAnsi="Arial" w:cs="Arial"/>
            <w:sz w:val="24"/>
            <w:szCs w:val="24"/>
            <w:rPrChange w:id="2136" w:author="Alexandru Uicoabă" w:date="2022-06-16T14:53:00Z">
              <w:rPr>
                <w:rFonts w:ascii="Times New Roman" w:hAnsi="Times New Roman" w:cs="Times New Roman"/>
                <w:sz w:val="24"/>
                <w:szCs w:val="24"/>
              </w:rPr>
            </w:rPrChange>
          </w:rPr>
          <w:fldChar w:fldCharType="end"/>
        </w:r>
      </w:ins>
    </w:p>
    <w:p w14:paraId="45772EEC" w14:textId="77777777" w:rsidR="003C1A92" w:rsidRPr="00300A51" w:rsidRDefault="003C1A92">
      <w:pPr>
        <w:jc w:val="both"/>
        <w:rPr>
          <w:ins w:id="2137" w:author="Alexandru Uicoabă" w:date="2022-06-16T14:52:00Z"/>
          <w:rFonts w:ascii="Arial" w:hAnsi="Arial" w:cs="Arial"/>
          <w:sz w:val="24"/>
          <w:szCs w:val="24"/>
          <w:rPrChange w:id="2138" w:author="Alexandru Uicoabă" w:date="2022-06-16T14:53:00Z">
            <w:rPr>
              <w:ins w:id="2139" w:author="Alexandru Uicoabă" w:date="2022-06-16T14:52:00Z"/>
              <w:rFonts w:ascii="Arial" w:hAnsi="Arial" w:cs="Arial"/>
              <w:sz w:val="28"/>
              <w:szCs w:val="28"/>
            </w:rPr>
          </w:rPrChange>
        </w:rPr>
        <w:pPrChange w:id="2140" w:author="Alexandru Uicoabă" w:date="2022-06-16T14:53:00Z">
          <w:pPr/>
        </w:pPrChange>
      </w:pPr>
    </w:p>
    <w:p w14:paraId="20D2B4CF" w14:textId="5776AFC9" w:rsidR="00300A51" w:rsidRDefault="00EC2F26">
      <w:pPr>
        <w:ind w:firstLine="720"/>
        <w:jc w:val="both"/>
        <w:rPr>
          <w:ins w:id="2141" w:author="Alexandru Uicoabă" w:date="2022-06-16T14:53:00Z"/>
          <w:rFonts w:ascii="Arial" w:hAnsi="Arial" w:cs="Arial"/>
          <w:sz w:val="24"/>
          <w:szCs w:val="24"/>
        </w:rPr>
        <w:pPrChange w:id="2142" w:author="Alexandru Uicoabă" w:date="2022-06-16T15:45:00Z">
          <w:pPr>
            <w:jc w:val="both"/>
          </w:pPr>
        </w:pPrChange>
      </w:pPr>
      <w:proofErr w:type="spellStart"/>
      <w:ins w:id="2143" w:author="Alexandru Uicoabă" w:date="2022-06-16T09:51:00Z">
        <w:r w:rsidRPr="00300A51">
          <w:rPr>
            <w:rFonts w:ascii="Arial" w:hAnsi="Arial" w:cs="Arial"/>
            <w:i/>
            <w:iCs/>
            <w:sz w:val="24"/>
            <w:szCs w:val="24"/>
            <w:rPrChange w:id="2144" w:author="Alexandru Uicoabă" w:date="2022-06-16T14:53:00Z">
              <w:rPr>
                <w:rFonts w:ascii="Times New Roman" w:hAnsi="Times New Roman" w:cs="Times New Roman"/>
                <w:i/>
                <w:iCs/>
                <w:sz w:val="24"/>
                <w:szCs w:val="24"/>
              </w:rPr>
            </w:rPrChange>
          </w:rPr>
          <w:lastRenderedPageBreak/>
          <w:t>Scikit-learn</w:t>
        </w:r>
        <w:proofErr w:type="spellEnd"/>
        <w:r w:rsidRPr="00300A51">
          <w:rPr>
            <w:rFonts w:ascii="Arial" w:hAnsi="Arial" w:cs="Arial"/>
            <w:sz w:val="24"/>
            <w:szCs w:val="24"/>
            <w:rPrChange w:id="2145" w:author="Alexandru Uicoabă" w:date="2022-06-16T14:53:00Z">
              <w:rPr>
                <w:rFonts w:ascii="Times New Roman" w:hAnsi="Times New Roman" w:cs="Times New Roman"/>
                <w:sz w:val="24"/>
                <w:szCs w:val="24"/>
              </w:rPr>
            </w:rPrChange>
          </w:rPr>
          <w:t xml:space="preserve"> este un modul </w:t>
        </w:r>
        <w:proofErr w:type="spellStart"/>
        <w:r w:rsidRPr="00860066">
          <w:rPr>
            <w:rFonts w:ascii="Arial" w:hAnsi="Arial" w:cs="Arial"/>
            <w:i/>
            <w:iCs/>
            <w:sz w:val="24"/>
            <w:szCs w:val="24"/>
            <w:rPrChange w:id="2146" w:author="Alexandru Uicoabă" w:date="2022-06-16T16:47:00Z">
              <w:rPr>
                <w:rFonts w:ascii="Times New Roman" w:hAnsi="Times New Roman" w:cs="Times New Roman"/>
                <w:sz w:val="24"/>
                <w:szCs w:val="24"/>
              </w:rPr>
            </w:rPrChange>
          </w:rPr>
          <w:t>Python</w:t>
        </w:r>
        <w:proofErr w:type="spellEnd"/>
        <w:r w:rsidRPr="00300A51">
          <w:rPr>
            <w:rFonts w:ascii="Arial" w:hAnsi="Arial" w:cs="Arial"/>
            <w:sz w:val="24"/>
            <w:szCs w:val="24"/>
            <w:rPrChange w:id="2147" w:author="Alexandru Uicoabă" w:date="2022-06-16T14:53:00Z">
              <w:rPr>
                <w:rFonts w:ascii="Times New Roman" w:hAnsi="Times New Roman" w:cs="Times New Roman"/>
                <w:sz w:val="24"/>
                <w:szCs w:val="24"/>
              </w:rPr>
            </w:rPrChange>
          </w:rPr>
          <w:t xml:space="preserve"> care integrează o gamă largă de algoritmi de învățare automată de ultimă generație pentru probleme supravegheate și nesupravegheate. Accentul este pus pe ușurința în utilizare, performanță, documentație și coerența API</w:t>
        </w:r>
        <w:commentRangeStart w:id="2148"/>
        <w:commentRangeStart w:id="2149"/>
        <w:commentRangeStart w:id="2150"/>
        <w:r w:rsidRPr="00300A51">
          <w:rPr>
            <w:rFonts w:ascii="Arial" w:hAnsi="Arial" w:cs="Arial"/>
            <w:sz w:val="24"/>
            <w:szCs w:val="24"/>
            <w:rPrChange w:id="2151" w:author="Alexandru Uicoabă" w:date="2022-06-16T14:53:00Z">
              <w:rPr>
                <w:rFonts w:ascii="Times New Roman" w:hAnsi="Times New Roman" w:cs="Times New Roman"/>
                <w:sz w:val="24"/>
                <w:szCs w:val="24"/>
              </w:rPr>
            </w:rPrChange>
          </w:rPr>
          <w:t>.</w:t>
        </w:r>
        <w:commentRangeEnd w:id="2148"/>
        <w:commentRangeEnd w:id="2149"/>
        <w:commentRangeEnd w:id="2150"/>
        <w:r w:rsidRPr="00300A51">
          <w:rPr>
            <w:rFonts w:ascii="Arial" w:hAnsi="Arial" w:cs="Arial"/>
            <w:sz w:val="24"/>
            <w:szCs w:val="24"/>
            <w:rPrChange w:id="2152" w:author="Alexandru Uicoabă" w:date="2022-06-16T14:53:00Z">
              <w:rPr>
                <w:rFonts w:ascii="Times New Roman" w:hAnsi="Times New Roman" w:cs="Times New Roman"/>
                <w:sz w:val="24"/>
                <w:szCs w:val="24"/>
              </w:rPr>
            </w:rPrChange>
          </w:rPr>
          <w:t xml:space="preserve"> Acest modul va fi folosit pentru antrenarea modelului de învățare automată supravegheată.</w:t>
        </w:r>
        <w:r w:rsidRPr="00300A51">
          <w:rPr>
            <w:rFonts w:ascii="Arial" w:hAnsi="Arial" w:cs="Arial"/>
            <w:sz w:val="24"/>
            <w:szCs w:val="24"/>
            <w:rPrChange w:id="2153" w:author="Alexandru Uicoabă" w:date="2022-06-16T14:53:00Z">
              <w:rPr>
                <w:rFonts w:ascii="Times New Roman" w:hAnsi="Times New Roman" w:cs="Times New Roman"/>
                <w:sz w:val="24"/>
                <w:szCs w:val="24"/>
              </w:rPr>
            </w:rPrChange>
          </w:rPr>
          <w:fldChar w:fldCharType="begin"/>
        </w:r>
      </w:ins>
      <w:r w:rsidR="00733C36" w:rsidRPr="00300A51">
        <w:rPr>
          <w:rFonts w:ascii="Arial" w:hAnsi="Arial" w:cs="Arial"/>
          <w:sz w:val="24"/>
          <w:szCs w:val="24"/>
          <w:rPrChange w:id="2154" w:author="Alexandru Uicoabă" w:date="2022-06-16T14:53:00Z">
            <w:rPr>
              <w:rFonts w:ascii="Times New Roman" w:hAnsi="Times New Roman" w:cs="Times New Roman"/>
              <w:sz w:val="24"/>
              <w:szCs w:val="24"/>
            </w:rPr>
          </w:rPrChange>
        </w:rPr>
        <w:instrText xml:space="preserve"> ADDIN ZOTERO_ITEM CSL_CITATION {"citationID":"K35AN5VU","properties":{"formattedCitation":"[20]","plainCitation":"[20]","noteIndex":0},"citationItems":[{"id":295,"uris":["http://zotero.org/users/6649884/items/GI725HQ8"],"itemData":{"id":295,"type":"article-journal","abstract":"Scikit-learn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instrText>
      </w:r>
      <w:ins w:id="2155" w:author="Alexandru Uicoabă" w:date="2022-06-16T09:51:00Z">
        <w:r w:rsidRPr="00300A51">
          <w:rPr>
            <w:rFonts w:ascii="Arial" w:hAnsi="Arial" w:cs="Arial"/>
            <w:sz w:val="24"/>
            <w:szCs w:val="24"/>
            <w:rPrChange w:id="2156" w:author="Alexandru Uicoabă" w:date="2022-06-16T14:53:00Z">
              <w:rPr>
                <w:rFonts w:ascii="Times New Roman" w:hAnsi="Times New Roman" w:cs="Times New Roman"/>
                <w:sz w:val="24"/>
                <w:szCs w:val="24"/>
              </w:rPr>
            </w:rPrChange>
          </w:rPr>
          <w:fldChar w:fldCharType="separate"/>
        </w:r>
      </w:ins>
      <w:r w:rsidR="00733C36" w:rsidRPr="00300A51">
        <w:rPr>
          <w:rFonts w:ascii="Arial" w:hAnsi="Arial" w:cs="Arial"/>
          <w:sz w:val="24"/>
          <w:szCs w:val="24"/>
          <w:rPrChange w:id="2157" w:author="Alexandru Uicoabă" w:date="2022-06-16T14:53:00Z">
            <w:rPr>
              <w:rFonts w:ascii="Times New Roman" w:hAnsi="Times New Roman" w:cs="Times New Roman"/>
              <w:sz w:val="24"/>
            </w:rPr>
          </w:rPrChange>
        </w:rPr>
        <w:t>[20]</w:t>
      </w:r>
      <w:ins w:id="2158" w:author="Alexandru Uicoabă" w:date="2022-06-16T09:51:00Z">
        <w:r w:rsidRPr="00300A51">
          <w:rPr>
            <w:rFonts w:ascii="Arial" w:hAnsi="Arial" w:cs="Arial"/>
            <w:sz w:val="24"/>
            <w:szCs w:val="24"/>
            <w:rPrChange w:id="2159" w:author="Alexandru Uicoabă" w:date="2022-06-16T14:53:00Z">
              <w:rPr>
                <w:rFonts w:ascii="Times New Roman" w:hAnsi="Times New Roman" w:cs="Times New Roman"/>
                <w:sz w:val="24"/>
                <w:szCs w:val="24"/>
              </w:rPr>
            </w:rPrChange>
          </w:rPr>
          <w:fldChar w:fldCharType="end"/>
        </w:r>
        <w:r w:rsidRPr="00300A51">
          <w:rPr>
            <w:rStyle w:val="Referincomentariu"/>
            <w:rFonts w:ascii="Arial" w:hAnsi="Arial" w:cs="Arial"/>
            <w:sz w:val="24"/>
            <w:szCs w:val="24"/>
            <w:rPrChange w:id="2160" w:author="Alexandru Uicoabă" w:date="2022-06-16T14:53:00Z">
              <w:rPr>
                <w:rStyle w:val="Referincomentariu"/>
              </w:rPr>
            </w:rPrChange>
          </w:rPr>
          <w:commentReference w:id="2148"/>
        </w:r>
        <w:r w:rsidRPr="00300A51">
          <w:rPr>
            <w:rStyle w:val="Referincomentariu"/>
            <w:rFonts w:ascii="Arial" w:hAnsi="Arial" w:cs="Arial"/>
            <w:sz w:val="24"/>
            <w:szCs w:val="24"/>
            <w:rPrChange w:id="2161" w:author="Alexandru Uicoabă" w:date="2022-06-16T14:53:00Z">
              <w:rPr>
                <w:rStyle w:val="Referincomentariu"/>
              </w:rPr>
            </w:rPrChange>
          </w:rPr>
          <w:commentReference w:id="2149"/>
        </w:r>
        <w:r w:rsidRPr="00300A51">
          <w:rPr>
            <w:rStyle w:val="Referincomentariu"/>
            <w:rFonts w:ascii="Arial" w:hAnsi="Arial" w:cs="Arial"/>
            <w:sz w:val="24"/>
            <w:szCs w:val="24"/>
            <w:rPrChange w:id="2162" w:author="Alexandru Uicoabă" w:date="2022-06-16T14:53:00Z">
              <w:rPr>
                <w:rStyle w:val="Referincomentariu"/>
              </w:rPr>
            </w:rPrChange>
          </w:rPr>
          <w:commentReference w:id="2150"/>
        </w:r>
      </w:ins>
    </w:p>
    <w:p w14:paraId="126F3721" w14:textId="38C2B626" w:rsidR="00EC2F26" w:rsidRPr="0078286B" w:rsidRDefault="00EC2F26">
      <w:pPr>
        <w:ind w:firstLine="720"/>
        <w:jc w:val="both"/>
        <w:rPr>
          <w:ins w:id="2163" w:author="Alexandru Uicoabă" w:date="2022-06-16T09:51:00Z"/>
          <w:rFonts w:ascii="Arial" w:hAnsi="Arial" w:cs="Arial"/>
          <w:sz w:val="24"/>
          <w:szCs w:val="24"/>
          <w:rPrChange w:id="2164" w:author="Alexandru Uicoabă" w:date="2022-06-16T14:49:00Z">
            <w:rPr>
              <w:ins w:id="2165" w:author="Alexandru Uicoabă" w:date="2022-06-16T09:51:00Z"/>
              <w:rFonts w:ascii="Times New Roman" w:hAnsi="Times New Roman" w:cs="Times New Roman"/>
              <w:sz w:val="24"/>
              <w:szCs w:val="24"/>
            </w:rPr>
          </w:rPrChange>
        </w:rPr>
        <w:pPrChange w:id="2166" w:author="Alexandru Uicoabă" w:date="2022-06-16T14:53:00Z">
          <w:pPr>
            <w:jc w:val="both"/>
          </w:pPr>
        </w:pPrChange>
      </w:pPr>
      <w:ins w:id="2167" w:author="Alexandru Uicoabă" w:date="2022-06-16T09:51:00Z">
        <w:r w:rsidRPr="0078286B">
          <w:rPr>
            <w:rFonts w:ascii="Arial" w:hAnsi="Arial" w:cs="Arial"/>
            <w:sz w:val="24"/>
            <w:szCs w:val="24"/>
            <w:rPrChange w:id="2168" w:author="Alexandru Uicoabă" w:date="2022-06-16T14:49:00Z">
              <w:rPr>
                <w:rFonts w:ascii="Times New Roman" w:hAnsi="Times New Roman" w:cs="Times New Roman"/>
                <w:sz w:val="24"/>
                <w:szCs w:val="24"/>
              </w:rPr>
            </w:rPrChange>
          </w:rPr>
          <w:t xml:space="preserve">Motorul de joc </w:t>
        </w:r>
        <w:proofErr w:type="spellStart"/>
        <w:r w:rsidRPr="00860066">
          <w:rPr>
            <w:rFonts w:ascii="Arial" w:hAnsi="Arial" w:cs="Arial"/>
            <w:sz w:val="24"/>
            <w:szCs w:val="24"/>
            <w:rPrChange w:id="2169" w:author="Alexandru Uicoabă" w:date="2022-06-16T16:48:00Z">
              <w:rPr>
                <w:rFonts w:ascii="Times New Roman" w:hAnsi="Times New Roman" w:cs="Times New Roman"/>
                <w:i/>
                <w:iCs/>
                <w:sz w:val="24"/>
                <w:szCs w:val="24"/>
              </w:rPr>
            </w:rPrChange>
          </w:rPr>
          <w:t>Unity</w:t>
        </w:r>
        <w:proofErr w:type="spellEnd"/>
        <w:r w:rsidRPr="0078286B">
          <w:rPr>
            <w:rFonts w:ascii="Arial" w:hAnsi="Arial" w:cs="Arial"/>
            <w:sz w:val="24"/>
            <w:szCs w:val="24"/>
            <w:rPrChange w:id="2170" w:author="Alexandru Uicoabă" w:date="2022-06-16T14:49:00Z">
              <w:rPr>
                <w:rFonts w:ascii="Times New Roman" w:hAnsi="Times New Roman" w:cs="Times New Roman"/>
                <w:sz w:val="24"/>
                <w:szCs w:val="24"/>
              </w:rPr>
            </w:rPrChange>
          </w:rPr>
          <w:t xml:space="preserve"> este dezvoltat de </w:t>
        </w:r>
        <w:proofErr w:type="spellStart"/>
        <w:r w:rsidRPr="00860066">
          <w:rPr>
            <w:rFonts w:ascii="Arial" w:hAnsi="Arial" w:cs="Arial"/>
            <w:i/>
            <w:iCs/>
            <w:sz w:val="24"/>
            <w:szCs w:val="24"/>
            <w:rPrChange w:id="2171" w:author="Alexandru Uicoabă" w:date="2022-06-16T16:48:00Z">
              <w:rPr>
                <w:rFonts w:ascii="Times New Roman" w:hAnsi="Times New Roman" w:cs="Times New Roman"/>
                <w:sz w:val="24"/>
                <w:szCs w:val="24"/>
              </w:rPr>
            </w:rPrChange>
          </w:rPr>
          <w:t>Unity</w:t>
        </w:r>
        <w:proofErr w:type="spellEnd"/>
        <w:r w:rsidRPr="0078286B">
          <w:rPr>
            <w:rFonts w:ascii="Arial" w:hAnsi="Arial" w:cs="Arial"/>
            <w:sz w:val="24"/>
            <w:szCs w:val="24"/>
            <w:rPrChange w:id="2172" w:author="Alexandru Uicoabă" w:date="2022-06-16T14:49:00Z">
              <w:rPr>
                <w:rFonts w:ascii="Times New Roman" w:hAnsi="Times New Roman" w:cs="Times New Roman"/>
                <w:sz w:val="24"/>
                <w:szCs w:val="24"/>
              </w:rPr>
            </w:rPrChange>
          </w:rPr>
          <w:t xml:space="preserve"> Technologies și integrează un motor de </w:t>
        </w:r>
        <w:proofErr w:type="spellStart"/>
        <w:r w:rsidRPr="0078286B">
          <w:rPr>
            <w:rFonts w:ascii="Arial" w:hAnsi="Arial" w:cs="Arial"/>
            <w:sz w:val="24"/>
            <w:szCs w:val="24"/>
            <w:rPrChange w:id="2173" w:author="Alexandru Uicoabă" w:date="2022-06-16T14:49:00Z">
              <w:rPr>
                <w:rFonts w:ascii="Times New Roman" w:hAnsi="Times New Roman" w:cs="Times New Roman"/>
                <w:sz w:val="24"/>
                <w:szCs w:val="24"/>
              </w:rPr>
            </w:rPrChange>
          </w:rPr>
          <w:t>randare</w:t>
        </w:r>
        <w:proofErr w:type="spellEnd"/>
        <w:r w:rsidRPr="0078286B">
          <w:rPr>
            <w:rFonts w:ascii="Arial" w:hAnsi="Arial" w:cs="Arial"/>
            <w:sz w:val="24"/>
            <w:szCs w:val="24"/>
            <w:rPrChange w:id="2174" w:author="Alexandru Uicoabă" w:date="2022-06-16T14:49:00Z">
              <w:rPr>
                <w:rFonts w:ascii="Times New Roman" w:hAnsi="Times New Roman" w:cs="Times New Roman"/>
                <w:sz w:val="24"/>
                <w:szCs w:val="24"/>
              </w:rPr>
            </w:rPrChange>
          </w:rPr>
          <w:t xml:space="preserve"> personalizat cu motorul de fizică </w:t>
        </w:r>
        <w:proofErr w:type="spellStart"/>
        <w:r w:rsidRPr="0078286B">
          <w:rPr>
            <w:rFonts w:ascii="Arial" w:hAnsi="Arial" w:cs="Arial"/>
            <w:sz w:val="24"/>
            <w:szCs w:val="24"/>
            <w:rPrChange w:id="2175" w:author="Alexandru Uicoabă" w:date="2022-06-16T14:49:00Z">
              <w:rPr>
                <w:rFonts w:ascii="Times New Roman" w:hAnsi="Times New Roman" w:cs="Times New Roman"/>
                <w:sz w:val="24"/>
                <w:szCs w:val="24"/>
              </w:rPr>
            </w:rPrChange>
          </w:rPr>
          <w:t>nVidia</w:t>
        </w:r>
        <w:proofErr w:type="spellEnd"/>
        <w:r w:rsidRPr="0078286B">
          <w:rPr>
            <w:rFonts w:ascii="Arial" w:hAnsi="Arial" w:cs="Arial"/>
            <w:sz w:val="24"/>
            <w:szCs w:val="24"/>
            <w:rPrChange w:id="2176"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2177" w:author="Alexandru Uicoabă" w:date="2022-06-16T14:49:00Z">
              <w:rPr>
                <w:rFonts w:ascii="Times New Roman" w:hAnsi="Times New Roman" w:cs="Times New Roman"/>
                <w:sz w:val="24"/>
                <w:szCs w:val="24"/>
              </w:rPr>
            </w:rPrChange>
          </w:rPr>
          <w:t>PhysX</w:t>
        </w:r>
        <w:proofErr w:type="spellEnd"/>
        <w:r w:rsidRPr="0078286B">
          <w:rPr>
            <w:rFonts w:ascii="Arial" w:hAnsi="Arial" w:cs="Arial"/>
            <w:sz w:val="24"/>
            <w:szCs w:val="24"/>
            <w:rPrChange w:id="2178" w:author="Alexandru Uicoabă" w:date="2022-06-16T14:49:00Z">
              <w:rPr>
                <w:rFonts w:ascii="Times New Roman" w:hAnsi="Times New Roman" w:cs="Times New Roman"/>
                <w:sz w:val="24"/>
                <w:szCs w:val="24"/>
              </w:rPr>
            </w:rPrChange>
          </w:rPr>
          <w:t xml:space="preserve"> și Mono, dar și cu implementarea bibliotecilor .NET open </w:t>
        </w:r>
        <w:proofErr w:type="spellStart"/>
        <w:r w:rsidRPr="0078286B">
          <w:rPr>
            <w:rFonts w:ascii="Arial" w:hAnsi="Arial" w:cs="Arial"/>
            <w:sz w:val="24"/>
            <w:szCs w:val="24"/>
            <w:rPrChange w:id="2179" w:author="Alexandru Uicoabă" w:date="2022-06-16T14:49:00Z">
              <w:rPr>
                <w:rFonts w:ascii="Times New Roman" w:hAnsi="Times New Roman" w:cs="Times New Roman"/>
                <w:sz w:val="24"/>
                <w:szCs w:val="24"/>
              </w:rPr>
            </w:rPrChange>
          </w:rPr>
          <w:t>source</w:t>
        </w:r>
        <w:proofErr w:type="spellEnd"/>
        <w:r w:rsidRPr="0078286B">
          <w:rPr>
            <w:rFonts w:ascii="Arial" w:hAnsi="Arial" w:cs="Arial"/>
            <w:sz w:val="24"/>
            <w:szCs w:val="24"/>
            <w:rPrChange w:id="2180" w:author="Alexandru Uicoabă" w:date="2022-06-16T14:49:00Z">
              <w:rPr>
                <w:rFonts w:ascii="Times New Roman" w:hAnsi="Times New Roman" w:cs="Times New Roman"/>
                <w:sz w:val="24"/>
                <w:szCs w:val="24"/>
              </w:rPr>
            </w:rPrChange>
          </w:rPr>
          <w:t xml:space="preserve"> a celor de la Microsoft. Editorul </w:t>
        </w:r>
        <w:proofErr w:type="spellStart"/>
        <w:r w:rsidRPr="00860066">
          <w:rPr>
            <w:rFonts w:ascii="Arial" w:hAnsi="Arial" w:cs="Arial"/>
            <w:i/>
            <w:iCs/>
            <w:sz w:val="24"/>
            <w:szCs w:val="24"/>
            <w:rPrChange w:id="2181" w:author="Alexandru Uicoabă" w:date="2022-06-16T16:48:00Z">
              <w:rPr>
                <w:rFonts w:ascii="Times New Roman" w:hAnsi="Times New Roman" w:cs="Times New Roman"/>
                <w:sz w:val="24"/>
                <w:szCs w:val="24"/>
              </w:rPr>
            </w:rPrChange>
          </w:rPr>
          <w:t>Unity</w:t>
        </w:r>
        <w:proofErr w:type="spellEnd"/>
        <w:r w:rsidRPr="0078286B">
          <w:rPr>
            <w:rFonts w:ascii="Arial" w:hAnsi="Arial" w:cs="Arial"/>
            <w:sz w:val="24"/>
            <w:szCs w:val="24"/>
            <w:rPrChange w:id="2182" w:author="Alexandru Uicoabă" w:date="2022-06-16T14:49:00Z">
              <w:rPr>
                <w:rFonts w:ascii="Times New Roman" w:hAnsi="Times New Roman" w:cs="Times New Roman"/>
                <w:sz w:val="24"/>
                <w:szCs w:val="24"/>
              </w:rPr>
            </w:rPrChange>
          </w:rPr>
          <w:t xml:space="preserve"> este foarte ușor de utilizat. Conținutul acestuia este listat într-un arbore și se poate adăuga la mediu într-o manieră de tip drag-</w:t>
        </w:r>
        <w:proofErr w:type="spellStart"/>
        <w:r w:rsidRPr="0078286B">
          <w:rPr>
            <w:rFonts w:ascii="Arial" w:hAnsi="Arial" w:cs="Arial"/>
            <w:sz w:val="24"/>
            <w:szCs w:val="24"/>
            <w:rPrChange w:id="2183" w:author="Alexandru Uicoabă" w:date="2022-06-16T14:49:00Z">
              <w:rPr>
                <w:rFonts w:ascii="Times New Roman" w:hAnsi="Times New Roman" w:cs="Times New Roman"/>
                <w:sz w:val="24"/>
                <w:szCs w:val="24"/>
              </w:rPr>
            </w:rPrChange>
          </w:rPr>
          <w:t>and</w:t>
        </w:r>
        <w:proofErr w:type="spellEnd"/>
        <w:r w:rsidRPr="0078286B">
          <w:rPr>
            <w:rFonts w:ascii="Arial" w:hAnsi="Arial" w:cs="Arial"/>
            <w:sz w:val="24"/>
            <w:szCs w:val="24"/>
            <w:rPrChange w:id="2184" w:author="Alexandru Uicoabă" w:date="2022-06-16T14:49:00Z">
              <w:rPr>
                <w:rFonts w:ascii="Times New Roman" w:hAnsi="Times New Roman" w:cs="Times New Roman"/>
                <w:sz w:val="24"/>
                <w:szCs w:val="24"/>
              </w:rPr>
            </w:rPrChange>
          </w:rPr>
          <w:t>-</w:t>
        </w:r>
        <w:proofErr w:type="spellStart"/>
        <w:r w:rsidRPr="0078286B">
          <w:rPr>
            <w:rFonts w:ascii="Arial" w:hAnsi="Arial" w:cs="Arial"/>
            <w:sz w:val="24"/>
            <w:szCs w:val="24"/>
            <w:rPrChange w:id="2185" w:author="Alexandru Uicoabă" w:date="2022-06-16T14:49:00Z">
              <w:rPr>
                <w:rFonts w:ascii="Times New Roman" w:hAnsi="Times New Roman" w:cs="Times New Roman"/>
                <w:sz w:val="24"/>
                <w:szCs w:val="24"/>
              </w:rPr>
            </w:rPrChange>
          </w:rPr>
          <w:t>drop</w:t>
        </w:r>
        <w:proofErr w:type="spellEnd"/>
        <w:r w:rsidRPr="0078286B">
          <w:rPr>
            <w:rFonts w:ascii="Arial" w:hAnsi="Arial" w:cs="Arial"/>
            <w:sz w:val="24"/>
            <w:szCs w:val="24"/>
            <w:rPrChange w:id="2186" w:author="Alexandru Uicoabă" w:date="2022-06-16T14:49:00Z">
              <w:rPr>
                <w:rFonts w:ascii="Times New Roman" w:hAnsi="Times New Roman" w:cs="Times New Roman"/>
                <w:sz w:val="24"/>
                <w:szCs w:val="24"/>
              </w:rPr>
            </w:rPrChange>
          </w:rPr>
          <w:t>. Fiecărui obiect din interfață i se pot atribui mai multe scripturi scrise în C#.</w:t>
        </w:r>
        <w:r w:rsidRPr="0078286B">
          <w:rPr>
            <w:rFonts w:ascii="Arial" w:hAnsi="Arial" w:cs="Arial"/>
            <w:sz w:val="24"/>
            <w:szCs w:val="24"/>
            <w:rPrChange w:id="2187" w:author="Alexandru Uicoabă" w:date="2022-06-16T14:49:00Z">
              <w:rPr>
                <w:rFonts w:ascii="Times New Roman" w:hAnsi="Times New Roman" w:cs="Times New Roman"/>
                <w:sz w:val="24"/>
                <w:szCs w:val="24"/>
              </w:rPr>
            </w:rPrChange>
          </w:rPr>
          <w:fldChar w:fldCharType="begin"/>
        </w:r>
      </w:ins>
      <w:r w:rsidR="00733C36" w:rsidRPr="0078286B">
        <w:rPr>
          <w:rFonts w:ascii="Arial" w:hAnsi="Arial" w:cs="Arial"/>
          <w:sz w:val="24"/>
          <w:szCs w:val="24"/>
          <w:rPrChange w:id="2188" w:author="Alexandru Uicoabă" w:date="2022-06-16T14:49:00Z">
            <w:rPr>
              <w:rFonts w:ascii="Times New Roman" w:hAnsi="Times New Roman" w:cs="Times New Roman"/>
              <w:sz w:val="24"/>
              <w:szCs w:val="24"/>
            </w:rPr>
          </w:rPrChange>
        </w:rPr>
        <w:instrText xml:space="preserve"> ADDIN ZOTERO_ITEM CSL_CITATION {"citationID":"n5dpVkQs","properties":{"formattedCitation":"[21]","plainCitation":"[21]","noteIndex":0},"citationItems":[{"id":302,"uris":["http://zotero.org/users/6649884/items/C9N68758"],"itemData":{"id":302,"type":"article-journal","abstract":"This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instrText>
      </w:r>
      <w:ins w:id="2189" w:author="Alexandru Uicoabă" w:date="2022-06-16T09:51:00Z">
        <w:r w:rsidRPr="0078286B">
          <w:rPr>
            <w:rFonts w:ascii="Arial" w:hAnsi="Arial" w:cs="Arial"/>
            <w:sz w:val="24"/>
            <w:szCs w:val="24"/>
            <w:rPrChange w:id="2190" w:author="Alexandru Uicoabă" w:date="2022-06-16T14:49:00Z">
              <w:rPr>
                <w:rFonts w:ascii="Times New Roman" w:hAnsi="Times New Roman" w:cs="Times New Roman"/>
                <w:sz w:val="24"/>
                <w:szCs w:val="24"/>
              </w:rPr>
            </w:rPrChange>
          </w:rPr>
          <w:fldChar w:fldCharType="separate"/>
        </w:r>
      </w:ins>
      <w:r w:rsidR="00733C36" w:rsidRPr="0078286B">
        <w:rPr>
          <w:rFonts w:ascii="Arial" w:hAnsi="Arial" w:cs="Arial"/>
          <w:sz w:val="24"/>
          <w:rPrChange w:id="2191" w:author="Alexandru Uicoabă" w:date="2022-06-16T14:49:00Z">
            <w:rPr>
              <w:rFonts w:ascii="Times New Roman" w:hAnsi="Times New Roman" w:cs="Times New Roman"/>
              <w:sz w:val="24"/>
            </w:rPr>
          </w:rPrChange>
        </w:rPr>
        <w:t>[21]</w:t>
      </w:r>
      <w:ins w:id="2192" w:author="Alexandru Uicoabă" w:date="2022-06-16T09:51:00Z">
        <w:r w:rsidRPr="0078286B">
          <w:rPr>
            <w:rFonts w:ascii="Arial" w:hAnsi="Arial" w:cs="Arial"/>
            <w:sz w:val="24"/>
            <w:szCs w:val="24"/>
            <w:rPrChange w:id="2193" w:author="Alexandru Uicoabă" w:date="2022-06-16T14:49:00Z">
              <w:rPr>
                <w:rFonts w:ascii="Times New Roman" w:hAnsi="Times New Roman" w:cs="Times New Roman"/>
                <w:sz w:val="24"/>
                <w:szCs w:val="24"/>
              </w:rPr>
            </w:rPrChange>
          </w:rPr>
          <w:fldChar w:fldCharType="end"/>
        </w:r>
        <w:r w:rsidRPr="0078286B">
          <w:rPr>
            <w:rFonts w:ascii="Arial" w:hAnsi="Arial" w:cs="Arial"/>
            <w:sz w:val="24"/>
            <w:szCs w:val="24"/>
            <w:rPrChange w:id="2194" w:author="Alexandru Uicoabă" w:date="2022-06-16T14:49:00Z">
              <w:rPr>
                <w:rFonts w:ascii="Times New Roman" w:hAnsi="Times New Roman" w:cs="Times New Roman"/>
                <w:sz w:val="24"/>
                <w:szCs w:val="24"/>
              </w:rPr>
            </w:rPrChange>
          </w:rPr>
          <w:t xml:space="preserve"> </w:t>
        </w:r>
      </w:ins>
    </w:p>
    <w:p w14:paraId="3F102C36" w14:textId="0CB13464" w:rsidR="00EC2F26" w:rsidRPr="0078286B" w:rsidRDefault="00EC2F26" w:rsidP="00300A51">
      <w:pPr>
        <w:jc w:val="both"/>
        <w:rPr>
          <w:ins w:id="2195" w:author="Alexandru Uicoabă" w:date="2022-06-16T09:51:00Z"/>
          <w:rFonts w:ascii="Arial" w:hAnsi="Arial" w:cs="Arial"/>
          <w:sz w:val="24"/>
          <w:szCs w:val="24"/>
          <w:rPrChange w:id="2196" w:author="Alexandru Uicoabă" w:date="2022-06-16T14:49:00Z">
            <w:rPr>
              <w:ins w:id="2197" w:author="Alexandru Uicoabă" w:date="2022-06-16T09:51:00Z"/>
              <w:rFonts w:ascii="Times New Roman" w:hAnsi="Times New Roman" w:cs="Times New Roman"/>
              <w:sz w:val="24"/>
              <w:szCs w:val="24"/>
            </w:rPr>
          </w:rPrChange>
        </w:rPr>
      </w:pPr>
      <w:ins w:id="2198" w:author="Alexandru Uicoabă" w:date="2022-06-16T09:51:00Z">
        <w:r w:rsidRPr="0078286B">
          <w:rPr>
            <w:rFonts w:ascii="Arial" w:hAnsi="Arial" w:cs="Arial"/>
            <w:sz w:val="24"/>
            <w:szCs w:val="24"/>
            <w:rPrChange w:id="2199" w:author="Alexandru Uicoabă" w:date="2022-06-16T14:49:00Z">
              <w:rPr>
                <w:rFonts w:ascii="Times New Roman" w:hAnsi="Times New Roman" w:cs="Times New Roman"/>
                <w:sz w:val="24"/>
                <w:szCs w:val="24"/>
              </w:rPr>
            </w:rPrChange>
          </w:rPr>
          <w:tab/>
        </w:r>
        <w:proofErr w:type="spellStart"/>
        <w:r w:rsidRPr="00860066">
          <w:rPr>
            <w:rFonts w:ascii="Arial" w:hAnsi="Arial" w:cs="Arial"/>
            <w:i/>
            <w:iCs/>
            <w:sz w:val="24"/>
            <w:szCs w:val="24"/>
            <w:rPrChange w:id="2200" w:author="Alexandru Uicoabă" w:date="2022-06-16T16:48:00Z">
              <w:rPr>
                <w:rFonts w:ascii="Times New Roman" w:hAnsi="Times New Roman" w:cs="Times New Roman"/>
                <w:sz w:val="24"/>
                <w:szCs w:val="24"/>
              </w:rPr>
            </w:rPrChange>
          </w:rPr>
          <w:t>OpenAi</w:t>
        </w:r>
        <w:proofErr w:type="spellEnd"/>
        <w:r w:rsidRPr="0078286B">
          <w:rPr>
            <w:rFonts w:ascii="Arial" w:hAnsi="Arial" w:cs="Arial"/>
            <w:sz w:val="24"/>
            <w:szCs w:val="24"/>
            <w:rPrChange w:id="2201" w:author="Alexandru Uicoabă" w:date="2022-06-16T14:49:00Z">
              <w:rPr>
                <w:rFonts w:ascii="Times New Roman" w:hAnsi="Times New Roman" w:cs="Times New Roman"/>
                <w:sz w:val="24"/>
                <w:szCs w:val="24"/>
              </w:rPr>
            </w:rPrChange>
          </w:rPr>
          <w:t xml:space="preserve"> </w:t>
        </w:r>
        <w:proofErr w:type="spellStart"/>
        <w:r w:rsidRPr="00860066">
          <w:rPr>
            <w:rFonts w:ascii="Arial" w:hAnsi="Arial" w:cs="Arial"/>
            <w:i/>
            <w:iCs/>
            <w:sz w:val="24"/>
            <w:szCs w:val="24"/>
            <w:rPrChange w:id="2202" w:author="Alexandru Uicoabă" w:date="2022-06-16T16:48:00Z">
              <w:rPr>
                <w:rFonts w:ascii="Times New Roman" w:hAnsi="Times New Roman" w:cs="Times New Roman"/>
                <w:sz w:val="24"/>
                <w:szCs w:val="24"/>
              </w:rPr>
            </w:rPrChange>
          </w:rPr>
          <w:t>Gym</w:t>
        </w:r>
        <w:proofErr w:type="spellEnd"/>
        <w:r w:rsidRPr="0078286B">
          <w:rPr>
            <w:rFonts w:ascii="Arial" w:hAnsi="Arial" w:cs="Arial"/>
            <w:sz w:val="24"/>
            <w:szCs w:val="24"/>
            <w:rPrChange w:id="2203" w:author="Alexandru Uicoabă" w:date="2022-06-16T14:49:00Z">
              <w:rPr>
                <w:rFonts w:ascii="Times New Roman" w:hAnsi="Times New Roman" w:cs="Times New Roman"/>
                <w:sz w:val="24"/>
                <w:szCs w:val="24"/>
              </w:rPr>
            </w:rPrChange>
          </w:rPr>
          <w:t xml:space="preserve"> este un set de instrumente pentru cercetarea în domeniul de </w:t>
        </w:r>
        <w:proofErr w:type="spellStart"/>
        <w:r w:rsidRPr="0078286B">
          <w:rPr>
            <w:rFonts w:ascii="Arial" w:hAnsi="Arial" w:cs="Arial"/>
            <w:sz w:val="24"/>
            <w:szCs w:val="24"/>
            <w:rPrChange w:id="2204" w:author="Alexandru Uicoabă" w:date="2022-06-16T14:49:00Z">
              <w:rPr>
                <w:rFonts w:ascii="Times New Roman" w:hAnsi="Times New Roman" w:cs="Times New Roman"/>
                <w:sz w:val="24"/>
                <w:szCs w:val="24"/>
              </w:rPr>
            </w:rPrChange>
          </w:rPr>
          <w:t>reinforcemenet</w:t>
        </w:r>
        <w:proofErr w:type="spellEnd"/>
        <w:r w:rsidRPr="0078286B">
          <w:rPr>
            <w:rFonts w:ascii="Arial" w:hAnsi="Arial" w:cs="Arial"/>
            <w:sz w:val="24"/>
            <w:szCs w:val="24"/>
            <w:rPrChange w:id="2205"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2206"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2207" w:author="Alexandru Uicoabă" w:date="2022-06-16T14:49:00Z">
              <w:rPr>
                <w:rFonts w:ascii="Times New Roman" w:hAnsi="Times New Roman" w:cs="Times New Roman"/>
                <w:sz w:val="24"/>
                <w:szCs w:val="24"/>
              </w:rPr>
            </w:rPrChange>
          </w:rPr>
          <w:t xml:space="preserve">. Aceasta include o colecție tot mai mare de probleme de referință care expun o interfață comună. Acesta se concentrează pe episoade. Scopul agentului este să </w:t>
        </w:r>
      </w:ins>
      <w:ins w:id="2208" w:author="Alexandru Uicoabă" w:date="2022-06-16T11:55:00Z">
        <w:r w:rsidR="00A037EE" w:rsidRPr="0078286B">
          <w:rPr>
            <w:rFonts w:ascii="Arial" w:hAnsi="Arial" w:cs="Arial"/>
            <w:sz w:val="24"/>
            <w:szCs w:val="24"/>
            <w:rPrChange w:id="2209" w:author="Alexandru Uicoabă" w:date="2022-06-16T14:49:00Z">
              <w:rPr>
                <w:rFonts w:ascii="Times New Roman" w:hAnsi="Times New Roman" w:cs="Times New Roman"/>
                <w:sz w:val="24"/>
                <w:szCs w:val="24"/>
              </w:rPr>
            </w:rPrChange>
          </w:rPr>
          <w:t>maximizeze</w:t>
        </w:r>
      </w:ins>
      <w:ins w:id="2210" w:author="Alexandru Uicoabă" w:date="2022-06-16T09:51:00Z">
        <w:r w:rsidRPr="0078286B">
          <w:rPr>
            <w:rFonts w:ascii="Arial" w:hAnsi="Arial" w:cs="Arial"/>
            <w:sz w:val="24"/>
            <w:szCs w:val="24"/>
            <w:rPrChange w:id="2211" w:author="Alexandru Uicoabă" w:date="2022-06-16T14:49:00Z">
              <w:rPr>
                <w:rFonts w:ascii="Times New Roman" w:hAnsi="Times New Roman" w:cs="Times New Roman"/>
                <w:sz w:val="24"/>
                <w:szCs w:val="24"/>
              </w:rPr>
            </w:rPrChange>
          </w:rPr>
          <w:t xml:space="preserve"> recompensa totală și de a atinge un nivel ridicat de performantă în cât mai puține episoade posibile.</w:t>
        </w:r>
        <w:r w:rsidRPr="0078286B">
          <w:rPr>
            <w:rFonts w:ascii="Arial" w:hAnsi="Arial" w:cs="Arial"/>
            <w:sz w:val="24"/>
            <w:szCs w:val="24"/>
            <w:rPrChange w:id="2212" w:author="Alexandru Uicoabă" w:date="2022-06-16T14:49:00Z">
              <w:rPr>
                <w:rFonts w:ascii="Times New Roman" w:hAnsi="Times New Roman" w:cs="Times New Roman"/>
                <w:sz w:val="24"/>
                <w:szCs w:val="24"/>
              </w:rPr>
            </w:rPrChange>
          </w:rPr>
          <w:fldChar w:fldCharType="begin"/>
        </w:r>
      </w:ins>
      <w:r w:rsidR="00733C36" w:rsidRPr="0078286B">
        <w:rPr>
          <w:rFonts w:ascii="Arial" w:hAnsi="Arial" w:cs="Arial"/>
          <w:sz w:val="24"/>
          <w:szCs w:val="24"/>
          <w:rPrChange w:id="2213" w:author="Alexandru Uicoabă" w:date="2022-06-16T14:49:00Z">
            <w:rPr>
              <w:rFonts w:ascii="Times New Roman" w:hAnsi="Times New Roman" w:cs="Times New Roman"/>
              <w:sz w:val="24"/>
              <w:szCs w:val="24"/>
            </w:rPr>
          </w:rPrChange>
        </w:rPr>
        <w:instrText xml:space="preserve"> ADDIN ZOTERO_ITEM CSL_CITATION {"citationID":"sXsrjCMi","properties":{"formattedCitation":"[22]","plainCitation":"[22]","noteIndex":0},"citationItems":[{"id":287,"uris":["http://zotero.org/users/6649884/items/Z285RTD5"],"itemData":{"id":287,"type":"report","abstract":"OpenAI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[cs]\ntype: article","number":"arXiv:1606.01540","publisher":"arXiv","source":"arXiv.org","title":"OpenAI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2022",6,3]]},"issued":{"date-parts":[["2016",6,5]]}}}],"schema":"https://github.com/citation-style-language/schema/raw/master/csl-citation.json"} </w:instrText>
      </w:r>
      <w:ins w:id="2214" w:author="Alexandru Uicoabă" w:date="2022-06-16T09:51:00Z">
        <w:r w:rsidRPr="0078286B">
          <w:rPr>
            <w:rFonts w:ascii="Arial" w:hAnsi="Arial" w:cs="Arial"/>
            <w:sz w:val="24"/>
            <w:szCs w:val="24"/>
            <w:rPrChange w:id="2215" w:author="Alexandru Uicoabă" w:date="2022-06-16T14:49:00Z">
              <w:rPr>
                <w:rFonts w:ascii="Times New Roman" w:hAnsi="Times New Roman" w:cs="Times New Roman"/>
                <w:sz w:val="24"/>
                <w:szCs w:val="24"/>
              </w:rPr>
            </w:rPrChange>
          </w:rPr>
          <w:fldChar w:fldCharType="separate"/>
        </w:r>
      </w:ins>
      <w:r w:rsidR="00733C36" w:rsidRPr="0078286B">
        <w:rPr>
          <w:rFonts w:ascii="Arial" w:hAnsi="Arial" w:cs="Arial"/>
          <w:sz w:val="24"/>
          <w:rPrChange w:id="2216" w:author="Alexandru Uicoabă" w:date="2022-06-16T14:49:00Z">
            <w:rPr>
              <w:rFonts w:ascii="Times New Roman" w:hAnsi="Times New Roman" w:cs="Times New Roman"/>
              <w:sz w:val="24"/>
            </w:rPr>
          </w:rPrChange>
        </w:rPr>
        <w:t>[22]</w:t>
      </w:r>
      <w:ins w:id="2217" w:author="Alexandru Uicoabă" w:date="2022-06-16T09:51:00Z">
        <w:r w:rsidRPr="0078286B">
          <w:rPr>
            <w:rFonts w:ascii="Arial" w:hAnsi="Arial" w:cs="Arial"/>
            <w:sz w:val="24"/>
            <w:szCs w:val="24"/>
            <w:rPrChange w:id="2218" w:author="Alexandru Uicoabă" w:date="2022-06-16T14:49:00Z">
              <w:rPr>
                <w:rFonts w:ascii="Times New Roman" w:hAnsi="Times New Roman" w:cs="Times New Roman"/>
                <w:sz w:val="24"/>
                <w:szCs w:val="24"/>
              </w:rPr>
            </w:rPrChange>
          </w:rPr>
          <w:fldChar w:fldCharType="end"/>
        </w:r>
      </w:ins>
    </w:p>
    <w:p w14:paraId="6A7CE703" w14:textId="060EDD0F" w:rsidR="00EC2F26" w:rsidRPr="0078286B" w:rsidRDefault="00EC2F26">
      <w:pPr>
        <w:jc w:val="both"/>
        <w:rPr>
          <w:ins w:id="2219" w:author="Alexandru Uicoabă" w:date="2022-06-16T09:51:00Z"/>
          <w:rFonts w:ascii="Arial" w:hAnsi="Arial" w:cs="Arial"/>
          <w:sz w:val="24"/>
          <w:szCs w:val="24"/>
          <w:rPrChange w:id="2220" w:author="Alexandru Uicoabă" w:date="2022-06-16T14:49:00Z">
            <w:rPr>
              <w:ins w:id="2221" w:author="Alexandru Uicoabă" w:date="2022-06-16T09:51:00Z"/>
              <w:rFonts w:ascii="Times New Roman" w:hAnsi="Times New Roman" w:cs="Times New Roman"/>
              <w:sz w:val="24"/>
              <w:szCs w:val="24"/>
            </w:rPr>
          </w:rPrChange>
        </w:rPr>
        <w:pPrChange w:id="2222" w:author="Alexandru Uicoabă" w:date="2022-06-16T14:53:00Z">
          <w:pPr/>
        </w:pPrChange>
      </w:pPr>
      <w:ins w:id="2223" w:author="Alexandru Uicoabă" w:date="2022-06-16T09:51:00Z">
        <w:r w:rsidRPr="0078286B">
          <w:rPr>
            <w:rFonts w:ascii="Arial" w:hAnsi="Arial" w:cs="Arial"/>
            <w:lang w:val="en-GB"/>
            <w:rPrChange w:id="2224" w:author="Alexandru Uicoabă" w:date="2022-06-16T14:49:00Z">
              <w:rPr>
                <w:lang w:val="en-GB"/>
              </w:rPr>
            </w:rPrChange>
          </w:rPr>
          <w:tab/>
        </w:r>
        <w:r w:rsidRPr="0078286B">
          <w:rPr>
            <w:rFonts w:ascii="Arial" w:hAnsi="Arial" w:cs="Arial"/>
            <w:sz w:val="24"/>
            <w:szCs w:val="24"/>
            <w:rPrChange w:id="2225" w:author="Alexandru Uicoabă" w:date="2022-06-16T14:49:00Z">
              <w:rPr>
                <w:rFonts w:ascii="Times New Roman" w:hAnsi="Times New Roman" w:cs="Times New Roman"/>
                <w:sz w:val="24"/>
                <w:szCs w:val="24"/>
              </w:rPr>
            </w:rPrChange>
          </w:rPr>
          <w:t xml:space="preserve">Datorită faptului că există deja o scenă care pune la dispoziție kartul și circuitul și am experiență în limbajul C#, s-a ales </w:t>
        </w:r>
        <w:proofErr w:type="spellStart"/>
        <w:r w:rsidRPr="00860066">
          <w:rPr>
            <w:rFonts w:ascii="Arial" w:hAnsi="Arial" w:cs="Arial"/>
            <w:i/>
            <w:iCs/>
            <w:sz w:val="24"/>
            <w:szCs w:val="24"/>
            <w:rPrChange w:id="2226" w:author="Alexandru Uicoabă" w:date="2022-06-16T16:48:00Z">
              <w:rPr>
                <w:rFonts w:ascii="Times New Roman" w:hAnsi="Times New Roman" w:cs="Times New Roman"/>
                <w:sz w:val="24"/>
                <w:szCs w:val="24"/>
              </w:rPr>
            </w:rPrChange>
          </w:rPr>
          <w:t>Unity</w:t>
        </w:r>
        <w:proofErr w:type="spellEnd"/>
        <w:r w:rsidRPr="0078286B">
          <w:rPr>
            <w:rFonts w:ascii="Arial" w:hAnsi="Arial" w:cs="Arial"/>
            <w:sz w:val="24"/>
            <w:szCs w:val="24"/>
            <w:rPrChange w:id="2227" w:author="Alexandru Uicoabă" w:date="2022-06-16T14:49:00Z">
              <w:rPr>
                <w:rFonts w:ascii="Times New Roman" w:hAnsi="Times New Roman" w:cs="Times New Roman"/>
                <w:sz w:val="24"/>
                <w:szCs w:val="24"/>
              </w:rPr>
            </w:rPrChange>
          </w:rPr>
          <w:t xml:space="preserve"> pentru gestionarea jocului. Pentru partea de realizare a </w:t>
        </w:r>
      </w:ins>
      <w:ins w:id="2228" w:author="Alexandru Uicoabă" w:date="2022-06-16T11:55:00Z">
        <w:r w:rsidR="00A037EE" w:rsidRPr="0078286B">
          <w:rPr>
            <w:rFonts w:ascii="Arial" w:hAnsi="Arial" w:cs="Arial"/>
            <w:sz w:val="24"/>
            <w:szCs w:val="24"/>
            <w:rPrChange w:id="2229" w:author="Alexandru Uicoabă" w:date="2022-06-16T14:49:00Z">
              <w:rPr>
                <w:rFonts w:ascii="Times New Roman" w:hAnsi="Times New Roman" w:cs="Times New Roman"/>
                <w:sz w:val="24"/>
                <w:szCs w:val="24"/>
              </w:rPr>
            </w:rPrChange>
          </w:rPr>
          <w:t>infrastructurii</w:t>
        </w:r>
      </w:ins>
      <w:ins w:id="2230" w:author="Alexandru Uicoabă" w:date="2022-06-16T09:51:00Z">
        <w:r w:rsidRPr="0078286B">
          <w:rPr>
            <w:rFonts w:ascii="Arial" w:hAnsi="Arial" w:cs="Arial"/>
            <w:sz w:val="24"/>
            <w:szCs w:val="24"/>
            <w:rPrChange w:id="2231" w:author="Alexandru Uicoabă" w:date="2022-06-16T14:49:00Z">
              <w:rPr>
                <w:rFonts w:ascii="Times New Roman" w:hAnsi="Times New Roman" w:cs="Times New Roman"/>
                <w:sz w:val="24"/>
                <w:szCs w:val="24"/>
              </w:rPr>
            </w:rPrChange>
          </w:rPr>
          <w:t xml:space="preserve"> de comunicare între </w:t>
        </w:r>
        <w:proofErr w:type="spellStart"/>
        <w:r w:rsidRPr="00860066">
          <w:rPr>
            <w:rFonts w:ascii="Arial" w:hAnsi="Arial" w:cs="Arial"/>
            <w:i/>
            <w:iCs/>
            <w:sz w:val="24"/>
            <w:szCs w:val="24"/>
            <w:rPrChange w:id="2232" w:author="Alexandru Uicoabă" w:date="2022-06-16T16:48:00Z">
              <w:rPr>
                <w:rFonts w:ascii="Times New Roman" w:hAnsi="Times New Roman" w:cs="Times New Roman"/>
                <w:sz w:val="24"/>
                <w:szCs w:val="24"/>
              </w:rPr>
            </w:rPrChange>
          </w:rPr>
          <w:t>Unity</w:t>
        </w:r>
        <w:proofErr w:type="spellEnd"/>
        <w:r w:rsidRPr="0078286B">
          <w:rPr>
            <w:rFonts w:ascii="Arial" w:hAnsi="Arial" w:cs="Arial"/>
            <w:sz w:val="24"/>
            <w:szCs w:val="24"/>
            <w:rPrChange w:id="2233" w:author="Alexandru Uicoabă" w:date="2022-06-16T14:49:00Z">
              <w:rPr>
                <w:rFonts w:ascii="Times New Roman" w:hAnsi="Times New Roman" w:cs="Times New Roman"/>
                <w:sz w:val="24"/>
                <w:szCs w:val="24"/>
              </w:rPr>
            </w:rPrChange>
          </w:rPr>
          <w:t xml:space="preserve"> și scripturile </w:t>
        </w:r>
        <w:proofErr w:type="spellStart"/>
        <w:r w:rsidRPr="00860066">
          <w:rPr>
            <w:rFonts w:ascii="Arial" w:hAnsi="Arial" w:cs="Arial"/>
            <w:i/>
            <w:iCs/>
            <w:sz w:val="24"/>
            <w:szCs w:val="24"/>
            <w:rPrChange w:id="2234" w:author="Alexandru Uicoabă" w:date="2022-06-16T16:48:00Z">
              <w:rPr>
                <w:rFonts w:ascii="Times New Roman" w:hAnsi="Times New Roman" w:cs="Times New Roman"/>
                <w:sz w:val="24"/>
                <w:szCs w:val="24"/>
              </w:rPr>
            </w:rPrChange>
          </w:rPr>
          <w:t>Python</w:t>
        </w:r>
        <w:proofErr w:type="spellEnd"/>
        <w:r w:rsidRPr="0078286B">
          <w:rPr>
            <w:rFonts w:ascii="Arial" w:hAnsi="Arial" w:cs="Arial"/>
            <w:sz w:val="24"/>
            <w:szCs w:val="24"/>
            <w:rPrChange w:id="2235" w:author="Alexandru Uicoabă" w:date="2022-06-16T14:49:00Z">
              <w:rPr>
                <w:rFonts w:ascii="Times New Roman" w:hAnsi="Times New Roman" w:cs="Times New Roman"/>
                <w:sz w:val="24"/>
                <w:szCs w:val="24"/>
              </w:rPr>
            </w:rPrChange>
          </w:rPr>
          <w:t xml:space="preserve"> se vor folosii soluțiile </w:t>
        </w:r>
        <w:r w:rsidRPr="00860066">
          <w:rPr>
            <w:rFonts w:ascii="Arial" w:hAnsi="Arial" w:cs="Arial"/>
            <w:i/>
            <w:iCs/>
            <w:sz w:val="24"/>
            <w:szCs w:val="24"/>
            <w:rPrChange w:id="2236" w:author="Alexandru Uicoabă" w:date="2022-06-16T16:48:00Z">
              <w:rPr>
                <w:rFonts w:ascii="Times New Roman" w:hAnsi="Times New Roman" w:cs="Times New Roman"/>
                <w:sz w:val="24"/>
                <w:szCs w:val="24"/>
              </w:rPr>
            </w:rPrChange>
          </w:rPr>
          <w:t>Anaconda</w:t>
        </w:r>
        <w:r w:rsidRPr="0078286B">
          <w:rPr>
            <w:rFonts w:ascii="Arial" w:hAnsi="Arial" w:cs="Arial"/>
            <w:sz w:val="24"/>
            <w:szCs w:val="24"/>
            <w:rPrChange w:id="2237" w:author="Alexandru Uicoabă" w:date="2022-06-16T14:49:00Z">
              <w:rPr>
                <w:rFonts w:ascii="Times New Roman" w:hAnsi="Times New Roman" w:cs="Times New Roman"/>
                <w:sz w:val="24"/>
                <w:szCs w:val="24"/>
              </w:rPr>
            </w:rPrChange>
          </w:rPr>
          <w:t xml:space="preserve"> și </w:t>
        </w:r>
        <w:proofErr w:type="spellStart"/>
        <w:r w:rsidRPr="00860066">
          <w:rPr>
            <w:rFonts w:ascii="Arial" w:hAnsi="Arial" w:cs="Arial"/>
            <w:i/>
            <w:iCs/>
            <w:sz w:val="24"/>
            <w:szCs w:val="24"/>
            <w:rPrChange w:id="2238" w:author="Alexandru Uicoabă" w:date="2022-06-16T16:48:00Z">
              <w:rPr>
                <w:rFonts w:ascii="Times New Roman" w:hAnsi="Times New Roman" w:cs="Times New Roman"/>
                <w:sz w:val="24"/>
                <w:szCs w:val="24"/>
              </w:rPr>
            </w:rPrChange>
          </w:rPr>
          <w:t>Flask</w:t>
        </w:r>
        <w:proofErr w:type="spellEnd"/>
        <w:r w:rsidRPr="00860066">
          <w:rPr>
            <w:rFonts w:ascii="Arial" w:hAnsi="Arial" w:cs="Arial"/>
            <w:i/>
            <w:iCs/>
            <w:sz w:val="24"/>
            <w:szCs w:val="24"/>
            <w:rPrChange w:id="2239" w:author="Alexandru Uicoabă" w:date="2022-06-16T16:48:00Z">
              <w:rPr>
                <w:rFonts w:ascii="Times New Roman" w:hAnsi="Times New Roman" w:cs="Times New Roman"/>
                <w:sz w:val="24"/>
                <w:szCs w:val="24"/>
              </w:rPr>
            </w:rPrChange>
          </w:rPr>
          <w:t xml:space="preserve"> API</w:t>
        </w:r>
      </w:ins>
      <w:ins w:id="2240" w:author="Alexandru Uicoabă" w:date="2022-06-16T16:48:00Z">
        <w:r w:rsidR="00860066">
          <w:rPr>
            <w:rFonts w:ascii="Arial" w:hAnsi="Arial" w:cs="Arial"/>
            <w:i/>
            <w:iCs/>
            <w:sz w:val="24"/>
            <w:szCs w:val="24"/>
          </w:rPr>
          <w:t>.</w:t>
        </w:r>
      </w:ins>
    </w:p>
    <w:p w14:paraId="54B73E4C" w14:textId="2A56B7A2" w:rsidR="00EC2F26" w:rsidRPr="0078286B" w:rsidRDefault="00EC2F26">
      <w:pPr>
        <w:ind w:firstLine="720"/>
        <w:jc w:val="both"/>
        <w:rPr>
          <w:ins w:id="2241" w:author="Alexandru Uicoabă" w:date="2022-06-16T09:51:00Z"/>
          <w:rFonts w:ascii="Arial" w:hAnsi="Arial" w:cs="Arial"/>
          <w:lang w:val="en-GB"/>
          <w:rPrChange w:id="2242" w:author="Alexandru Uicoabă" w:date="2022-06-16T14:49:00Z">
            <w:rPr>
              <w:ins w:id="2243" w:author="Alexandru Uicoabă" w:date="2022-06-16T09:51:00Z"/>
              <w:lang w:val="en-GB"/>
            </w:rPr>
          </w:rPrChange>
        </w:rPr>
        <w:pPrChange w:id="2244" w:author="Alexandru Uicoabă" w:date="2022-06-16T14:53:00Z">
          <w:pPr>
            <w:ind w:firstLine="720"/>
          </w:pPr>
        </w:pPrChange>
      </w:pPr>
      <w:ins w:id="2245" w:author="Alexandru Uicoabă" w:date="2022-06-16T09:51:00Z">
        <w:r w:rsidRPr="0078286B">
          <w:rPr>
            <w:rFonts w:ascii="Arial" w:hAnsi="Arial" w:cs="Arial"/>
            <w:sz w:val="24"/>
            <w:szCs w:val="24"/>
            <w:rPrChange w:id="2246" w:author="Alexandru Uicoabă" w:date="2022-06-16T14:49:00Z">
              <w:rPr>
                <w:rFonts w:ascii="Times New Roman" w:hAnsi="Times New Roman" w:cs="Times New Roman"/>
                <w:sz w:val="24"/>
                <w:szCs w:val="24"/>
              </w:rPr>
            </w:rPrChange>
          </w:rPr>
          <w:t xml:space="preserve">Pentru antrenarea agentului, pentru algoritmii de învățare automată se va folosi </w:t>
        </w:r>
        <w:proofErr w:type="spellStart"/>
        <w:r w:rsidRPr="00860066">
          <w:rPr>
            <w:rFonts w:ascii="Arial" w:hAnsi="Arial" w:cs="Arial"/>
            <w:i/>
            <w:iCs/>
            <w:sz w:val="24"/>
            <w:szCs w:val="24"/>
            <w:rPrChange w:id="2247" w:author="Alexandru Uicoabă" w:date="2022-06-16T16:48:00Z">
              <w:rPr>
                <w:rFonts w:ascii="Times New Roman" w:hAnsi="Times New Roman" w:cs="Times New Roman"/>
                <w:sz w:val="24"/>
                <w:szCs w:val="24"/>
              </w:rPr>
            </w:rPrChange>
          </w:rPr>
          <w:t>Scikit-Learn</w:t>
        </w:r>
        <w:proofErr w:type="spellEnd"/>
        <w:r w:rsidRPr="0078286B">
          <w:rPr>
            <w:rFonts w:ascii="Arial" w:hAnsi="Arial" w:cs="Arial"/>
            <w:sz w:val="24"/>
            <w:szCs w:val="24"/>
            <w:rPrChange w:id="2248" w:author="Alexandru Uicoabă" w:date="2022-06-16T14:49:00Z">
              <w:rPr>
                <w:rFonts w:ascii="Times New Roman" w:hAnsi="Times New Roman" w:cs="Times New Roman"/>
                <w:sz w:val="24"/>
                <w:szCs w:val="24"/>
              </w:rPr>
            </w:rPrChange>
          </w:rPr>
          <w:t xml:space="preserve">, deoarece are o documentație și o comunitate bine pusă la punct. Pentru partea de </w:t>
        </w:r>
        <w:proofErr w:type="spellStart"/>
        <w:r w:rsidRPr="0078286B">
          <w:rPr>
            <w:rFonts w:ascii="Arial" w:hAnsi="Arial" w:cs="Arial"/>
            <w:sz w:val="24"/>
            <w:szCs w:val="24"/>
            <w:rPrChange w:id="2249" w:author="Alexandru Uicoabă" w:date="2022-06-16T14:49:00Z">
              <w:rPr>
                <w:rFonts w:ascii="Times New Roman" w:hAnsi="Times New Roman" w:cs="Times New Roman"/>
                <w:sz w:val="24"/>
                <w:szCs w:val="24"/>
              </w:rPr>
            </w:rPrChange>
          </w:rPr>
          <w:t>reinforcement</w:t>
        </w:r>
        <w:proofErr w:type="spellEnd"/>
        <w:r w:rsidRPr="0078286B">
          <w:rPr>
            <w:rFonts w:ascii="Arial" w:hAnsi="Arial" w:cs="Arial"/>
            <w:sz w:val="24"/>
            <w:szCs w:val="24"/>
            <w:rPrChange w:id="2250"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2251"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2252" w:author="Alexandru Uicoabă" w:date="2022-06-16T14:49:00Z">
              <w:rPr>
                <w:rFonts w:ascii="Times New Roman" w:hAnsi="Times New Roman" w:cs="Times New Roman"/>
                <w:sz w:val="24"/>
                <w:szCs w:val="24"/>
              </w:rPr>
            </w:rPrChange>
          </w:rPr>
          <w:t xml:space="preserve"> se va utiliza </w:t>
        </w:r>
        <w:proofErr w:type="spellStart"/>
        <w:r w:rsidRPr="00860066">
          <w:rPr>
            <w:rFonts w:ascii="Arial" w:hAnsi="Arial" w:cs="Arial"/>
            <w:i/>
            <w:iCs/>
            <w:sz w:val="24"/>
            <w:szCs w:val="24"/>
            <w:rPrChange w:id="2253" w:author="Alexandru Uicoabă" w:date="2022-06-16T16:48:00Z">
              <w:rPr>
                <w:rFonts w:ascii="Times New Roman" w:hAnsi="Times New Roman" w:cs="Times New Roman"/>
                <w:sz w:val="24"/>
                <w:szCs w:val="24"/>
              </w:rPr>
            </w:rPrChange>
          </w:rPr>
          <w:t>OpenAI</w:t>
        </w:r>
        <w:proofErr w:type="spellEnd"/>
        <w:r w:rsidRPr="00860066">
          <w:rPr>
            <w:rFonts w:ascii="Arial" w:hAnsi="Arial" w:cs="Arial"/>
            <w:i/>
            <w:iCs/>
            <w:sz w:val="24"/>
            <w:szCs w:val="24"/>
            <w:rPrChange w:id="2254" w:author="Alexandru Uicoabă" w:date="2022-06-16T16:48:00Z">
              <w:rPr>
                <w:rFonts w:ascii="Times New Roman" w:hAnsi="Times New Roman" w:cs="Times New Roman"/>
                <w:sz w:val="24"/>
                <w:szCs w:val="24"/>
              </w:rPr>
            </w:rPrChange>
          </w:rPr>
          <w:t xml:space="preserve"> </w:t>
        </w:r>
        <w:proofErr w:type="spellStart"/>
        <w:r w:rsidRPr="00860066">
          <w:rPr>
            <w:rFonts w:ascii="Arial" w:hAnsi="Arial" w:cs="Arial"/>
            <w:i/>
            <w:iCs/>
            <w:sz w:val="24"/>
            <w:szCs w:val="24"/>
            <w:rPrChange w:id="2255" w:author="Alexandru Uicoabă" w:date="2022-06-16T16:48:00Z">
              <w:rPr>
                <w:rFonts w:ascii="Times New Roman" w:hAnsi="Times New Roman" w:cs="Times New Roman"/>
                <w:sz w:val="24"/>
                <w:szCs w:val="24"/>
              </w:rPr>
            </w:rPrChange>
          </w:rPr>
          <w:t>Gym</w:t>
        </w:r>
        <w:proofErr w:type="spellEnd"/>
        <w:r w:rsidRPr="0078286B">
          <w:rPr>
            <w:rFonts w:ascii="Arial" w:hAnsi="Arial" w:cs="Arial"/>
            <w:sz w:val="24"/>
            <w:szCs w:val="24"/>
            <w:rPrChange w:id="2256" w:author="Alexandru Uicoabă" w:date="2022-06-16T14:49:00Z">
              <w:rPr>
                <w:rFonts w:ascii="Times New Roman" w:hAnsi="Times New Roman" w:cs="Times New Roman"/>
                <w:sz w:val="24"/>
                <w:szCs w:val="24"/>
              </w:rPr>
            </w:rPrChange>
          </w:rPr>
          <w:t xml:space="preserve">, deoarece este ușor de folosit și </w:t>
        </w:r>
      </w:ins>
      <w:ins w:id="2257" w:author="Alexandru Uicoabă" w:date="2022-06-16T11:55:00Z">
        <w:r w:rsidR="00A037EE" w:rsidRPr="0078286B">
          <w:rPr>
            <w:rFonts w:ascii="Arial" w:hAnsi="Arial" w:cs="Arial"/>
            <w:sz w:val="24"/>
            <w:szCs w:val="24"/>
            <w:rPrChange w:id="2258" w:author="Alexandru Uicoabă" w:date="2022-06-16T14:49:00Z">
              <w:rPr>
                <w:rFonts w:ascii="Times New Roman" w:hAnsi="Times New Roman" w:cs="Times New Roman"/>
                <w:sz w:val="24"/>
                <w:szCs w:val="24"/>
              </w:rPr>
            </w:rPrChange>
          </w:rPr>
          <w:t>pune</w:t>
        </w:r>
      </w:ins>
      <w:ins w:id="2259" w:author="Alexandru Uicoabă" w:date="2022-06-16T09:51:00Z">
        <w:r w:rsidRPr="0078286B">
          <w:rPr>
            <w:rFonts w:ascii="Arial" w:hAnsi="Arial" w:cs="Arial"/>
            <w:sz w:val="24"/>
            <w:szCs w:val="24"/>
            <w:rPrChange w:id="2260" w:author="Alexandru Uicoabă" w:date="2022-06-16T14:49:00Z">
              <w:rPr>
                <w:rFonts w:ascii="Times New Roman" w:hAnsi="Times New Roman" w:cs="Times New Roman"/>
                <w:sz w:val="24"/>
                <w:szCs w:val="24"/>
              </w:rPr>
            </w:rPrChange>
          </w:rPr>
          <w:t xml:space="preserve"> la dispoziție</w:t>
        </w:r>
      </w:ins>
      <w:ins w:id="2261" w:author="Alexandru Uicoabă" w:date="2022-06-16T11:55:00Z">
        <w:r w:rsidR="00A037EE" w:rsidRPr="0078286B">
          <w:rPr>
            <w:rFonts w:ascii="Arial" w:hAnsi="Arial" w:cs="Arial"/>
            <w:sz w:val="24"/>
            <w:szCs w:val="24"/>
            <w:rPrChange w:id="2262" w:author="Alexandru Uicoabă" w:date="2022-06-16T14:49:00Z">
              <w:rPr>
                <w:rFonts w:ascii="Times New Roman" w:hAnsi="Times New Roman" w:cs="Times New Roman"/>
                <w:sz w:val="24"/>
                <w:szCs w:val="24"/>
              </w:rPr>
            </w:rPrChange>
          </w:rPr>
          <w:t xml:space="preserve"> </w:t>
        </w:r>
      </w:ins>
      <w:ins w:id="2263" w:author="Alexandru Uicoabă" w:date="2022-06-16T09:51:00Z">
        <w:r w:rsidRPr="0078286B">
          <w:rPr>
            <w:rFonts w:ascii="Arial" w:hAnsi="Arial" w:cs="Arial"/>
            <w:sz w:val="24"/>
            <w:szCs w:val="24"/>
            <w:rPrChange w:id="2264" w:author="Alexandru Uicoabă" w:date="2022-06-16T14:49:00Z">
              <w:rPr>
                <w:rFonts w:ascii="Times New Roman" w:hAnsi="Times New Roman" w:cs="Times New Roman"/>
                <w:sz w:val="24"/>
                <w:szCs w:val="24"/>
              </w:rPr>
            </w:rPrChange>
          </w:rPr>
          <w:t>o sumedenie de exemple din care te poți inspira.</w:t>
        </w:r>
      </w:ins>
    </w:p>
    <w:p w14:paraId="2C6FF08F" w14:textId="5D6C75EA" w:rsidR="00C93AAA" w:rsidRPr="0078286B" w:rsidRDefault="00C93AAA" w:rsidP="00E7416B">
      <w:pPr>
        <w:rPr>
          <w:rFonts w:ascii="Arial" w:hAnsi="Arial" w:cs="Arial"/>
          <w:rPrChange w:id="2265" w:author="Alexandru Uicoabă" w:date="2022-06-16T14:49:00Z">
            <w:rPr/>
          </w:rPrChange>
        </w:rPr>
      </w:pPr>
    </w:p>
    <w:p w14:paraId="24F4754A" w14:textId="51446535" w:rsidR="00C93AAA" w:rsidRPr="0078286B" w:rsidRDefault="00C93AAA" w:rsidP="00E7416B">
      <w:pPr>
        <w:rPr>
          <w:rFonts w:ascii="Arial" w:hAnsi="Arial" w:cs="Arial"/>
          <w:rPrChange w:id="2266" w:author="Alexandru Uicoabă" w:date="2022-06-16T14:49:00Z">
            <w:rPr/>
          </w:rPrChange>
        </w:rPr>
      </w:pPr>
    </w:p>
    <w:p w14:paraId="47EB8D7A" w14:textId="329F5863" w:rsidR="00C93AAA" w:rsidRPr="0078286B" w:rsidRDefault="00C93AAA" w:rsidP="00E7416B">
      <w:pPr>
        <w:rPr>
          <w:rFonts w:ascii="Arial" w:hAnsi="Arial" w:cs="Arial"/>
          <w:rPrChange w:id="2267" w:author="Alexandru Uicoabă" w:date="2022-06-16T14:49:00Z">
            <w:rPr/>
          </w:rPrChange>
        </w:rPr>
      </w:pPr>
    </w:p>
    <w:p w14:paraId="260EAA5A" w14:textId="77777777" w:rsidR="00C93AAA" w:rsidRPr="0078286B" w:rsidRDefault="00C93AAA" w:rsidP="00E7416B">
      <w:pPr>
        <w:rPr>
          <w:rFonts w:ascii="Arial" w:hAnsi="Arial" w:cs="Arial"/>
          <w:rPrChange w:id="2268" w:author="Alexandru Uicoabă" w:date="2022-06-16T14:49:00Z">
            <w:rPr/>
          </w:rPrChange>
        </w:rPr>
      </w:pPr>
    </w:p>
    <w:p w14:paraId="650F9442" w14:textId="21B7A5C9" w:rsidR="00D46087" w:rsidRPr="0078286B" w:rsidRDefault="00D46087" w:rsidP="00E7416B">
      <w:pPr>
        <w:rPr>
          <w:rFonts w:ascii="Arial" w:hAnsi="Arial" w:cs="Arial"/>
          <w:rPrChange w:id="2269" w:author="Alexandru Uicoabă" w:date="2022-06-16T14:49:00Z">
            <w:rPr/>
          </w:rPrChange>
        </w:rPr>
      </w:pPr>
    </w:p>
    <w:p w14:paraId="14C467F4" w14:textId="13E8A8CC" w:rsidR="00D46087" w:rsidRPr="0078286B" w:rsidRDefault="00D46087" w:rsidP="00E7416B">
      <w:pPr>
        <w:rPr>
          <w:rFonts w:ascii="Arial" w:hAnsi="Arial" w:cs="Arial"/>
          <w:rPrChange w:id="2270" w:author="Alexandru Uicoabă" w:date="2022-06-16T14:49:00Z">
            <w:rPr/>
          </w:rPrChange>
        </w:rPr>
      </w:pPr>
    </w:p>
    <w:p w14:paraId="5FA061F7" w14:textId="26DB21FD" w:rsidR="00521892" w:rsidRPr="0078286B" w:rsidRDefault="00521892" w:rsidP="00E7416B">
      <w:pPr>
        <w:rPr>
          <w:rFonts w:ascii="Arial" w:hAnsi="Arial" w:cs="Arial"/>
          <w:rPrChange w:id="2271" w:author="Alexandru Uicoabă" w:date="2022-06-16T14:49:00Z">
            <w:rPr/>
          </w:rPrChange>
        </w:rPr>
      </w:pPr>
    </w:p>
    <w:p w14:paraId="3FB3B7E8" w14:textId="5C59077F" w:rsidR="00521892" w:rsidRPr="0078286B" w:rsidRDefault="00521892" w:rsidP="00E7416B">
      <w:pPr>
        <w:rPr>
          <w:rFonts w:ascii="Arial" w:hAnsi="Arial" w:cs="Arial"/>
          <w:rPrChange w:id="2272" w:author="Alexandru Uicoabă" w:date="2022-06-16T14:49:00Z">
            <w:rPr/>
          </w:rPrChange>
        </w:rPr>
      </w:pPr>
    </w:p>
    <w:p w14:paraId="5E8185C7" w14:textId="32F57E94" w:rsidR="00521892" w:rsidDel="00300A51" w:rsidRDefault="00521892" w:rsidP="00E7416B">
      <w:pPr>
        <w:rPr>
          <w:del w:id="2273" w:author="Alexandru Uicoabă" w:date="2022-06-16T11:33:00Z"/>
          <w:rFonts w:ascii="Arial" w:hAnsi="Arial" w:cs="Arial"/>
        </w:rPr>
      </w:pPr>
    </w:p>
    <w:p w14:paraId="0F05B482" w14:textId="7A9FBAFB" w:rsidR="00300A51" w:rsidRDefault="00300A51" w:rsidP="00E7416B">
      <w:pPr>
        <w:rPr>
          <w:ins w:id="2274" w:author="Alexandru Uicoabă" w:date="2022-06-16T14:53:00Z"/>
          <w:rFonts w:ascii="Arial" w:hAnsi="Arial" w:cs="Arial"/>
        </w:rPr>
      </w:pPr>
    </w:p>
    <w:p w14:paraId="5CD51995" w14:textId="652C859C" w:rsidR="00300A51" w:rsidRDefault="00300A51" w:rsidP="00E7416B">
      <w:pPr>
        <w:rPr>
          <w:ins w:id="2275" w:author="Alexandru Uicoabă" w:date="2022-06-16T14:53:00Z"/>
          <w:rFonts w:ascii="Arial" w:hAnsi="Arial" w:cs="Arial"/>
        </w:rPr>
      </w:pPr>
    </w:p>
    <w:p w14:paraId="780EA3EF" w14:textId="458BB9A0" w:rsidR="00300A51" w:rsidRDefault="00300A51" w:rsidP="00E7416B">
      <w:pPr>
        <w:rPr>
          <w:ins w:id="2276" w:author="Alexandru Uicoabă" w:date="2022-06-16T14:53:00Z"/>
          <w:rFonts w:ascii="Arial" w:hAnsi="Arial" w:cs="Arial"/>
        </w:rPr>
      </w:pPr>
    </w:p>
    <w:p w14:paraId="1C5D0C0A" w14:textId="68EB8F79" w:rsidR="00300A51" w:rsidRDefault="00300A51" w:rsidP="00E7416B">
      <w:pPr>
        <w:rPr>
          <w:ins w:id="2277" w:author="Alexandru Uicoabă" w:date="2022-06-16T14:53:00Z"/>
          <w:rFonts w:ascii="Arial" w:hAnsi="Arial" w:cs="Arial"/>
        </w:rPr>
      </w:pPr>
    </w:p>
    <w:p w14:paraId="2FEC0DF8" w14:textId="0B7534FF" w:rsidR="00300A51" w:rsidRDefault="00300A51" w:rsidP="00E7416B">
      <w:pPr>
        <w:rPr>
          <w:ins w:id="2278" w:author="Alexandru Uicoabă" w:date="2022-06-16T14:53:00Z"/>
          <w:rFonts w:ascii="Arial" w:hAnsi="Arial" w:cs="Arial"/>
        </w:rPr>
      </w:pPr>
    </w:p>
    <w:p w14:paraId="790D53EF" w14:textId="1F76B955" w:rsidR="00521892" w:rsidRPr="0078286B" w:rsidDel="000535F0" w:rsidRDefault="00521892" w:rsidP="00E7416B">
      <w:pPr>
        <w:rPr>
          <w:del w:id="2279" w:author="Alexandru Uicoabă" w:date="2022-06-16T11:33:00Z"/>
          <w:rFonts w:ascii="Arial" w:hAnsi="Arial" w:cs="Arial"/>
          <w:rPrChange w:id="2280" w:author="Alexandru Uicoabă" w:date="2022-06-16T14:49:00Z">
            <w:rPr>
              <w:del w:id="2281" w:author="Alexandru Uicoabă" w:date="2022-06-16T11:33:00Z"/>
            </w:rPr>
          </w:rPrChange>
        </w:rPr>
      </w:pPr>
    </w:p>
    <w:p w14:paraId="28B0C6A0" w14:textId="77777777" w:rsidR="00521892" w:rsidRPr="0078286B" w:rsidDel="003C1A92" w:rsidRDefault="00521892" w:rsidP="00E7416B">
      <w:pPr>
        <w:rPr>
          <w:del w:id="2282" w:author="Alexandru Uicoabă" w:date="2022-06-16T15:45:00Z"/>
          <w:rFonts w:ascii="Arial" w:hAnsi="Arial" w:cs="Arial"/>
          <w:rPrChange w:id="2283" w:author="Alexandru Uicoabă" w:date="2022-06-16T14:49:00Z">
            <w:rPr>
              <w:del w:id="2284" w:author="Alexandru Uicoabă" w:date="2022-06-16T15:45:00Z"/>
            </w:rPr>
          </w:rPrChange>
        </w:rPr>
      </w:pPr>
    </w:p>
    <w:p w14:paraId="21A79A95" w14:textId="77777777" w:rsidR="00300A51" w:rsidRPr="00300A51" w:rsidRDefault="00300A51">
      <w:pPr>
        <w:pStyle w:val="Titlu1"/>
        <w:rPr>
          <w:ins w:id="2285" w:author="Alexandru Uicoabă" w:date="2022-06-16T14:53:00Z"/>
          <w:rFonts w:ascii="Arial" w:hAnsi="Arial" w:cs="Arial"/>
          <w:b/>
          <w:bCs/>
          <w:color w:val="auto"/>
          <w:sz w:val="24"/>
          <w:szCs w:val="24"/>
          <w:rPrChange w:id="2286" w:author="Alexandru Uicoabă" w:date="2022-06-16T14:54:00Z">
            <w:rPr>
              <w:ins w:id="2287" w:author="Alexandru Uicoabă" w:date="2022-06-16T14:53:00Z"/>
              <w:rFonts w:ascii="Arial" w:hAnsi="Arial" w:cs="Arial"/>
              <w:b/>
              <w:bCs/>
              <w:color w:val="auto"/>
            </w:rPr>
          </w:rPrChange>
        </w:rPr>
        <w:pPrChange w:id="2288" w:author="Alexandru Uicoabă" w:date="2022-06-16T15:45:00Z">
          <w:pPr>
            <w:pStyle w:val="Titlu1"/>
            <w:jc w:val="center"/>
          </w:pPr>
        </w:pPrChange>
      </w:pPr>
    </w:p>
    <w:p w14:paraId="0489DCAF" w14:textId="15CAD705" w:rsidR="00D96A93" w:rsidRPr="0078286B" w:rsidRDefault="00D96A93" w:rsidP="000352C6">
      <w:pPr>
        <w:pStyle w:val="Titlu1"/>
        <w:jc w:val="center"/>
        <w:rPr>
          <w:ins w:id="2289" w:author="Alexandru Uicoaba" w:date="2022-06-15T10:01:00Z"/>
          <w:rFonts w:ascii="Arial" w:hAnsi="Arial" w:cs="Arial"/>
          <w:b/>
          <w:bCs/>
          <w:color w:val="auto"/>
          <w:rPrChange w:id="2290" w:author="Alexandru Uicoabă" w:date="2022-06-16T14:49:00Z">
            <w:rPr>
              <w:ins w:id="2291" w:author="Alexandru Uicoaba" w:date="2022-06-15T10:01:00Z"/>
              <w:rFonts w:ascii="Times New Roman" w:hAnsi="Times New Roman" w:cs="Times New Roman"/>
              <w:b/>
              <w:bCs/>
              <w:color w:val="auto"/>
            </w:rPr>
          </w:rPrChange>
        </w:rPr>
      </w:pPr>
      <w:bookmarkStart w:id="2292" w:name="_Toc106343199"/>
      <w:r w:rsidRPr="0078286B">
        <w:rPr>
          <w:rFonts w:ascii="Arial" w:hAnsi="Arial" w:cs="Arial"/>
          <w:b/>
          <w:bCs/>
          <w:color w:val="auto"/>
          <w:rPrChange w:id="2293" w:author="Alexandru Uicoabă" w:date="2022-06-16T14:49:00Z">
            <w:rPr>
              <w:rFonts w:ascii="Times New Roman" w:hAnsi="Times New Roman" w:cs="Times New Roman"/>
              <w:b/>
              <w:bCs/>
              <w:color w:val="auto"/>
              <w:lang w:val="en-GB"/>
            </w:rPr>
          </w:rPrChange>
        </w:rPr>
        <w:t>Capitolul 3</w:t>
      </w:r>
      <w:r w:rsidR="00AB0F07" w:rsidRPr="0078286B">
        <w:rPr>
          <w:rFonts w:ascii="Arial" w:hAnsi="Arial" w:cs="Arial"/>
          <w:b/>
          <w:bCs/>
          <w:color w:val="auto"/>
          <w:rPrChange w:id="2294" w:author="Alexandru Uicoabă" w:date="2022-06-16T14:49:00Z">
            <w:rPr>
              <w:rFonts w:ascii="Times New Roman" w:hAnsi="Times New Roman" w:cs="Times New Roman"/>
              <w:b/>
              <w:bCs/>
              <w:color w:val="auto"/>
              <w:lang w:val="en-GB"/>
            </w:rPr>
          </w:rPrChange>
        </w:rPr>
        <w:t xml:space="preserve">: </w:t>
      </w:r>
      <w:r w:rsidRPr="0078286B">
        <w:rPr>
          <w:rFonts w:ascii="Arial" w:hAnsi="Arial" w:cs="Arial"/>
          <w:b/>
          <w:bCs/>
          <w:color w:val="auto"/>
          <w:rPrChange w:id="2295" w:author="Alexandru Uicoabă" w:date="2022-06-16T14:49:00Z">
            <w:rPr>
              <w:rFonts w:ascii="Times New Roman" w:hAnsi="Times New Roman" w:cs="Times New Roman"/>
              <w:b/>
              <w:bCs/>
              <w:color w:val="auto"/>
              <w:lang w:val="en-GB"/>
            </w:rPr>
          </w:rPrChange>
        </w:rPr>
        <w:t xml:space="preserve"> Învățare </w:t>
      </w:r>
      <w:r w:rsidR="00CA2B21" w:rsidRPr="0078286B">
        <w:rPr>
          <w:rFonts w:ascii="Arial" w:hAnsi="Arial" w:cs="Arial"/>
          <w:b/>
          <w:bCs/>
          <w:color w:val="auto"/>
          <w:rPrChange w:id="2296" w:author="Alexandru Uicoabă" w:date="2022-06-16T14:49:00Z">
            <w:rPr>
              <w:rFonts w:ascii="Times New Roman" w:hAnsi="Times New Roman" w:cs="Times New Roman"/>
              <w:b/>
              <w:bCs/>
              <w:color w:val="auto"/>
              <w:lang w:val="en-GB"/>
            </w:rPr>
          </w:rPrChange>
        </w:rPr>
        <w:t>automat</w:t>
      </w:r>
      <w:r w:rsidR="00AB0F07" w:rsidRPr="0078286B">
        <w:rPr>
          <w:rFonts w:ascii="Arial" w:hAnsi="Arial" w:cs="Arial"/>
          <w:b/>
          <w:bCs/>
          <w:color w:val="auto"/>
          <w:rPrChange w:id="2297" w:author="Alexandru Uicoabă" w:date="2022-06-16T14:49:00Z">
            <w:rPr>
              <w:rFonts w:ascii="Times New Roman" w:hAnsi="Times New Roman" w:cs="Times New Roman"/>
              <w:b/>
              <w:bCs/>
              <w:color w:val="auto"/>
            </w:rPr>
          </w:rPrChange>
        </w:rPr>
        <w:t>ă</w:t>
      </w:r>
      <w:bookmarkEnd w:id="2292"/>
    </w:p>
    <w:p w14:paraId="687D9DFE" w14:textId="1E62C939" w:rsidR="00C433F3" w:rsidRPr="00300A51" w:rsidRDefault="00C433F3" w:rsidP="00C433F3">
      <w:pPr>
        <w:rPr>
          <w:ins w:id="2298" w:author="Alexandru Uicoabă" w:date="2022-06-16T14:53:00Z"/>
          <w:rFonts w:ascii="Arial" w:hAnsi="Arial" w:cs="Arial"/>
          <w:sz w:val="24"/>
          <w:szCs w:val="24"/>
          <w:rPrChange w:id="2299" w:author="Alexandru Uicoabă" w:date="2022-06-16T14:53:00Z">
            <w:rPr>
              <w:ins w:id="2300" w:author="Alexandru Uicoabă" w:date="2022-06-16T14:53:00Z"/>
              <w:rFonts w:ascii="Arial" w:hAnsi="Arial" w:cs="Arial"/>
            </w:rPr>
          </w:rPrChange>
        </w:rPr>
      </w:pPr>
    </w:p>
    <w:p w14:paraId="4ECE510B" w14:textId="77777777" w:rsidR="00300A51" w:rsidRPr="00300A51" w:rsidRDefault="00300A51" w:rsidP="00C433F3">
      <w:pPr>
        <w:rPr>
          <w:ins w:id="2301" w:author="Alexandru Uicoaba" w:date="2022-06-15T10:01:00Z"/>
          <w:rFonts w:ascii="Arial" w:hAnsi="Arial" w:cs="Arial"/>
          <w:sz w:val="24"/>
          <w:szCs w:val="24"/>
          <w:rPrChange w:id="2302" w:author="Alexandru Uicoabă" w:date="2022-06-16T14:53:00Z">
            <w:rPr>
              <w:ins w:id="2303" w:author="Alexandru Uicoaba" w:date="2022-06-15T10:01:00Z"/>
            </w:rPr>
          </w:rPrChange>
        </w:rPr>
      </w:pPr>
    </w:p>
    <w:p w14:paraId="29ACB7DC" w14:textId="135E1948" w:rsidR="00C433F3" w:rsidRPr="00300A51" w:rsidRDefault="00C433F3">
      <w:pPr>
        <w:jc w:val="both"/>
        <w:rPr>
          <w:rFonts w:ascii="Arial" w:hAnsi="Arial" w:cs="Arial"/>
          <w:sz w:val="24"/>
          <w:szCs w:val="24"/>
          <w:rPrChange w:id="2304" w:author="Alexandru Uicoabă" w:date="2022-06-16T14:54:00Z">
            <w:rPr>
              <w:rFonts w:ascii="Times New Roman" w:hAnsi="Times New Roman" w:cs="Times New Roman"/>
              <w:b/>
              <w:bCs/>
              <w:color w:val="auto"/>
            </w:rPr>
          </w:rPrChange>
        </w:rPr>
        <w:pPrChange w:id="2305" w:author="Alexandru Uicoabă" w:date="2022-06-16T14:54:00Z">
          <w:pPr>
            <w:pStyle w:val="Titlu1"/>
            <w:jc w:val="center"/>
          </w:pPr>
        </w:pPrChange>
      </w:pPr>
      <w:ins w:id="2306" w:author="Alexandru Uicoaba" w:date="2022-06-15T10:01:00Z">
        <w:r w:rsidRPr="0078286B">
          <w:rPr>
            <w:rFonts w:ascii="Arial" w:hAnsi="Arial" w:cs="Arial"/>
            <w:rPrChange w:id="2307" w:author="Alexandru Uicoabă" w:date="2022-06-16T14:49:00Z">
              <w:rPr/>
            </w:rPrChange>
          </w:rPr>
          <w:tab/>
        </w:r>
        <w:r w:rsidRPr="00300A51">
          <w:rPr>
            <w:rFonts w:ascii="Arial" w:hAnsi="Arial" w:cs="Arial"/>
            <w:sz w:val="24"/>
            <w:szCs w:val="24"/>
            <w:rPrChange w:id="2308" w:author="Alexandru Uicoabă" w:date="2022-06-16T14:54:00Z">
              <w:rPr/>
            </w:rPrChange>
          </w:rPr>
          <w:t xml:space="preserve">În cadrul acestui capitol, se prezintă </w:t>
        </w:r>
      </w:ins>
      <w:ins w:id="2309" w:author="Alexandru Uicoaba" w:date="2022-06-15T10:14:00Z">
        <w:r w:rsidR="00336E96" w:rsidRPr="00300A51">
          <w:rPr>
            <w:rFonts w:ascii="Arial" w:hAnsi="Arial" w:cs="Arial"/>
            <w:sz w:val="24"/>
            <w:szCs w:val="24"/>
            <w:rPrChange w:id="2310" w:author="Alexandru Uicoabă" w:date="2022-06-16T14:54:00Z">
              <w:rPr>
                <w:lang w:val="en-US"/>
              </w:rPr>
            </w:rPrChange>
          </w:rPr>
          <w:t xml:space="preserve">concepte teoretice de </w:t>
        </w:r>
        <w:r w:rsidR="00336E96" w:rsidRPr="00300A51">
          <w:rPr>
            <w:rFonts w:ascii="Arial" w:hAnsi="Arial" w:cs="Arial"/>
            <w:sz w:val="24"/>
            <w:szCs w:val="24"/>
            <w:rPrChange w:id="2311" w:author="Alexandru Uicoabă" w:date="2022-06-16T14:54:00Z">
              <w:rPr/>
            </w:rPrChange>
          </w:rPr>
          <w:t>învățare autom</w:t>
        </w:r>
      </w:ins>
      <w:ins w:id="2312" w:author="Alexandru Uicoabă" w:date="2022-06-16T11:49:00Z">
        <w:r w:rsidR="00AE438A" w:rsidRPr="00300A51">
          <w:rPr>
            <w:rFonts w:ascii="Arial" w:hAnsi="Arial" w:cs="Arial"/>
            <w:sz w:val="24"/>
            <w:szCs w:val="24"/>
            <w:rPrChange w:id="2313" w:author="Alexandru Uicoabă" w:date="2022-06-16T14:54:00Z">
              <w:rPr/>
            </w:rPrChange>
          </w:rPr>
          <w:t>ată</w:t>
        </w:r>
      </w:ins>
      <w:ins w:id="2314" w:author="Alexandru Uicoaba" w:date="2022-06-15T10:14:00Z">
        <w:del w:id="2315" w:author="Alexandru Uicoabă" w:date="2022-06-16T11:49:00Z">
          <w:r w:rsidR="00336E96" w:rsidRPr="00300A51" w:rsidDel="00AE438A">
            <w:rPr>
              <w:rFonts w:ascii="Arial" w:hAnsi="Arial" w:cs="Arial"/>
              <w:sz w:val="24"/>
              <w:szCs w:val="24"/>
              <w:rPrChange w:id="2316" w:author="Alexandru Uicoabă" w:date="2022-06-16T14:54:00Z">
                <w:rPr/>
              </w:rPrChange>
            </w:rPr>
            <w:delText>ă</w:delText>
          </w:r>
        </w:del>
        <w:r w:rsidR="00336E96" w:rsidRPr="00300A51">
          <w:rPr>
            <w:rFonts w:ascii="Arial" w:hAnsi="Arial" w:cs="Arial"/>
            <w:sz w:val="24"/>
            <w:szCs w:val="24"/>
            <w:rPrChange w:id="2317" w:author="Alexandru Uicoabă" w:date="2022-06-16T14:54:00Z">
              <w:rPr/>
            </w:rPrChange>
          </w:rPr>
          <w:t>, se face o clasificare a acestora</w:t>
        </w:r>
      </w:ins>
      <w:ins w:id="2318" w:author="Alexandru Uicoaba" w:date="2022-06-15T11:00:00Z">
        <w:r w:rsidR="00774F82" w:rsidRPr="00300A51">
          <w:rPr>
            <w:rFonts w:ascii="Arial" w:hAnsi="Arial" w:cs="Arial"/>
            <w:sz w:val="24"/>
            <w:szCs w:val="24"/>
            <w:rPrChange w:id="2319" w:author="Alexandru Uicoabă" w:date="2022-06-16T14:54:00Z">
              <w:rPr/>
            </w:rPrChange>
          </w:rPr>
          <w:t xml:space="preserve"> după mod</w:t>
        </w:r>
      </w:ins>
      <w:ins w:id="2320" w:author="Alexandru Uicoaba" w:date="2022-06-15T11:01:00Z">
        <w:r w:rsidR="00774F82" w:rsidRPr="00300A51">
          <w:rPr>
            <w:rFonts w:ascii="Arial" w:hAnsi="Arial" w:cs="Arial"/>
            <w:sz w:val="24"/>
            <w:szCs w:val="24"/>
            <w:rPrChange w:id="2321" w:author="Alexandru Uicoabă" w:date="2022-06-16T14:54:00Z">
              <w:rPr/>
            </w:rPrChange>
          </w:rPr>
          <w:t>ul de antrenare și se prezintă soluțiile software folosite pentru realizarea experimentului.</w:t>
        </w:r>
      </w:ins>
    </w:p>
    <w:p w14:paraId="665C7CA8" w14:textId="77777777" w:rsidR="000352C6" w:rsidRPr="00300A51" w:rsidRDefault="000352C6" w:rsidP="000352C6">
      <w:pPr>
        <w:rPr>
          <w:rFonts w:ascii="Arial" w:hAnsi="Arial" w:cs="Arial"/>
          <w:sz w:val="24"/>
          <w:szCs w:val="24"/>
          <w:rPrChange w:id="2322" w:author="Alexandru Uicoabă" w:date="2022-06-16T14:54:00Z">
            <w:rPr/>
          </w:rPrChange>
        </w:rPr>
      </w:pPr>
    </w:p>
    <w:p w14:paraId="0DF79663" w14:textId="3383D70D" w:rsidR="00CA2B21" w:rsidRPr="0078286B" w:rsidRDefault="000352C6" w:rsidP="000352C6">
      <w:pPr>
        <w:pStyle w:val="Titlu2"/>
        <w:rPr>
          <w:rFonts w:ascii="Arial" w:hAnsi="Arial" w:cs="Arial"/>
          <w:b/>
          <w:bCs/>
          <w:color w:val="auto"/>
          <w:sz w:val="28"/>
          <w:szCs w:val="28"/>
          <w:rPrChange w:id="2323" w:author="Alexandru Uicoabă" w:date="2022-06-16T14:49:00Z">
            <w:rPr>
              <w:rFonts w:ascii="Times New Roman" w:hAnsi="Times New Roman" w:cs="Times New Roman"/>
              <w:b/>
              <w:bCs/>
              <w:color w:val="auto"/>
              <w:sz w:val="28"/>
              <w:szCs w:val="28"/>
              <w:lang w:val="en-GB"/>
            </w:rPr>
          </w:rPrChange>
        </w:rPr>
      </w:pPr>
      <w:bookmarkStart w:id="2324" w:name="_Toc106343200"/>
      <w:r w:rsidRPr="0078286B">
        <w:rPr>
          <w:rFonts w:ascii="Arial" w:hAnsi="Arial" w:cs="Arial"/>
          <w:b/>
          <w:bCs/>
          <w:color w:val="auto"/>
          <w:sz w:val="28"/>
          <w:szCs w:val="28"/>
          <w:rPrChange w:id="2325" w:author="Alexandru Uicoabă" w:date="2022-06-16T14:49:00Z">
            <w:rPr>
              <w:rFonts w:ascii="Times New Roman" w:hAnsi="Times New Roman" w:cs="Times New Roman"/>
              <w:b/>
              <w:bCs/>
              <w:color w:val="auto"/>
              <w:sz w:val="28"/>
              <w:szCs w:val="28"/>
              <w:lang w:val="en-GB"/>
            </w:rPr>
          </w:rPrChange>
        </w:rPr>
        <w:t xml:space="preserve">3.1 </w:t>
      </w:r>
      <w:proofErr w:type="spellStart"/>
      <w:r w:rsidR="00CA2B21" w:rsidRPr="0078286B">
        <w:rPr>
          <w:rFonts w:ascii="Arial" w:hAnsi="Arial" w:cs="Arial"/>
          <w:b/>
          <w:bCs/>
          <w:color w:val="auto"/>
          <w:sz w:val="28"/>
          <w:szCs w:val="28"/>
          <w:rPrChange w:id="2326" w:author="Alexandru Uicoabă" w:date="2022-06-16T14:49:00Z">
            <w:rPr>
              <w:rFonts w:ascii="Times New Roman" w:hAnsi="Times New Roman" w:cs="Times New Roman"/>
              <w:b/>
              <w:bCs/>
              <w:color w:val="auto"/>
              <w:sz w:val="28"/>
              <w:szCs w:val="28"/>
              <w:lang w:val="en-GB"/>
            </w:rPr>
          </w:rPrChange>
        </w:rPr>
        <w:t>Machine</w:t>
      </w:r>
      <w:proofErr w:type="spellEnd"/>
      <w:r w:rsidR="00CA2B21" w:rsidRPr="0078286B">
        <w:rPr>
          <w:rFonts w:ascii="Arial" w:hAnsi="Arial" w:cs="Arial"/>
          <w:b/>
          <w:bCs/>
          <w:color w:val="auto"/>
          <w:sz w:val="28"/>
          <w:szCs w:val="28"/>
          <w:rPrChange w:id="2327" w:author="Alexandru Uicoabă" w:date="2022-06-16T14:49:00Z">
            <w:rPr>
              <w:rFonts w:ascii="Times New Roman" w:hAnsi="Times New Roman" w:cs="Times New Roman"/>
              <w:b/>
              <w:bCs/>
              <w:color w:val="auto"/>
              <w:sz w:val="28"/>
              <w:szCs w:val="28"/>
              <w:lang w:val="en-GB"/>
            </w:rPr>
          </w:rPrChange>
        </w:rPr>
        <w:t xml:space="preserve"> </w:t>
      </w:r>
      <w:proofErr w:type="spellStart"/>
      <w:r w:rsidR="00CA2B21" w:rsidRPr="0078286B">
        <w:rPr>
          <w:rFonts w:ascii="Arial" w:hAnsi="Arial" w:cs="Arial"/>
          <w:b/>
          <w:bCs/>
          <w:color w:val="auto"/>
          <w:sz w:val="28"/>
          <w:szCs w:val="28"/>
          <w:rPrChange w:id="2328" w:author="Alexandru Uicoabă" w:date="2022-06-16T14:49:00Z">
            <w:rPr>
              <w:rFonts w:ascii="Times New Roman" w:hAnsi="Times New Roman" w:cs="Times New Roman"/>
              <w:b/>
              <w:bCs/>
              <w:color w:val="auto"/>
              <w:sz w:val="28"/>
              <w:szCs w:val="28"/>
              <w:lang w:val="en-GB"/>
            </w:rPr>
          </w:rPrChange>
        </w:rPr>
        <w:t>Learning</w:t>
      </w:r>
      <w:bookmarkEnd w:id="2324"/>
      <w:proofErr w:type="spellEnd"/>
    </w:p>
    <w:p w14:paraId="63DDD9A0" w14:textId="77777777" w:rsidR="000352C6" w:rsidRPr="00300A51" w:rsidRDefault="000352C6" w:rsidP="000352C6">
      <w:pPr>
        <w:rPr>
          <w:rFonts w:ascii="Arial" w:hAnsi="Arial" w:cs="Arial"/>
          <w:sz w:val="24"/>
          <w:szCs w:val="24"/>
          <w:rPrChange w:id="2329" w:author="Alexandru Uicoabă" w:date="2022-06-16T14:54:00Z">
            <w:rPr>
              <w:lang w:val="en-GB"/>
            </w:rPr>
          </w:rPrChange>
        </w:rPr>
      </w:pPr>
    </w:p>
    <w:p w14:paraId="63B41D05" w14:textId="64B7F6CE" w:rsidR="00723CC4" w:rsidRPr="00300A51" w:rsidRDefault="00723CC4" w:rsidP="00300A51">
      <w:pPr>
        <w:jc w:val="both"/>
        <w:rPr>
          <w:rFonts w:ascii="Arial" w:hAnsi="Arial" w:cs="Arial"/>
          <w:sz w:val="24"/>
          <w:szCs w:val="24"/>
          <w:rPrChange w:id="2330" w:author="Alexandru Uicoabă" w:date="2022-06-16T14:54:00Z">
            <w:rPr>
              <w:rFonts w:ascii="Times New Roman" w:hAnsi="Times New Roman" w:cs="Times New Roman"/>
              <w:sz w:val="24"/>
              <w:szCs w:val="24"/>
            </w:rPr>
          </w:rPrChange>
        </w:rPr>
      </w:pPr>
      <w:r w:rsidRPr="0078286B">
        <w:rPr>
          <w:rFonts w:ascii="Arial" w:hAnsi="Arial" w:cs="Arial"/>
          <w:rPrChange w:id="2331" w:author="Alexandru Uicoabă" w:date="2022-06-16T14:49:00Z">
            <w:rPr>
              <w:lang w:val="en-GB"/>
            </w:rPr>
          </w:rPrChange>
        </w:rPr>
        <w:tab/>
      </w:r>
      <w:ins w:id="2332" w:author="Alexandru Uicoabă" w:date="2022-06-16T16:48:00Z">
        <w:r w:rsidR="00860066">
          <w:rPr>
            <w:rFonts w:ascii="Arial" w:hAnsi="Arial" w:cs="Arial"/>
          </w:rPr>
          <w:t xml:space="preserve">Învățarea automată </w:t>
        </w:r>
      </w:ins>
      <w:del w:id="2333" w:author="Alexandru Uicoabă" w:date="2022-06-16T16:48:00Z">
        <w:r w:rsidRPr="00300A51" w:rsidDel="00860066">
          <w:rPr>
            <w:rFonts w:ascii="Arial" w:hAnsi="Arial" w:cs="Arial"/>
            <w:sz w:val="24"/>
            <w:szCs w:val="24"/>
            <w:rPrChange w:id="2334" w:author="Alexandru Uicoabă" w:date="2022-06-16T14:54:00Z">
              <w:rPr>
                <w:rFonts w:ascii="Times New Roman" w:hAnsi="Times New Roman" w:cs="Times New Roman"/>
                <w:sz w:val="24"/>
                <w:szCs w:val="24"/>
                <w:lang w:val="en-GB"/>
              </w:rPr>
            </w:rPrChange>
          </w:rPr>
          <w:delText xml:space="preserve">Machine learning </w:delText>
        </w:r>
      </w:del>
      <w:r w:rsidRPr="00300A51">
        <w:rPr>
          <w:rFonts w:ascii="Arial" w:hAnsi="Arial" w:cs="Arial"/>
          <w:sz w:val="24"/>
          <w:szCs w:val="24"/>
          <w:rPrChange w:id="2335" w:author="Alexandru Uicoabă" w:date="2022-06-16T14:54:00Z">
            <w:rPr>
              <w:rFonts w:ascii="Times New Roman" w:hAnsi="Times New Roman" w:cs="Times New Roman"/>
              <w:sz w:val="24"/>
              <w:szCs w:val="24"/>
              <w:lang w:val="en-GB"/>
            </w:rPr>
          </w:rPrChange>
        </w:rPr>
        <w:t xml:space="preserve">este un domeniu </w:t>
      </w:r>
      <w:del w:id="2336" w:author="Bogdan Dragulescu" w:date="2022-06-14T12:02:00Z">
        <w:r w:rsidRPr="00300A51" w:rsidDel="00742111">
          <w:rPr>
            <w:rFonts w:ascii="Arial" w:hAnsi="Arial" w:cs="Arial"/>
            <w:sz w:val="24"/>
            <w:szCs w:val="24"/>
            <w:rPrChange w:id="2337" w:author="Alexandru Uicoabă" w:date="2022-06-16T14:54:00Z">
              <w:rPr>
                <w:rFonts w:ascii="Times New Roman" w:hAnsi="Times New Roman" w:cs="Times New Roman"/>
                <w:sz w:val="24"/>
                <w:szCs w:val="24"/>
                <w:lang w:val="en-GB"/>
              </w:rPr>
            </w:rPrChange>
          </w:rPr>
          <w:delText xml:space="preserve">foarte </w:delText>
        </w:r>
      </w:del>
      <w:r w:rsidRPr="00300A51">
        <w:rPr>
          <w:rFonts w:ascii="Arial" w:hAnsi="Arial" w:cs="Arial"/>
          <w:sz w:val="24"/>
          <w:szCs w:val="24"/>
          <w:rPrChange w:id="2338" w:author="Alexandru Uicoabă" w:date="2022-06-16T14:54:00Z">
            <w:rPr>
              <w:rFonts w:ascii="Times New Roman" w:hAnsi="Times New Roman" w:cs="Times New Roman"/>
              <w:sz w:val="24"/>
              <w:szCs w:val="24"/>
              <w:lang w:val="en-GB"/>
            </w:rPr>
          </w:rPrChange>
        </w:rPr>
        <w:t xml:space="preserve">de actualitate în zilele noastre, fie că vorbim de domenii precum </w:t>
      </w:r>
      <w:proofErr w:type="spellStart"/>
      <w:r w:rsidRPr="00300A51">
        <w:rPr>
          <w:rFonts w:ascii="Arial" w:hAnsi="Arial" w:cs="Arial"/>
          <w:sz w:val="24"/>
          <w:szCs w:val="24"/>
          <w:rPrChange w:id="2339" w:author="Alexandru Uicoabă" w:date="2022-06-16T14:54:00Z">
            <w:rPr>
              <w:rFonts w:ascii="Times New Roman" w:hAnsi="Times New Roman" w:cs="Times New Roman"/>
              <w:sz w:val="24"/>
              <w:szCs w:val="24"/>
              <w:lang w:val="en-GB"/>
            </w:rPr>
          </w:rPrChange>
        </w:rPr>
        <w:t>Automotive</w:t>
      </w:r>
      <w:proofErr w:type="spellEnd"/>
      <w:r w:rsidRPr="00300A51">
        <w:rPr>
          <w:rFonts w:ascii="Arial" w:hAnsi="Arial" w:cs="Arial"/>
          <w:sz w:val="24"/>
          <w:szCs w:val="24"/>
          <w:rPrChange w:id="2340" w:author="Alexandru Uicoabă" w:date="2022-06-16T14:54:00Z">
            <w:rPr>
              <w:rFonts w:ascii="Times New Roman" w:hAnsi="Times New Roman" w:cs="Times New Roman"/>
              <w:sz w:val="24"/>
              <w:szCs w:val="24"/>
              <w:lang w:val="en-GB"/>
            </w:rPr>
          </w:rPrChange>
        </w:rPr>
        <w:t xml:space="preserve">, </w:t>
      </w:r>
      <w:proofErr w:type="spellStart"/>
      <w:r w:rsidRPr="00300A51">
        <w:rPr>
          <w:rFonts w:ascii="Arial" w:hAnsi="Arial" w:cs="Arial"/>
          <w:sz w:val="24"/>
          <w:szCs w:val="24"/>
          <w:rPrChange w:id="2341" w:author="Alexandru Uicoabă" w:date="2022-06-16T14:54:00Z">
            <w:rPr>
              <w:rFonts w:ascii="Times New Roman" w:hAnsi="Times New Roman" w:cs="Times New Roman"/>
              <w:sz w:val="24"/>
              <w:szCs w:val="24"/>
              <w:lang w:val="en-GB"/>
            </w:rPr>
          </w:rPrChange>
        </w:rPr>
        <w:t>Cyber</w:t>
      </w:r>
      <w:proofErr w:type="spellEnd"/>
      <w:r w:rsidRPr="00300A51">
        <w:rPr>
          <w:rFonts w:ascii="Arial" w:hAnsi="Arial" w:cs="Arial"/>
          <w:sz w:val="24"/>
          <w:szCs w:val="24"/>
          <w:rPrChange w:id="2342" w:author="Alexandru Uicoabă" w:date="2022-06-16T14:54:00Z">
            <w:rPr>
              <w:rFonts w:ascii="Times New Roman" w:hAnsi="Times New Roman" w:cs="Times New Roman"/>
              <w:sz w:val="24"/>
              <w:szCs w:val="24"/>
              <w:lang w:val="en-GB"/>
            </w:rPr>
          </w:rPrChange>
        </w:rPr>
        <w:t xml:space="preserve"> </w:t>
      </w:r>
      <w:proofErr w:type="spellStart"/>
      <w:r w:rsidRPr="00300A51">
        <w:rPr>
          <w:rFonts w:ascii="Arial" w:hAnsi="Arial" w:cs="Arial"/>
          <w:sz w:val="24"/>
          <w:szCs w:val="24"/>
          <w:rPrChange w:id="2343" w:author="Alexandru Uicoabă" w:date="2022-06-16T14:54:00Z">
            <w:rPr>
              <w:rFonts w:ascii="Times New Roman" w:hAnsi="Times New Roman" w:cs="Times New Roman"/>
              <w:sz w:val="24"/>
              <w:szCs w:val="24"/>
              <w:lang w:val="en-GB"/>
            </w:rPr>
          </w:rPrChange>
        </w:rPr>
        <w:t>Security</w:t>
      </w:r>
      <w:proofErr w:type="spellEnd"/>
      <w:r w:rsidRPr="00300A51">
        <w:rPr>
          <w:rFonts w:ascii="Arial" w:hAnsi="Arial" w:cs="Arial"/>
          <w:sz w:val="24"/>
          <w:szCs w:val="24"/>
          <w:rPrChange w:id="2344" w:author="Alexandru Uicoabă" w:date="2022-06-16T14:54:00Z">
            <w:rPr>
              <w:rFonts w:ascii="Times New Roman" w:hAnsi="Times New Roman" w:cs="Times New Roman"/>
              <w:sz w:val="24"/>
              <w:szCs w:val="24"/>
              <w:lang w:val="en-GB"/>
            </w:rPr>
          </w:rPrChange>
        </w:rPr>
        <w:t xml:space="preserve">, Data </w:t>
      </w:r>
      <w:proofErr w:type="spellStart"/>
      <w:r w:rsidRPr="00300A51">
        <w:rPr>
          <w:rFonts w:ascii="Arial" w:hAnsi="Arial" w:cs="Arial"/>
          <w:sz w:val="24"/>
          <w:szCs w:val="24"/>
          <w:rPrChange w:id="2345" w:author="Alexandru Uicoabă" w:date="2022-06-16T14:54:00Z">
            <w:rPr>
              <w:rFonts w:ascii="Times New Roman" w:hAnsi="Times New Roman" w:cs="Times New Roman"/>
              <w:sz w:val="24"/>
              <w:szCs w:val="24"/>
              <w:lang w:val="en-GB"/>
            </w:rPr>
          </w:rPrChange>
        </w:rPr>
        <w:t>S</w:t>
      </w:r>
      <w:ins w:id="2346" w:author="Alexandru Uicoabă" w:date="2022-06-16T11:49:00Z">
        <w:r w:rsidR="004F4218" w:rsidRPr="00300A51">
          <w:rPr>
            <w:rFonts w:ascii="Arial" w:hAnsi="Arial" w:cs="Arial"/>
            <w:sz w:val="24"/>
            <w:szCs w:val="24"/>
            <w:rPrChange w:id="2347" w:author="Alexandru Uicoabă" w:date="2022-06-16T14:54:00Z">
              <w:rPr>
                <w:rFonts w:ascii="Times New Roman" w:hAnsi="Times New Roman" w:cs="Times New Roman"/>
                <w:sz w:val="24"/>
                <w:szCs w:val="24"/>
              </w:rPr>
            </w:rPrChange>
          </w:rPr>
          <w:t>c</w:t>
        </w:r>
      </w:ins>
      <w:r w:rsidRPr="00300A51">
        <w:rPr>
          <w:rFonts w:ascii="Arial" w:hAnsi="Arial" w:cs="Arial"/>
          <w:sz w:val="24"/>
          <w:szCs w:val="24"/>
          <w:rPrChange w:id="2348" w:author="Alexandru Uicoabă" w:date="2022-06-16T14:54:00Z">
            <w:rPr>
              <w:rFonts w:ascii="Times New Roman" w:hAnsi="Times New Roman" w:cs="Times New Roman"/>
              <w:sz w:val="24"/>
              <w:szCs w:val="24"/>
              <w:lang w:val="en-GB"/>
            </w:rPr>
          </w:rPrChange>
        </w:rPr>
        <w:t>ience</w:t>
      </w:r>
      <w:proofErr w:type="spellEnd"/>
      <w:r w:rsidRPr="00300A51">
        <w:rPr>
          <w:rFonts w:ascii="Arial" w:hAnsi="Arial" w:cs="Arial"/>
          <w:sz w:val="24"/>
          <w:szCs w:val="24"/>
          <w:rPrChange w:id="2349" w:author="Alexandru Uicoabă" w:date="2022-06-16T14:54:00Z">
            <w:rPr>
              <w:rFonts w:ascii="Times New Roman" w:hAnsi="Times New Roman" w:cs="Times New Roman"/>
              <w:sz w:val="24"/>
              <w:szCs w:val="24"/>
              <w:lang w:val="en-GB"/>
            </w:rPr>
          </w:rPrChange>
        </w:rPr>
        <w:t>,</w:t>
      </w:r>
      <w:r w:rsidR="002D2CAC" w:rsidRPr="00300A51">
        <w:rPr>
          <w:rFonts w:ascii="Arial" w:hAnsi="Arial" w:cs="Arial"/>
          <w:sz w:val="24"/>
          <w:szCs w:val="24"/>
          <w:rPrChange w:id="2350" w:author="Alexandru Uicoabă" w:date="2022-06-16T14:54:00Z">
            <w:rPr>
              <w:rFonts w:ascii="Times New Roman" w:hAnsi="Times New Roman" w:cs="Times New Roman"/>
              <w:sz w:val="24"/>
              <w:szCs w:val="24"/>
              <w:lang w:val="en-GB"/>
            </w:rPr>
          </w:rPrChange>
        </w:rPr>
        <w:t xml:space="preserve"> detecții de imagini,</w:t>
      </w:r>
      <w:r w:rsidRPr="00300A51">
        <w:rPr>
          <w:rFonts w:ascii="Arial" w:hAnsi="Arial" w:cs="Arial"/>
          <w:sz w:val="24"/>
          <w:szCs w:val="24"/>
          <w:rPrChange w:id="2351" w:author="Alexandru Uicoabă" w:date="2022-06-16T14:54:00Z">
            <w:rPr>
              <w:rFonts w:ascii="Times New Roman" w:hAnsi="Times New Roman" w:cs="Times New Roman"/>
              <w:sz w:val="24"/>
              <w:szCs w:val="24"/>
              <w:lang w:val="en-GB"/>
            </w:rPr>
          </w:rPrChange>
        </w:rPr>
        <w:t xml:space="preserve"> etc.</w:t>
      </w:r>
      <w:r w:rsidR="00790890" w:rsidRPr="00300A51">
        <w:rPr>
          <w:rFonts w:ascii="Arial" w:hAnsi="Arial" w:cs="Arial"/>
          <w:sz w:val="24"/>
          <w:szCs w:val="24"/>
          <w:rPrChange w:id="2352" w:author="Alexandru Uicoabă" w:date="2022-06-16T14:54:00Z">
            <w:rPr>
              <w:rFonts w:ascii="Times New Roman" w:hAnsi="Times New Roman" w:cs="Times New Roman"/>
              <w:sz w:val="24"/>
              <w:szCs w:val="24"/>
              <w:lang w:val="en-GB"/>
            </w:rPr>
          </w:rPrChange>
        </w:rPr>
        <w:t xml:space="preserve"> Din punct de vedere al definiților, am expus mai jos două dintre ele</w:t>
      </w:r>
      <w:ins w:id="2353" w:author="Alexandru Uicoabă" w:date="2022-06-16T16:48:00Z">
        <w:r w:rsidR="00860066">
          <w:rPr>
            <w:rFonts w:ascii="Arial" w:hAnsi="Arial" w:cs="Arial"/>
            <w:sz w:val="24"/>
            <w:szCs w:val="24"/>
          </w:rPr>
          <w:t xml:space="preserve"> </w:t>
        </w:r>
      </w:ins>
      <w:r w:rsidR="0068010A" w:rsidRPr="00300A51">
        <w:rPr>
          <w:rFonts w:ascii="Arial" w:hAnsi="Arial" w:cs="Arial"/>
          <w:sz w:val="24"/>
          <w:szCs w:val="24"/>
          <w:rPrChange w:id="2354" w:author="Alexandru Uicoabă" w:date="2022-06-16T14:54:00Z">
            <w:rPr/>
          </w:rPrChange>
        </w:rPr>
        <w:fldChar w:fldCharType="begin"/>
      </w:r>
      <w:r w:rsidR="00733C36" w:rsidRPr="00300A51">
        <w:rPr>
          <w:rFonts w:ascii="Arial" w:hAnsi="Arial" w:cs="Arial"/>
          <w:sz w:val="24"/>
          <w:szCs w:val="24"/>
          <w:rPrChange w:id="2355" w:author="Alexandru Uicoabă" w:date="2022-06-16T14:54:00Z">
            <w:rPr/>
          </w:rPrChange>
        </w:rPr>
        <w:instrText xml:space="preserve"> ADDIN ZOTERO_ITEM CSL_CITATION {"citationID":"HVVncBUc","properties":{"formattedCitation":"[23]","plainCitation":"[23]","noteIndex":0},"citationItems":[{"id":282,"uris":["http://zotero.org/users/6649884/items/FGFWVNXR"],"itemData":{"id":282,"type":"book","edition":"2nd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sidRPr="00300A51">
        <w:rPr>
          <w:rFonts w:ascii="Arial" w:hAnsi="Arial" w:cs="Arial"/>
          <w:sz w:val="24"/>
          <w:szCs w:val="24"/>
          <w:rPrChange w:id="2356" w:author="Alexandru Uicoabă" w:date="2022-06-16T14:54:00Z">
            <w:rPr/>
          </w:rPrChange>
        </w:rPr>
        <w:fldChar w:fldCharType="separate"/>
      </w:r>
      <w:r w:rsidR="00733C36" w:rsidRPr="00300A51">
        <w:rPr>
          <w:rFonts w:ascii="Arial" w:hAnsi="Arial" w:cs="Arial"/>
          <w:sz w:val="24"/>
          <w:szCs w:val="24"/>
          <w:rPrChange w:id="2357" w:author="Alexandru Uicoabă" w:date="2022-06-16T14:54:00Z">
            <w:rPr>
              <w:rFonts w:ascii="Calibri" w:hAnsi="Calibri" w:cs="Calibri"/>
            </w:rPr>
          </w:rPrChange>
        </w:rPr>
        <w:t>[23]</w:t>
      </w:r>
      <w:r w:rsidR="0068010A" w:rsidRPr="00300A51">
        <w:rPr>
          <w:rFonts w:ascii="Arial" w:hAnsi="Arial" w:cs="Arial"/>
          <w:sz w:val="24"/>
          <w:szCs w:val="24"/>
          <w:rPrChange w:id="2358" w:author="Alexandru Uicoabă" w:date="2022-06-16T14:54:00Z">
            <w:rPr/>
          </w:rPrChange>
        </w:rPr>
        <w:fldChar w:fldCharType="end"/>
      </w:r>
      <w:ins w:id="2359" w:author="Alexandru Uicoabă" w:date="2022-06-16T16:49:00Z">
        <w:r w:rsidR="00860066">
          <w:rPr>
            <w:rFonts w:ascii="Arial" w:hAnsi="Arial" w:cs="Arial"/>
            <w:sz w:val="24"/>
            <w:szCs w:val="24"/>
          </w:rPr>
          <w:t>.</w:t>
        </w:r>
      </w:ins>
      <w:del w:id="2360" w:author="Alexandru Uicoabă" w:date="2022-06-16T16:49:00Z">
        <w:r w:rsidR="00790890" w:rsidRPr="00300A51" w:rsidDel="00860066">
          <w:rPr>
            <w:rFonts w:ascii="Arial" w:hAnsi="Arial" w:cs="Arial"/>
            <w:sz w:val="24"/>
            <w:szCs w:val="24"/>
            <w:rPrChange w:id="2361" w:author="Alexandru Uicoabă" w:date="2022-06-16T14:54:00Z">
              <w:rPr>
                <w:rFonts w:ascii="Times New Roman" w:hAnsi="Times New Roman" w:cs="Times New Roman"/>
                <w:sz w:val="24"/>
                <w:szCs w:val="24"/>
                <w:lang w:val="en-GB"/>
              </w:rPr>
            </w:rPrChange>
          </w:rPr>
          <w:delText>:</w:delText>
        </w:r>
        <w:r w:rsidRPr="00300A51" w:rsidDel="00860066">
          <w:rPr>
            <w:rFonts w:ascii="Arial" w:hAnsi="Arial" w:cs="Arial"/>
            <w:sz w:val="24"/>
            <w:szCs w:val="24"/>
            <w:rPrChange w:id="2362" w:author="Alexandru Uicoabă" w:date="2022-06-16T14:54:00Z">
              <w:rPr>
                <w:rFonts w:ascii="Times New Roman" w:hAnsi="Times New Roman" w:cs="Times New Roman"/>
                <w:sz w:val="24"/>
                <w:szCs w:val="24"/>
              </w:rPr>
            </w:rPrChange>
          </w:rPr>
          <w:delText xml:space="preserve"> </w:delText>
        </w:r>
      </w:del>
    </w:p>
    <w:p w14:paraId="0C0FC4C9" w14:textId="1415DE23" w:rsidR="00CA2B21" w:rsidRPr="00300A51" w:rsidRDefault="00860066" w:rsidP="00300A51">
      <w:pPr>
        <w:jc w:val="both"/>
        <w:rPr>
          <w:rFonts w:ascii="Arial" w:hAnsi="Arial" w:cs="Arial"/>
          <w:sz w:val="24"/>
          <w:szCs w:val="24"/>
          <w:rPrChange w:id="2363" w:author="Alexandru Uicoabă" w:date="2022-06-16T14:54:00Z">
            <w:rPr>
              <w:rFonts w:ascii="Times New Roman" w:hAnsi="Times New Roman" w:cs="Times New Roman"/>
              <w:sz w:val="24"/>
              <w:szCs w:val="24"/>
            </w:rPr>
          </w:rPrChange>
        </w:rPr>
      </w:pPr>
      <w:ins w:id="2364" w:author="Alexandru Uicoabă" w:date="2022-06-16T16:49:00Z">
        <w:r>
          <w:rPr>
            <w:rFonts w:ascii="Arial" w:hAnsi="Arial" w:cs="Arial"/>
            <w:sz w:val="24"/>
            <w:szCs w:val="24"/>
          </w:rPr>
          <w:t xml:space="preserve">     </w:t>
        </w:r>
      </w:ins>
      <w:del w:id="2365" w:author="Alexandru Uicoabă" w:date="2022-06-16T16:49:00Z">
        <w:r w:rsidR="00CA2B21" w:rsidRPr="00300A51" w:rsidDel="00860066">
          <w:rPr>
            <w:rFonts w:ascii="Arial" w:hAnsi="Arial" w:cs="Arial"/>
            <w:sz w:val="24"/>
            <w:szCs w:val="24"/>
            <w:rPrChange w:id="2366" w:author="Alexandru Uicoabă" w:date="2022-06-16T14:54:00Z">
              <w:rPr>
                <w:rFonts w:ascii="Times New Roman" w:hAnsi="Times New Roman" w:cs="Times New Roman"/>
                <w:sz w:val="24"/>
                <w:szCs w:val="24"/>
                <w:lang w:val="en-GB"/>
              </w:rPr>
            </w:rPrChange>
          </w:rPr>
          <w:tab/>
        </w:r>
      </w:del>
      <w:r w:rsidR="00CA2B21" w:rsidRPr="00300A51">
        <w:rPr>
          <w:rFonts w:ascii="Arial" w:hAnsi="Arial" w:cs="Arial"/>
          <w:sz w:val="24"/>
          <w:szCs w:val="24"/>
          <w:rPrChange w:id="2367" w:author="Alexandru Uicoabă" w:date="2022-06-16T14:54:00Z">
            <w:rPr>
              <w:rFonts w:ascii="Times New Roman" w:hAnsi="Times New Roman" w:cs="Times New Roman"/>
              <w:sz w:val="24"/>
              <w:szCs w:val="24"/>
              <w:lang w:val="en-GB"/>
            </w:rPr>
          </w:rPrChange>
        </w:rPr>
        <w:t>O defini</w:t>
      </w:r>
      <w:r w:rsidR="00CA2B21" w:rsidRPr="00300A51">
        <w:rPr>
          <w:rFonts w:ascii="Arial" w:hAnsi="Arial" w:cs="Arial"/>
          <w:sz w:val="24"/>
          <w:szCs w:val="24"/>
          <w:rPrChange w:id="2368" w:author="Alexandru Uicoabă" w:date="2022-06-16T14:54:00Z">
            <w:rPr>
              <w:rFonts w:ascii="Times New Roman" w:hAnsi="Times New Roman" w:cs="Times New Roman"/>
              <w:sz w:val="24"/>
              <w:szCs w:val="24"/>
            </w:rPr>
          </w:rPrChange>
        </w:rPr>
        <w:t xml:space="preserve">ție mai generală a </w:t>
      </w:r>
      <w:proofErr w:type="spellStart"/>
      <w:r w:rsidR="00CA2B21" w:rsidRPr="00300A51">
        <w:rPr>
          <w:rFonts w:ascii="Arial" w:hAnsi="Arial" w:cs="Arial"/>
          <w:sz w:val="24"/>
          <w:szCs w:val="24"/>
          <w:rPrChange w:id="2369" w:author="Alexandru Uicoabă" w:date="2022-06-16T14:54:00Z">
            <w:rPr>
              <w:rFonts w:ascii="Times New Roman" w:hAnsi="Times New Roman" w:cs="Times New Roman"/>
              <w:sz w:val="24"/>
              <w:szCs w:val="24"/>
            </w:rPr>
          </w:rPrChange>
        </w:rPr>
        <w:t>machine</w:t>
      </w:r>
      <w:proofErr w:type="spellEnd"/>
      <w:r w:rsidR="00CA2B21" w:rsidRPr="00300A51">
        <w:rPr>
          <w:rFonts w:ascii="Arial" w:hAnsi="Arial" w:cs="Arial"/>
          <w:sz w:val="24"/>
          <w:szCs w:val="24"/>
          <w:rPrChange w:id="2370" w:author="Alexandru Uicoabă" w:date="2022-06-16T14:54:00Z">
            <w:rPr>
              <w:rFonts w:ascii="Times New Roman" w:hAnsi="Times New Roman" w:cs="Times New Roman"/>
              <w:sz w:val="24"/>
              <w:szCs w:val="24"/>
            </w:rPr>
          </w:rPrChange>
        </w:rPr>
        <w:t xml:space="preserve"> </w:t>
      </w:r>
      <w:proofErr w:type="spellStart"/>
      <w:r w:rsidR="00CA2B21" w:rsidRPr="00300A51">
        <w:rPr>
          <w:rFonts w:ascii="Arial" w:hAnsi="Arial" w:cs="Arial"/>
          <w:sz w:val="24"/>
          <w:szCs w:val="24"/>
          <w:rPrChange w:id="2371" w:author="Alexandru Uicoabă" w:date="2022-06-16T14:54:00Z">
            <w:rPr>
              <w:rFonts w:ascii="Times New Roman" w:hAnsi="Times New Roman" w:cs="Times New Roman"/>
              <w:sz w:val="24"/>
              <w:szCs w:val="24"/>
            </w:rPr>
          </w:rPrChange>
        </w:rPr>
        <w:t>learning</w:t>
      </w:r>
      <w:proofErr w:type="spellEnd"/>
      <w:r w:rsidR="00CA2B21" w:rsidRPr="00300A51">
        <w:rPr>
          <w:rFonts w:ascii="Arial" w:hAnsi="Arial" w:cs="Arial"/>
          <w:sz w:val="24"/>
          <w:szCs w:val="24"/>
          <w:rPrChange w:id="2372" w:author="Alexandru Uicoabă" w:date="2022-06-16T14:54:00Z">
            <w:rPr>
              <w:rFonts w:ascii="Times New Roman" w:hAnsi="Times New Roman" w:cs="Times New Roman"/>
              <w:sz w:val="24"/>
              <w:szCs w:val="24"/>
            </w:rPr>
          </w:rPrChange>
        </w:rPr>
        <w:t xml:space="preserve"> este următoarea</w:t>
      </w:r>
      <w:ins w:id="2373" w:author="Alexandru Uicoabă" w:date="2022-06-16T16:48:00Z">
        <w:r>
          <w:rPr>
            <w:rFonts w:ascii="Arial" w:hAnsi="Arial" w:cs="Arial"/>
            <w:sz w:val="24"/>
            <w:szCs w:val="24"/>
          </w:rPr>
          <w:t xml:space="preserve"> </w:t>
        </w:r>
      </w:ins>
      <w:r w:rsidR="0068010A" w:rsidRPr="00300A51">
        <w:rPr>
          <w:rFonts w:ascii="Arial" w:hAnsi="Arial" w:cs="Arial"/>
          <w:sz w:val="24"/>
          <w:szCs w:val="24"/>
          <w:rPrChange w:id="2374" w:author="Alexandru Uicoabă" w:date="2022-06-16T14:54:00Z">
            <w:rPr>
              <w:rFonts w:ascii="Times New Roman" w:hAnsi="Times New Roman" w:cs="Times New Roman"/>
              <w:sz w:val="24"/>
              <w:szCs w:val="24"/>
            </w:rPr>
          </w:rPrChange>
        </w:rPr>
        <w:fldChar w:fldCharType="begin"/>
      </w:r>
      <w:r w:rsidR="00733C36" w:rsidRPr="00300A51">
        <w:rPr>
          <w:rFonts w:ascii="Arial" w:hAnsi="Arial" w:cs="Arial"/>
          <w:sz w:val="24"/>
          <w:szCs w:val="24"/>
          <w:rPrChange w:id="2375" w:author="Alexandru Uicoabă" w:date="2022-06-16T14:54:00Z">
            <w:rPr>
              <w:rFonts w:ascii="Times New Roman" w:hAnsi="Times New Roman" w:cs="Times New Roman"/>
              <w:sz w:val="24"/>
              <w:szCs w:val="24"/>
            </w:rPr>
          </w:rPrChange>
        </w:rPr>
        <w:instrText xml:space="preserve"> ADDIN ZOTERO_ITEM CSL_CITATION {"citationID":"3nwc1QER","properties":{"formattedCitation":"[23]","plainCitation":"[23]","noteIndex":0},"citationItems":[{"id":282,"uris":["http://zotero.org/users/6649884/items/FGFWVNXR"],"itemData":{"id":282,"type":"book","edition":"2nd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sidRPr="00300A51">
        <w:rPr>
          <w:rFonts w:ascii="Arial" w:hAnsi="Arial" w:cs="Arial"/>
          <w:sz w:val="24"/>
          <w:szCs w:val="24"/>
          <w:rPrChange w:id="2376" w:author="Alexandru Uicoabă" w:date="2022-06-16T14:54:00Z">
            <w:rPr>
              <w:rFonts w:ascii="Times New Roman" w:hAnsi="Times New Roman" w:cs="Times New Roman"/>
              <w:sz w:val="24"/>
              <w:szCs w:val="24"/>
            </w:rPr>
          </w:rPrChange>
        </w:rPr>
        <w:fldChar w:fldCharType="separate"/>
      </w:r>
      <w:r w:rsidR="00733C36" w:rsidRPr="00300A51">
        <w:rPr>
          <w:rFonts w:ascii="Arial" w:hAnsi="Arial" w:cs="Arial"/>
          <w:sz w:val="24"/>
          <w:szCs w:val="24"/>
          <w:rPrChange w:id="2377" w:author="Alexandru Uicoabă" w:date="2022-06-16T14:54:00Z">
            <w:rPr>
              <w:rFonts w:ascii="Times New Roman" w:hAnsi="Times New Roman" w:cs="Times New Roman"/>
              <w:sz w:val="24"/>
            </w:rPr>
          </w:rPrChange>
        </w:rPr>
        <w:t>[23]</w:t>
      </w:r>
      <w:r w:rsidR="0068010A" w:rsidRPr="00300A51">
        <w:rPr>
          <w:rFonts w:ascii="Arial" w:hAnsi="Arial" w:cs="Arial"/>
          <w:sz w:val="24"/>
          <w:szCs w:val="24"/>
          <w:rPrChange w:id="2378" w:author="Alexandru Uicoabă" w:date="2022-06-16T14:54:00Z">
            <w:rPr>
              <w:rFonts w:ascii="Times New Roman" w:hAnsi="Times New Roman" w:cs="Times New Roman"/>
              <w:sz w:val="24"/>
              <w:szCs w:val="24"/>
            </w:rPr>
          </w:rPrChange>
        </w:rPr>
        <w:fldChar w:fldCharType="end"/>
      </w:r>
      <w:r w:rsidR="00CA2B21" w:rsidRPr="00300A51">
        <w:rPr>
          <w:rFonts w:ascii="Arial" w:hAnsi="Arial" w:cs="Arial"/>
          <w:sz w:val="24"/>
          <w:szCs w:val="24"/>
          <w:rPrChange w:id="2379" w:author="Alexandru Uicoabă" w:date="2022-06-16T14:54:00Z">
            <w:rPr>
              <w:rFonts w:ascii="Times New Roman" w:hAnsi="Times New Roman" w:cs="Times New Roman"/>
              <w:sz w:val="24"/>
              <w:szCs w:val="24"/>
              <w:lang w:val="en-GB"/>
            </w:rPr>
          </w:rPrChange>
        </w:rPr>
        <w:t>:</w:t>
      </w:r>
    </w:p>
    <w:p w14:paraId="651552F5" w14:textId="4BF6F74E" w:rsidR="00CA2B21" w:rsidRPr="00300A51" w:rsidRDefault="00CA2B21" w:rsidP="00300A51">
      <w:pPr>
        <w:pStyle w:val="Listparagraf"/>
        <w:numPr>
          <w:ilvl w:val="0"/>
          <w:numId w:val="7"/>
        </w:numPr>
        <w:jc w:val="both"/>
        <w:rPr>
          <w:rFonts w:ascii="Arial" w:hAnsi="Arial" w:cs="Arial"/>
          <w:sz w:val="24"/>
          <w:szCs w:val="24"/>
          <w:rPrChange w:id="2380" w:author="Alexandru Uicoabă" w:date="2022-06-16T14:54:00Z">
            <w:rPr>
              <w:rFonts w:ascii="Times New Roman" w:hAnsi="Times New Roman" w:cs="Times New Roman"/>
              <w:sz w:val="24"/>
              <w:szCs w:val="24"/>
            </w:rPr>
          </w:rPrChange>
        </w:rPr>
      </w:pPr>
      <w:proofErr w:type="spellStart"/>
      <w:r w:rsidRPr="00300A51">
        <w:rPr>
          <w:rFonts w:ascii="Arial" w:hAnsi="Arial" w:cs="Arial"/>
          <w:sz w:val="24"/>
          <w:szCs w:val="24"/>
          <w:rPrChange w:id="2381" w:author="Alexandru Uicoabă" w:date="2022-06-16T14:54:00Z">
            <w:rPr>
              <w:rFonts w:ascii="Times New Roman" w:hAnsi="Times New Roman" w:cs="Times New Roman"/>
              <w:sz w:val="24"/>
              <w:szCs w:val="24"/>
            </w:rPr>
          </w:rPrChange>
        </w:rPr>
        <w:t>Machine</w:t>
      </w:r>
      <w:proofErr w:type="spellEnd"/>
      <w:r w:rsidRPr="00300A51">
        <w:rPr>
          <w:rFonts w:ascii="Arial" w:hAnsi="Arial" w:cs="Arial"/>
          <w:sz w:val="24"/>
          <w:szCs w:val="24"/>
          <w:rPrChange w:id="2382" w:author="Alexandru Uicoabă" w:date="2022-06-16T14:54:00Z">
            <w:rPr>
              <w:rFonts w:ascii="Times New Roman" w:hAnsi="Times New Roman" w:cs="Times New Roman"/>
              <w:sz w:val="24"/>
              <w:szCs w:val="24"/>
            </w:rPr>
          </w:rPrChange>
        </w:rPr>
        <w:t xml:space="preserve"> </w:t>
      </w:r>
      <w:proofErr w:type="spellStart"/>
      <w:r w:rsidRPr="00300A51">
        <w:rPr>
          <w:rFonts w:ascii="Arial" w:hAnsi="Arial" w:cs="Arial"/>
          <w:sz w:val="24"/>
          <w:szCs w:val="24"/>
          <w:rPrChange w:id="2383" w:author="Alexandru Uicoabă" w:date="2022-06-16T14:54:00Z">
            <w:rPr>
              <w:rFonts w:ascii="Times New Roman" w:hAnsi="Times New Roman" w:cs="Times New Roman"/>
              <w:sz w:val="24"/>
              <w:szCs w:val="24"/>
            </w:rPr>
          </w:rPrChange>
        </w:rPr>
        <w:t>learning-ul</w:t>
      </w:r>
      <w:proofErr w:type="spellEnd"/>
      <w:r w:rsidRPr="00300A51">
        <w:rPr>
          <w:rFonts w:ascii="Arial" w:hAnsi="Arial" w:cs="Arial"/>
          <w:sz w:val="24"/>
          <w:szCs w:val="24"/>
          <w:rPrChange w:id="2384" w:author="Alexandru Uicoabă" w:date="2022-06-16T14:54:00Z">
            <w:rPr>
              <w:rFonts w:ascii="Times New Roman" w:hAnsi="Times New Roman" w:cs="Times New Roman"/>
              <w:sz w:val="24"/>
              <w:szCs w:val="24"/>
            </w:rPr>
          </w:rPrChange>
        </w:rPr>
        <w:t xml:space="preserve"> este domeniul de studiu care oferă abilitatea calculatoarelor să învețe </w:t>
      </w:r>
      <w:del w:id="2385" w:author="Alexandru Uicoabă" w:date="2022-06-16T11:55:00Z">
        <w:r w:rsidRPr="00300A51" w:rsidDel="00A037EE">
          <w:rPr>
            <w:rFonts w:ascii="Arial" w:hAnsi="Arial" w:cs="Arial"/>
            <w:sz w:val="24"/>
            <w:szCs w:val="24"/>
            <w:rPrChange w:id="2386" w:author="Alexandru Uicoabă" w:date="2022-06-16T14:54:00Z">
              <w:rPr>
                <w:rFonts w:ascii="Times New Roman" w:hAnsi="Times New Roman" w:cs="Times New Roman"/>
                <w:sz w:val="24"/>
                <w:szCs w:val="24"/>
              </w:rPr>
            </w:rPrChange>
          </w:rPr>
          <w:delText>fară</w:delText>
        </w:r>
      </w:del>
      <w:ins w:id="2387" w:author="Alexandru Uicoabă" w:date="2022-06-16T11:55:00Z">
        <w:r w:rsidR="00A037EE" w:rsidRPr="00300A51">
          <w:rPr>
            <w:rFonts w:ascii="Arial" w:hAnsi="Arial" w:cs="Arial"/>
            <w:sz w:val="24"/>
            <w:szCs w:val="24"/>
            <w:rPrChange w:id="2388" w:author="Alexandru Uicoabă" w:date="2022-06-16T14:54:00Z">
              <w:rPr>
                <w:rFonts w:ascii="Times New Roman" w:hAnsi="Times New Roman" w:cs="Times New Roman"/>
                <w:sz w:val="24"/>
                <w:szCs w:val="24"/>
              </w:rPr>
            </w:rPrChange>
          </w:rPr>
          <w:t>fără</w:t>
        </w:r>
      </w:ins>
      <w:r w:rsidRPr="00300A51">
        <w:rPr>
          <w:rFonts w:ascii="Arial" w:hAnsi="Arial" w:cs="Arial"/>
          <w:sz w:val="24"/>
          <w:szCs w:val="24"/>
          <w:rPrChange w:id="2389" w:author="Alexandru Uicoabă" w:date="2022-06-16T14:54:00Z">
            <w:rPr>
              <w:rFonts w:ascii="Times New Roman" w:hAnsi="Times New Roman" w:cs="Times New Roman"/>
              <w:sz w:val="24"/>
              <w:szCs w:val="24"/>
            </w:rPr>
          </w:rPrChange>
        </w:rPr>
        <w:t xml:space="preserve"> ca acestea să fie programate în mod explicit (Arthur Samuel</w:t>
      </w:r>
      <w:r w:rsidR="00B20EB8" w:rsidRPr="00300A51">
        <w:rPr>
          <w:rFonts w:ascii="Arial" w:hAnsi="Arial" w:cs="Arial"/>
          <w:sz w:val="24"/>
          <w:szCs w:val="24"/>
          <w:rPrChange w:id="2390" w:author="Alexandru Uicoabă" w:date="2022-06-16T14:54:00Z">
            <w:rPr>
              <w:rFonts w:ascii="Times New Roman" w:hAnsi="Times New Roman" w:cs="Times New Roman"/>
              <w:sz w:val="24"/>
              <w:szCs w:val="24"/>
            </w:rPr>
          </w:rPrChange>
        </w:rPr>
        <w:t>, 1958</w:t>
      </w:r>
      <w:r w:rsidRPr="00300A51">
        <w:rPr>
          <w:rFonts w:ascii="Arial" w:hAnsi="Arial" w:cs="Arial"/>
          <w:sz w:val="24"/>
          <w:szCs w:val="24"/>
          <w:rPrChange w:id="2391" w:author="Alexandru Uicoabă" w:date="2022-06-16T14:54:00Z">
            <w:rPr>
              <w:rFonts w:ascii="Times New Roman" w:hAnsi="Times New Roman" w:cs="Times New Roman"/>
              <w:sz w:val="24"/>
              <w:szCs w:val="24"/>
            </w:rPr>
          </w:rPrChange>
        </w:rPr>
        <w:t>)</w:t>
      </w:r>
    </w:p>
    <w:p w14:paraId="20E9A6AC" w14:textId="7EF3F1D6" w:rsidR="00CA2B21" w:rsidRPr="00300A51" w:rsidRDefault="00CA2B21">
      <w:pPr>
        <w:ind w:left="360"/>
        <w:jc w:val="both"/>
        <w:rPr>
          <w:rFonts w:ascii="Arial" w:hAnsi="Arial" w:cs="Arial"/>
          <w:sz w:val="24"/>
          <w:szCs w:val="24"/>
          <w:rPrChange w:id="2392" w:author="Alexandru Uicoabă" w:date="2022-06-16T14:54:00Z">
            <w:rPr>
              <w:rFonts w:ascii="Times New Roman" w:hAnsi="Times New Roman" w:cs="Times New Roman"/>
              <w:sz w:val="24"/>
              <w:szCs w:val="24"/>
              <w:lang w:val="en-GB"/>
            </w:rPr>
          </w:rPrChange>
        </w:rPr>
        <w:pPrChange w:id="2393" w:author="Alexandru Uicoabă" w:date="2022-06-16T16:49:00Z">
          <w:pPr>
            <w:ind w:left="720"/>
            <w:jc w:val="both"/>
          </w:pPr>
        </w:pPrChange>
      </w:pPr>
      <w:r w:rsidRPr="00300A51">
        <w:rPr>
          <w:rFonts w:ascii="Arial" w:hAnsi="Arial" w:cs="Arial"/>
          <w:sz w:val="24"/>
          <w:szCs w:val="24"/>
          <w:rPrChange w:id="2394" w:author="Alexandru Uicoabă" w:date="2022-06-16T14:54:00Z">
            <w:rPr>
              <w:rFonts w:ascii="Times New Roman" w:hAnsi="Times New Roman" w:cs="Times New Roman"/>
              <w:sz w:val="24"/>
              <w:szCs w:val="24"/>
            </w:rPr>
          </w:rPrChange>
        </w:rPr>
        <w:t xml:space="preserve">Există și o definiție </w:t>
      </w:r>
      <w:del w:id="2395" w:author="Alexandru Uicoabă" w:date="2022-06-16T11:49:00Z">
        <w:r w:rsidRPr="00300A51" w:rsidDel="004F4218">
          <w:rPr>
            <w:rFonts w:ascii="Arial" w:hAnsi="Arial" w:cs="Arial"/>
            <w:sz w:val="24"/>
            <w:szCs w:val="24"/>
            <w:rPrChange w:id="2396" w:author="Alexandru Uicoabă" w:date="2022-06-16T14:54:00Z">
              <w:rPr>
                <w:rFonts w:ascii="Times New Roman" w:hAnsi="Times New Roman" w:cs="Times New Roman"/>
                <w:sz w:val="24"/>
                <w:szCs w:val="24"/>
              </w:rPr>
            </w:rPrChange>
          </w:rPr>
          <w:delText>orietată</w:delText>
        </w:r>
      </w:del>
      <w:ins w:id="2397" w:author="Alexandru Uicoabă" w:date="2022-06-16T11:49:00Z">
        <w:r w:rsidR="004F4218" w:rsidRPr="00300A51">
          <w:rPr>
            <w:rFonts w:ascii="Arial" w:hAnsi="Arial" w:cs="Arial"/>
            <w:sz w:val="24"/>
            <w:szCs w:val="24"/>
            <w:rPrChange w:id="2398" w:author="Alexandru Uicoabă" w:date="2022-06-16T14:54:00Z">
              <w:rPr>
                <w:rFonts w:ascii="Times New Roman" w:hAnsi="Times New Roman" w:cs="Times New Roman"/>
                <w:sz w:val="24"/>
                <w:szCs w:val="24"/>
              </w:rPr>
            </w:rPrChange>
          </w:rPr>
          <w:t>orientată</w:t>
        </w:r>
      </w:ins>
      <w:r w:rsidRPr="00300A51">
        <w:rPr>
          <w:rFonts w:ascii="Arial" w:hAnsi="Arial" w:cs="Arial"/>
          <w:sz w:val="24"/>
          <w:szCs w:val="24"/>
          <w:rPrChange w:id="2399" w:author="Alexandru Uicoabă" w:date="2022-06-16T14:54:00Z">
            <w:rPr>
              <w:rFonts w:ascii="Times New Roman" w:hAnsi="Times New Roman" w:cs="Times New Roman"/>
              <w:sz w:val="24"/>
              <w:szCs w:val="24"/>
            </w:rPr>
          </w:rPrChange>
        </w:rPr>
        <w:t xml:space="preserve"> spre tehnică care zice că</w:t>
      </w:r>
      <w:r w:rsidRPr="00300A51">
        <w:rPr>
          <w:rFonts w:ascii="Arial" w:hAnsi="Arial" w:cs="Arial"/>
          <w:sz w:val="24"/>
          <w:szCs w:val="24"/>
          <w:rPrChange w:id="2400" w:author="Alexandru Uicoabă" w:date="2022-06-16T14:54:00Z">
            <w:rPr>
              <w:rFonts w:ascii="Times New Roman" w:hAnsi="Times New Roman" w:cs="Times New Roman"/>
              <w:sz w:val="24"/>
              <w:szCs w:val="24"/>
              <w:lang w:val="en-GB"/>
            </w:rPr>
          </w:rPrChange>
        </w:rPr>
        <w:t>:</w:t>
      </w:r>
    </w:p>
    <w:p w14:paraId="4EAA35E7" w14:textId="1B3DCE2E" w:rsidR="00CA2B21" w:rsidRPr="00300A51" w:rsidRDefault="00CA2B21" w:rsidP="00300A51">
      <w:pPr>
        <w:pStyle w:val="Listparagraf"/>
        <w:numPr>
          <w:ilvl w:val="0"/>
          <w:numId w:val="7"/>
        </w:numPr>
        <w:jc w:val="both"/>
        <w:rPr>
          <w:rFonts w:ascii="Arial" w:hAnsi="Arial" w:cs="Arial"/>
          <w:sz w:val="24"/>
          <w:szCs w:val="24"/>
          <w:rPrChange w:id="2401" w:author="Alexandru Uicoabă" w:date="2022-06-16T14:54:00Z">
            <w:rPr>
              <w:rFonts w:ascii="Times New Roman" w:hAnsi="Times New Roman" w:cs="Times New Roman"/>
              <w:sz w:val="24"/>
              <w:szCs w:val="24"/>
            </w:rPr>
          </w:rPrChange>
        </w:rPr>
      </w:pPr>
      <w:r w:rsidRPr="00300A51">
        <w:rPr>
          <w:rFonts w:ascii="Arial" w:hAnsi="Arial" w:cs="Arial"/>
          <w:sz w:val="24"/>
          <w:szCs w:val="24"/>
          <w:rPrChange w:id="2402" w:author="Alexandru Uicoabă" w:date="2022-06-16T14:54:00Z">
            <w:rPr>
              <w:rFonts w:ascii="Times New Roman" w:hAnsi="Times New Roman" w:cs="Times New Roman"/>
              <w:sz w:val="24"/>
              <w:szCs w:val="24"/>
            </w:rPr>
          </w:rPrChange>
        </w:rPr>
        <w:t xml:space="preserve">Unui program software îi este spus să învețe din experiența E respectând niște cerințe C </w:t>
      </w:r>
      <w:r w:rsidR="00B20EB8" w:rsidRPr="00300A51">
        <w:rPr>
          <w:rFonts w:ascii="Arial" w:hAnsi="Arial" w:cs="Arial"/>
          <w:sz w:val="24"/>
          <w:szCs w:val="24"/>
          <w:rPrChange w:id="2403" w:author="Alexandru Uicoabă" w:date="2022-06-16T14:54:00Z">
            <w:rPr>
              <w:rFonts w:ascii="Times New Roman" w:hAnsi="Times New Roman" w:cs="Times New Roman"/>
              <w:sz w:val="24"/>
              <w:szCs w:val="24"/>
            </w:rPr>
          </w:rPrChange>
        </w:rPr>
        <w:t xml:space="preserve">și având niște unități de măsură a performanței P. Dacă performanțele respectă cerințele C, măsurate în P, atunci programul software își îmbunătățește experiența E. (Tom </w:t>
      </w:r>
      <w:proofErr w:type="spellStart"/>
      <w:r w:rsidR="00B20EB8" w:rsidRPr="00300A51">
        <w:rPr>
          <w:rFonts w:ascii="Arial" w:hAnsi="Arial" w:cs="Arial"/>
          <w:sz w:val="24"/>
          <w:szCs w:val="24"/>
          <w:rPrChange w:id="2404" w:author="Alexandru Uicoabă" w:date="2022-06-16T14:54:00Z">
            <w:rPr>
              <w:rFonts w:ascii="Times New Roman" w:hAnsi="Times New Roman" w:cs="Times New Roman"/>
              <w:sz w:val="24"/>
              <w:szCs w:val="24"/>
            </w:rPr>
          </w:rPrChange>
        </w:rPr>
        <w:t>Mitchel</w:t>
      </w:r>
      <w:proofErr w:type="spellEnd"/>
      <w:r w:rsidR="0081006C" w:rsidRPr="00300A51">
        <w:rPr>
          <w:rFonts w:ascii="Arial" w:hAnsi="Arial" w:cs="Arial"/>
          <w:sz w:val="24"/>
          <w:szCs w:val="24"/>
          <w:rPrChange w:id="2405" w:author="Alexandru Uicoabă" w:date="2022-06-16T14:54:00Z">
            <w:rPr>
              <w:rFonts w:ascii="Times New Roman" w:hAnsi="Times New Roman" w:cs="Times New Roman"/>
              <w:sz w:val="24"/>
              <w:szCs w:val="24"/>
            </w:rPr>
          </w:rPrChange>
        </w:rPr>
        <w:t>,</w:t>
      </w:r>
      <w:r w:rsidR="00B20EB8" w:rsidRPr="00300A51">
        <w:rPr>
          <w:rFonts w:ascii="Arial" w:hAnsi="Arial" w:cs="Arial"/>
          <w:sz w:val="24"/>
          <w:szCs w:val="24"/>
          <w:rPrChange w:id="2406" w:author="Alexandru Uicoabă" w:date="2022-06-16T14:54:00Z">
            <w:rPr>
              <w:rFonts w:ascii="Times New Roman" w:hAnsi="Times New Roman" w:cs="Times New Roman"/>
              <w:sz w:val="24"/>
              <w:szCs w:val="24"/>
            </w:rPr>
          </w:rPrChange>
        </w:rPr>
        <w:t xml:space="preserve"> 1997)</w:t>
      </w:r>
    </w:p>
    <w:p w14:paraId="2D1B74A2" w14:textId="30896C58" w:rsidR="002D2CAC" w:rsidRPr="008D6A4D" w:rsidDel="00016C92" w:rsidRDefault="00016C92">
      <w:pPr>
        <w:ind w:firstLine="360"/>
        <w:rPr>
          <w:del w:id="2407" w:author="Alexandru Uicoabă" w:date="2022-06-16T10:20:00Z"/>
          <w:rFonts w:ascii="Arial" w:hAnsi="Arial" w:cs="Arial"/>
          <w:sz w:val="24"/>
          <w:szCs w:val="24"/>
          <w:rPrChange w:id="2408" w:author="Alexandru Uicoabă" w:date="2022-06-16T16:49:00Z">
            <w:rPr>
              <w:del w:id="2409" w:author="Alexandru Uicoabă" w:date="2022-06-16T10:20:00Z"/>
              <w:rFonts w:ascii="Times New Roman" w:hAnsi="Times New Roman" w:cs="Times New Roman"/>
              <w:sz w:val="24"/>
              <w:szCs w:val="24"/>
            </w:rPr>
          </w:rPrChange>
        </w:rPr>
        <w:pPrChange w:id="2410" w:author="Alexandru Uicoabă" w:date="2022-06-16T16:49:00Z">
          <w:pPr>
            <w:ind w:left="720"/>
            <w:jc w:val="both"/>
          </w:pPr>
        </w:pPrChange>
      </w:pPr>
      <w:ins w:id="2411" w:author="Alexandru Uicoabă" w:date="2022-06-16T10:20:00Z">
        <w:r w:rsidRPr="008D6A4D">
          <w:rPr>
            <w:rFonts w:ascii="Arial" w:hAnsi="Arial" w:cs="Arial"/>
            <w:sz w:val="24"/>
            <w:szCs w:val="24"/>
            <w:rPrChange w:id="2412" w:author="Alexandru Uicoabă" w:date="2022-06-16T16:49:00Z">
              <w:rPr>
                <w:rFonts w:ascii="Times New Roman" w:hAnsi="Times New Roman" w:cs="Times New Roman"/>
                <w:sz w:val="24"/>
                <w:szCs w:val="24"/>
              </w:rPr>
            </w:rPrChange>
          </w:rPr>
          <w:t>Mai jos sunt prezentate cele principalele sisteme de învățare automată după modul de antrenare al acestora.</w:t>
        </w:r>
      </w:ins>
      <w:commentRangeStart w:id="2413"/>
      <w:commentRangeStart w:id="2414"/>
      <w:commentRangeStart w:id="2415"/>
      <w:del w:id="2416" w:author="Alexandru Uicoabă" w:date="2022-06-16T10:20:00Z">
        <w:r w:rsidR="002D2CAC" w:rsidRPr="008D6A4D" w:rsidDel="00016C92">
          <w:rPr>
            <w:rFonts w:ascii="Arial" w:hAnsi="Arial" w:cs="Arial"/>
            <w:sz w:val="24"/>
            <w:szCs w:val="24"/>
            <w:rPrChange w:id="2417" w:author="Alexandru Uicoabă" w:date="2022-06-16T16:49:00Z">
              <w:rPr>
                <w:rFonts w:ascii="Times New Roman" w:hAnsi="Times New Roman" w:cs="Times New Roman"/>
                <w:sz w:val="24"/>
                <w:szCs w:val="24"/>
              </w:rPr>
            </w:rPrChange>
          </w:rPr>
          <w:delText>Clasificarea sistemelor de Machine Learning</w:delText>
        </w:r>
      </w:del>
    </w:p>
    <w:p w14:paraId="206AA8D6" w14:textId="55CE2734" w:rsidR="002D2CAC" w:rsidRPr="00300A51" w:rsidDel="00016C92" w:rsidRDefault="002D2CAC">
      <w:pPr>
        <w:ind w:firstLine="360"/>
        <w:rPr>
          <w:del w:id="2418" w:author="Alexandru Uicoabă" w:date="2022-06-16T10:20:00Z"/>
          <w:rPrChange w:id="2419" w:author="Alexandru Uicoabă" w:date="2022-06-16T14:54:00Z">
            <w:rPr>
              <w:del w:id="2420" w:author="Alexandru Uicoabă" w:date="2022-06-16T10:20:00Z"/>
              <w:rFonts w:ascii="Times New Roman" w:hAnsi="Times New Roman" w:cs="Times New Roman"/>
              <w:sz w:val="24"/>
              <w:szCs w:val="24"/>
              <w:lang w:val="en-GB"/>
            </w:rPr>
          </w:rPrChange>
        </w:rPr>
        <w:pPrChange w:id="2421" w:author="Alexandru Uicoabă" w:date="2022-06-16T16:49:00Z">
          <w:pPr>
            <w:ind w:left="720"/>
            <w:jc w:val="both"/>
          </w:pPr>
        </w:pPrChange>
      </w:pPr>
      <w:del w:id="2422" w:author="Alexandru Uicoabă" w:date="2022-06-16T10:20:00Z">
        <w:r w:rsidRPr="00300A51" w:rsidDel="00016C92">
          <w:rPr>
            <w:rPrChange w:id="2423" w:author="Alexandru Uicoabă" w:date="2022-06-16T14:54:00Z">
              <w:rPr>
                <w:rFonts w:ascii="Times New Roman" w:hAnsi="Times New Roman" w:cs="Times New Roman"/>
                <w:sz w:val="24"/>
                <w:szCs w:val="24"/>
              </w:rPr>
            </w:rPrChange>
          </w:rPr>
          <w:delText>Există mai multe clasificări a sistemelor de ML (Machine Learning) avem următoarele clasificăr</w:delText>
        </w:r>
        <w:r w:rsidR="00AB6883" w:rsidRPr="00300A51" w:rsidDel="00016C92">
          <w:rPr>
            <w:rPrChange w:id="2424" w:author="Alexandru Uicoabă" w:date="2022-06-16T14:54:00Z">
              <w:rPr>
                <w:rFonts w:ascii="Times New Roman" w:hAnsi="Times New Roman" w:cs="Times New Roman"/>
                <w:sz w:val="24"/>
                <w:szCs w:val="24"/>
              </w:rPr>
            </w:rPrChange>
          </w:rPr>
          <w:delText>i</w:delText>
        </w:r>
        <w:r w:rsidR="0068010A" w:rsidRPr="008D6A4D" w:rsidDel="00016C92">
          <w:fldChar w:fldCharType="begin"/>
        </w:r>
        <w:r w:rsidR="00C433C8" w:rsidRPr="008D6A4D" w:rsidDel="00016C92">
          <w:delInstrText xml:space="preserve"> ADDIN ZOTERO_ITEM CSL_CITATION {"citationID":"VWUAUbPd","properties":{"formattedCitation":"[16]","plainCitation":"[16]","noteIndex":0},"citationItems":[{"id":282,"uris":["http://zotero.org/users/6649884/items/FGFWVNXR"],"itemData":{"id":282,"type":"book","edition":"2nd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delInstrText>
        </w:r>
        <w:r w:rsidR="0068010A" w:rsidRPr="008D6A4D" w:rsidDel="00016C92">
          <w:fldChar w:fldCharType="separate"/>
        </w:r>
        <w:r w:rsidR="00C433C8" w:rsidRPr="00300A51" w:rsidDel="00016C92">
          <w:rPr>
            <w:rPrChange w:id="2425" w:author="Alexandru Uicoabă" w:date="2022-06-16T14:54:00Z">
              <w:rPr>
                <w:rFonts w:ascii="Calibri" w:hAnsi="Calibri" w:cs="Calibri"/>
              </w:rPr>
            </w:rPrChange>
          </w:rPr>
          <w:delText>[16]</w:delText>
        </w:r>
        <w:r w:rsidR="0068010A" w:rsidRPr="008D6A4D" w:rsidDel="00016C92">
          <w:fldChar w:fldCharType="end"/>
        </w:r>
        <w:r w:rsidRPr="00300A51" w:rsidDel="00016C92">
          <w:rPr>
            <w:rPrChange w:id="2426" w:author="Alexandru Uicoabă" w:date="2022-06-16T14:54:00Z">
              <w:rPr>
                <w:rFonts w:ascii="Times New Roman" w:hAnsi="Times New Roman" w:cs="Times New Roman"/>
                <w:sz w:val="24"/>
                <w:szCs w:val="24"/>
                <w:lang w:val="en-GB"/>
              </w:rPr>
            </w:rPrChange>
          </w:rPr>
          <w:delText>:</w:delText>
        </w:r>
      </w:del>
    </w:p>
    <w:p w14:paraId="6747BFC9" w14:textId="30A19CD3" w:rsidR="002D2CAC" w:rsidRPr="00300A51" w:rsidDel="00016C92" w:rsidRDefault="002D2CAC">
      <w:pPr>
        <w:ind w:firstLine="360"/>
        <w:rPr>
          <w:del w:id="2427" w:author="Alexandru Uicoabă" w:date="2022-06-16T10:20:00Z"/>
          <w:rPrChange w:id="2428" w:author="Alexandru Uicoabă" w:date="2022-06-16T14:54:00Z">
            <w:rPr>
              <w:del w:id="2429" w:author="Alexandru Uicoabă" w:date="2022-06-16T10:20:00Z"/>
              <w:rFonts w:ascii="Times New Roman" w:hAnsi="Times New Roman" w:cs="Times New Roman"/>
              <w:sz w:val="24"/>
              <w:szCs w:val="24"/>
              <w:lang w:val="en-GB"/>
            </w:rPr>
          </w:rPrChange>
        </w:rPr>
        <w:pPrChange w:id="2430" w:author="Alexandru Uicoabă" w:date="2022-06-16T16:49:00Z">
          <w:pPr>
            <w:pStyle w:val="Listparagraf"/>
            <w:numPr>
              <w:numId w:val="10"/>
            </w:numPr>
            <w:ind w:hanging="360"/>
            <w:jc w:val="both"/>
          </w:pPr>
        </w:pPrChange>
      </w:pPr>
      <w:del w:id="2431" w:author="Alexandru Uicoabă" w:date="2022-06-16T10:20:00Z">
        <w:r w:rsidRPr="00300A51" w:rsidDel="00016C92">
          <w:rPr>
            <w:rPrChange w:id="2432" w:author="Alexandru Uicoabă" w:date="2022-06-16T14:54:00Z">
              <w:rPr>
                <w:rFonts w:ascii="Times New Roman" w:hAnsi="Times New Roman" w:cs="Times New Roman"/>
                <w:sz w:val="24"/>
                <w:szCs w:val="24"/>
                <w:lang w:val="en-GB"/>
              </w:rPr>
            </w:rPrChange>
          </w:rPr>
          <w:delText>Modul de antrenare a sistemelor:</w:delText>
        </w:r>
      </w:del>
    </w:p>
    <w:p w14:paraId="532C6573" w14:textId="083DF3FE" w:rsidR="002D2CAC" w:rsidRPr="00300A51" w:rsidDel="00016C92" w:rsidRDefault="002D2CAC">
      <w:pPr>
        <w:ind w:firstLine="360"/>
        <w:rPr>
          <w:del w:id="2433" w:author="Alexandru Uicoabă" w:date="2022-06-16T10:20:00Z"/>
          <w:rPrChange w:id="2434" w:author="Alexandru Uicoabă" w:date="2022-06-16T14:54:00Z">
            <w:rPr>
              <w:del w:id="2435" w:author="Alexandru Uicoabă" w:date="2022-06-16T10:20:00Z"/>
              <w:rFonts w:ascii="Times New Roman" w:hAnsi="Times New Roman" w:cs="Times New Roman"/>
              <w:sz w:val="24"/>
              <w:szCs w:val="24"/>
              <w:lang w:val="en-GB"/>
            </w:rPr>
          </w:rPrChange>
        </w:rPr>
        <w:pPrChange w:id="2436" w:author="Alexandru Uicoabă" w:date="2022-06-16T16:49:00Z">
          <w:pPr>
            <w:pStyle w:val="Listparagraf"/>
            <w:numPr>
              <w:numId w:val="2"/>
            </w:numPr>
            <w:ind w:left="1080" w:hanging="360"/>
            <w:jc w:val="both"/>
          </w:pPr>
        </w:pPrChange>
      </w:pPr>
      <w:del w:id="2437" w:author="Alexandru Uicoabă" w:date="2022-06-16T10:20:00Z">
        <w:r w:rsidRPr="00300A51" w:rsidDel="00016C92">
          <w:rPr>
            <w:rPrChange w:id="2438" w:author="Alexandru Uicoabă" w:date="2022-06-16T14:54:00Z">
              <w:rPr>
                <w:rFonts w:ascii="Times New Roman" w:hAnsi="Times New Roman" w:cs="Times New Roman"/>
                <w:sz w:val="24"/>
                <w:szCs w:val="24"/>
              </w:rPr>
            </w:rPrChange>
          </w:rPr>
          <w:delText xml:space="preserve">Sisteme </w:delText>
        </w:r>
        <w:r w:rsidR="008E120D" w:rsidRPr="00300A51" w:rsidDel="00016C92">
          <w:rPr>
            <w:rPrChange w:id="2439" w:author="Alexandru Uicoabă" w:date="2022-06-16T14:54:00Z">
              <w:rPr>
                <w:rFonts w:ascii="Times New Roman" w:hAnsi="Times New Roman" w:cs="Times New Roman"/>
                <w:sz w:val="24"/>
                <w:szCs w:val="24"/>
              </w:rPr>
            </w:rPrChange>
          </w:rPr>
          <w:delText>supravegheate</w:delText>
        </w:r>
      </w:del>
    </w:p>
    <w:p w14:paraId="7B94BC4C" w14:textId="7279756A" w:rsidR="002D2CAC" w:rsidRPr="00300A51" w:rsidDel="00016C92" w:rsidRDefault="002D2CAC">
      <w:pPr>
        <w:ind w:firstLine="360"/>
        <w:rPr>
          <w:del w:id="2440" w:author="Alexandru Uicoabă" w:date="2022-06-16T10:20:00Z"/>
          <w:rPrChange w:id="2441" w:author="Alexandru Uicoabă" w:date="2022-06-16T14:54:00Z">
            <w:rPr>
              <w:del w:id="2442" w:author="Alexandru Uicoabă" w:date="2022-06-16T10:20:00Z"/>
              <w:rFonts w:ascii="Times New Roman" w:hAnsi="Times New Roman" w:cs="Times New Roman"/>
              <w:sz w:val="24"/>
              <w:szCs w:val="24"/>
              <w:lang w:val="en-GB"/>
            </w:rPr>
          </w:rPrChange>
        </w:rPr>
        <w:pPrChange w:id="2443" w:author="Alexandru Uicoabă" w:date="2022-06-16T16:49:00Z">
          <w:pPr>
            <w:pStyle w:val="Listparagraf"/>
            <w:numPr>
              <w:numId w:val="2"/>
            </w:numPr>
            <w:ind w:left="1080" w:hanging="360"/>
            <w:jc w:val="both"/>
          </w:pPr>
        </w:pPrChange>
      </w:pPr>
      <w:del w:id="2444" w:author="Alexandru Uicoabă" w:date="2022-06-16T10:20:00Z">
        <w:r w:rsidRPr="00300A51" w:rsidDel="00016C92">
          <w:rPr>
            <w:rPrChange w:id="2445" w:author="Alexandru Uicoabă" w:date="2022-06-16T14:54:00Z">
              <w:rPr>
                <w:rFonts w:ascii="Times New Roman" w:hAnsi="Times New Roman" w:cs="Times New Roman"/>
                <w:sz w:val="24"/>
                <w:szCs w:val="24"/>
              </w:rPr>
            </w:rPrChange>
          </w:rPr>
          <w:delText xml:space="preserve">Sisteme </w:delText>
        </w:r>
        <w:r w:rsidR="008E120D" w:rsidRPr="00300A51" w:rsidDel="00016C92">
          <w:rPr>
            <w:rPrChange w:id="2446" w:author="Alexandru Uicoabă" w:date="2022-06-16T14:54:00Z">
              <w:rPr>
                <w:rFonts w:ascii="Times New Roman" w:hAnsi="Times New Roman" w:cs="Times New Roman"/>
                <w:sz w:val="24"/>
                <w:szCs w:val="24"/>
              </w:rPr>
            </w:rPrChange>
          </w:rPr>
          <w:delText>nesupravegheate</w:delText>
        </w:r>
      </w:del>
    </w:p>
    <w:p w14:paraId="229F7884" w14:textId="792E165B" w:rsidR="002D2CAC" w:rsidRPr="00300A51" w:rsidDel="00016C92" w:rsidRDefault="002D2CAC">
      <w:pPr>
        <w:ind w:firstLine="360"/>
        <w:rPr>
          <w:del w:id="2447" w:author="Alexandru Uicoabă" w:date="2022-06-16T10:20:00Z"/>
          <w:rPrChange w:id="2448" w:author="Alexandru Uicoabă" w:date="2022-06-16T14:54:00Z">
            <w:rPr>
              <w:del w:id="2449" w:author="Alexandru Uicoabă" w:date="2022-06-16T10:20:00Z"/>
              <w:rFonts w:ascii="Times New Roman" w:hAnsi="Times New Roman" w:cs="Times New Roman"/>
              <w:sz w:val="24"/>
              <w:szCs w:val="24"/>
              <w:lang w:val="en-GB"/>
            </w:rPr>
          </w:rPrChange>
        </w:rPr>
        <w:pPrChange w:id="2450" w:author="Alexandru Uicoabă" w:date="2022-06-16T16:49:00Z">
          <w:pPr>
            <w:pStyle w:val="Listparagraf"/>
            <w:numPr>
              <w:numId w:val="2"/>
            </w:numPr>
            <w:ind w:left="1080" w:hanging="360"/>
            <w:jc w:val="both"/>
          </w:pPr>
        </w:pPrChange>
      </w:pPr>
      <w:del w:id="2451" w:author="Alexandru Uicoabă" w:date="2022-06-16T10:20:00Z">
        <w:r w:rsidRPr="00300A51" w:rsidDel="00016C92">
          <w:rPr>
            <w:rPrChange w:id="2452" w:author="Alexandru Uicoabă" w:date="2022-06-16T14:54:00Z">
              <w:rPr>
                <w:rFonts w:ascii="Times New Roman" w:hAnsi="Times New Roman" w:cs="Times New Roman"/>
                <w:sz w:val="24"/>
                <w:szCs w:val="24"/>
              </w:rPr>
            </w:rPrChange>
          </w:rPr>
          <w:delText>Sisteme semi-</w:delText>
        </w:r>
        <w:r w:rsidR="008E120D" w:rsidRPr="00300A51" w:rsidDel="00016C92">
          <w:rPr>
            <w:rPrChange w:id="2453" w:author="Alexandru Uicoabă" w:date="2022-06-16T14:54:00Z">
              <w:rPr>
                <w:rFonts w:ascii="Times New Roman" w:hAnsi="Times New Roman" w:cs="Times New Roman"/>
                <w:sz w:val="24"/>
                <w:szCs w:val="24"/>
              </w:rPr>
            </w:rPrChange>
          </w:rPr>
          <w:delText xml:space="preserve"> supravegheate</w:delText>
        </w:r>
      </w:del>
    </w:p>
    <w:p w14:paraId="24529672" w14:textId="7AE535CB" w:rsidR="002D2CAC" w:rsidRPr="00300A51" w:rsidDel="00016C92" w:rsidRDefault="002D2CAC">
      <w:pPr>
        <w:ind w:firstLine="360"/>
        <w:rPr>
          <w:del w:id="2454" w:author="Alexandru Uicoabă" w:date="2022-06-16T10:20:00Z"/>
          <w:rPrChange w:id="2455" w:author="Alexandru Uicoabă" w:date="2022-06-16T14:54:00Z">
            <w:rPr>
              <w:del w:id="2456" w:author="Alexandru Uicoabă" w:date="2022-06-16T10:20:00Z"/>
              <w:rFonts w:ascii="Times New Roman" w:hAnsi="Times New Roman" w:cs="Times New Roman"/>
              <w:sz w:val="24"/>
              <w:szCs w:val="24"/>
              <w:lang w:val="en-GB"/>
            </w:rPr>
          </w:rPrChange>
        </w:rPr>
        <w:pPrChange w:id="2457" w:author="Alexandru Uicoabă" w:date="2022-06-16T16:49:00Z">
          <w:pPr>
            <w:pStyle w:val="Listparagraf"/>
            <w:numPr>
              <w:numId w:val="2"/>
            </w:numPr>
            <w:ind w:left="1080" w:hanging="360"/>
            <w:jc w:val="both"/>
          </w:pPr>
        </w:pPrChange>
      </w:pPr>
      <w:del w:id="2458" w:author="Alexandru Uicoabă" w:date="2022-06-16T10:20:00Z">
        <w:r w:rsidRPr="00300A51" w:rsidDel="00016C92">
          <w:rPr>
            <w:rPrChange w:id="2459" w:author="Alexandru Uicoabă" w:date="2022-06-16T14:54:00Z">
              <w:rPr>
                <w:rFonts w:ascii="Times New Roman" w:hAnsi="Times New Roman" w:cs="Times New Roman"/>
                <w:sz w:val="24"/>
                <w:szCs w:val="24"/>
              </w:rPr>
            </w:rPrChange>
          </w:rPr>
          <w:delText>Reinforcement Learning</w:delText>
        </w:r>
      </w:del>
    </w:p>
    <w:p w14:paraId="229806A0" w14:textId="2D0D76BB" w:rsidR="002D2CAC" w:rsidRPr="00300A51" w:rsidDel="00016C92" w:rsidRDefault="002D2CAC">
      <w:pPr>
        <w:ind w:firstLine="360"/>
        <w:rPr>
          <w:del w:id="2460" w:author="Alexandru Uicoabă" w:date="2022-06-16T10:20:00Z"/>
          <w:rPrChange w:id="2461" w:author="Alexandru Uicoabă" w:date="2022-06-16T14:54:00Z">
            <w:rPr>
              <w:del w:id="2462" w:author="Alexandru Uicoabă" w:date="2022-06-16T10:20:00Z"/>
              <w:rFonts w:ascii="Times New Roman" w:hAnsi="Times New Roman" w:cs="Times New Roman"/>
              <w:sz w:val="24"/>
              <w:szCs w:val="24"/>
              <w:lang w:val="en-GB"/>
            </w:rPr>
          </w:rPrChange>
        </w:rPr>
        <w:pPrChange w:id="2463" w:author="Alexandru Uicoabă" w:date="2022-06-16T16:49:00Z">
          <w:pPr>
            <w:pStyle w:val="Listparagraf"/>
            <w:numPr>
              <w:numId w:val="10"/>
            </w:numPr>
            <w:ind w:hanging="360"/>
            <w:jc w:val="both"/>
          </w:pPr>
        </w:pPrChange>
      </w:pPr>
      <w:del w:id="2464" w:author="Alexandru Uicoabă" w:date="2022-06-16T10:20:00Z">
        <w:r w:rsidRPr="00300A51" w:rsidDel="00016C92">
          <w:rPr>
            <w:rPrChange w:id="2465" w:author="Alexandru Uicoabă" w:date="2022-06-16T14:54:00Z">
              <w:rPr>
                <w:rFonts w:ascii="Times New Roman" w:hAnsi="Times New Roman" w:cs="Times New Roman"/>
                <w:sz w:val="24"/>
                <w:szCs w:val="24"/>
                <w:lang w:val="en-GB"/>
              </w:rPr>
            </w:rPrChange>
          </w:rPr>
          <w:delText>Modul de învățare</w:delText>
        </w:r>
      </w:del>
    </w:p>
    <w:p w14:paraId="193D68D0" w14:textId="645A0043" w:rsidR="002D2CAC" w:rsidRPr="00300A51" w:rsidDel="00016C92" w:rsidRDefault="005B1C1D">
      <w:pPr>
        <w:ind w:firstLine="360"/>
        <w:rPr>
          <w:del w:id="2466" w:author="Alexandru Uicoabă" w:date="2022-06-16T10:20:00Z"/>
          <w:rPrChange w:id="2467" w:author="Alexandru Uicoabă" w:date="2022-06-16T14:54:00Z">
            <w:rPr>
              <w:del w:id="2468" w:author="Alexandru Uicoabă" w:date="2022-06-16T10:20:00Z"/>
              <w:rFonts w:ascii="Times New Roman" w:hAnsi="Times New Roman" w:cs="Times New Roman"/>
              <w:sz w:val="24"/>
              <w:szCs w:val="24"/>
              <w:lang w:val="en-GB"/>
            </w:rPr>
          </w:rPrChange>
        </w:rPr>
        <w:pPrChange w:id="2469" w:author="Alexandru Uicoabă" w:date="2022-06-16T16:49:00Z">
          <w:pPr>
            <w:pStyle w:val="Listparagraf"/>
            <w:numPr>
              <w:numId w:val="2"/>
            </w:numPr>
            <w:ind w:left="1080" w:hanging="360"/>
            <w:jc w:val="both"/>
          </w:pPr>
        </w:pPrChange>
      </w:pPr>
      <w:del w:id="2470" w:author="Alexandru Uicoabă" w:date="2022-06-16T10:20:00Z">
        <w:r w:rsidRPr="00300A51" w:rsidDel="00016C92">
          <w:rPr>
            <w:rPrChange w:id="2471" w:author="Alexandru Uicoabă" w:date="2022-06-16T14:54:00Z">
              <w:rPr>
                <w:rFonts w:ascii="Times New Roman" w:hAnsi="Times New Roman" w:cs="Times New Roman"/>
                <w:sz w:val="24"/>
                <w:szCs w:val="24"/>
                <w:lang w:val="en-GB"/>
              </w:rPr>
            </w:rPrChange>
          </w:rPr>
          <w:delText>Online prediction</w:delText>
        </w:r>
      </w:del>
    </w:p>
    <w:p w14:paraId="5AF3B08E" w14:textId="29A98A78" w:rsidR="008E120D" w:rsidRPr="00300A51" w:rsidDel="00016C92" w:rsidRDefault="005B1C1D">
      <w:pPr>
        <w:ind w:firstLine="360"/>
        <w:rPr>
          <w:del w:id="2472" w:author="Alexandru Uicoabă" w:date="2022-06-16T10:20:00Z"/>
          <w:rPrChange w:id="2473" w:author="Alexandru Uicoabă" w:date="2022-06-16T14:54:00Z">
            <w:rPr>
              <w:del w:id="2474" w:author="Alexandru Uicoabă" w:date="2022-06-16T10:20:00Z"/>
              <w:rFonts w:ascii="Times New Roman" w:hAnsi="Times New Roman" w:cs="Times New Roman"/>
              <w:sz w:val="24"/>
              <w:szCs w:val="24"/>
              <w:lang w:val="en-GB"/>
            </w:rPr>
          </w:rPrChange>
        </w:rPr>
        <w:pPrChange w:id="2475" w:author="Alexandru Uicoabă" w:date="2022-06-16T16:49:00Z">
          <w:pPr>
            <w:pStyle w:val="Listparagraf"/>
            <w:numPr>
              <w:numId w:val="2"/>
            </w:numPr>
            <w:ind w:left="1080" w:hanging="360"/>
            <w:jc w:val="both"/>
          </w:pPr>
        </w:pPrChange>
      </w:pPr>
      <w:del w:id="2476" w:author="Alexandru Uicoabă" w:date="2022-06-16T10:20:00Z">
        <w:r w:rsidRPr="00300A51" w:rsidDel="00016C92">
          <w:rPr>
            <w:rPrChange w:id="2477" w:author="Alexandru Uicoabă" w:date="2022-06-16T14:54:00Z">
              <w:rPr>
                <w:rFonts w:ascii="Times New Roman" w:hAnsi="Times New Roman" w:cs="Times New Roman"/>
                <w:sz w:val="24"/>
                <w:szCs w:val="24"/>
                <w:lang w:val="en-GB"/>
              </w:rPr>
            </w:rPrChange>
          </w:rPr>
          <w:delText>Batch prediction</w:delText>
        </w:r>
        <w:commentRangeEnd w:id="2413"/>
        <w:r w:rsidR="00742111" w:rsidRPr="00300A51" w:rsidDel="00016C92">
          <w:rPr>
            <w:rStyle w:val="Referincomentariu"/>
            <w:rFonts w:ascii="Arial" w:hAnsi="Arial" w:cs="Arial"/>
            <w:sz w:val="24"/>
            <w:szCs w:val="24"/>
            <w:rPrChange w:id="2478" w:author="Alexandru Uicoabă" w:date="2022-06-16T14:54:00Z">
              <w:rPr>
                <w:rStyle w:val="Referincomentariu"/>
              </w:rPr>
            </w:rPrChange>
          </w:rPr>
          <w:commentReference w:id="2413"/>
        </w:r>
      </w:del>
      <w:commentRangeEnd w:id="2414"/>
      <w:r w:rsidR="001C5EB1" w:rsidRPr="00300A51">
        <w:rPr>
          <w:rStyle w:val="Referincomentariu"/>
          <w:rFonts w:ascii="Arial" w:hAnsi="Arial" w:cs="Arial"/>
          <w:sz w:val="24"/>
          <w:szCs w:val="24"/>
          <w:rPrChange w:id="2479" w:author="Alexandru Uicoabă" w:date="2022-06-16T14:54:00Z">
            <w:rPr>
              <w:rStyle w:val="Referincomentariu"/>
            </w:rPr>
          </w:rPrChange>
        </w:rPr>
        <w:commentReference w:id="2414"/>
      </w:r>
      <w:commentRangeEnd w:id="2415"/>
      <w:r w:rsidR="001C5EB1" w:rsidRPr="00300A51">
        <w:rPr>
          <w:rStyle w:val="Referincomentariu"/>
          <w:rFonts w:ascii="Arial" w:hAnsi="Arial" w:cs="Arial"/>
          <w:sz w:val="24"/>
          <w:szCs w:val="24"/>
          <w:rPrChange w:id="2480" w:author="Alexandru Uicoabă" w:date="2022-06-16T14:54:00Z">
            <w:rPr>
              <w:rStyle w:val="Referincomentariu"/>
            </w:rPr>
          </w:rPrChange>
        </w:rPr>
        <w:commentReference w:id="2415"/>
      </w:r>
    </w:p>
    <w:p w14:paraId="5B13ED40" w14:textId="2324BCBB" w:rsidR="000352C6" w:rsidRPr="00300A51" w:rsidRDefault="000352C6">
      <w:pPr>
        <w:ind w:firstLine="360"/>
        <w:rPr>
          <w:rPrChange w:id="2481" w:author="Alexandru Uicoabă" w:date="2022-06-16T14:54:00Z">
            <w:rPr>
              <w:lang w:val="en-GB"/>
            </w:rPr>
          </w:rPrChange>
        </w:rPr>
        <w:pPrChange w:id="2482" w:author="Alexandru Uicoabă" w:date="2022-06-16T16:49:00Z">
          <w:pPr>
            <w:pStyle w:val="Listparagraf"/>
            <w:ind w:left="1080"/>
          </w:pPr>
        </w:pPrChange>
      </w:pPr>
    </w:p>
    <w:p w14:paraId="536918E4" w14:textId="3E80D35F" w:rsidR="00521892" w:rsidRPr="00300A51" w:rsidDel="000535F0" w:rsidRDefault="00521892" w:rsidP="000352C6">
      <w:pPr>
        <w:pStyle w:val="Listparagraf"/>
        <w:ind w:left="1080"/>
        <w:rPr>
          <w:del w:id="2483" w:author="Alexandru Uicoabă" w:date="2022-06-16T11:33:00Z"/>
          <w:rFonts w:ascii="Arial" w:hAnsi="Arial" w:cs="Arial"/>
          <w:sz w:val="24"/>
          <w:szCs w:val="24"/>
          <w:rPrChange w:id="2484" w:author="Alexandru Uicoabă" w:date="2022-06-16T14:54:00Z">
            <w:rPr>
              <w:del w:id="2485" w:author="Alexandru Uicoabă" w:date="2022-06-16T11:33:00Z"/>
              <w:lang w:val="en-GB"/>
            </w:rPr>
          </w:rPrChange>
        </w:rPr>
      </w:pPr>
    </w:p>
    <w:p w14:paraId="6F39CB6F" w14:textId="537AE438" w:rsidR="00521892" w:rsidRPr="0078286B" w:rsidDel="000535F0" w:rsidRDefault="00521892" w:rsidP="000352C6">
      <w:pPr>
        <w:pStyle w:val="Listparagraf"/>
        <w:ind w:left="1080"/>
        <w:rPr>
          <w:del w:id="2486" w:author="Alexandru Uicoabă" w:date="2022-06-16T11:33:00Z"/>
          <w:rFonts w:ascii="Arial" w:hAnsi="Arial" w:cs="Arial"/>
          <w:rPrChange w:id="2487" w:author="Alexandru Uicoabă" w:date="2022-06-16T14:49:00Z">
            <w:rPr>
              <w:del w:id="2488" w:author="Alexandru Uicoabă" w:date="2022-06-16T11:33:00Z"/>
              <w:lang w:val="en-GB"/>
            </w:rPr>
          </w:rPrChange>
        </w:rPr>
      </w:pPr>
    </w:p>
    <w:p w14:paraId="2C921854" w14:textId="126AFF39" w:rsidR="00521892" w:rsidRPr="0078286B" w:rsidDel="000535F0" w:rsidRDefault="00521892" w:rsidP="000352C6">
      <w:pPr>
        <w:pStyle w:val="Listparagraf"/>
        <w:ind w:left="1080"/>
        <w:rPr>
          <w:del w:id="2489" w:author="Alexandru Uicoabă" w:date="2022-06-16T11:33:00Z"/>
          <w:rFonts w:ascii="Arial" w:hAnsi="Arial" w:cs="Arial"/>
          <w:rPrChange w:id="2490" w:author="Alexandru Uicoabă" w:date="2022-06-16T14:49:00Z">
            <w:rPr>
              <w:del w:id="2491" w:author="Alexandru Uicoabă" w:date="2022-06-16T11:33:00Z"/>
              <w:lang w:val="en-GB"/>
            </w:rPr>
          </w:rPrChange>
        </w:rPr>
      </w:pPr>
    </w:p>
    <w:p w14:paraId="2DCDEC46" w14:textId="48FAB787" w:rsidR="00521892" w:rsidRPr="0078286B" w:rsidDel="000535F0" w:rsidRDefault="00521892" w:rsidP="000352C6">
      <w:pPr>
        <w:pStyle w:val="Listparagraf"/>
        <w:ind w:left="1080"/>
        <w:rPr>
          <w:del w:id="2492" w:author="Alexandru Uicoabă" w:date="2022-06-16T11:33:00Z"/>
          <w:rFonts w:ascii="Arial" w:hAnsi="Arial" w:cs="Arial"/>
          <w:rPrChange w:id="2493" w:author="Alexandru Uicoabă" w:date="2022-06-16T14:49:00Z">
            <w:rPr>
              <w:del w:id="2494" w:author="Alexandru Uicoabă" w:date="2022-06-16T11:33:00Z"/>
              <w:lang w:val="en-GB"/>
            </w:rPr>
          </w:rPrChange>
        </w:rPr>
      </w:pPr>
    </w:p>
    <w:p w14:paraId="555F91AE" w14:textId="27E11FE2" w:rsidR="00521892" w:rsidRPr="0078286B" w:rsidDel="000535F0" w:rsidRDefault="00521892" w:rsidP="000352C6">
      <w:pPr>
        <w:pStyle w:val="Listparagraf"/>
        <w:ind w:left="1080"/>
        <w:rPr>
          <w:del w:id="2495" w:author="Alexandru Uicoabă" w:date="2022-06-16T11:33:00Z"/>
          <w:rFonts w:ascii="Arial" w:hAnsi="Arial" w:cs="Arial"/>
          <w:rPrChange w:id="2496" w:author="Alexandru Uicoabă" w:date="2022-06-16T14:49:00Z">
            <w:rPr>
              <w:del w:id="2497" w:author="Alexandru Uicoabă" w:date="2022-06-16T11:33:00Z"/>
              <w:lang w:val="en-GB"/>
            </w:rPr>
          </w:rPrChange>
        </w:rPr>
      </w:pPr>
    </w:p>
    <w:p w14:paraId="0290E511" w14:textId="04A60619" w:rsidR="00521892" w:rsidRPr="0078286B" w:rsidDel="000535F0" w:rsidRDefault="00521892" w:rsidP="000352C6">
      <w:pPr>
        <w:pStyle w:val="Listparagraf"/>
        <w:ind w:left="1080"/>
        <w:rPr>
          <w:del w:id="2498" w:author="Alexandru Uicoabă" w:date="2022-06-16T11:33:00Z"/>
          <w:rFonts w:ascii="Arial" w:hAnsi="Arial" w:cs="Arial"/>
          <w:rPrChange w:id="2499" w:author="Alexandru Uicoabă" w:date="2022-06-16T14:49:00Z">
            <w:rPr>
              <w:del w:id="2500" w:author="Alexandru Uicoabă" w:date="2022-06-16T11:33:00Z"/>
              <w:lang w:val="en-GB"/>
            </w:rPr>
          </w:rPrChange>
        </w:rPr>
      </w:pPr>
    </w:p>
    <w:p w14:paraId="70449904" w14:textId="1BD55DA6" w:rsidR="00521892" w:rsidRPr="0078286B" w:rsidDel="000535F0" w:rsidRDefault="00521892" w:rsidP="000352C6">
      <w:pPr>
        <w:pStyle w:val="Listparagraf"/>
        <w:ind w:left="1080"/>
        <w:rPr>
          <w:del w:id="2501" w:author="Alexandru Uicoabă" w:date="2022-06-16T11:33:00Z"/>
          <w:rFonts w:ascii="Arial" w:hAnsi="Arial" w:cs="Arial"/>
          <w:rPrChange w:id="2502" w:author="Alexandru Uicoabă" w:date="2022-06-16T14:49:00Z">
            <w:rPr>
              <w:del w:id="2503" w:author="Alexandru Uicoabă" w:date="2022-06-16T11:33:00Z"/>
              <w:lang w:val="en-GB"/>
            </w:rPr>
          </w:rPrChange>
        </w:rPr>
      </w:pPr>
    </w:p>
    <w:p w14:paraId="63765908" w14:textId="77777777" w:rsidR="00AB6883" w:rsidRPr="0078286B" w:rsidRDefault="00AB6883" w:rsidP="000352C6">
      <w:pPr>
        <w:pStyle w:val="Listparagraf"/>
        <w:ind w:left="1080"/>
        <w:rPr>
          <w:rFonts w:ascii="Arial" w:hAnsi="Arial" w:cs="Arial"/>
          <w:rPrChange w:id="2504" w:author="Alexandru Uicoabă" w:date="2022-06-16T14:49:00Z">
            <w:rPr>
              <w:lang w:val="en-GB"/>
            </w:rPr>
          </w:rPrChange>
        </w:rPr>
      </w:pPr>
    </w:p>
    <w:p w14:paraId="67D72302" w14:textId="7F7CB4BF" w:rsidR="008E120D" w:rsidRPr="0078286B" w:rsidRDefault="000352C6" w:rsidP="000352C6">
      <w:pPr>
        <w:pStyle w:val="Titlu3"/>
        <w:rPr>
          <w:rFonts w:ascii="Arial" w:hAnsi="Arial" w:cs="Arial"/>
          <w:b/>
          <w:bCs/>
          <w:color w:val="auto"/>
          <w:sz w:val="28"/>
          <w:szCs w:val="28"/>
          <w:rPrChange w:id="2505" w:author="Alexandru Uicoabă" w:date="2022-06-16T14:49:00Z">
            <w:rPr>
              <w:rFonts w:ascii="Times New Roman" w:hAnsi="Times New Roman" w:cs="Times New Roman"/>
              <w:b/>
              <w:bCs/>
              <w:color w:val="auto"/>
              <w:sz w:val="28"/>
              <w:szCs w:val="28"/>
              <w:lang w:val="en-GB"/>
            </w:rPr>
          </w:rPrChange>
        </w:rPr>
      </w:pPr>
      <w:bookmarkStart w:id="2506" w:name="_Toc106343201"/>
      <w:r w:rsidRPr="0078286B">
        <w:rPr>
          <w:rFonts w:ascii="Arial" w:hAnsi="Arial" w:cs="Arial"/>
          <w:b/>
          <w:bCs/>
          <w:color w:val="auto"/>
          <w:sz w:val="28"/>
          <w:szCs w:val="28"/>
          <w:rPrChange w:id="2507" w:author="Alexandru Uicoabă" w:date="2022-06-16T14:49:00Z">
            <w:rPr>
              <w:rFonts w:ascii="Times New Roman" w:hAnsi="Times New Roman" w:cs="Times New Roman"/>
              <w:b/>
              <w:bCs/>
              <w:color w:val="auto"/>
              <w:sz w:val="28"/>
              <w:szCs w:val="28"/>
              <w:lang w:val="en-GB"/>
            </w:rPr>
          </w:rPrChange>
        </w:rPr>
        <w:t xml:space="preserve">3.2.1 </w:t>
      </w:r>
      <w:ins w:id="2508" w:author="Alexandru Uicoabă" w:date="2022-06-16T10:21:00Z">
        <w:r w:rsidR="003E518B" w:rsidRPr="0078286B">
          <w:rPr>
            <w:rFonts w:ascii="Arial" w:hAnsi="Arial" w:cs="Arial"/>
            <w:b/>
            <w:bCs/>
            <w:color w:val="auto"/>
            <w:sz w:val="28"/>
            <w:szCs w:val="28"/>
            <w:rPrChange w:id="2509" w:author="Alexandru Uicoabă" w:date="2022-06-16T14:49:00Z">
              <w:rPr>
                <w:rFonts w:ascii="Times New Roman" w:hAnsi="Times New Roman" w:cs="Times New Roman"/>
                <w:b/>
                <w:bCs/>
                <w:color w:val="auto"/>
                <w:sz w:val="28"/>
                <w:szCs w:val="28"/>
                <w:lang w:val="en-GB"/>
              </w:rPr>
            </w:rPrChange>
          </w:rPr>
          <w:t>Învățare automat</w:t>
        </w:r>
      </w:ins>
      <w:ins w:id="2510" w:author="Alexandru Uicoabă" w:date="2022-06-16T10:23:00Z">
        <w:r w:rsidR="00322BFC" w:rsidRPr="0078286B">
          <w:rPr>
            <w:rFonts w:ascii="Arial" w:hAnsi="Arial" w:cs="Arial"/>
            <w:b/>
            <w:bCs/>
            <w:color w:val="auto"/>
            <w:sz w:val="28"/>
            <w:szCs w:val="28"/>
            <w:rPrChange w:id="2511" w:author="Alexandru Uicoabă" w:date="2022-06-16T14:49:00Z">
              <w:rPr>
                <w:rFonts w:ascii="Times New Roman" w:hAnsi="Times New Roman" w:cs="Times New Roman"/>
                <w:b/>
                <w:bCs/>
                <w:color w:val="auto"/>
                <w:sz w:val="28"/>
                <w:szCs w:val="28"/>
                <w:lang w:val="en-GB"/>
              </w:rPr>
            </w:rPrChange>
          </w:rPr>
          <w:t>ă</w:t>
        </w:r>
      </w:ins>
      <w:ins w:id="2512" w:author="Alexandru Uicoabă" w:date="2022-06-16T10:21:00Z">
        <w:r w:rsidR="003E518B" w:rsidRPr="0078286B">
          <w:rPr>
            <w:rFonts w:ascii="Arial" w:hAnsi="Arial" w:cs="Arial"/>
            <w:b/>
            <w:bCs/>
            <w:color w:val="auto"/>
            <w:sz w:val="28"/>
            <w:szCs w:val="28"/>
            <w:rPrChange w:id="2513" w:author="Alexandru Uicoabă" w:date="2022-06-16T14:49:00Z">
              <w:rPr>
                <w:rFonts w:ascii="Times New Roman" w:hAnsi="Times New Roman" w:cs="Times New Roman"/>
                <w:b/>
                <w:bCs/>
                <w:color w:val="auto"/>
                <w:sz w:val="28"/>
                <w:szCs w:val="28"/>
                <w:lang w:val="en-GB"/>
              </w:rPr>
            </w:rPrChange>
          </w:rPr>
          <w:t xml:space="preserve"> nesuprav</w:t>
        </w:r>
        <w:r w:rsidR="002B7DB0" w:rsidRPr="0078286B">
          <w:rPr>
            <w:rFonts w:ascii="Arial" w:hAnsi="Arial" w:cs="Arial"/>
            <w:b/>
            <w:bCs/>
            <w:color w:val="auto"/>
            <w:sz w:val="28"/>
            <w:szCs w:val="28"/>
            <w:rPrChange w:id="2514" w:author="Alexandru Uicoabă" w:date="2022-06-16T14:49:00Z">
              <w:rPr>
                <w:rFonts w:ascii="Times New Roman" w:hAnsi="Times New Roman" w:cs="Times New Roman"/>
                <w:b/>
                <w:bCs/>
                <w:color w:val="auto"/>
                <w:sz w:val="28"/>
                <w:szCs w:val="28"/>
                <w:lang w:val="en-GB"/>
              </w:rPr>
            </w:rPrChange>
          </w:rPr>
          <w:t>egheată (</w:t>
        </w:r>
        <w:proofErr w:type="spellStart"/>
        <w:r w:rsidR="002B7DB0" w:rsidRPr="0078286B">
          <w:rPr>
            <w:rFonts w:ascii="Arial" w:hAnsi="Arial" w:cs="Arial"/>
            <w:b/>
            <w:bCs/>
            <w:color w:val="auto"/>
            <w:sz w:val="28"/>
            <w:szCs w:val="28"/>
            <w:rPrChange w:id="2515" w:author="Alexandru Uicoabă" w:date="2022-06-16T14:49:00Z">
              <w:rPr>
                <w:rFonts w:ascii="Times New Roman" w:hAnsi="Times New Roman" w:cs="Times New Roman"/>
                <w:b/>
                <w:bCs/>
                <w:color w:val="auto"/>
                <w:sz w:val="28"/>
                <w:szCs w:val="28"/>
                <w:lang w:val="en-GB"/>
              </w:rPr>
            </w:rPrChange>
          </w:rPr>
          <w:t>Unsupervised</w:t>
        </w:r>
        <w:proofErr w:type="spellEnd"/>
        <w:r w:rsidR="002B7DB0" w:rsidRPr="0078286B">
          <w:rPr>
            <w:rFonts w:ascii="Arial" w:hAnsi="Arial" w:cs="Arial"/>
            <w:b/>
            <w:bCs/>
            <w:color w:val="auto"/>
            <w:sz w:val="28"/>
            <w:szCs w:val="28"/>
            <w:rPrChange w:id="2516" w:author="Alexandru Uicoabă" w:date="2022-06-16T14:49:00Z">
              <w:rPr>
                <w:rFonts w:ascii="Times New Roman" w:hAnsi="Times New Roman" w:cs="Times New Roman"/>
                <w:b/>
                <w:bCs/>
                <w:color w:val="auto"/>
                <w:sz w:val="28"/>
                <w:szCs w:val="28"/>
                <w:lang w:val="en-GB"/>
              </w:rPr>
            </w:rPrChange>
          </w:rPr>
          <w:t xml:space="preserve"> ML)</w:t>
        </w:r>
      </w:ins>
      <w:bookmarkEnd w:id="2506"/>
      <w:del w:id="2517" w:author="Alexandru Uicoabă" w:date="2022-06-16T10:20:00Z">
        <w:r w:rsidR="008E120D" w:rsidRPr="0078286B" w:rsidDel="003E518B">
          <w:rPr>
            <w:rFonts w:ascii="Arial" w:hAnsi="Arial" w:cs="Arial"/>
            <w:b/>
            <w:bCs/>
            <w:color w:val="auto"/>
            <w:sz w:val="28"/>
            <w:szCs w:val="28"/>
            <w:rPrChange w:id="2518" w:author="Alexandru Uicoabă" w:date="2022-06-16T14:49:00Z">
              <w:rPr>
                <w:rFonts w:ascii="Times New Roman" w:hAnsi="Times New Roman" w:cs="Times New Roman"/>
                <w:b/>
                <w:bCs/>
                <w:color w:val="auto"/>
                <w:sz w:val="28"/>
                <w:szCs w:val="28"/>
                <w:lang w:val="en-GB"/>
              </w:rPr>
            </w:rPrChange>
          </w:rPr>
          <w:delText>Unsupervised ML</w:delText>
        </w:r>
      </w:del>
    </w:p>
    <w:p w14:paraId="3FA12496" w14:textId="77777777" w:rsidR="000352C6" w:rsidRPr="00300A51" w:rsidRDefault="008E120D" w:rsidP="008E120D">
      <w:pPr>
        <w:rPr>
          <w:rFonts w:ascii="Arial" w:hAnsi="Arial" w:cs="Arial"/>
          <w:sz w:val="24"/>
          <w:szCs w:val="24"/>
          <w:rPrChange w:id="2519" w:author="Alexandru Uicoabă" w:date="2022-06-16T14:54:00Z">
            <w:rPr>
              <w:lang w:val="en-GB"/>
            </w:rPr>
          </w:rPrChange>
        </w:rPr>
      </w:pPr>
      <w:r w:rsidRPr="0078286B">
        <w:rPr>
          <w:rFonts w:ascii="Arial" w:hAnsi="Arial" w:cs="Arial"/>
          <w:rPrChange w:id="2520" w:author="Alexandru Uicoabă" w:date="2022-06-16T14:49:00Z">
            <w:rPr>
              <w:lang w:val="en-GB"/>
            </w:rPr>
          </w:rPrChange>
        </w:rPr>
        <w:tab/>
      </w:r>
    </w:p>
    <w:p w14:paraId="0A84652E" w14:textId="6203F741" w:rsidR="008E120D" w:rsidRPr="0078286B" w:rsidRDefault="008E120D" w:rsidP="00C93AAA">
      <w:pPr>
        <w:ind w:firstLine="720"/>
        <w:jc w:val="both"/>
        <w:rPr>
          <w:rFonts w:ascii="Arial" w:hAnsi="Arial" w:cs="Arial"/>
          <w:sz w:val="24"/>
          <w:szCs w:val="24"/>
          <w:rPrChange w:id="2521"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522" w:author="Alexandru Uicoabă" w:date="2022-06-16T14:49:00Z">
            <w:rPr>
              <w:rFonts w:ascii="Times New Roman" w:hAnsi="Times New Roman" w:cs="Times New Roman"/>
              <w:sz w:val="24"/>
              <w:szCs w:val="24"/>
              <w:lang w:val="en-GB"/>
            </w:rPr>
          </w:rPrChange>
        </w:rPr>
        <w:t>Metodele de învățare automat</w:t>
      </w:r>
      <w:r w:rsidR="00B63DF2" w:rsidRPr="0078286B">
        <w:rPr>
          <w:rFonts w:ascii="Arial" w:hAnsi="Arial" w:cs="Arial"/>
          <w:sz w:val="24"/>
          <w:szCs w:val="24"/>
          <w:rPrChange w:id="2523" w:author="Alexandru Uicoabă" w:date="2022-06-16T14:49:00Z">
            <w:rPr>
              <w:rFonts w:ascii="Times New Roman" w:hAnsi="Times New Roman" w:cs="Times New Roman"/>
              <w:sz w:val="24"/>
              <w:szCs w:val="24"/>
              <w:lang w:val="en-GB"/>
            </w:rPr>
          </w:rPrChange>
        </w:rPr>
        <w:t>ă</w:t>
      </w:r>
      <w:r w:rsidRPr="0078286B">
        <w:rPr>
          <w:rFonts w:ascii="Arial" w:hAnsi="Arial" w:cs="Arial"/>
          <w:sz w:val="24"/>
          <w:szCs w:val="24"/>
          <w:rPrChange w:id="2524" w:author="Alexandru Uicoabă" w:date="2022-06-16T14:49:00Z">
            <w:rPr>
              <w:rFonts w:ascii="Times New Roman" w:hAnsi="Times New Roman" w:cs="Times New Roman"/>
              <w:sz w:val="24"/>
              <w:szCs w:val="24"/>
              <w:lang w:val="en-GB"/>
            </w:rPr>
          </w:rPrChange>
        </w:rPr>
        <w:t xml:space="preserve"> nesupravegheată</w:t>
      </w:r>
      <w:r w:rsidR="00C006F4" w:rsidRPr="0078286B">
        <w:rPr>
          <w:rFonts w:ascii="Arial" w:hAnsi="Arial" w:cs="Arial"/>
          <w:sz w:val="24"/>
          <w:szCs w:val="24"/>
          <w:rPrChange w:id="2525" w:author="Alexandru Uicoabă" w:date="2022-06-16T14:49:00Z">
            <w:rPr>
              <w:rFonts w:ascii="Times New Roman" w:hAnsi="Times New Roman" w:cs="Times New Roman"/>
              <w:sz w:val="24"/>
              <w:szCs w:val="24"/>
              <w:lang w:val="en-GB"/>
            </w:rPr>
          </w:rPrChange>
        </w:rPr>
        <w:t xml:space="preserve"> sunt deosebit de utile în sarcinile de descriere, deoarece urmăresc să găsească relații într-o structură de date fără a avea un rezultat măsurat. Această categorie de învățare automata este denumită nesupravegheată deoarece îi lipsește o variabilă de răspuns care să poată supraveghea analiza.</w:t>
      </w:r>
      <w:r w:rsidR="0068010A" w:rsidRPr="0078286B">
        <w:rPr>
          <w:rFonts w:ascii="Arial" w:hAnsi="Arial" w:cs="Arial"/>
          <w:sz w:val="24"/>
          <w:szCs w:val="24"/>
          <w:rPrChange w:id="2526" w:author="Alexandru Uicoabă" w:date="2022-06-16T14:49:00Z">
            <w:rPr>
              <w:rFonts w:ascii="Times New Roman" w:hAnsi="Times New Roman" w:cs="Times New Roman"/>
              <w:sz w:val="24"/>
              <w:szCs w:val="24"/>
              <w:lang w:val="en-GB"/>
            </w:rPr>
          </w:rPrChange>
        </w:rPr>
        <w:fldChar w:fldCharType="begin"/>
      </w:r>
      <w:r w:rsidR="00733C36" w:rsidRPr="0078286B">
        <w:rPr>
          <w:rFonts w:ascii="Arial" w:hAnsi="Arial" w:cs="Arial"/>
          <w:sz w:val="24"/>
          <w:szCs w:val="24"/>
          <w:rPrChange w:id="2527" w:author="Alexandru Uicoabă" w:date="2022-06-16T14:49:00Z">
            <w:rPr>
              <w:rFonts w:ascii="Times New Roman" w:hAnsi="Times New Roman" w:cs="Times New Roman"/>
              <w:sz w:val="24"/>
              <w:szCs w:val="24"/>
              <w:lang w:val="en-GB"/>
            </w:rPr>
          </w:rPrChange>
        </w:rPr>
        <w:instrText xml:space="preserve"> ADDIN ZOTERO_ITEM CSL_CITATION {"citationID":"34bpXqVx","properties":{"formattedCitation":"[24]","plainCitation":"[24]","noteIndex":0},"citationItems":[{"id":283,"uris":["http://zotero.org/users/6649884/items/PYKL5GQK"],"itemData":{"id":283,"type":"article-journal","abstract":"Machine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78286B">
        <w:rPr>
          <w:rFonts w:ascii="Arial" w:hAnsi="Arial" w:cs="Arial"/>
          <w:sz w:val="24"/>
          <w:szCs w:val="24"/>
          <w:rPrChange w:id="2528" w:author="Alexandru Uicoabă" w:date="2022-06-16T14:49:00Z">
            <w:rPr>
              <w:rFonts w:ascii="Times New Roman" w:hAnsi="Times New Roman" w:cs="Times New Roman"/>
              <w:sz w:val="24"/>
              <w:szCs w:val="24"/>
              <w:lang w:val="en-GB"/>
            </w:rPr>
          </w:rPrChange>
        </w:rPr>
        <w:fldChar w:fldCharType="separate"/>
      </w:r>
      <w:r w:rsidR="00733C36" w:rsidRPr="0078286B">
        <w:rPr>
          <w:rFonts w:ascii="Arial" w:hAnsi="Arial" w:cs="Arial"/>
          <w:sz w:val="24"/>
          <w:rPrChange w:id="2529" w:author="Alexandru Uicoabă" w:date="2022-06-16T14:49:00Z">
            <w:rPr>
              <w:rFonts w:ascii="Times New Roman" w:hAnsi="Times New Roman" w:cs="Times New Roman"/>
              <w:sz w:val="24"/>
            </w:rPr>
          </w:rPrChange>
        </w:rPr>
        <w:t>[24]</w:t>
      </w:r>
      <w:r w:rsidR="0068010A" w:rsidRPr="0078286B">
        <w:rPr>
          <w:rFonts w:ascii="Arial" w:hAnsi="Arial" w:cs="Arial"/>
          <w:sz w:val="24"/>
          <w:szCs w:val="24"/>
          <w:rPrChange w:id="2530" w:author="Alexandru Uicoabă" w:date="2022-06-16T14:49:00Z">
            <w:rPr>
              <w:rFonts w:ascii="Times New Roman" w:hAnsi="Times New Roman" w:cs="Times New Roman"/>
              <w:sz w:val="24"/>
              <w:szCs w:val="24"/>
              <w:lang w:val="en-GB"/>
            </w:rPr>
          </w:rPrChange>
        </w:rPr>
        <w:fldChar w:fldCharType="end"/>
      </w:r>
    </w:p>
    <w:p w14:paraId="068EC936" w14:textId="146D6DB0" w:rsidR="000352C6" w:rsidRDefault="000352C6" w:rsidP="000352C6">
      <w:pPr>
        <w:ind w:firstLine="720"/>
        <w:rPr>
          <w:ins w:id="2531" w:author="Alexandru Uicoabă" w:date="2022-06-16T14:54:00Z"/>
          <w:rFonts w:ascii="Arial" w:hAnsi="Arial" w:cs="Arial"/>
          <w:sz w:val="24"/>
          <w:szCs w:val="24"/>
        </w:rPr>
      </w:pPr>
    </w:p>
    <w:p w14:paraId="4515A91E" w14:textId="14D50857" w:rsidR="00300A51" w:rsidRDefault="00300A51" w:rsidP="000352C6">
      <w:pPr>
        <w:ind w:firstLine="720"/>
        <w:rPr>
          <w:ins w:id="2532" w:author="Alexandru Uicoabă" w:date="2022-06-16T14:54:00Z"/>
          <w:rFonts w:ascii="Arial" w:hAnsi="Arial" w:cs="Arial"/>
          <w:sz w:val="24"/>
          <w:szCs w:val="24"/>
        </w:rPr>
      </w:pPr>
    </w:p>
    <w:p w14:paraId="4BADA3CF" w14:textId="6AD84476" w:rsidR="00300A51" w:rsidRDefault="00300A51" w:rsidP="000352C6">
      <w:pPr>
        <w:ind w:firstLine="720"/>
        <w:rPr>
          <w:ins w:id="2533" w:author="Alexandru Uicoabă" w:date="2022-06-16T14:54:00Z"/>
          <w:rFonts w:ascii="Arial" w:hAnsi="Arial" w:cs="Arial"/>
          <w:sz w:val="24"/>
          <w:szCs w:val="24"/>
        </w:rPr>
      </w:pPr>
    </w:p>
    <w:p w14:paraId="05C765C5" w14:textId="5C8CDA37" w:rsidR="00300A51" w:rsidRDefault="00300A51" w:rsidP="000352C6">
      <w:pPr>
        <w:ind w:firstLine="720"/>
        <w:rPr>
          <w:ins w:id="2534" w:author="Alexandru Uicoabă" w:date="2022-06-16T14:54:00Z"/>
          <w:rFonts w:ascii="Arial" w:hAnsi="Arial" w:cs="Arial"/>
          <w:sz w:val="24"/>
          <w:szCs w:val="24"/>
        </w:rPr>
      </w:pPr>
    </w:p>
    <w:p w14:paraId="229C6685" w14:textId="77EC00C0" w:rsidR="00300A51" w:rsidRDefault="00300A51" w:rsidP="000352C6">
      <w:pPr>
        <w:ind w:firstLine="720"/>
        <w:rPr>
          <w:ins w:id="2535" w:author="Alexandru Uicoabă" w:date="2022-06-16T14:54:00Z"/>
          <w:rFonts w:ascii="Arial" w:hAnsi="Arial" w:cs="Arial"/>
          <w:sz w:val="24"/>
          <w:szCs w:val="24"/>
        </w:rPr>
      </w:pPr>
    </w:p>
    <w:p w14:paraId="37277AFB" w14:textId="77777777" w:rsidR="00300A51" w:rsidRPr="00300A51" w:rsidRDefault="00300A51">
      <w:pPr>
        <w:rPr>
          <w:rFonts w:ascii="Arial" w:hAnsi="Arial" w:cs="Arial"/>
          <w:sz w:val="24"/>
          <w:szCs w:val="24"/>
          <w:rPrChange w:id="2536" w:author="Alexandru Uicoabă" w:date="2022-06-16T14:54:00Z">
            <w:rPr>
              <w:lang w:val="en-GB"/>
            </w:rPr>
          </w:rPrChange>
        </w:rPr>
        <w:pPrChange w:id="2537" w:author="Alexandru Uicoabă" w:date="2022-06-16T15:30:00Z">
          <w:pPr>
            <w:ind w:firstLine="720"/>
          </w:pPr>
        </w:pPrChange>
      </w:pPr>
    </w:p>
    <w:p w14:paraId="556442C9" w14:textId="2D2106AD" w:rsidR="00B63DF2" w:rsidRPr="0078286B" w:rsidRDefault="000352C6" w:rsidP="000352C6">
      <w:pPr>
        <w:pStyle w:val="Titlu3"/>
        <w:rPr>
          <w:rFonts w:ascii="Arial" w:hAnsi="Arial" w:cs="Arial"/>
          <w:b/>
          <w:bCs/>
          <w:color w:val="auto"/>
          <w:sz w:val="28"/>
          <w:szCs w:val="28"/>
          <w:rPrChange w:id="2538" w:author="Alexandru Uicoabă" w:date="2022-06-16T14:49:00Z">
            <w:rPr>
              <w:rFonts w:ascii="Times New Roman" w:hAnsi="Times New Roman" w:cs="Times New Roman"/>
              <w:b/>
              <w:bCs/>
              <w:color w:val="auto"/>
              <w:sz w:val="28"/>
              <w:szCs w:val="28"/>
              <w:lang w:val="en-GB"/>
            </w:rPr>
          </w:rPrChange>
        </w:rPr>
      </w:pPr>
      <w:bookmarkStart w:id="2539" w:name="_Toc106343202"/>
      <w:r w:rsidRPr="0078286B">
        <w:rPr>
          <w:rFonts w:ascii="Arial" w:hAnsi="Arial" w:cs="Arial"/>
          <w:b/>
          <w:bCs/>
          <w:color w:val="auto"/>
          <w:sz w:val="28"/>
          <w:szCs w:val="28"/>
          <w:rPrChange w:id="2540" w:author="Alexandru Uicoabă" w:date="2022-06-16T14:49:00Z">
            <w:rPr>
              <w:rFonts w:ascii="Times New Roman" w:hAnsi="Times New Roman" w:cs="Times New Roman"/>
              <w:b/>
              <w:bCs/>
              <w:color w:val="auto"/>
              <w:sz w:val="28"/>
              <w:szCs w:val="28"/>
              <w:lang w:val="en-GB"/>
            </w:rPr>
          </w:rPrChange>
        </w:rPr>
        <w:t>3.2.2.</w:t>
      </w:r>
      <w:ins w:id="2541" w:author="Alexandru Uicoabă" w:date="2022-06-16T10:22:00Z">
        <w:r w:rsidR="003F7C6C" w:rsidRPr="0078286B">
          <w:rPr>
            <w:rFonts w:ascii="Arial" w:hAnsi="Arial" w:cs="Arial"/>
            <w:b/>
            <w:bCs/>
            <w:color w:val="auto"/>
            <w:sz w:val="28"/>
            <w:szCs w:val="28"/>
            <w:rPrChange w:id="2542" w:author="Alexandru Uicoabă" w:date="2022-06-16T14:49:00Z">
              <w:rPr>
                <w:rFonts w:ascii="Times New Roman" w:hAnsi="Times New Roman" w:cs="Times New Roman"/>
                <w:b/>
                <w:bCs/>
                <w:color w:val="auto"/>
                <w:sz w:val="28"/>
                <w:szCs w:val="28"/>
                <w:lang w:val="en-GB"/>
              </w:rPr>
            </w:rPrChange>
          </w:rPr>
          <w:t xml:space="preserve"> </w:t>
        </w:r>
      </w:ins>
      <w:ins w:id="2543" w:author="Alexandru Uicoabă" w:date="2022-06-16T10:21:00Z">
        <w:r w:rsidR="002B7DB0" w:rsidRPr="0078286B">
          <w:rPr>
            <w:rFonts w:ascii="Arial" w:hAnsi="Arial" w:cs="Arial"/>
            <w:b/>
            <w:bCs/>
            <w:color w:val="auto"/>
            <w:sz w:val="28"/>
            <w:szCs w:val="28"/>
            <w:rPrChange w:id="2544" w:author="Alexandru Uicoabă" w:date="2022-06-16T14:49:00Z">
              <w:rPr>
                <w:rFonts w:ascii="Times New Roman" w:hAnsi="Times New Roman" w:cs="Times New Roman"/>
                <w:b/>
                <w:bCs/>
                <w:color w:val="auto"/>
                <w:sz w:val="28"/>
                <w:szCs w:val="28"/>
                <w:lang w:val="en-GB"/>
              </w:rPr>
            </w:rPrChange>
          </w:rPr>
          <w:t>Învățare automat</w:t>
        </w:r>
      </w:ins>
      <w:ins w:id="2545" w:author="Alexandru Uicoabă" w:date="2022-06-16T16:49:00Z">
        <w:r w:rsidR="009E027B">
          <w:rPr>
            <w:rFonts w:ascii="Arial" w:hAnsi="Arial" w:cs="Arial"/>
            <w:b/>
            <w:bCs/>
            <w:color w:val="auto"/>
            <w:sz w:val="28"/>
            <w:szCs w:val="28"/>
          </w:rPr>
          <w:t>ă</w:t>
        </w:r>
      </w:ins>
      <w:ins w:id="2546" w:author="Alexandru Uicoabă" w:date="2022-06-16T10:21:00Z">
        <w:r w:rsidR="002B7DB0" w:rsidRPr="0078286B">
          <w:rPr>
            <w:rFonts w:ascii="Arial" w:hAnsi="Arial" w:cs="Arial"/>
            <w:b/>
            <w:bCs/>
            <w:color w:val="auto"/>
            <w:sz w:val="28"/>
            <w:szCs w:val="28"/>
            <w:rPrChange w:id="2547" w:author="Alexandru Uicoabă" w:date="2022-06-16T14:49:00Z">
              <w:rPr>
                <w:rFonts w:ascii="Times New Roman" w:hAnsi="Times New Roman" w:cs="Times New Roman"/>
                <w:b/>
                <w:bCs/>
                <w:color w:val="auto"/>
                <w:sz w:val="28"/>
                <w:szCs w:val="28"/>
                <w:lang w:val="en-GB"/>
              </w:rPr>
            </w:rPrChange>
          </w:rPr>
          <w:t xml:space="preserve"> s</w:t>
        </w:r>
      </w:ins>
      <w:ins w:id="2548" w:author="Alexandru Uicoabă" w:date="2022-06-16T10:22:00Z">
        <w:r w:rsidR="002B7DB0" w:rsidRPr="0078286B">
          <w:rPr>
            <w:rFonts w:ascii="Arial" w:hAnsi="Arial" w:cs="Arial"/>
            <w:b/>
            <w:bCs/>
            <w:color w:val="auto"/>
            <w:sz w:val="28"/>
            <w:szCs w:val="28"/>
            <w:rPrChange w:id="2549" w:author="Alexandru Uicoabă" w:date="2022-06-16T14:49:00Z">
              <w:rPr>
                <w:rFonts w:ascii="Times New Roman" w:hAnsi="Times New Roman" w:cs="Times New Roman"/>
                <w:b/>
                <w:bCs/>
                <w:color w:val="auto"/>
                <w:sz w:val="28"/>
                <w:szCs w:val="28"/>
                <w:lang w:val="en-GB"/>
              </w:rPr>
            </w:rPrChange>
          </w:rPr>
          <w:t>upravegheată</w:t>
        </w:r>
      </w:ins>
      <w:ins w:id="2550" w:author="Alexandru Uicoabă" w:date="2022-06-16T16:49:00Z">
        <w:r w:rsidR="005E21DB">
          <w:rPr>
            <w:rFonts w:ascii="Arial" w:hAnsi="Arial" w:cs="Arial"/>
            <w:b/>
            <w:bCs/>
            <w:color w:val="auto"/>
            <w:sz w:val="28"/>
            <w:szCs w:val="28"/>
          </w:rPr>
          <w:t xml:space="preserve"> </w:t>
        </w:r>
      </w:ins>
      <w:ins w:id="2551" w:author="Alexandru Uicoabă" w:date="2022-06-16T10:21:00Z">
        <w:r w:rsidR="002B7DB0" w:rsidRPr="0078286B">
          <w:rPr>
            <w:rFonts w:ascii="Arial" w:hAnsi="Arial" w:cs="Arial"/>
            <w:b/>
            <w:bCs/>
            <w:color w:val="auto"/>
            <w:sz w:val="28"/>
            <w:szCs w:val="28"/>
            <w:rPrChange w:id="2552" w:author="Alexandru Uicoabă" w:date="2022-06-16T14:49:00Z">
              <w:rPr>
                <w:rFonts w:ascii="Times New Roman" w:hAnsi="Times New Roman" w:cs="Times New Roman"/>
                <w:b/>
                <w:bCs/>
                <w:color w:val="auto"/>
                <w:sz w:val="28"/>
                <w:szCs w:val="28"/>
                <w:lang w:val="en-GB"/>
              </w:rPr>
            </w:rPrChange>
          </w:rPr>
          <w:t>(</w:t>
        </w:r>
      </w:ins>
      <w:proofErr w:type="spellStart"/>
      <w:del w:id="2553" w:author="Alexandru Uicoabă" w:date="2022-06-16T10:21:00Z">
        <w:r w:rsidRPr="0078286B" w:rsidDel="002B7DB0">
          <w:rPr>
            <w:rFonts w:ascii="Arial" w:hAnsi="Arial" w:cs="Arial"/>
            <w:b/>
            <w:bCs/>
            <w:color w:val="auto"/>
            <w:sz w:val="28"/>
            <w:szCs w:val="28"/>
            <w:rPrChange w:id="2554" w:author="Alexandru Uicoabă" w:date="2022-06-16T14:49:00Z">
              <w:rPr>
                <w:rFonts w:ascii="Times New Roman" w:hAnsi="Times New Roman" w:cs="Times New Roman"/>
                <w:b/>
                <w:bCs/>
                <w:color w:val="auto"/>
                <w:sz w:val="28"/>
                <w:szCs w:val="28"/>
                <w:lang w:val="en-GB"/>
              </w:rPr>
            </w:rPrChange>
          </w:rPr>
          <w:delText xml:space="preserve"> </w:delText>
        </w:r>
      </w:del>
      <w:r w:rsidR="00B63DF2" w:rsidRPr="0078286B">
        <w:rPr>
          <w:rFonts w:ascii="Arial" w:hAnsi="Arial" w:cs="Arial"/>
          <w:b/>
          <w:bCs/>
          <w:color w:val="auto"/>
          <w:sz w:val="28"/>
          <w:szCs w:val="28"/>
          <w:rPrChange w:id="2555" w:author="Alexandru Uicoabă" w:date="2022-06-16T14:49:00Z">
            <w:rPr>
              <w:rFonts w:ascii="Times New Roman" w:hAnsi="Times New Roman" w:cs="Times New Roman"/>
              <w:b/>
              <w:bCs/>
              <w:color w:val="auto"/>
              <w:sz w:val="28"/>
              <w:szCs w:val="28"/>
              <w:lang w:val="en-GB"/>
            </w:rPr>
          </w:rPrChange>
        </w:rPr>
        <w:t>Supervised</w:t>
      </w:r>
      <w:proofErr w:type="spellEnd"/>
      <w:r w:rsidR="00B63DF2" w:rsidRPr="0078286B">
        <w:rPr>
          <w:rFonts w:ascii="Arial" w:hAnsi="Arial" w:cs="Arial"/>
          <w:b/>
          <w:bCs/>
          <w:color w:val="auto"/>
          <w:sz w:val="28"/>
          <w:szCs w:val="28"/>
          <w:rPrChange w:id="2556" w:author="Alexandru Uicoabă" w:date="2022-06-16T14:49:00Z">
            <w:rPr>
              <w:rFonts w:ascii="Times New Roman" w:hAnsi="Times New Roman" w:cs="Times New Roman"/>
              <w:b/>
              <w:bCs/>
              <w:color w:val="auto"/>
              <w:sz w:val="28"/>
              <w:szCs w:val="28"/>
              <w:lang w:val="en-GB"/>
            </w:rPr>
          </w:rPrChange>
        </w:rPr>
        <w:t xml:space="preserve"> ML</w:t>
      </w:r>
      <w:ins w:id="2557" w:author="Alexandru Uicoabă" w:date="2022-06-16T10:21:00Z">
        <w:r w:rsidR="002B7DB0" w:rsidRPr="0078286B">
          <w:rPr>
            <w:rFonts w:ascii="Arial" w:hAnsi="Arial" w:cs="Arial"/>
            <w:b/>
            <w:bCs/>
            <w:color w:val="auto"/>
            <w:sz w:val="28"/>
            <w:szCs w:val="28"/>
            <w:rPrChange w:id="2558" w:author="Alexandru Uicoabă" w:date="2022-06-16T14:49:00Z">
              <w:rPr>
                <w:rFonts w:ascii="Times New Roman" w:hAnsi="Times New Roman" w:cs="Times New Roman"/>
                <w:b/>
                <w:bCs/>
                <w:color w:val="auto"/>
                <w:sz w:val="28"/>
                <w:szCs w:val="28"/>
                <w:lang w:val="en-GB"/>
              </w:rPr>
            </w:rPrChange>
          </w:rPr>
          <w:t>)</w:t>
        </w:r>
      </w:ins>
      <w:bookmarkEnd w:id="2539"/>
    </w:p>
    <w:p w14:paraId="27FFD9C8" w14:textId="77777777" w:rsidR="000352C6" w:rsidRPr="00300A51" w:rsidRDefault="000352C6" w:rsidP="000352C6">
      <w:pPr>
        <w:rPr>
          <w:rFonts w:ascii="Arial" w:hAnsi="Arial" w:cs="Arial"/>
          <w:sz w:val="24"/>
          <w:szCs w:val="24"/>
          <w:rPrChange w:id="2559" w:author="Alexandru Uicoabă" w:date="2022-06-16T14:54:00Z">
            <w:rPr>
              <w:lang w:val="en-GB"/>
            </w:rPr>
          </w:rPrChange>
        </w:rPr>
      </w:pPr>
    </w:p>
    <w:p w14:paraId="2A44FE1D" w14:textId="21DD6F59" w:rsidR="006F4710" w:rsidRPr="0078286B" w:rsidRDefault="00B63DF2" w:rsidP="00C93AAA">
      <w:pPr>
        <w:jc w:val="both"/>
        <w:rPr>
          <w:rFonts w:ascii="Arial" w:hAnsi="Arial" w:cs="Arial"/>
          <w:sz w:val="24"/>
          <w:szCs w:val="24"/>
          <w:rPrChange w:id="2560" w:author="Alexandru Uicoabă" w:date="2022-06-16T14:49:00Z">
            <w:rPr>
              <w:rFonts w:ascii="Times New Roman" w:hAnsi="Times New Roman" w:cs="Times New Roman"/>
              <w:sz w:val="24"/>
              <w:szCs w:val="24"/>
              <w:lang w:val="en-GB"/>
            </w:rPr>
          </w:rPrChange>
        </w:rPr>
      </w:pPr>
      <w:r w:rsidRPr="0078286B">
        <w:rPr>
          <w:rFonts w:ascii="Arial" w:hAnsi="Arial" w:cs="Arial"/>
          <w:rPrChange w:id="2561" w:author="Alexandru Uicoabă" w:date="2022-06-16T14:49:00Z">
            <w:rPr>
              <w:lang w:val="en-GB"/>
            </w:rPr>
          </w:rPrChange>
        </w:rPr>
        <w:tab/>
      </w:r>
      <w:r w:rsidRPr="0078286B">
        <w:rPr>
          <w:rFonts w:ascii="Arial" w:hAnsi="Arial" w:cs="Arial"/>
          <w:sz w:val="24"/>
          <w:szCs w:val="24"/>
          <w:rPrChange w:id="2562" w:author="Alexandru Uicoabă" w:date="2022-06-16T14:49:00Z">
            <w:rPr>
              <w:rFonts w:ascii="Times New Roman" w:hAnsi="Times New Roman" w:cs="Times New Roman"/>
              <w:sz w:val="24"/>
              <w:szCs w:val="24"/>
              <w:lang w:val="en-GB"/>
            </w:rPr>
          </w:rPrChange>
        </w:rPr>
        <w:t>Metodele de învățare automată supraveghe</w:t>
      </w:r>
      <w:ins w:id="2563" w:author="Alexandru Uicoabă" w:date="2022-06-16T11:58:00Z">
        <w:r w:rsidR="00A75B33" w:rsidRPr="0078286B">
          <w:rPr>
            <w:rFonts w:ascii="Arial" w:hAnsi="Arial" w:cs="Arial"/>
            <w:sz w:val="24"/>
            <w:szCs w:val="24"/>
            <w:rPrChange w:id="2564" w:author="Alexandru Uicoabă" w:date="2022-06-16T14:49:00Z">
              <w:rPr>
                <w:rFonts w:ascii="Times New Roman" w:hAnsi="Times New Roman" w:cs="Times New Roman"/>
                <w:sz w:val="24"/>
                <w:szCs w:val="24"/>
              </w:rPr>
            </w:rPrChange>
          </w:rPr>
          <w:t>a</w:t>
        </w:r>
      </w:ins>
      <w:r w:rsidRPr="0078286B">
        <w:rPr>
          <w:rFonts w:ascii="Arial" w:hAnsi="Arial" w:cs="Arial"/>
          <w:sz w:val="24"/>
          <w:szCs w:val="24"/>
          <w:rPrChange w:id="2565" w:author="Alexandru Uicoabă" w:date="2022-06-16T14:49:00Z">
            <w:rPr>
              <w:rFonts w:ascii="Times New Roman" w:hAnsi="Times New Roman" w:cs="Times New Roman"/>
              <w:sz w:val="24"/>
              <w:szCs w:val="24"/>
              <w:lang w:val="en-GB"/>
            </w:rPr>
          </w:rPrChange>
        </w:rPr>
        <w:t xml:space="preserve">tă se utilizează pentru a descrie sarcini de predicție, deoarece </w:t>
      </w:r>
      <w:del w:id="2566" w:author="Alexandru Uicoabă" w:date="2022-06-16T11:49:00Z">
        <w:r w:rsidRPr="0078286B" w:rsidDel="004F4218">
          <w:rPr>
            <w:rFonts w:ascii="Arial" w:hAnsi="Arial" w:cs="Arial"/>
            <w:sz w:val="24"/>
            <w:szCs w:val="24"/>
            <w:rPrChange w:id="2567" w:author="Alexandru Uicoabă" w:date="2022-06-16T14:49:00Z">
              <w:rPr>
                <w:rFonts w:ascii="Times New Roman" w:hAnsi="Times New Roman" w:cs="Times New Roman"/>
                <w:sz w:val="24"/>
                <w:szCs w:val="24"/>
                <w:lang w:val="en-GB"/>
              </w:rPr>
            </w:rPrChange>
          </w:rPr>
          <w:delText>aceastea</w:delText>
        </w:r>
      </w:del>
      <w:ins w:id="2568" w:author="Alexandru Uicoabă" w:date="2022-06-16T11:49:00Z">
        <w:r w:rsidR="004F4218" w:rsidRPr="0078286B">
          <w:rPr>
            <w:rFonts w:ascii="Arial" w:hAnsi="Arial" w:cs="Arial"/>
            <w:sz w:val="24"/>
            <w:szCs w:val="24"/>
            <w:rPrChange w:id="2569" w:author="Alexandru Uicoabă" w:date="2022-06-16T14:49:00Z">
              <w:rPr>
                <w:rFonts w:ascii="Times New Roman" w:hAnsi="Times New Roman" w:cs="Times New Roman"/>
                <w:sz w:val="24"/>
                <w:szCs w:val="24"/>
              </w:rPr>
            </w:rPrChange>
          </w:rPr>
          <w:t>aceasta</w:t>
        </w:r>
      </w:ins>
      <w:r w:rsidRPr="0078286B">
        <w:rPr>
          <w:rFonts w:ascii="Arial" w:hAnsi="Arial" w:cs="Arial"/>
          <w:sz w:val="24"/>
          <w:szCs w:val="24"/>
          <w:rPrChange w:id="2570" w:author="Alexandru Uicoabă" w:date="2022-06-16T14:49:00Z">
            <w:rPr>
              <w:rFonts w:ascii="Times New Roman" w:hAnsi="Times New Roman" w:cs="Times New Roman"/>
              <w:sz w:val="24"/>
              <w:szCs w:val="24"/>
              <w:lang w:val="en-GB"/>
            </w:rPr>
          </w:rPrChange>
        </w:rPr>
        <w:t xml:space="preserve"> au scopul de prognoza și clasifica un anumit rezultat de interes (dacă o anumită persona este predispusă anumitor boli pe baza informațiilor medicale). Învățarea supravegheată a fost aplicată structurilor mari de date, deoarece în vederea obținerii unei acuratețe bune este nevoie să “hrănim” modelul de ML cu un set mare de date în ciclul de învățare.</w:t>
      </w:r>
      <w:r w:rsidR="0068010A" w:rsidRPr="0078286B">
        <w:rPr>
          <w:rFonts w:ascii="Arial" w:hAnsi="Arial" w:cs="Arial"/>
          <w:sz w:val="24"/>
          <w:szCs w:val="24"/>
          <w:rPrChange w:id="2571" w:author="Alexandru Uicoabă" w:date="2022-06-16T14:49:00Z">
            <w:rPr>
              <w:rFonts w:ascii="Times New Roman" w:hAnsi="Times New Roman" w:cs="Times New Roman"/>
              <w:sz w:val="24"/>
              <w:szCs w:val="24"/>
              <w:lang w:val="en-GB"/>
            </w:rPr>
          </w:rPrChange>
        </w:rPr>
        <w:fldChar w:fldCharType="begin"/>
      </w:r>
      <w:r w:rsidR="00733C36" w:rsidRPr="0078286B">
        <w:rPr>
          <w:rFonts w:ascii="Arial" w:hAnsi="Arial" w:cs="Arial"/>
          <w:sz w:val="24"/>
          <w:szCs w:val="24"/>
          <w:rPrChange w:id="2572" w:author="Alexandru Uicoabă" w:date="2022-06-16T14:49:00Z">
            <w:rPr>
              <w:rFonts w:ascii="Times New Roman" w:hAnsi="Times New Roman" w:cs="Times New Roman"/>
              <w:sz w:val="24"/>
              <w:szCs w:val="24"/>
              <w:lang w:val="en-GB"/>
            </w:rPr>
          </w:rPrChange>
        </w:rPr>
        <w:instrText xml:space="preserve"> ADDIN ZOTERO_ITEM CSL_CITATION {"citationID":"nXHY4SqC","properties":{"formattedCitation":"[24]","plainCitation":"[24]","noteIndex":0},"citationItems":[{"id":283,"uris":["http://zotero.org/users/6649884/items/PYKL5GQK"],"itemData":{"id":283,"type":"article-journal","abstract":"Machine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discussed.","container-title":"Behavior Therapy","DOI":"10.1016/j.beth.2020.05.002","ISSN":"0005-7894","issue":"5","journalAbbreviation":"Behavior Therapy","language":"en","page":"675-687","source":"ScienceDirect","title":"Supervised Machine Learning: A Brief Primer","title-short":"Supervised Machine Learning","volume":"51","author":[{"family":"Jiang","given":"Tammy"},{"family":"Gradus","given":"Jaimie L."},{"family":"Rosellini","given":"Anthony J."}],"issued":{"date-parts":[["2020",9,1]]}}}],"schema":"https://github.com/citation-style-language/schema/raw/master/csl-citation.json"} </w:instrText>
      </w:r>
      <w:r w:rsidR="0068010A" w:rsidRPr="0078286B">
        <w:rPr>
          <w:rFonts w:ascii="Arial" w:hAnsi="Arial" w:cs="Arial"/>
          <w:sz w:val="24"/>
          <w:szCs w:val="24"/>
          <w:rPrChange w:id="2573" w:author="Alexandru Uicoabă" w:date="2022-06-16T14:49:00Z">
            <w:rPr>
              <w:rFonts w:ascii="Times New Roman" w:hAnsi="Times New Roman" w:cs="Times New Roman"/>
              <w:sz w:val="24"/>
              <w:szCs w:val="24"/>
              <w:lang w:val="en-GB"/>
            </w:rPr>
          </w:rPrChange>
        </w:rPr>
        <w:fldChar w:fldCharType="separate"/>
      </w:r>
      <w:r w:rsidR="00733C36" w:rsidRPr="0078286B">
        <w:rPr>
          <w:rFonts w:ascii="Arial" w:hAnsi="Arial" w:cs="Arial"/>
          <w:sz w:val="24"/>
          <w:rPrChange w:id="2574" w:author="Alexandru Uicoabă" w:date="2022-06-16T14:49:00Z">
            <w:rPr>
              <w:rFonts w:ascii="Times New Roman" w:hAnsi="Times New Roman" w:cs="Times New Roman"/>
              <w:sz w:val="24"/>
            </w:rPr>
          </w:rPrChange>
        </w:rPr>
        <w:t>[24]</w:t>
      </w:r>
      <w:r w:rsidR="0068010A" w:rsidRPr="0078286B">
        <w:rPr>
          <w:rFonts w:ascii="Arial" w:hAnsi="Arial" w:cs="Arial"/>
          <w:sz w:val="24"/>
          <w:szCs w:val="24"/>
          <w:rPrChange w:id="2575" w:author="Alexandru Uicoabă" w:date="2022-06-16T14:49:00Z">
            <w:rPr>
              <w:rFonts w:ascii="Times New Roman" w:hAnsi="Times New Roman" w:cs="Times New Roman"/>
              <w:sz w:val="24"/>
              <w:szCs w:val="24"/>
              <w:lang w:val="en-GB"/>
            </w:rPr>
          </w:rPrChange>
        </w:rPr>
        <w:fldChar w:fldCharType="end"/>
      </w:r>
    </w:p>
    <w:p w14:paraId="4A19FD29" w14:textId="14CD3A17" w:rsidR="006F4710" w:rsidRPr="0078286B" w:rsidRDefault="006F4710" w:rsidP="00C93AAA">
      <w:pPr>
        <w:jc w:val="both"/>
        <w:rPr>
          <w:rFonts w:ascii="Arial" w:hAnsi="Arial" w:cs="Arial"/>
          <w:sz w:val="24"/>
          <w:szCs w:val="24"/>
          <w:rPrChange w:id="2576"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lang w:val="en-GB"/>
          <w:rPrChange w:id="2577" w:author="Alexandru Uicoabă" w:date="2022-06-16T14:49:00Z">
            <w:rPr>
              <w:rFonts w:ascii="Times New Roman" w:hAnsi="Times New Roman" w:cs="Times New Roman"/>
              <w:sz w:val="24"/>
              <w:szCs w:val="24"/>
              <w:lang w:val="en-GB"/>
            </w:rPr>
          </w:rPrChange>
        </w:rPr>
        <w:tab/>
      </w:r>
      <w:r w:rsidRPr="0078286B">
        <w:rPr>
          <w:rFonts w:ascii="Arial" w:hAnsi="Arial" w:cs="Arial"/>
          <w:sz w:val="24"/>
          <w:szCs w:val="24"/>
          <w:rPrChange w:id="2578" w:author="Alexandru Uicoabă" w:date="2022-06-16T14:49:00Z">
            <w:rPr>
              <w:rFonts w:ascii="Times New Roman" w:hAnsi="Times New Roman" w:cs="Times New Roman"/>
              <w:sz w:val="24"/>
              <w:szCs w:val="24"/>
              <w:lang w:val="en-GB"/>
            </w:rPr>
          </w:rPrChange>
        </w:rPr>
        <w:t xml:space="preserve">În această categorie de ML, datele sunt împărțite </w:t>
      </w:r>
      <w:ins w:id="2579" w:author="Bogdan Dragulescu" w:date="2022-06-14T12:04:00Z">
        <w:r w:rsidR="003E04D9" w:rsidRPr="0078286B">
          <w:rPr>
            <w:rFonts w:ascii="Arial" w:hAnsi="Arial" w:cs="Arial"/>
            <w:sz w:val="24"/>
            <w:szCs w:val="24"/>
            <w:rPrChange w:id="2580" w:author="Alexandru Uicoabă" w:date="2022-06-16T14:49:00Z">
              <w:rPr>
                <w:rFonts w:ascii="Times New Roman" w:hAnsi="Times New Roman" w:cs="Times New Roman"/>
                <w:sz w:val="24"/>
                <w:szCs w:val="24"/>
                <w:lang w:val="en-GB"/>
              </w:rPr>
            </w:rPrChange>
          </w:rPr>
          <w:t>î</w:t>
        </w:r>
      </w:ins>
      <w:del w:id="2581" w:author="Bogdan Dragulescu" w:date="2022-06-14T12:04:00Z">
        <w:r w:rsidRPr="0078286B" w:rsidDel="003E04D9">
          <w:rPr>
            <w:rFonts w:ascii="Arial" w:hAnsi="Arial" w:cs="Arial"/>
            <w:sz w:val="24"/>
            <w:szCs w:val="24"/>
            <w:rPrChange w:id="2582" w:author="Alexandru Uicoabă" w:date="2022-06-16T14:49:00Z">
              <w:rPr>
                <w:rFonts w:ascii="Times New Roman" w:hAnsi="Times New Roman" w:cs="Times New Roman"/>
                <w:sz w:val="24"/>
                <w:szCs w:val="24"/>
                <w:lang w:val="en-GB"/>
              </w:rPr>
            </w:rPrChange>
          </w:rPr>
          <w:delText>i</w:delText>
        </w:r>
      </w:del>
      <w:r w:rsidRPr="0078286B">
        <w:rPr>
          <w:rFonts w:ascii="Arial" w:hAnsi="Arial" w:cs="Arial"/>
          <w:sz w:val="24"/>
          <w:szCs w:val="24"/>
          <w:rPrChange w:id="2583" w:author="Alexandru Uicoabă" w:date="2022-06-16T14:49:00Z">
            <w:rPr>
              <w:rFonts w:ascii="Times New Roman" w:hAnsi="Times New Roman" w:cs="Times New Roman"/>
              <w:sz w:val="24"/>
              <w:szCs w:val="24"/>
              <w:lang w:val="en-GB"/>
            </w:rPr>
          </w:rPrChange>
        </w:rPr>
        <w:t xml:space="preserve">n mai multe seturi. Un prim set este cel de antrenare care sunt introduse </w:t>
      </w:r>
      <w:ins w:id="2584" w:author="Bogdan Dragulescu" w:date="2022-06-14T12:04:00Z">
        <w:r w:rsidR="003E04D9" w:rsidRPr="0078286B">
          <w:rPr>
            <w:rFonts w:ascii="Arial" w:hAnsi="Arial" w:cs="Arial"/>
            <w:sz w:val="24"/>
            <w:szCs w:val="24"/>
            <w:rPrChange w:id="2585" w:author="Alexandru Uicoabă" w:date="2022-06-16T14:49:00Z">
              <w:rPr>
                <w:rFonts w:ascii="Times New Roman" w:hAnsi="Times New Roman" w:cs="Times New Roman"/>
                <w:sz w:val="24"/>
                <w:szCs w:val="24"/>
                <w:lang w:val="en-GB"/>
              </w:rPr>
            </w:rPrChange>
          </w:rPr>
          <w:t>î</w:t>
        </w:r>
      </w:ins>
      <w:del w:id="2586" w:author="Bogdan Dragulescu" w:date="2022-06-14T12:04:00Z">
        <w:r w:rsidRPr="0078286B" w:rsidDel="003E04D9">
          <w:rPr>
            <w:rFonts w:ascii="Arial" w:hAnsi="Arial" w:cs="Arial"/>
            <w:sz w:val="24"/>
            <w:szCs w:val="24"/>
            <w:rPrChange w:id="2587" w:author="Alexandru Uicoabă" w:date="2022-06-16T14:49:00Z">
              <w:rPr>
                <w:rFonts w:ascii="Times New Roman" w:hAnsi="Times New Roman" w:cs="Times New Roman"/>
                <w:sz w:val="24"/>
                <w:szCs w:val="24"/>
                <w:lang w:val="en-GB"/>
              </w:rPr>
            </w:rPrChange>
          </w:rPr>
          <w:delText>i</w:delText>
        </w:r>
      </w:del>
      <w:r w:rsidRPr="0078286B">
        <w:rPr>
          <w:rFonts w:ascii="Arial" w:hAnsi="Arial" w:cs="Arial"/>
          <w:sz w:val="24"/>
          <w:szCs w:val="24"/>
          <w:rPrChange w:id="2588" w:author="Alexandru Uicoabă" w:date="2022-06-16T14:49:00Z">
            <w:rPr>
              <w:rFonts w:ascii="Times New Roman" w:hAnsi="Times New Roman" w:cs="Times New Roman"/>
              <w:sz w:val="24"/>
              <w:szCs w:val="24"/>
              <w:lang w:val="en-GB"/>
            </w:rPr>
          </w:rPrChange>
        </w:rPr>
        <w:t xml:space="preserve">n model. Al doilea set de date este cel de testare, prin intermediul căruia se determină performanța modelului, prin calcularea mai multor indicatori, cum ar fi </w:t>
      </w:r>
      <w:del w:id="2589" w:author="Alexandru Uicoabă" w:date="2022-06-16T11:49:00Z">
        <w:r w:rsidRPr="0078286B" w:rsidDel="004F4218">
          <w:rPr>
            <w:rFonts w:ascii="Arial" w:hAnsi="Arial" w:cs="Arial"/>
            <w:sz w:val="24"/>
            <w:szCs w:val="24"/>
            <w:rPrChange w:id="2590" w:author="Alexandru Uicoabă" w:date="2022-06-16T14:49:00Z">
              <w:rPr>
                <w:rFonts w:ascii="Times New Roman" w:hAnsi="Times New Roman" w:cs="Times New Roman"/>
                <w:sz w:val="24"/>
                <w:szCs w:val="24"/>
                <w:lang w:val="en-GB"/>
              </w:rPr>
            </w:rPrChange>
          </w:rPr>
          <w:delText>accuratețea</w:delText>
        </w:r>
      </w:del>
      <w:ins w:id="2591" w:author="Alexandru Uicoabă" w:date="2022-06-16T11:49:00Z">
        <w:r w:rsidR="004F4218" w:rsidRPr="0078286B">
          <w:rPr>
            <w:rFonts w:ascii="Arial" w:hAnsi="Arial" w:cs="Arial"/>
            <w:sz w:val="24"/>
            <w:szCs w:val="24"/>
            <w:rPrChange w:id="2592" w:author="Alexandru Uicoabă" w:date="2022-06-16T14:49:00Z">
              <w:rPr>
                <w:rFonts w:ascii="Times New Roman" w:hAnsi="Times New Roman" w:cs="Times New Roman"/>
                <w:sz w:val="24"/>
                <w:szCs w:val="24"/>
              </w:rPr>
            </w:rPrChange>
          </w:rPr>
          <w:t>acuratețea</w:t>
        </w:r>
      </w:ins>
      <w:r w:rsidRPr="0078286B">
        <w:rPr>
          <w:rFonts w:ascii="Arial" w:hAnsi="Arial" w:cs="Arial"/>
          <w:sz w:val="24"/>
          <w:szCs w:val="24"/>
          <w:rPrChange w:id="2593" w:author="Alexandru Uicoabă" w:date="2022-06-16T14:49:00Z">
            <w:rPr>
              <w:rFonts w:ascii="Times New Roman" w:hAnsi="Times New Roman" w:cs="Times New Roman"/>
              <w:sz w:val="24"/>
              <w:szCs w:val="24"/>
              <w:lang w:val="en-GB"/>
            </w:rPr>
          </w:rPrChange>
        </w:rPr>
        <w:t>.</w:t>
      </w:r>
      <w:r w:rsidR="00D52E32" w:rsidRPr="0078286B">
        <w:rPr>
          <w:rFonts w:ascii="Arial" w:hAnsi="Arial" w:cs="Arial"/>
          <w:sz w:val="24"/>
          <w:szCs w:val="24"/>
          <w:rPrChange w:id="2594" w:author="Alexandru Uicoabă" w:date="2022-06-16T14:49:00Z">
            <w:rPr>
              <w:rFonts w:ascii="Times New Roman" w:hAnsi="Times New Roman" w:cs="Times New Roman"/>
              <w:sz w:val="24"/>
              <w:szCs w:val="24"/>
              <w:lang w:val="en-GB"/>
            </w:rPr>
          </w:rPrChange>
        </w:rPr>
        <w:t xml:space="preserve"> De obicei, raportul dintre cele două seturi este de 9 la 1.</w:t>
      </w:r>
    </w:p>
    <w:p w14:paraId="7BEBCCEA" w14:textId="2EC9C24F" w:rsidR="004127D0" w:rsidRPr="0078286B" w:rsidRDefault="004127D0" w:rsidP="00C93AAA">
      <w:pPr>
        <w:jc w:val="both"/>
        <w:rPr>
          <w:rFonts w:ascii="Arial" w:hAnsi="Arial" w:cs="Arial"/>
          <w:sz w:val="24"/>
          <w:szCs w:val="24"/>
          <w:rPrChange w:id="2595"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596" w:author="Alexandru Uicoabă" w:date="2022-06-16T14:49:00Z">
            <w:rPr>
              <w:rFonts w:ascii="Times New Roman" w:hAnsi="Times New Roman" w:cs="Times New Roman"/>
              <w:sz w:val="24"/>
              <w:szCs w:val="24"/>
              <w:lang w:val="en-GB"/>
            </w:rPr>
          </w:rPrChange>
        </w:rPr>
        <w:tab/>
        <w:t>Setul de date de antrenare cu care este “hrănit” algoritmul de ML poartă numele de etichete (</w:t>
      </w:r>
      <w:proofErr w:type="spellStart"/>
      <w:r w:rsidRPr="0078286B">
        <w:rPr>
          <w:rFonts w:ascii="Arial" w:hAnsi="Arial" w:cs="Arial"/>
          <w:sz w:val="24"/>
          <w:szCs w:val="24"/>
          <w:rPrChange w:id="2597" w:author="Alexandru Uicoabă" w:date="2022-06-16T14:49:00Z">
            <w:rPr>
              <w:rFonts w:ascii="Times New Roman" w:hAnsi="Times New Roman" w:cs="Times New Roman"/>
              <w:sz w:val="24"/>
              <w:szCs w:val="24"/>
              <w:lang w:val="en-GB"/>
            </w:rPr>
          </w:rPrChange>
        </w:rPr>
        <w:t>labels</w:t>
      </w:r>
      <w:proofErr w:type="spellEnd"/>
      <w:r w:rsidRPr="0078286B">
        <w:rPr>
          <w:rFonts w:ascii="Arial" w:hAnsi="Arial" w:cs="Arial"/>
          <w:sz w:val="24"/>
          <w:szCs w:val="24"/>
          <w:rPrChange w:id="2598" w:author="Alexandru Uicoabă" w:date="2022-06-16T14:49:00Z">
            <w:rPr>
              <w:rFonts w:ascii="Times New Roman" w:hAnsi="Times New Roman" w:cs="Times New Roman"/>
              <w:sz w:val="24"/>
              <w:szCs w:val="24"/>
              <w:lang w:val="en-GB"/>
            </w:rPr>
          </w:rPrChange>
        </w:rPr>
        <w:t xml:space="preserve">). </w:t>
      </w:r>
    </w:p>
    <w:p w14:paraId="0D301231" w14:textId="77777777" w:rsidR="000352C6" w:rsidRPr="0078286B" w:rsidRDefault="000352C6" w:rsidP="00A22C72">
      <w:pPr>
        <w:jc w:val="both"/>
        <w:rPr>
          <w:rFonts w:ascii="Arial" w:hAnsi="Arial" w:cs="Arial"/>
          <w:sz w:val="24"/>
          <w:szCs w:val="24"/>
          <w:rPrChange w:id="2599" w:author="Alexandru Uicoabă" w:date="2022-06-16T14:49:00Z">
            <w:rPr>
              <w:rFonts w:ascii="Times New Roman" w:hAnsi="Times New Roman" w:cs="Times New Roman"/>
              <w:sz w:val="24"/>
              <w:szCs w:val="24"/>
              <w:lang w:val="en-GB"/>
            </w:rPr>
          </w:rPrChange>
        </w:rPr>
      </w:pPr>
    </w:p>
    <w:p w14:paraId="7B9E656B" w14:textId="135BC921" w:rsidR="00A37631" w:rsidRPr="0078286B" w:rsidRDefault="000352C6" w:rsidP="000352C6">
      <w:pPr>
        <w:pStyle w:val="Titlu3"/>
        <w:rPr>
          <w:rFonts w:ascii="Arial" w:hAnsi="Arial" w:cs="Arial"/>
          <w:b/>
          <w:bCs/>
          <w:color w:val="auto"/>
          <w:sz w:val="28"/>
          <w:szCs w:val="28"/>
          <w:rPrChange w:id="2600" w:author="Alexandru Uicoabă" w:date="2022-06-16T14:49:00Z">
            <w:rPr>
              <w:rFonts w:ascii="Times New Roman" w:hAnsi="Times New Roman" w:cs="Times New Roman"/>
              <w:b/>
              <w:bCs/>
              <w:color w:val="auto"/>
              <w:sz w:val="28"/>
              <w:szCs w:val="28"/>
              <w:lang w:val="en-GB"/>
            </w:rPr>
          </w:rPrChange>
        </w:rPr>
      </w:pPr>
      <w:bookmarkStart w:id="2601" w:name="_Toc106343203"/>
      <w:r w:rsidRPr="0078286B">
        <w:rPr>
          <w:rFonts w:ascii="Arial" w:hAnsi="Arial" w:cs="Arial"/>
          <w:b/>
          <w:bCs/>
          <w:color w:val="auto"/>
          <w:sz w:val="28"/>
          <w:szCs w:val="28"/>
          <w:rPrChange w:id="2602" w:author="Alexandru Uicoabă" w:date="2022-06-16T14:49:00Z">
            <w:rPr>
              <w:rFonts w:ascii="Times New Roman" w:hAnsi="Times New Roman" w:cs="Times New Roman"/>
              <w:b/>
              <w:bCs/>
              <w:color w:val="auto"/>
              <w:sz w:val="28"/>
              <w:szCs w:val="28"/>
              <w:lang w:val="en-GB"/>
            </w:rPr>
          </w:rPrChange>
        </w:rPr>
        <w:t xml:space="preserve">3.2.3 </w:t>
      </w:r>
      <w:proofErr w:type="spellStart"/>
      <w:r w:rsidR="00A37631" w:rsidRPr="0078286B">
        <w:rPr>
          <w:rFonts w:ascii="Arial" w:hAnsi="Arial" w:cs="Arial"/>
          <w:b/>
          <w:bCs/>
          <w:color w:val="auto"/>
          <w:sz w:val="28"/>
          <w:szCs w:val="28"/>
          <w:rPrChange w:id="2603" w:author="Alexandru Uicoabă" w:date="2022-06-16T14:49:00Z">
            <w:rPr>
              <w:rFonts w:ascii="Times New Roman" w:hAnsi="Times New Roman" w:cs="Times New Roman"/>
              <w:b/>
              <w:bCs/>
              <w:color w:val="auto"/>
              <w:sz w:val="28"/>
              <w:szCs w:val="28"/>
              <w:lang w:val="en-GB"/>
            </w:rPr>
          </w:rPrChange>
        </w:rPr>
        <w:t>Reinforcement</w:t>
      </w:r>
      <w:proofErr w:type="spellEnd"/>
      <w:r w:rsidR="00A37631" w:rsidRPr="0078286B">
        <w:rPr>
          <w:rFonts w:ascii="Arial" w:hAnsi="Arial" w:cs="Arial"/>
          <w:b/>
          <w:bCs/>
          <w:color w:val="auto"/>
          <w:sz w:val="28"/>
          <w:szCs w:val="28"/>
          <w:rPrChange w:id="2604" w:author="Alexandru Uicoabă" w:date="2022-06-16T14:49:00Z">
            <w:rPr>
              <w:rFonts w:ascii="Times New Roman" w:hAnsi="Times New Roman" w:cs="Times New Roman"/>
              <w:b/>
              <w:bCs/>
              <w:color w:val="auto"/>
              <w:sz w:val="28"/>
              <w:szCs w:val="28"/>
              <w:lang w:val="en-GB"/>
            </w:rPr>
          </w:rPrChange>
        </w:rPr>
        <w:t xml:space="preserve"> </w:t>
      </w:r>
      <w:proofErr w:type="spellStart"/>
      <w:r w:rsidR="00A37631" w:rsidRPr="0078286B">
        <w:rPr>
          <w:rFonts w:ascii="Arial" w:hAnsi="Arial" w:cs="Arial"/>
          <w:b/>
          <w:bCs/>
          <w:color w:val="auto"/>
          <w:sz w:val="28"/>
          <w:szCs w:val="28"/>
          <w:rPrChange w:id="2605" w:author="Alexandru Uicoabă" w:date="2022-06-16T14:49:00Z">
            <w:rPr>
              <w:rFonts w:ascii="Times New Roman" w:hAnsi="Times New Roman" w:cs="Times New Roman"/>
              <w:b/>
              <w:bCs/>
              <w:color w:val="auto"/>
              <w:sz w:val="28"/>
              <w:szCs w:val="28"/>
              <w:lang w:val="en-GB"/>
            </w:rPr>
          </w:rPrChange>
        </w:rPr>
        <w:t>Learning</w:t>
      </w:r>
      <w:bookmarkEnd w:id="2601"/>
      <w:proofErr w:type="spellEnd"/>
    </w:p>
    <w:p w14:paraId="7F6F66E3" w14:textId="77777777" w:rsidR="000352C6" w:rsidRPr="0078286B" w:rsidRDefault="00B63DF2" w:rsidP="00A22C72">
      <w:pPr>
        <w:jc w:val="both"/>
        <w:rPr>
          <w:rFonts w:ascii="Arial" w:hAnsi="Arial" w:cs="Arial"/>
          <w:sz w:val="24"/>
          <w:szCs w:val="24"/>
          <w:rPrChange w:id="2606"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607" w:author="Alexandru Uicoabă" w:date="2022-06-16T14:49:00Z">
            <w:rPr>
              <w:rFonts w:ascii="Times New Roman" w:hAnsi="Times New Roman" w:cs="Times New Roman"/>
              <w:sz w:val="24"/>
              <w:szCs w:val="24"/>
              <w:lang w:val="en-GB"/>
            </w:rPr>
          </w:rPrChange>
        </w:rPr>
        <w:t xml:space="preserve"> </w:t>
      </w:r>
      <w:r w:rsidR="002834AC" w:rsidRPr="0078286B">
        <w:rPr>
          <w:rFonts w:ascii="Arial" w:hAnsi="Arial" w:cs="Arial"/>
          <w:sz w:val="24"/>
          <w:szCs w:val="24"/>
          <w:rPrChange w:id="2608" w:author="Alexandru Uicoabă" w:date="2022-06-16T14:49:00Z">
            <w:rPr>
              <w:rFonts w:ascii="Times New Roman" w:hAnsi="Times New Roman" w:cs="Times New Roman"/>
              <w:sz w:val="24"/>
              <w:szCs w:val="24"/>
              <w:lang w:val="en-GB"/>
            </w:rPr>
          </w:rPrChange>
        </w:rPr>
        <w:tab/>
      </w:r>
    </w:p>
    <w:p w14:paraId="2FF5843E" w14:textId="1B67EA8E" w:rsidR="000352C6" w:rsidRDefault="002834AC" w:rsidP="000352C6">
      <w:pPr>
        <w:ind w:firstLine="720"/>
        <w:jc w:val="both"/>
        <w:rPr>
          <w:ins w:id="2609" w:author="Alexandru Uicoabă" w:date="2022-06-16T14:55:00Z"/>
          <w:rFonts w:ascii="Arial" w:hAnsi="Arial" w:cs="Arial"/>
          <w:sz w:val="24"/>
          <w:szCs w:val="24"/>
        </w:rPr>
      </w:pPr>
      <w:r w:rsidRPr="0078286B">
        <w:rPr>
          <w:rFonts w:ascii="Arial" w:hAnsi="Arial" w:cs="Arial"/>
          <w:sz w:val="24"/>
          <w:szCs w:val="24"/>
          <w:rPrChange w:id="2610" w:author="Alexandru Uicoabă" w:date="2022-06-16T14:49:00Z">
            <w:rPr>
              <w:rFonts w:ascii="Times New Roman" w:hAnsi="Times New Roman" w:cs="Times New Roman"/>
              <w:sz w:val="24"/>
              <w:szCs w:val="24"/>
              <w:lang w:val="en-GB"/>
            </w:rPr>
          </w:rPrChange>
        </w:rPr>
        <w:t xml:space="preserve">Problemele de tip </w:t>
      </w:r>
      <w:proofErr w:type="spellStart"/>
      <w:r w:rsidRPr="0078286B">
        <w:rPr>
          <w:rFonts w:ascii="Arial" w:hAnsi="Arial" w:cs="Arial"/>
          <w:i/>
          <w:iCs/>
          <w:sz w:val="24"/>
          <w:szCs w:val="24"/>
          <w:rPrChange w:id="2611" w:author="Alexandru Uicoabă" w:date="2022-06-16T14:49:00Z">
            <w:rPr>
              <w:rFonts w:ascii="Times New Roman" w:hAnsi="Times New Roman" w:cs="Times New Roman"/>
              <w:sz w:val="24"/>
              <w:szCs w:val="24"/>
              <w:lang w:val="en-GB"/>
            </w:rPr>
          </w:rPrChange>
        </w:rPr>
        <w:t>Reinforcement</w:t>
      </w:r>
      <w:proofErr w:type="spellEnd"/>
      <w:r w:rsidRPr="0078286B">
        <w:rPr>
          <w:rFonts w:ascii="Arial" w:hAnsi="Arial" w:cs="Arial"/>
          <w:i/>
          <w:iCs/>
          <w:sz w:val="24"/>
          <w:szCs w:val="24"/>
          <w:rPrChange w:id="2612"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i/>
          <w:iCs/>
          <w:sz w:val="24"/>
          <w:szCs w:val="24"/>
          <w:rPrChange w:id="2613" w:author="Alexandru Uicoabă" w:date="2022-06-16T14:49: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2614" w:author="Alexandru Uicoabă" w:date="2022-06-16T14:49:00Z">
            <w:rPr>
              <w:rFonts w:ascii="Times New Roman" w:hAnsi="Times New Roman" w:cs="Times New Roman"/>
              <w:sz w:val="24"/>
              <w:szCs w:val="24"/>
              <w:lang w:val="en-GB"/>
            </w:rPr>
          </w:rPrChange>
        </w:rPr>
        <w:t xml:space="preserve"> implică învățarea agentului prin co</w:t>
      </w:r>
      <w:del w:id="2615" w:author="Bogdan Dragulescu" w:date="2022-06-14T12:05:00Z">
        <w:r w:rsidRPr="0078286B" w:rsidDel="003E04D9">
          <w:rPr>
            <w:rFonts w:ascii="Arial" w:hAnsi="Arial" w:cs="Arial"/>
            <w:sz w:val="24"/>
            <w:szCs w:val="24"/>
            <w:rPrChange w:id="2616" w:author="Alexandru Uicoabă" w:date="2022-06-16T14:49:00Z">
              <w:rPr>
                <w:rFonts w:ascii="Times New Roman" w:hAnsi="Times New Roman" w:cs="Times New Roman"/>
                <w:sz w:val="24"/>
                <w:szCs w:val="24"/>
                <w:lang w:val="en-GB"/>
              </w:rPr>
            </w:rPrChange>
          </w:rPr>
          <w:delText>l</w:delText>
        </w:r>
      </w:del>
      <w:ins w:id="2617" w:author="Bogdan Dragulescu" w:date="2022-06-14T12:05:00Z">
        <w:r w:rsidR="003E04D9" w:rsidRPr="0078286B">
          <w:rPr>
            <w:rFonts w:ascii="Arial" w:hAnsi="Arial" w:cs="Arial"/>
            <w:sz w:val="24"/>
            <w:szCs w:val="24"/>
            <w:rPrChange w:id="2618" w:author="Alexandru Uicoabă" w:date="2022-06-16T14:49:00Z">
              <w:rPr>
                <w:rFonts w:ascii="Times New Roman" w:hAnsi="Times New Roman" w:cs="Times New Roman"/>
                <w:sz w:val="24"/>
                <w:szCs w:val="24"/>
                <w:lang w:val="en-GB"/>
              </w:rPr>
            </w:rPrChange>
          </w:rPr>
          <w:t>r</w:t>
        </w:r>
      </w:ins>
      <w:r w:rsidRPr="0078286B">
        <w:rPr>
          <w:rFonts w:ascii="Arial" w:hAnsi="Arial" w:cs="Arial"/>
          <w:sz w:val="24"/>
          <w:szCs w:val="24"/>
          <w:rPrChange w:id="2619" w:author="Alexandru Uicoabă" w:date="2022-06-16T14:49:00Z">
            <w:rPr>
              <w:rFonts w:ascii="Times New Roman" w:hAnsi="Times New Roman" w:cs="Times New Roman"/>
              <w:sz w:val="24"/>
              <w:szCs w:val="24"/>
              <w:lang w:val="en-GB"/>
            </w:rPr>
          </w:rPrChange>
        </w:rPr>
        <w:t xml:space="preserve">elarea situaților cu acțiuni, astfel încât să se maximizeze recompense care are </w:t>
      </w:r>
      <w:ins w:id="2620" w:author="Bogdan Dragulescu" w:date="2022-06-14T12:05:00Z">
        <w:r w:rsidR="003E04D9" w:rsidRPr="0078286B">
          <w:rPr>
            <w:rFonts w:ascii="Arial" w:hAnsi="Arial" w:cs="Arial"/>
            <w:sz w:val="24"/>
            <w:szCs w:val="24"/>
            <w:rPrChange w:id="2621" w:author="Alexandru Uicoabă" w:date="2022-06-16T14:49:00Z">
              <w:rPr>
                <w:rFonts w:ascii="Times New Roman" w:hAnsi="Times New Roman" w:cs="Times New Roman"/>
                <w:sz w:val="24"/>
                <w:szCs w:val="24"/>
                <w:lang w:val="en-GB"/>
              </w:rPr>
            </w:rPrChange>
          </w:rPr>
          <w:t>au o</w:t>
        </w:r>
      </w:ins>
      <w:del w:id="2622" w:author="Bogdan Dragulescu" w:date="2022-06-14T12:05:00Z">
        <w:r w:rsidRPr="0078286B" w:rsidDel="003E04D9">
          <w:rPr>
            <w:rFonts w:ascii="Arial" w:hAnsi="Arial" w:cs="Arial"/>
            <w:sz w:val="24"/>
            <w:szCs w:val="24"/>
            <w:rPrChange w:id="2623" w:author="Alexandru Uicoabă" w:date="2022-06-16T14:49:00Z">
              <w:rPr>
                <w:rFonts w:ascii="Times New Roman" w:hAnsi="Times New Roman" w:cs="Times New Roman"/>
                <w:sz w:val="24"/>
                <w:szCs w:val="24"/>
                <w:lang w:val="en-GB"/>
              </w:rPr>
            </w:rPrChange>
          </w:rPr>
          <w:delText>o</w:delText>
        </w:r>
      </w:del>
      <w:r w:rsidRPr="0078286B">
        <w:rPr>
          <w:rFonts w:ascii="Arial" w:hAnsi="Arial" w:cs="Arial"/>
          <w:sz w:val="24"/>
          <w:szCs w:val="24"/>
          <w:rPrChange w:id="2624" w:author="Alexandru Uicoabă" w:date="2022-06-16T14:49:00Z">
            <w:rPr>
              <w:rFonts w:ascii="Times New Roman" w:hAnsi="Times New Roman" w:cs="Times New Roman"/>
              <w:sz w:val="24"/>
              <w:szCs w:val="24"/>
              <w:lang w:val="en-GB"/>
            </w:rPr>
          </w:rPrChange>
        </w:rPr>
        <w:t xml:space="preserve"> valoare numerică. În mod </w:t>
      </w:r>
      <w:del w:id="2625" w:author="Alexandru Uicoabă" w:date="2022-06-16T11:49:00Z">
        <w:r w:rsidRPr="0078286B" w:rsidDel="004F4218">
          <w:rPr>
            <w:rFonts w:ascii="Arial" w:hAnsi="Arial" w:cs="Arial"/>
            <w:sz w:val="24"/>
            <w:szCs w:val="24"/>
            <w:rPrChange w:id="2626" w:author="Alexandru Uicoabă" w:date="2022-06-16T14:49:00Z">
              <w:rPr>
                <w:rFonts w:ascii="Times New Roman" w:hAnsi="Times New Roman" w:cs="Times New Roman"/>
                <w:sz w:val="24"/>
                <w:szCs w:val="24"/>
                <w:lang w:val="en-GB"/>
              </w:rPr>
            </w:rPrChange>
          </w:rPr>
          <w:delText>essential</w:delText>
        </w:r>
      </w:del>
      <w:ins w:id="2627" w:author="Alexandru Uicoabă" w:date="2022-06-16T11:49:00Z">
        <w:r w:rsidR="004F4218" w:rsidRPr="0078286B">
          <w:rPr>
            <w:rFonts w:ascii="Arial" w:hAnsi="Arial" w:cs="Arial"/>
            <w:sz w:val="24"/>
            <w:szCs w:val="24"/>
            <w:rPrChange w:id="2628" w:author="Alexandru Uicoabă" w:date="2022-06-16T14:49:00Z">
              <w:rPr>
                <w:rFonts w:ascii="Times New Roman" w:hAnsi="Times New Roman" w:cs="Times New Roman"/>
                <w:sz w:val="24"/>
                <w:szCs w:val="24"/>
              </w:rPr>
            </w:rPrChange>
          </w:rPr>
          <w:t>esențial</w:t>
        </w:r>
      </w:ins>
      <w:r w:rsidRPr="0078286B">
        <w:rPr>
          <w:rFonts w:ascii="Arial" w:hAnsi="Arial" w:cs="Arial"/>
          <w:sz w:val="24"/>
          <w:szCs w:val="24"/>
          <w:rPrChange w:id="2629" w:author="Alexandru Uicoabă" w:date="2022-06-16T14:49:00Z">
            <w:rPr>
              <w:rFonts w:ascii="Times New Roman" w:hAnsi="Times New Roman" w:cs="Times New Roman"/>
              <w:sz w:val="24"/>
              <w:szCs w:val="24"/>
              <w:lang w:val="en-GB"/>
            </w:rPr>
          </w:rPrChange>
        </w:rPr>
        <w:t>, acestea sunt probleme în buclă închisă, deoarece acțiunile luate de sistemul de învățare influențează intrările ulterioare.</w:t>
      </w:r>
      <w:r w:rsidR="00141062" w:rsidRPr="0078286B">
        <w:rPr>
          <w:rFonts w:ascii="Arial" w:hAnsi="Arial" w:cs="Arial"/>
          <w:sz w:val="24"/>
          <w:szCs w:val="24"/>
          <w:rPrChange w:id="2630" w:author="Alexandru Uicoabă" w:date="2022-06-16T14:49:00Z">
            <w:rPr>
              <w:rFonts w:ascii="Times New Roman" w:hAnsi="Times New Roman" w:cs="Times New Roman"/>
              <w:sz w:val="24"/>
              <w:szCs w:val="24"/>
              <w:lang w:val="en-GB"/>
            </w:rPr>
          </w:rPrChange>
        </w:rPr>
        <w:t xml:space="preserve"> </w:t>
      </w:r>
      <w:r w:rsidR="0068010A" w:rsidRPr="0078286B">
        <w:rPr>
          <w:rFonts w:ascii="Arial" w:hAnsi="Arial" w:cs="Arial"/>
          <w:sz w:val="24"/>
          <w:szCs w:val="24"/>
          <w:rPrChange w:id="2631" w:author="Alexandru Uicoabă" w:date="2022-06-16T14:49:00Z">
            <w:rPr>
              <w:rFonts w:ascii="Times New Roman" w:hAnsi="Times New Roman" w:cs="Times New Roman"/>
              <w:sz w:val="24"/>
              <w:szCs w:val="24"/>
              <w:lang w:val="en-GB"/>
            </w:rPr>
          </w:rPrChange>
        </w:rPr>
        <w:fldChar w:fldCharType="begin"/>
      </w:r>
      <w:r w:rsidR="00733C36" w:rsidRPr="0078286B">
        <w:rPr>
          <w:rFonts w:ascii="Arial" w:hAnsi="Arial" w:cs="Arial"/>
          <w:sz w:val="24"/>
          <w:szCs w:val="24"/>
          <w:rPrChange w:id="2632" w:author="Alexandru Uicoabă" w:date="2022-06-16T14:49:00Z">
            <w:rPr>
              <w:rFonts w:ascii="Times New Roman" w:hAnsi="Times New Roman" w:cs="Times New Roman"/>
              <w:sz w:val="24"/>
              <w:szCs w:val="24"/>
              <w:lang w:val="en-GB"/>
            </w:rPr>
          </w:rPrChange>
        </w:rPr>
        <w:instrText xml:space="preserve"> ADDIN ZOTERO_ITEM CSL_CITATION {"citationID":"2zPLiACV","properties":{"formattedCitation":"[25]","plainCitation":"[25]","noteIndex":0},"citationItems":[{"id":290,"uris":["http://zotero.org/users/6649884/items/FADYTWA9"],"itemData":{"id":290,"type":"article-journal","abstract":"Reinforcement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0068010A" w:rsidRPr="0078286B">
        <w:rPr>
          <w:rFonts w:ascii="Arial" w:hAnsi="Arial" w:cs="Arial"/>
          <w:sz w:val="24"/>
          <w:szCs w:val="24"/>
          <w:rPrChange w:id="2633" w:author="Alexandru Uicoabă" w:date="2022-06-16T14:49:00Z">
            <w:rPr>
              <w:rFonts w:ascii="Times New Roman" w:hAnsi="Times New Roman" w:cs="Times New Roman"/>
              <w:sz w:val="24"/>
              <w:szCs w:val="24"/>
              <w:lang w:val="en-GB"/>
            </w:rPr>
          </w:rPrChange>
        </w:rPr>
        <w:fldChar w:fldCharType="separate"/>
      </w:r>
      <w:r w:rsidR="00733C36" w:rsidRPr="0078286B">
        <w:rPr>
          <w:rFonts w:ascii="Arial" w:hAnsi="Arial" w:cs="Arial"/>
          <w:sz w:val="24"/>
          <w:rPrChange w:id="2634" w:author="Alexandru Uicoabă" w:date="2022-06-16T14:49:00Z">
            <w:rPr>
              <w:rFonts w:ascii="Times New Roman" w:hAnsi="Times New Roman" w:cs="Times New Roman"/>
              <w:sz w:val="24"/>
            </w:rPr>
          </w:rPrChange>
        </w:rPr>
        <w:t>[25]</w:t>
      </w:r>
      <w:r w:rsidR="0068010A" w:rsidRPr="0078286B">
        <w:rPr>
          <w:rFonts w:ascii="Arial" w:hAnsi="Arial" w:cs="Arial"/>
          <w:sz w:val="24"/>
          <w:szCs w:val="24"/>
          <w:rPrChange w:id="2635" w:author="Alexandru Uicoabă" w:date="2022-06-16T14:49:00Z">
            <w:rPr>
              <w:rFonts w:ascii="Times New Roman" w:hAnsi="Times New Roman" w:cs="Times New Roman"/>
              <w:sz w:val="24"/>
              <w:szCs w:val="24"/>
              <w:lang w:val="en-GB"/>
            </w:rPr>
          </w:rPrChange>
        </w:rPr>
        <w:fldChar w:fldCharType="end"/>
      </w:r>
    </w:p>
    <w:p w14:paraId="56F2F648" w14:textId="7C7608AB" w:rsidR="00300A51" w:rsidRDefault="00300A51">
      <w:pPr>
        <w:ind w:firstLine="720"/>
        <w:jc w:val="both"/>
        <w:rPr>
          <w:ins w:id="2636" w:author="Alexandru Uicoabă" w:date="2022-06-16T14:55:00Z"/>
          <w:rFonts w:ascii="Arial" w:hAnsi="Arial" w:cs="Arial"/>
          <w:sz w:val="24"/>
          <w:szCs w:val="24"/>
        </w:rPr>
        <w:pPrChange w:id="2637" w:author="Alexandru Uicoabă" w:date="2022-06-16T14:55:00Z">
          <w:pPr>
            <w:jc w:val="both"/>
          </w:pPr>
        </w:pPrChange>
      </w:pPr>
      <w:ins w:id="2638" w:author="Alexandru Uicoabă" w:date="2022-06-16T14:55:00Z">
        <w:r w:rsidRPr="004A4527">
          <w:rPr>
            <w:rFonts w:ascii="Arial" w:hAnsi="Arial" w:cs="Arial"/>
            <w:sz w:val="24"/>
            <w:szCs w:val="24"/>
          </w:rPr>
          <w:t xml:space="preserve">Mai mult, în acest tip de învățare, nu i se zice modelului ce acțiuni să întreprindă, ci trebuie să descopere singur ce acțiuni aduc cea mai mare recompensă printr-o serie de încercări. În cele mai multe situații, acțiunile luate de agent nu afectează numai recompensa imediată, ci și următoarele situații, respective influențând toate recompensele ulterioare. </w:t>
        </w:r>
        <w:r w:rsidRPr="004A4527">
          <w:rPr>
            <w:rFonts w:ascii="Arial" w:hAnsi="Arial" w:cs="Arial"/>
            <w:sz w:val="24"/>
            <w:szCs w:val="24"/>
          </w:rPr>
          <w:fldChar w:fldCharType="begin"/>
        </w:r>
        <w:r w:rsidRPr="004A4527">
          <w:rPr>
            <w:rFonts w:ascii="Arial" w:hAnsi="Arial" w:cs="Arial"/>
            <w:sz w:val="24"/>
            <w:szCs w:val="24"/>
          </w:rPr>
          <w:instrText xml:space="preserve"> ADDIN ZOTERO_ITEM CSL_CITATION {"citationID":"QUmtZFBC","properties":{"formattedCitation":"[25]","plainCitation":"[25]","noteIndex":0},"citationItems":[{"id":290,"uris":["http://zotero.org/users/6649884/items/FADYTWA9"],"itemData":{"id":290,"type":"article-journal","abstract":"Reinforcement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instrText>
        </w:r>
        <w:r w:rsidRPr="004A4527">
          <w:rPr>
            <w:rFonts w:ascii="Arial" w:hAnsi="Arial" w:cs="Arial"/>
            <w:sz w:val="24"/>
            <w:szCs w:val="24"/>
          </w:rPr>
          <w:fldChar w:fldCharType="separate"/>
        </w:r>
        <w:r w:rsidRPr="004A4527">
          <w:rPr>
            <w:rFonts w:ascii="Arial" w:hAnsi="Arial" w:cs="Arial"/>
            <w:sz w:val="24"/>
          </w:rPr>
          <w:t>[25]</w:t>
        </w:r>
        <w:r w:rsidRPr="004A4527">
          <w:rPr>
            <w:rFonts w:ascii="Arial" w:hAnsi="Arial" w:cs="Arial"/>
            <w:sz w:val="24"/>
            <w:szCs w:val="24"/>
          </w:rPr>
          <w:fldChar w:fldCharType="end"/>
        </w:r>
      </w:ins>
    </w:p>
    <w:p w14:paraId="57379150" w14:textId="4A3CDFE9" w:rsidR="00300A51" w:rsidRPr="004A4527" w:rsidRDefault="00300A51">
      <w:pPr>
        <w:ind w:firstLine="720"/>
        <w:jc w:val="both"/>
        <w:rPr>
          <w:ins w:id="2639" w:author="Alexandru Uicoabă" w:date="2022-06-16T14:55:00Z"/>
          <w:rFonts w:ascii="Arial" w:hAnsi="Arial" w:cs="Arial"/>
          <w:sz w:val="24"/>
          <w:szCs w:val="24"/>
        </w:rPr>
        <w:pPrChange w:id="2640" w:author="Alexandru Uicoabă" w:date="2022-06-16T14:55:00Z">
          <w:pPr>
            <w:jc w:val="both"/>
          </w:pPr>
        </w:pPrChange>
      </w:pPr>
      <w:ins w:id="2641" w:author="Alexandru Uicoabă" w:date="2022-06-16T14:55:00Z">
        <w:r w:rsidRPr="004A4527">
          <w:rPr>
            <w:rFonts w:ascii="Arial" w:hAnsi="Arial" w:cs="Arial"/>
            <w:sz w:val="24"/>
            <w:szCs w:val="24"/>
          </w:rPr>
          <w:t xml:space="preserve">Așadar, în </w:t>
        </w:r>
        <w:proofErr w:type="spellStart"/>
        <w:r w:rsidRPr="004A4527">
          <w:rPr>
            <w:rFonts w:ascii="Arial" w:hAnsi="Arial" w:cs="Arial"/>
            <w:sz w:val="24"/>
            <w:szCs w:val="24"/>
          </w:rPr>
          <w:t>reinforcement</w:t>
        </w:r>
        <w:proofErr w:type="spellEnd"/>
        <w:r w:rsidRPr="004A4527">
          <w:rPr>
            <w:rFonts w:ascii="Arial" w:hAnsi="Arial" w:cs="Arial"/>
            <w:sz w:val="24"/>
            <w:szCs w:val="24"/>
          </w:rPr>
          <w:t xml:space="preserve"> </w:t>
        </w:r>
        <w:proofErr w:type="spellStart"/>
        <w:r w:rsidRPr="004A4527">
          <w:rPr>
            <w:rFonts w:ascii="Arial" w:hAnsi="Arial" w:cs="Arial"/>
            <w:sz w:val="24"/>
            <w:szCs w:val="24"/>
          </w:rPr>
          <w:t>Learning</w:t>
        </w:r>
        <w:proofErr w:type="spellEnd"/>
        <w:r w:rsidRPr="004A4527">
          <w:rPr>
            <w:rFonts w:ascii="Arial" w:hAnsi="Arial" w:cs="Arial"/>
            <w:sz w:val="24"/>
            <w:szCs w:val="24"/>
          </w:rPr>
          <w:t>, un agent software primește ca input niște observații și alege niște acțiuni într-un mediu virtual. Obiectivul acestuia este să învețe cum să se comporte în anumite situații prin maximizarea recompenselor în timp. Ne putem gândii la câștigurile pozitive (recompensele) ca fiind o plăcere și la câștigurile negative (penalizările) ca fiind niște dureri. Pe scurt, agentul ia niște decizii în mediul respective și învață exersând, încercând astfel să crească plăcerea și să scadă durerea. Acest flux se poate observa in Figura 3.1.</w:t>
        </w:r>
      </w:ins>
    </w:p>
    <w:p w14:paraId="7C9DFCC2" w14:textId="1F7AE63C" w:rsidR="00300A51" w:rsidRDefault="00300A51" w:rsidP="000352C6">
      <w:pPr>
        <w:ind w:firstLine="720"/>
        <w:jc w:val="both"/>
        <w:rPr>
          <w:ins w:id="2642" w:author="Alexandru Uicoabă" w:date="2022-06-16T14:55:00Z"/>
          <w:rFonts w:ascii="Arial" w:hAnsi="Arial" w:cs="Arial"/>
          <w:sz w:val="24"/>
          <w:szCs w:val="24"/>
        </w:rPr>
      </w:pPr>
    </w:p>
    <w:p w14:paraId="48DF5EF8" w14:textId="0BF1867F" w:rsidR="00300A51" w:rsidRDefault="00300A51" w:rsidP="000352C6">
      <w:pPr>
        <w:ind w:firstLine="720"/>
        <w:jc w:val="both"/>
        <w:rPr>
          <w:ins w:id="2643" w:author="Alexandru Uicoabă" w:date="2022-06-16T14:55:00Z"/>
          <w:rFonts w:ascii="Arial" w:hAnsi="Arial" w:cs="Arial"/>
          <w:sz w:val="24"/>
          <w:szCs w:val="24"/>
        </w:rPr>
      </w:pPr>
    </w:p>
    <w:p w14:paraId="4BC173BA" w14:textId="10EF8379" w:rsidR="00300A51" w:rsidRDefault="00300A51" w:rsidP="000352C6">
      <w:pPr>
        <w:ind w:firstLine="720"/>
        <w:jc w:val="both"/>
        <w:rPr>
          <w:ins w:id="2644" w:author="Alexandru Uicoabă" w:date="2022-06-16T14:55:00Z"/>
          <w:rFonts w:ascii="Arial" w:hAnsi="Arial" w:cs="Arial"/>
          <w:sz w:val="24"/>
          <w:szCs w:val="24"/>
        </w:rPr>
      </w:pPr>
    </w:p>
    <w:p w14:paraId="4F93756C" w14:textId="5441B4A5" w:rsidR="00300A51" w:rsidRDefault="00300A51" w:rsidP="000352C6">
      <w:pPr>
        <w:ind w:firstLine="720"/>
        <w:jc w:val="both"/>
        <w:rPr>
          <w:ins w:id="2645" w:author="Alexandru Uicoabă" w:date="2022-06-16T14:55:00Z"/>
          <w:rFonts w:ascii="Arial" w:hAnsi="Arial" w:cs="Arial"/>
          <w:sz w:val="24"/>
          <w:szCs w:val="24"/>
        </w:rPr>
      </w:pPr>
    </w:p>
    <w:p w14:paraId="77BBFDFF" w14:textId="77777777" w:rsidR="00300A51" w:rsidRPr="0078286B" w:rsidDel="00890F79" w:rsidRDefault="00300A51" w:rsidP="000352C6">
      <w:pPr>
        <w:ind w:firstLine="720"/>
        <w:jc w:val="both"/>
        <w:rPr>
          <w:ins w:id="2646" w:author="Alexandru Uicoaba" w:date="2022-06-15T11:02:00Z"/>
          <w:del w:id="2647" w:author="Alexandru Uicoabă" w:date="2022-06-16T16:49:00Z"/>
          <w:rFonts w:ascii="Arial" w:hAnsi="Arial" w:cs="Arial"/>
          <w:sz w:val="24"/>
          <w:szCs w:val="24"/>
          <w:rPrChange w:id="2648" w:author="Alexandru Uicoabă" w:date="2022-06-16T14:49:00Z">
            <w:rPr>
              <w:ins w:id="2649" w:author="Alexandru Uicoaba" w:date="2022-06-15T11:02:00Z"/>
              <w:del w:id="2650" w:author="Alexandru Uicoabă" w:date="2022-06-16T16:49:00Z"/>
              <w:rFonts w:ascii="Times New Roman" w:hAnsi="Times New Roman" w:cs="Times New Roman"/>
              <w:sz w:val="24"/>
              <w:szCs w:val="24"/>
              <w:lang w:val="en-GB"/>
            </w:rPr>
          </w:rPrChange>
        </w:rPr>
      </w:pPr>
    </w:p>
    <w:p w14:paraId="09F2FD96" w14:textId="77777777" w:rsidR="00300A51" w:rsidRDefault="00300A51">
      <w:pPr>
        <w:rPr>
          <w:ins w:id="2651" w:author="Alexandru Uicoabă" w:date="2022-06-16T14:55:00Z"/>
          <w:rFonts w:ascii="Arial" w:hAnsi="Arial" w:cs="Arial"/>
          <w:sz w:val="24"/>
          <w:szCs w:val="24"/>
        </w:rPr>
        <w:pPrChange w:id="2652" w:author="Alexandru Uicoabă" w:date="2022-06-16T16:49:00Z">
          <w:pPr>
            <w:ind w:firstLine="720"/>
            <w:jc w:val="center"/>
          </w:pPr>
        </w:pPrChange>
      </w:pPr>
    </w:p>
    <w:p w14:paraId="0F1F0D2D" w14:textId="2B9839ED" w:rsidR="00531044" w:rsidRPr="0078286B" w:rsidRDefault="00531044">
      <w:pPr>
        <w:ind w:firstLine="720"/>
        <w:jc w:val="center"/>
        <w:rPr>
          <w:rFonts w:ascii="Arial" w:hAnsi="Arial" w:cs="Arial"/>
          <w:sz w:val="24"/>
          <w:szCs w:val="24"/>
          <w:rPrChange w:id="2653" w:author="Alexandru Uicoabă" w:date="2022-06-16T14:49:00Z">
            <w:rPr>
              <w:rFonts w:ascii="Times New Roman" w:hAnsi="Times New Roman" w:cs="Times New Roman"/>
              <w:sz w:val="24"/>
              <w:szCs w:val="24"/>
              <w:lang w:val="en-GB"/>
            </w:rPr>
          </w:rPrChange>
        </w:rPr>
        <w:pPrChange w:id="2654" w:author="Alexandru Uicoaba" w:date="2022-06-15T11:02:00Z">
          <w:pPr>
            <w:ind w:firstLine="720"/>
            <w:jc w:val="both"/>
          </w:pPr>
        </w:pPrChange>
      </w:pPr>
      <w:ins w:id="2655" w:author="Alexandru Uicoaba" w:date="2022-06-15T11:02:00Z">
        <w:r w:rsidRPr="0078286B">
          <w:rPr>
            <w:rFonts w:ascii="Arial" w:hAnsi="Arial" w:cs="Arial"/>
            <w:sz w:val="24"/>
            <w:szCs w:val="24"/>
            <w:rPrChange w:id="2656" w:author="Alexandru Uicoabă" w:date="2022-06-16T14:49:00Z">
              <w:rPr>
                <w:rFonts w:ascii="Times New Roman" w:hAnsi="Times New Roman" w:cs="Times New Roman"/>
                <w:sz w:val="24"/>
                <w:szCs w:val="24"/>
                <w:lang w:val="en-GB"/>
              </w:rPr>
            </w:rPrChange>
          </w:rPr>
          <w:t xml:space="preserve">Figura 3.1 Flux </w:t>
        </w:r>
        <w:proofErr w:type="spellStart"/>
        <w:r w:rsidRPr="0078286B">
          <w:rPr>
            <w:rFonts w:ascii="Arial" w:hAnsi="Arial" w:cs="Arial"/>
            <w:sz w:val="24"/>
            <w:szCs w:val="24"/>
            <w:rPrChange w:id="2657" w:author="Alexandru Uicoabă" w:date="2022-06-16T14:49:00Z">
              <w:rPr>
                <w:rFonts w:ascii="Times New Roman" w:hAnsi="Times New Roman" w:cs="Times New Roman"/>
                <w:sz w:val="24"/>
                <w:szCs w:val="24"/>
                <w:lang w:val="en-GB"/>
              </w:rPr>
            </w:rPrChange>
          </w:rPr>
          <w:t>reinforcement</w:t>
        </w:r>
        <w:proofErr w:type="spellEnd"/>
        <w:r w:rsidRPr="0078286B">
          <w:rPr>
            <w:rFonts w:ascii="Arial" w:hAnsi="Arial" w:cs="Arial"/>
            <w:sz w:val="24"/>
            <w:szCs w:val="24"/>
            <w:rPrChange w:id="2658"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sz w:val="24"/>
            <w:szCs w:val="24"/>
            <w:rPrChange w:id="2659" w:author="Alexandru Uicoabă" w:date="2022-06-16T14:49:00Z">
              <w:rPr>
                <w:rFonts w:ascii="Times New Roman" w:hAnsi="Times New Roman" w:cs="Times New Roman"/>
                <w:sz w:val="24"/>
                <w:szCs w:val="24"/>
                <w:lang w:val="en-GB"/>
              </w:rPr>
            </w:rPrChange>
          </w:rPr>
          <w:t>learning</w:t>
        </w:r>
      </w:ins>
      <w:proofErr w:type="spellEnd"/>
    </w:p>
    <w:p w14:paraId="241BBBBD" w14:textId="318EFE9D" w:rsidR="00B63DF2" w:rsidRPr="0078286B" w:rsidRDefault="000352C6">
      <w:pPr>
        <w:ind w:firstLine="720"/>
        <w:jc w:val="center"/>
        <w:rPr>
          <w:rFonts w:ascii="Arial" w:hAnsi="Arial" w:cs="Arial"/>
          <w:sz w:val="24"/>
          <w:szCs w:val="24"/>
          <w:lang w:val="en-GB"/>
          <w:rPrChange w:id="2660" w:author="Alexandru Uicoabă" w:date="2022-06-16T14:49:00Z">
            <w:rPr>
              <w:rFonts w:ascii="Times New Roman" w:hAnsi="Times New Roman" w:cs="Times New Roman"/>
              <w:sz w:val="24"/>
              <w:szCs w:val="24"/>
              <w:lang w:val="en-GB"/>
            </w:rPr>
          </w:rPrChange>
        </w:rPr>
        <w:pPrChange w:id="2661" w:author="Alexandru Uicoabă" w:date="2022-06-16T10:22:00Z">
          <w:pPr>
            <w:ind w:firstLine="720"/>
            <w:jc w:val="both"/>
          </w:pPr>
        </w:pPrChange>
      </w:pPr>
      <w:commentRangeStart w:id="2662"/>
      <w:commentRangeStart w:id="2663"/>
      <w:r w:rsidRPr="0078286B">
        <w:rPr>
          <w:rFonts w:ascii="Arial" w:hAnsi="Arial" w:cs="Arial"/>
          <w:noProof/>
          <w:sz w:val="24"/>
          <w:szCs w:val="24"/>
          <w:lang w:val="en-GB"/>
          <w:rPrChange w:id="2664" w:author="Alexandru Uicoabă" w:date="2022-06-16T14:49:00Z">
            <w:rPr>
              <w:rFonts w:ascii="Times New Roman" w:hAnsi="Times New Roman" w:cs="Times New Roman"/>
              <w:noProof/>
              <w:sz w:val="24"/>
              <w:szCs w:val="24"/>
              <w:lang w:val="en-GB"/>
            </w:rPr>
          </w:rPrChange>
        </w:rPr>
        <w:drawing>
          <wp:inline distT="0" distB="0" distL="0" distR="0" wp14:anchorId="5F69C4A7" wp14:editId="7569EC9A">
            <wp:extent cx="4758247" cy="3818043"/>
            <wp:effectExtent l="0" t="0" r="4445"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882" cy="3845032"/>
                    </a:xfrm>
                    <a:prstGeom prst="rect">
                      <a:avLst/>
                    </a:prstGeom>
                  </pic:spPr>
                </pic:pic>
              </a:graphicData>
            </a:graphic>
          </wp:inline>
        </w:drawing>
      </w:r>
      <w:commentRangeEnd w:id="2662"/>
      <w:r w:rsidR="003E04D9" w:rsidRPr="0078286B">
        <w:rPr>
          <w:rStyle w:val="Referincomentariu"/>
          <w:rFonts w:ascii="Arial" w:hAnsi="Arial" w:cs="Arial"/>
          <w:rPrChange w:id="2665" w:author="Alexandru Uicoabă" w:date="2022-06-16T14:49:00Z">
            <w:rPr>
              <w:rStyle w:val="Referincomentariu"/>
            </w:rPr>
          </w:rPrChange>
        </w:rPr>
        <w:commentReference w:id="2662"/>
      </w:r>
      <w:commentRangeEnd w:id="2663"/>
      <w:r w:rsidR="00531044" w:rsidRPr="0078286B">
        <w:rPr>
          <w:rStyle w:val="Referincomentariu"/>
          <w:rFonts w:ascii="Arial" w:hAnsi="Arial" w:cs="Arial"/>
          <w:rPrChange w:id="2666" w:author="Alexandru Uicoabă" w:date="2022-06-16T14:49:00Z">
            <w:rPr>
              <w:rStyle w:val="Referincomentariu"/>
            </w:rPr>
          </w:rPrChange>
        </w:rPr>
        <w:commentReference w:id="2663"/>
      </w:r>
    </w:p>
    <w:p w14:paraId="1EED9988" w14:textId="77777777" w:rsidR="000352C6" w:rsidRPr="0078286B" w:rsidRDefault="000352C6" w:rsidP="000352C6">
      <w:pPr>
        <w:ind w:firstLine="720"/>
        <w:jc w:val="both"/>
        <w:rPr>
          <w:rFonts w:ascii="Arial" w:hAnsi="Arial" w:cs="Arial"/>
          <w:sz w:val="24"/>
          <w:szCs w:val="24"/>
          <w:lang w:val="en-GB"/>
          <w:rPrChange w:id="2667" w:author="Alexandru Uicoabă" w:date="2022-06-16T14:49:00Z">
            <w:rPr>
              <w:rFonts w:ascii="Times New Roman" w:hAnsi="Times New Roman" w:cs="Times New Roman"/>
              <w:sz w:val="24"/>
              <w:szCs w:val="24"/>
              <w:lang w:val="en-GB"/>
            </w:rPr>
          </w:rPrChange>
        </w:rPr>
      </w:pPr>
    </w:p>
    <w:p w14:paraId="2724C176" w14:textId="756FA5A0" w:rsidR="000535F0" w:rsidRPr="00300A51" w:rsidDel="00300A51" w:rsidRDefault="002834AC" w:rsidP="00A22C72">
      <w:pPr>
        <w:jc w:val="both"/>
        <w:rPr>
          <w:del w:id="2668" w:author="Alexandru Uicoabă" w:date="2022-06-16T14:55:00Z"/>
          <w:rFonts w:ascii="Arial" w:hAnsi="Arial" w:cs="Arial"/>
          <w:sz w:val="24"/>
          <w:szCs w:val="24"/>
          <w:rPrChange w:id="2669" w:author="Alexandru Uicoabă" w:date="2022-06-16T14:55:00Z">
            <w:rPr>
              <w:del w:id="2670" w:author="Alexandru Uicoabă" w:date="2022-06-16T14:55:00Z"/>
              <w:rFonts w:ascii="Times New Roman" w:hAnsi="Times New Roman" w:cs="Times New Roman"/>
              <w:sz w:val="24"/>
              <w:szCs w:val="24"/>
              <w:lang w:val="en-GB"/>
            </w:rPr>
          </w:rPrChange>
        </w:rPr>
      </w:pPr>
      <w:del w:id="2671" w:author="Alexandru Uicoabă" w:date="2022-06-16T14:55:00Z">
        <w:r w:rsidRPr="00300A51" w:rsidDel="00300A51">
          <w:rPr>
            <w:rFonts w:ascii="Arial" w:hAnsi="Arial" w:cs="Arial"/>
            <w:sz w:val="24"/>
            <w:szCs w:val="24"/>
            <w:rPrChange w:id="2672" w:author="Alexandru Uicoabă" w:date="2022-06-16T14:55:00Z">
              <w:rPr>
                <w:rFonts w:ascii="Times New Roman" w:hAnsi="Times New Roman" w:cs="Times New Roman"/>
                <w:sz w:val="24"/>
                <w:szCs w:val="24"/>
                <w:lang w:val="en-GB"/>
              </w:rPr>
            </w:rPrChange>
          </w:rPr>
          <w:tab/>
          <w:delText>Mai mult, în acest tip de învățare, nu ii se zice modelului ce acțiuni să întreprindă, ci trebuie să descopere singur ce acțiuni aduc cea mai mare recompens</w:delText>
        </w:r>
      </w:del>
      <w:ins w:id="2673" w:author="Bogdan Dragulescu" w:date="2022-06-14T12:09:00Z">
        <w:del w:id="2674" w:author="Alexandru Uicoabă" w:date="2022-06-16T14:55:00Z">
          <w:r w:rsidR="003E04D9" w:rsidRPr="00300A51" w:rsidDel="00300A51">
            <w:rPr>
              <w:rFonts w:ascii="Arial" w:hAnsi="Arial" w:cs="Arial"/>
              <w:sz w:val="24"/>
              <w:szCs w:val="24"/>
              <w:rPrChange w:id="2675" w:author="Alexandru Uicoabă" w:date="2022-06-16T14:55:00Z">
                <w:rPr>
                  <w:rFonts w:ascii="Times New Roman" w:hAnsi="Times New Roman" w:cs="Times New Roman"/>
                  <w:sz w:val="24"/>
                  <w:szCs w:val="24"/>
                  <w:lang w:val="en-GB"/>
                </w:rPr>
              </w:rPrChange>
            </w:rPr>
            <w:delText>ă</w:delText>
          </w:r>
        </w:del>
      </w:ins>
      <w:del w:id="2676" w:author="Alexandru Uicoabă" w:date="2022-06-16T14:55:00Z">
        <w:r w:rsidRPr="00300A51" w:rsidDel="00300A51">
          <w:rPr>
            <w:rFonts w:ascii="Arial" w:hAnsi="Arial" w:cs="Arial"/>
            <w:sz w:val="24"/>
            <w:szCs w:val="24"/>
            <w:rPrChange w:id="2677" w:author="Alexandru Uicoabă" w:date="2022-06-16T14:55:00Z">
              <w:rPr>
                <w:rFonts w:ascii="Times New Roman" w:hAnsi="Times New Roman" w:cs="Times New Roman"/>
                <w:sz w:val="24"/>
                <w:szCs w:val="24"/>
                <w:lang w:val="en-GB"/>
              </w:rPr>
            </w:rPrChange>
          </w:rPr>
          <w:delText>e printr-o serie de încercări. În cele mai multe situații</w:delText>
        </w:r>
        <w:r w:rsidR="002C1730" w:rsidRPr="00300A51" w:rsidDel="00300A51">
          <w:rPr>
            <w:rFonts w:ascii="Arial" w:hAnsi="Arial" w:cs="Arial"/>
            <w:sz w:val="24"/>
            <w:szCs w:val="24"/>
            <w:rPrChange w:id="2678" w:author="Alexandru Uicoabă" w:date="2022-06-16T14:55:00Z">
              <w:rPr>
                <w:rFonts w:ascii="Times New Roman" w:hAnsi="Times New Roman" w:cs="Times New Roman"/>
                <w:sz w:val="24"/>
                <w:szCs w:val="24"/>
                <w:lang w:val="en-GB"/>
              </w:rPr>
            </w:rPrChange>
          </w:rPr>
          <w:delText xml:space="preserve">, acțiunile luate de agent nu afectează numai recompensa imediată, ci și următoarele situații, respective influențând toate recompensele ulterioare. </w:delText>
        </w:r>
        <w:r w:rsidR="0068010A" w:rsidRPr="00300A51" w:rsidDel="00300A51">
          <w:rPr>
            <w:rFonts w:ascii="Arial" w:hAnsi="Arial" w:cs="Arial"/>
            <w:sz w:val="24"/>
            <w:szCs w:val="24"/>
            <w:rPrChange w:id="2679" w:author="Alexandru Uicoabă" w:date="2022-06-16T14:55:00Z">
              <w:rPr>
                <w:rFonts w:ascii="Times New Roman" w:hAnsi="Times New Roman" w:cs="Times New Roman"/>
                <w:sz w:val="24"/>
                <w:szCs w:val="24"/>
                <w:lang w:val="en-GB"/>
              </w:rPr>
            </w:rPrChange>
          </w:rPr>
          <w:fldChar w:fldCharType="begin"/>
        </w:r>
        <w:r w:rsidR="00733C36" w:rsidRPr="00300A51" w:rsidDel="00300A51">
          <w:rPr>
            <w:rFonts w:ascii="Arial" w:hAnsi="Arial" w:cs="Arial"/>
            <w:sz w:val="24"/>
            <w:szCs w:val="24"/>
            <w:rPrChange w:id="2680" w:author="Alexandru Uicoabă" w:date="2022-06-16T14:55:00Z">
              <w:rPr>
                <w:rFonts w:ascii="Times New Roman" w:hAnsi="Times New Roman" w:cs="Times New Roman"/>
                <w:sz w:val="24"/>
                <w:szCs w:val="24"/>
                <w:lang w:val="en-GB"/>
              </w:rPr>
            </w:rPrChange>
          </w:rPr>
          <w:delInstrText xml:space="preserve"> ADDIN ZOTERO_ITEM CSL_CITATION {"citationID":"QUmtZFBC","properties":{"formattedCitation":"[25]","plainCitation":"[25]","noteIndex":0},"citationItems":[{"id":290,"uris":["http://zotero.org/users/6649884/items/FADYTWA9"],"itemData":{"id":290,"type":"article-journal","abstract":"Reinforcement Learning: An Introduction second edition","source":"www.academia.edu","title":"Reinforcement Learning: An Introduction second edition","title-short":"Reinforcement Learning","URL":"https://www.academia.edu/39631493/Reinforcement_Learning_An_Introduction_second_edition","author":[{"family":"Dk","given":"Bb"}],"accessed":{"date-parts":[["2022",6,13]]}}}],"schema":"https://github.com/citation-style-language/schema/raw/master/csl-citation.json"} </w:delInstrText>
        </w:r>
        <w:r w:rsidR="0068010A" w:rsidRPr="00300A51" w:rsidDel="00300A51">
          <w:rPr>
            <w:rFonts w:ascii="Arial" w:hAnsi="Arial" w:cs="Arial"/>
            <w:sz w:val="24"/>
            <w:szCs w:val="24"/>
            <w:rPrChange w:id="2681" w:author="Alexandru Uicoabă" w:date="2022-06-16T14:55:00Z">
              <w:rPr>
                <w:rFonts w:ascii="Times New Roman" w:hAnsi="Times New Roman" w:cs="Times New Roman"/>
                <w:sz w:val="24"/>
                <w:szCs w:val="24"/>
                <w:lang w:val="en-GB"/>
              </w:rPr>
            </w:rPrChange>
          </w:rPr>
          <w:fldChar w:fldCharType="separate"/>
        </w:r>
        <w:r w:rsidR="00733C36" w:rsidRPr="00300A51" w:rsidDel="00300A51">
          <w:rPr>
            <w:rFonts w:ascii="Arial" w:hAnsi="Arial" w:cs="Arial"/>
            <w:sz w:val="24"/>
            <w:szCs w:val="24"/>
            <w:rPrChange w:id="2682" w:author="Alexandru Uicoabă" w:date="2022-06-16T14:55:00Z">
              <w:rPr>
                <w:rFonts w:ascii="Times New Roman" w:hAnsi="Times New Roman" w:cs="Times New Roman"/>
                <w:sz w:val="24"/>
              </w:rPr>
            </w:rPrChange>
          </w:rPr>
          <w:delText>[25]</w:delText>
        </w:r>
        <w:r w:rsidR="0068010A" w:rsidRPr="00300A51" w:rsidDel="00300A51">
          <w:rPr>
            <w:rFonts w:ascii="Arial" w:hAnsi="Arial" w:cs="Arial"/>
            <w:sz w:val="24"/>
            <w:szCs w:val="24"/>
            <w:rPrChange w:id="2683" w:author="Alexandru Uicoabă" w:date="2022-06-16T14:55:00Z">
              <w:rPr>
                <w:rFonts w:ascii="Times New Roman" w:hAnsi="Times New Roman" w:cs="Times New Roman"/>
                <w:sz w:val="24"/>
                <w:szCs w:val="24"/>
                <w:lang w:val="en-GB"/>
              </w:rPr>
            </w:rPrChange>
          </w:rPr>
          <w:fldChar w:fldCharType="end"/>
        </w:r>
      </w:del>
    </w:p>
    <w:p w14:paraId="15B4A71E" w14:textId="0BEBA4ED" w:rsidR="00531044" w:rsidRPr="00300A51" w:rsidDel="00300A51" w:rsidRDefault="00141062" w:rsidP="00A22C72">
      <w:pPr>
        <w:jc w:val="both"/>
        <w:rPr>
          <w:ins w:id="2684" w:author="Alexandru Uicoaba" w:date="2022-06-15T11:03:00Z"/>
          <w:del w:id="2685" w:author="Alexandru Uicoabă" w:date="2022-06-16T14:55:00Z"/>
          <w:rFonts w:ascii="Arial" w:hAnsi="Arial" w:cs="Arial"/>
          <w:sz w:val="24"/>
          <w:szCs w:val="24"/>
          <w:rPrChange w:id="2686" w:author="Alexandru Uicoabă" w:date="2022-06-16T14:55:00Z">
            <w:rPr>
              <w:ins w:id="2687" w:author="Alexandru Uicoaba" w:date="2022-06-15T11:03:00Z"/>
              <w:del w:id="2688" w:author="Alexandru Uicoabă" w:date="2022-06-16T14:55:00Z"/>
              <w:rFonts w:ascii="Times New Roman" w:hAnsi="Times New Roman" w:cs="Times New Roman"/>
              <w:sz w:val="24"/>
              <w:szCs w:val="24"/>
              <w:lang w:val="en-GB"/>
            </w:rPr>
          </w:rPrChange>
        </w:rPr>
      </w:pPr>
      <w:del w:id="2689" w:author="Alexandru Uicoabă" w:date="2022-06-16T14:55:00Z">
        <w:r w:rsidRPr="00300A51" w:rsidDel="00300A51">
          <w:rPr>
            <w:rFonts w:ascii="Arial" w:hAnsi="Arial" w:cs="Arial"/>
            <w:sz w:val="24"/>
            <w:szCs w:val="24"/>
            <w:lang w:val="en-GB"/>
            <w:rPrChange w:id="2690" w:author="Alexandru Uicoabă" w:date="2022-06-16T14:55:00Z">
              <w:rPr>
                <w:rFonts w:ascii="Times New Roman" w:hAnsi="Times New Roman" w:cs="Times New Roman"/>
                <w:sz w:val="24"/>
                <w:szCs w:val="24"/>
                <w:lang w:val="en-GB"/>
              </w:rPr>
            </w:rPrChange>
          </w:rPr>
          <w:tab/>
        </w:r>
        <w:r w:rsidRPr="00300A51" w:rsidDel="00300A51">
          <w:rPr>
            <w:rFonts w:ascii="Arial" w:hAnsi="Arial" w:cs="Arial"/>
            <w:sz w:val="24"/>
            <w:szCs w:val="24"/>
            <w:rPrChange w:id="2691" w:author="Alexandru Uicoabă" w:date="2022-06-16T14:55:00Z">
              <w:rPr>
                <w:rFonts w:ascii="Times New Roman" w:hAnsi="Times New Roman" w:cs="Times New Roman"/>
                <w:sz w:val="24"/>
                <w:szCs w:val="24"/>
                <w:lang w:val="en-GB"/>
              </w:rPr>
            </w:rPrChange>
          </w:rPr>
          <w:delText xml:space="preserve">Așadar, în reinforcement Learning, un agent software primește ca input nilște observații și alege niște acțiuni într-un mediu virtual. Obiectivul acestuia este să învețe cum să se comporte în anumite situații prin maximizarea recompenselor în timp. Ne putem gândii la câștigurile </w:delText>
        </w:r>
      </w:del>
      <w:del w:id="2692" w:author="Alexandru Uicoabă" w:date="2022-06-16T11:48:00Z">
        <w:r w:rsidRPr="00300A51" w:rsidDel="004F4218">
          <w:rPr>
            <w:rFonts w:ascii="Arial" w:hAnsi="Arial" w:cs="Arial"/>
            <w:sz w:val="24"/>
            <w:szCs w:val="24"/>
            <w:rPrChange w:id="2693" w:author="Alexandru Uicoabă" w:date="2022-06-16T14:55:00Z">
              <w:rPr>
                <w:rFonts w:ascii="Times New Roman" w:hAnsi="Times New Roman" w:cs="Times New Roman"/>
                <w:sz w:val="24"/>
                <w:szCs w:val="24"/>
                <w:lang w:val="en-GB"/>
              </w:rPr>
            </w:rPrChange>
          </w:rPr>
          <w:delText>positive</w:delText>
        </w:r>
      </w:del>
      <w:del w:id="2694" w:author="Alexandru Uicoabă" w:date="2022-06-16T14:55:00Z">
        <w:r w:rsidRPr="00300A51" w:rsidDel="00300A51">
          <w:rPr>
            <w:rFonts w:ascii="Arial" w:hAnsi="Arial" w:cs="Arial"/>
            <w:sz w:val="24"/>
            <w:szCs w:val="24"/>
            <w:rPrChange w:id="2695" w:author="Alexandru Uicoabă" w:date="2022-06-16T14:55:00Z">
              <w:rPr>
                <w:rFonts w:ascii="Times New Roman" w:hAnsi="Times New Roman" w:cs="Times New Roman"/>
                <w:sz w:val="24"/>
                <w:szCs w:val="24"/>
                <w:lang w:val="en-GB"/>
              </w:rPr>
            </w:rPrChange>
          </w:rPr>
          <w:delText xml:space="preserve"> (recompensele) </w:delText>
        </w:r>
        <w:r w:rsidR="00954B86" w:rsidRPr="00300A51" w:rsidDel="00300A51">
          <w:rPr>
            <w:rFonts w:ascii="Arial" w:hAnsi="Arial" w:cs="Arial"/>
            <w:sz w:val="24"/>
            <w:szCs w:val="24"/>
            <w:rPrChange w:id="2696" w:author="Alexandru Uicoabă" w:date="2022-06-16T14:55:00Z">
              <w:rPr>
                <w:rFonts w:ascii="Times New Roman" w:hAnsi="Times New Roman" w:cs="Times New Roman"/>
                <w:sz w:val="24"/>
                <w:szCs w:val="24"/>
                <w:lang w:val="en-GB"/>
              </w:rPr>
            </w:rPrChange>
          </w:rPr>
          <w:delText>ca fiind o plăcere și la câștigurile negative (penalizării</w:delText>
        </w:r>
      </w:del>
      <w:ins w:id="2697" w:author="Bogdan Dragulescu" w:date="2022-06-14T12:10:00Z">
        <w:del w:id="2698" w:author="Alexandru Uicoabă" w:date="2022-06-16T14:55:00Z">
          <w:r w:rsidR="00201A27" w:rsidRPr="00300A51" w:rsidDel="00300A51">
            <w:rPr>
              <w:rFonts w:ascii="Arial" w:hAnsi="Arial" w:cs="Arial"/>
              <w:sz w:val="24"/>
              <w:szCs w:val="24"/>
              <w:rPrChange w:id="2699" w:author="Alexandru Uicoabă" w:date="2022-06-16T14:55:00Z">
                <w:rPr>
                  <w:rFonts w:ascii="Times New Roman" w:hAnsi="Times New Roman" w:cs="Times New Roman"/>
                  <w:sz w:val="24"/>
                  <w:szCs w:val="24"/>
                  <w:lang w:val="en-GB"/>
                </w:rPr>
              </w:rPrChange>
            </w:rPr>
            <w:delText>le</w:delText>
          </w:r>
        </w:del>
      </w:ins>
      <w:del w:id="2700" w:author="Alexandru Uicoabă" w:date="2022-06-16T14:55:00Z">
        <w:r w:rsidR="00954B86" w:rsidRPr="00300A51" w:rsidDel="00300A51">
          <w:rPr>
            <w:rFonts w:ascii="Arial" w:hAnsi="Arial" w:cs="Arial"/>
            <w:sz w:val="24"/>
            <w:szCs w:val="24"/>
            <w:rPrChange w:id="2701" w:author="Alexandru Uicoabă" w:date="2022-06-16T14:55:00Z">
              <w:rPr>
                <w:rFonts w:ascii="Times New Roman" w:hAnsi="Times New Roman" w:cs="Times New Roman"/>
                <w:sz w:val="24"/>
                <w:szCs w:val="24"/>
                <w:lang w:val="en-GB"/>
              </w:rPr>
            </w:rPrChange>
          </w:rPr>
          <w:delText>) ca fiind niște dureri. Pe scurt, agentul ia niște decizii în mediul respective și învață exersând, încercând astfel să crească plăcerea și să scadă durerea.</w:delText>
        </w:r>
        <w:r w:rsidR="002121CC" w:rsidRPr="00300A51" w:rsidDel="00300A51">
          <w:rPr>
            <w:rFonts w:ascii="Arial" w:hAnsi="Arial" w:cs="Arial"/>
            <w:sz w:val="24"/>
            <w:szCs w:val="24"/>
            <w:rPrChange w:id="2702" w:author="Alexandru Uicoabă" w:date="2022-06-16T14:55:00Z">
              <w:rPr>
                <w:rFonts w:ascii="Times New Roman" w:hAnsi="Times New Roman" w:cs="Times New Roman"/>
                <w:sz w:val="24"/>
                <w:szCs w:val="24"/>
                <w:lang w:val="en-GB"/>
              </w:rPr>
            </w:rPrChange>
          </w:rPr>
          <w:delText xml:space="preserve"> </w:delText>
        </w:r>
      </w:del>
      <w:ins w:id="2703" w:author="Alexandru Uicoaba" w:date="2022-06-15T11:05:00Z">
        <w:del w:id="2704" w:author="Alexandru Uicoabă" w:date="2022-06-16T14:55:00Z">
          <w:r w:rsidR="00531044" w:rsidRPr="00300A51" w:rsidDel="00300A51">
            <w:rPr>
              <w:rFonts w:ascii="Arial" w:hAnsi="Arial" w:cs="Arial"/>
              <w:sz w:val="24"/>
              <w:szCs w:val="24"/>
              <w:rPrChange w:id="2705" w:author="Alexandru Uicoabă" w:date="2022-06-16T14:55:00Z">
                <w:rPr>
                  <w:rFonts w:ascii="Times New Roman" w:hAnsi="Times New Roman" w:cs="Times New Roman"/>
                  <w:sz w:val="24"/>
                  <w:szCs w:val="24"/>
                  <w:lang w:val="en-GB"/>
                </w:rPr>
              </w:rPrChange>
            </w:rPr>
            <w:delText>Acest flux se poate observa in Figura 3.1.</w:delText>
          </w:r>
        </w:del>
      </w:ins>
      <w:del w:id="2706" w:author="Alexandru Uicoabă" w:date="2022-06-16T14:55:00Z">
        <w:r w:rsidR="002121CC" w:rsidRPr="00300A51" w:rsidDel="00300A51">
          <w:rPr>
            <w:rFonts w:ascii="Arial" w:hAnsi="Arial" w:cs="Arial"/>
            <w:sz w:val="24"/>
            <w:szCs w:val="24"/>
            <w:rPrChange w:id="2707" w:author="Alexandru Uicoabă" w:date="2022-06-16T14:55:00Z">
              <w:rPr>
                <w:rFonts w:ascii="Times New Roman" w:hAnsi="Times New Roman" w:cs="Times New Roman"/>
                <w:sz w:val="24"/>
                <w:szCs w:val="24"/>
                <w:lang w:val="en-GB"/>
              </w:rPr>
            </w:rPrChange>
          </w:rPr>
          <w:delText xml:space="preserve">Se poate observa în diagrama de mai </w:delText>
        </w:r>
        <w:commentRangeStart w:id="2708"/>
        <w:commentRangeStart w:id="2709"/>
        <w:r w:rsidR="002121CC" w:rsidRPr="00300A51" w:rsidDel="00300A51">
          <w:rPr>
            <w:rFonts w:ascii="Arial" w:hAnsi="Arial" w:cs="Arial"/>
            <w:sz w:val="24"/>
            <w:szCs w:val="24"/>
            <w:rPrChange w:id="2710" w:author="Alexandru Uicoabă" w:date="2022-06-16T14:55:00Z">
              <w:rPr>
                <w:rFonts w:ascii="Times New Roman" w:hAnsi="Times New Roman" w:cs="Times New Roman"/>
                <w:sz w:val="24"/>
                <w:szCs w:val="24"/>
                <w:lang w:val="en-GB"/>
              </w:rPr>
            </w:rPrChange>
          </w:rPr>
          <w:delText xml:space="preserve">jos </w:delText>
        </w:r>
        <w:commentRangeEnd w:id="2708"/>
        <w:r w:rsidR="00201A27" w:rsidRPr="00300A51" w:rsidDel="00300A51">
          <w:rPr>
            <w:rStyle w:val="Referincomentariu"/>
            <w:rFonts w:ascii="Arial" w:hAnsi="Arial" w:cs="Arial"/>
            <w:sz w:val="24"/>
            <w:szCs w:val="24"/>
            <w:rPrChange w:id="2711" w:author="Alexandru Uicoabă" w:date="2022-06-16T14:55:00Z">
              <w:rPr>
                <w:rStyle w:val="Referincomentariu"/>
              </w:rPr>
            </w:rPrChange>
          </w:rPr>
          <w:commentReference w:id="2708"/>
        </w:r>
        <w:commentRangeEnd w:id="2709"/>
        <w:r w:rsidR="00531044" w:rsidRPr="00300A51" w:rsidDel="00300A51">
          <w:rPr>
            <w:rStyle w:val="Referincomentariu"/>
            <w:rFonts w:ascii="Arial" w:hAnsi="Arial" w:cs="Arial"/>
            <w:sz w:val="24"/>
            <w:szCs w:val="24"/>
            <w:rPrChange w:id="2712" w:author="Alexandru Uicoabă" w:date="2022-06-16T14:55:00Z">
              <w:rPr>
                <w:rStyle w:val="Referincomentariu"/>
              </w:rPr>
            </w:rPrChange>
          </w:rPr>
          <w:commentReference w:id="2709"/>
        </w:r>
        <w:r w:rsidR="002121CC" w:rsidRPr="00300A51" w:rsidDel="00300A51">
          <w:rPr>
            <w:rFonts w:ascii="Arial" w:hAnsi="Arial" w:cs="Arial"/>
            <w:sz w:val="24"/>
            <w:szCs w:val="24"/>
            <w:rPrChange w:id="2713" w:author="Alexandru Uicoabă" w:date="2022-06-16T14:55:00Z">
              <w:rPr>
                <w:rFonts w:ascii="Times New Roman" w:hAnsi="Times New Roman" w:cs="Times New Roman"/>
                <w:sz w:val="24"/>
                <w:szCs w:val="24"/>
                <w:lang w:val="en-GB"/>
              </w:rPr>
            </w:rPrChange>
          </w:rPr>
          <w:delText>flow-</w:delText>
        </w:r>
      </w:del>
      <w:ins w:id="2714" w:author="Bogdan Dragulescu" w:date="2022-06-14T12:10:00Z">
        <w:del w:id="2715" w:author="Alexandru Uicoabă" w:date="2022-06-16T14:55:00Z">
          <w:r w:rsidR="00201A27" w:rsidRPr="00300A51" w:rsidDel="00300A51">
            <w:rPr>
              <w:rFonts w:ascii="Arial" w:hAnsi="Arial" w:cs="Arial"/>
              <w:sz w:val="24"/>
              <w:szCs w:val="24"/>
              <w:rPrChange w:id="2716" w:author="Alexandru Uicoabă" w:date="2022-06-16T14:55:00Z">
                <w:rPr>
                  <w:rFonts w:ascii="Times New Roman" w:hAnsi="Times New Roman" w:cs="Times New Roman"/>
                  <w:sz w:val="24"/>
                  <w:szCs w:val="24"/>
                  <w:lang w:val="en-GB"/>
                </w:rPr>
              </w:rPrChange>
            </w:rPr>
            <w:delText>fluxul</w:delText>
          </w:r>
        </w:del>
      </w:ins>
      <w:del w:id="2717" w:author="Alexandru Uicoabă" w:date="2022-06-16T14:55:00Z">
        <w:r w:rsidR="002121CC" w:rsidRPr="00300A51" w:rsidDel="00300A51">
          <w:rPr>
            <w:rFonts w:ascii="Arial" w:hAnsi="Arial" w:cs="Arial"/>
            <w:sz w:val="24"/>
            <w:szCs w:val="24"/>
            <w:rPrChange w:id="2718" w:author="Alexandru Uicoabă" w:date="2022-06-16T14:55:00Z">
              <w:rPr>
                <w:rFonts w:ascii="Times New Roman" w:hAnsi="Times New Roman" w:cs="Times New Roman"/>
                <w:sz w:val="24"/>
                <w:szCs w:val="24"/>
                <w:lang w:val="en-GB"/>
              </w:rPr>
            </w:rPrChange>
          </w:rPr>
          <w:delText>ul de date</w:delText>
        </w:r>
      </w:del>
      <w:ins w:id="2719" w:author="Bogdan Dragulescu" w:date="2022-06-14T12:10:00Z">
        <w:del w:id="2720" w:author="Alexandru Uicoabă" w:date="2022-06-16T14:55:00Z">
          <w:r w:rsidR="00201A27" w:rsidRPr="00300A51" w:rsidDel="00300A51">
            <w:rPr>
              <w:rFonts w:ascii="Arial" w:hAnsi="Arial" w:cs="Arial"/>
              <w:sz w:val="24"/>
              <w:szCs w:val="24"/>
              <w:rPrChange w:id="2721" w:author="Alexandru Uicoabă" w:date="2022-06-16T14:55:00Z">
                <w:rPr>
                  <w:rFonts w:ascii="Times New Roman" w:hAnsi="Times New Roman" w:cs="Times New Roman"/>
                  <w:sz w:val="24"/>
                  <w:szCs w:val="24"/>
                  <w:lang w:val="en-GB"/>
                </w:rPr>
              </w:rPrChange>
            </w:rPr>
            <w:delText>.</w:delText>
          </w:r>
        </w:del>
      </w:ins>
      <w:del w:id="2722" w:author="Alexandru Uicoabă" w:date="2022-06-16T14:55:00Z">
        <w:r w:rsidR="007B1F64" w:rsidRPr="00300A51" w:rsidDel="00300A51">
          <w:rPr>
            <w:rFonts w:ascii="Arial" w:hAnsi="Arial" w:cs="Arial"/>
            <w:sz w:val="24"/>
            <w:szCs w:val="24"/>
            <w:rPrChange w:id="2723" w:author="Alexandru Uicoabă" w:date="2022-06-16T14:55:00Z">
              <w:rPr>
                <w:rFonts w:ascii="Times New Roman" w:hAnsi="Times New Roman" w:cs="Times New Roman"/>
                <w:sz w:val="24"/>
                <w:szCs w:val="24"/>
                <w:lang w:val="en-GB"/>
              </w:rPr>
            </w:rPrChange>
          </w:rPr>
          <w:delText xml:space="preserve"> </w:delText>
        </w:r>
      </w:del>
    </w:p>
    <w:p w14:paraId="6B9F8D5F" w14:textId="76EB6FA1" w:rsidR="00F673CC" w:rsidRPr="00300A51" w:rsidRDefault="00A22C72">
      <w:pPr>
        <w:ind w:firstLine="360"/>
        <w:jc w:val="both"/>
        <w:rPr>
          <w:rFonts w:ascii="Arial" w:hAnsi="Arial" w:cs="Arial"/>
          <w:sz w:val="24"/>
          <w:szCs w:val="24"/>
          <w:rPrChange w:id="2724" w:author="Alexandru Uicoabă" w:date="2022-06-16T14:55:00Z">
            <w:rPr>
              <w:rFonts w:ascii="Times New Roman" w:hAnsi="Times New Roman" w:cs="Times New Roman"/>
              <w:sz w:val="24"/>
              <w:szCs w:val="24"/>
            </w:rPr>
          </w:rPrChange>
        </w:rPr>
        <w:pPrChange w:id="2725" w:author="Alexandru Uicoaba" w:date="2022-06-15T11:03:00Z">
          <w:pPr>
            <w:jc w:val="both"/>
          </w:pPr>
        </w:pPrChange>
      </w:pPr>
      <w:r w:rsidRPr="00300A51">
        <w:rPr>
          <w:rFonts w:ascii="Arial" w:hAnsi="Arial" w:cs="Arial"/>
          <w:sz w:val="24"/>
          <w:szCs w:val="24"/>
          <w:rPrChange w:id="2726" w:author="Alexandru Uicoabă" w:date="2022-06-16T14:55:00Z">
            <w:rPr>
              <w:rFonts w:ascii="Times New Roman" w:hAnsi="Times New Roman" w:cs="Times New Roman"/>
              <w:sz w:val="24"/>
              <w:szCs w:val="24"/>
              <w:lang w:val="en-GB"/>
            </w:rPr>
          </w:rPrChange>
        </w:rPr>
        <w:t>Mai jos sunt descrise două e</w:t>
      </w:r>
      <w:r w:rsidR="00F673CC" w:rsidRPr="00300A51">
        <w:rPr>
          <w:rFonts w:ascii="Arial" w:hAnsi="Arial" w:cs="Arial"/>
          <w:sz w:val="24"/>
          <w:szCs w:val="24"/>
          <w:rPrChange w:id="2727" w:author="Alexandru Uicoabă" w:date="2022-06-16T14:55:00Z">
            <w:rPr>
              <w:rFonts w:ascii="Times New Roman" w:hAnsi="Times New Roman" w:cs="Times New Roman"/>
              <w:sz w:val="24"/>
              <w:szCs w:val="24"/>
              <w:lang w:val="en-GB"/>
            </w:rPr>
          </w:rPrChange>
        </w:rPr>
        <w:t xml:space="preserve">xemple de situații în care se poate folosii </w:t>
      </w:r>
      <w:proofErr w:type="spellStart"/>
      <w:r w:rsidR="00F673CC" w:rsidRPr="00300A51">
        <w:rPr>
          <w:rFonts w:ascii="Arial" w:hAnsi="Arial" w:cs="Arial"/>
          <w:sz w:val="24"/>
          <w:szCs w:val="24"/>
          <w:rPrChange w:id="2728" w:author="Alexandru Uicoabă" w:date="2022-06-16T14:55:00Z">
            <w:rPr>
              <w:rFonts w:ascii="Times New Roman" w:hAnsi="Times New Roman" w:cs="Times New Roman"/>
              <w:sz w:val="24"/>
              <w:szCs w:val="24"/>
              <w:lang w:val="en-GB"/>
            </w:rPr>
          </w:rPrChange>
        </w:rPr>
        <w:t>reinforcement</w:t>
      </w:r>
      <w:proofErr w:type="spellEnd"/>
      <w:r w:rsidR="00F673CC" w:rsidRPr="00300A51">
        <w:rPr>
          <w:rFonts w:ascii="Arial" w:hAnsi="Arial" w:cs="Arial"/>
          <w:sz w:val="24"/>
          <w:szCs w:val="24"/>
          <w:rPrChange w:id="2729" w:author="Alexandru Uicoabă" w:date="2022-06-16T14:55:00Z">
            <w:rPr>
              <w:rFonts w:ascii="Times New Roman" w:hAnsi="Times New Roman" w:cs="Times New Roman"/>
              <w:sz w:val="24"/>
              <w:szCs w:val="24"/>
              <w:lang w:val="en-GB"/>
            </w:rPr>
          </w:rPrChange>
        </w:rPr>
        <w:t xml:space="preserve"> </w:t>
      </w:r>
      <w:proofErr w:type="spellStart"/>
      <w:r w:rsidR="00F673CC" w:rsidRPr="00300A51">
        <w:rPr>
          <w:rFonts w:ascii="Arial" w:hAnsi="Arial" w:cs="Arial"/>
          <w:sz w:val="24"/>
          <w:szCs w:val="24"/>
          <w:rPrChange w:id="2730" w:author="Alexandru Uicoabă" w:date="2022-06-16T14:55:00Z">
            <w:rPr>
              <w:rFonts w:ascii="Times New Roman" w:hAnsi="Times New Roman" w:cs="Times New Roman"/>
              <w:sz w:val="24"/>
              <w:szCs w:val="24"/>
              <w:lang w:val="en-GB"/>
            </w:rPr>
          </w:rPrChange>
        </w:rPr>
        <w:t>learning</w:t>
      </w:r>
      <w:proofErr w:type="spellEnd"/>
      <w:ins w:id="2731" w:author="Alexandru Uicoabă" w:date="2022-06-16T16:49:00Z">
        <w:r w:rsidR="00890F79">
          <w:rPr>
            <w:rFonts w:ascii="Arial" w:hAnsi="Arial" w:cs="Arial"/>
            <w:sz w:val="24"/>
            <w:szCs w:val="24"/>
          </w:rPr>
          <w:t xml:space="preserve"> </w:t>
        </w:r>
      </w:ins>
      <w:r w:rsidR="0068010A" w:rsidRPr="00300A51">
        <w:rPr>
          <w:rFonts w:ascii="Arial" w:hAnsi="Arial" w:cs="Arial"/>
          <w:sz w:val="24"/>
          <w:szCs w:val="24"/>
          <w:rPrChange w:id="2732" w:author="Alexandru Uicoabă" w:date="2022-06-16T14:55:00Z">
            <w:rPr>
              <w:rFonts w:ascii="Times New Roman" w:hAnsi="Times New Roman" w:cs="Times New Roman"/>
              <w:sz w:val="24"/>
              <w:szCs w:val="24"/>
              <w:lang w:val="en-GB"/>
            </w:rPr>
          </w:rPrChange>
        </w:rPr>
        <w:fldChar w:fldCharType="begin"/>
      </w:r>
      <w:r w:rsidR="00733C36" w:rsidRPr="00300A51">
        <w:rPr>
          <w:rFonts w:ascii="Arial" w:hAnsi="Arial" w:cs="Arial"/>
          <w:sz w:val="24"/>
          <w:szCs w:val="24"/>
          <w:rPrChange w:id="2733" w:author="Alexandru Uicoabă" w:date="2022-06-16T14:55:00Z">
            <w:rPr>
              <w:rFonts w:ascii="Times New Roman" w:hAnsi="Times New Roman" w:cs="Times New Roman"/>
              <w:sz w:val="24"/>
              <w:szCs w:val="24"/>
              <w:lang w:val="en-GB"/>
            </w:rPr>
          </w:rPrChange>
        </w:rPr>
        <w:instrText xml:space="preserve"> ADDIN ZOTERO_ITEM CSL_CITATION {"citationID":"6OgsKlRI","properties":{"formattedCitation":"[23]","plainCitation":"[23]","noteIndex":0},"citationItems":[{"id":282,"uris":["http://zotero.org/users/6649884/items/FGFWVNXR"],"itemData":{"id":282,"type":"book","edition":"2nd Edition","ISBN":"978-1-4920-3264-9","publisher":"O'Reilly Media, Inc.","title":"Hands-On Machine Learning with Scikit-Learn, Keras, and TensorFlow","author":[{"family":"Géron","given":"Aurélien"}],"issued":{"date-parts":[["2019",9]]}}}],"schema":"https://github.com/citation-style-language/schema/raw/master/csl-citation.json"} </w:instrText>
      </w:r>
      <w:r w:rsidR="0068010A" w:rsidRPr="00300A51">
        <w:rPr>
          <w:rFonts w:ascii="Arial" w:hAnsi="Arial" w:cs="Arial"/>
          <w:sz w:val="24"/>
          <w:szCs w:val="24"/>
          <w:rPrChange w:id="2734" w:author="Alexandru Uicoabă" w:date="2022-06-16T14:55:00Z">
            <w:rPr>
              <w:rFonts w:ascii="Times New Roman" w:hAnsi="Times New Roman" w:cs="Times New Roman"/>
              <w:sz w:val="24"/>
              <w:szCs w:val="24"/>
              <w:lang w:val="en-GB"/>
            </w:rPr>
          </w:rPrChange>
        </w:rPr>
        <w:fldChar w:fldCharType="separate"/>
      </w:r>
      <w:r w:rsidR="00733C36" w:rsidRPr="00300A51">
        <w:rPr>
          <w:rFonts w:ascii="Arial" w:hAnsi="Arial" w:cs="Arial"/>
          <w:sz w:val="24"/>
          <w:szCs w:val="24"/>
          <w:rPrChange w:id="2735" w:author="Alexandru Uicoabă" w:date="2022-06-16T14:55:00Z">
            <w:rPr>
              <w:rFonts w:ascii="Times New Roman" w:hAnsi="Times New Roman" w:cs="Times New Roman"/>
              <w:sz w:val="24"/>
            </w:rPr>
          </w:rPrChange>
        </w:rPr>
        <w:t>[23]</w:t>
      </w:r>
      <w:r w:rsidR="0068010A" w:rsidRPr="00300A51">
        <w:rPr>
          <w:rFonts w:ascii="Arial" w:hAnsi="Arial" w:cs="Arial"/>
          <w:sz w:val="24"/>
          <w:szCs w:val="24"/>
          <w:rPrChange w:id="2736" w:author="Alexandru Uicoabă" w:date="2022-06-16T14:55:00Z">
            <w:rPr>
              <w:rFonts w:ascii="Times New Roman" w:hAnsi="Times New Roman" w:cs="Times New Roman"/>
              <w:sz w:val="24"/>
              <w:szCs w:val="24"/>
              <w:lang w:val="en-GB"/>
            </w:rPr>
          </w:rPrChange>
        </w:rPr>
        <w:fldChar w:fldCharType="end"/>
      </w:r>
      <w:r w:rsidR="007B1F64" w:rsidRPr="00300A51">
        <w:rPr>
          <w:rFonts w:ascii="Arial" w:hAnsi="Arial" w:cs="Arial"/>
          <w:sz w:val="24"/>
          <w:szCs w:val="24"/>
          <w:rPrChange w:id="2737" w:author="Alexandru Uicoabă" w:date="2022-06-16T14:55:00Z">
            <w:rPr>
              <w:rFonts w:ascii="Times New Roman" w:hAnsi="Times New Roman" w:cs="Times New Roman"/>
              <w:sz w:val="24"/>
              <w:szCs w:val="24"/>
              <w:lang w:val="en-GB"/>
            </w:rPr>
          </w:rPrChange>
        </w:rPr>
        <w:t>:</w:t>
      </w:r>
    </w:p>
    <w:p w14:paraId="7490D515" w14:textId="3409E73B" w:rsidR="00D46087" w:rsidRPr="00300A51" w:rsidRDefault="00F673CC" w:rsidP="00A22C72">
      <w:pPr>
        <w:pStyle w:val="Listparagraf"/>
        <w:numPr>
          <w:ilvl w:val="0"/>
          <w:numId w:val="11"/>
        </w:numPr>
        <w:jc w:val="both"/>
        <w:rPr>
          <w:rFonts w:ascii="Arial" w:hAnsi="Arial" w:cs="Arial"/>
          <w:sz w:val="24"/>
          <w:szCs w:val="24"/>
          <w:rPrChange w:id="2738" w:author="Alexandru Uicoabă" w:date="2022-06-16T14:55:00Z">
            <w:rPr>
              <w:rFonts w:ascii="Times New Roman" w:hAnsi="Times New Roman" w:cs="Times New Roman"/>
              <w:sz w:val="24"/>
              <w:szCs w:val="24"/>
            </w:rPr>
          </w:rPrChange>
        </w:rPr>
      </w:pPr>
      <w:r w:rsidRPr="00300A51">
        <w:rPr>
          <w:rFonts w:ascii="Arial" w:hAnsi="Arial" w:cs="Arial"/>
          <w:sz w:val="24"/>
          <w:szCs w:val="24"/>
          <w:rPrChange w:id="2739" w:author="Alexandru Uicoabă" w:date="2022-06-16T14:55:00Z">
            <w:rPr>
              <w:rFonts w:ascii="Times New Roman" w:hAnsi="Times New Roman" w:cs="Times New Roman"/>
              <w:sz w:val="24"/>
              <w:szCs w:val="24"/>
            </w:rPr>
          </w:rPrChange>
        </w:rPr>
        <w:t xml:space="preserve">Agentul poate să fie un program care controlează un robot real. În acest caz, mediul </w:t>
      </w:r>
      <w:r w:rsidR="00ED1F9F" w:rsidRPr="00300A51">
        <w:rPr>
          <w:rFonts w:ascii="Arial" w:hAnsi="Arial" w:cs="Arial"/>
          <w:sz w:val="24"/>
          <w:szCs w:val="24"/>
          <w:rPrChange w:id="2740" w:author="Alexandru Uicoabă" w:date="2022-06-16T14:55:00Z">
            <w:rPr>
              <w:rFonts w:ascii="Times New Roman" w:hAnsi="Times New Roman" w:cs="Times New Roman"/>
              <w:sz w:val="24"/>
              <w:szCs w:val="24"/>
            </w:rPr>
          </w:rPrChange>
        </w:rPr>
        <w:t>este lumea reală, agentul observând mediul prin intermediul unor senzori cum ar fi camere și senzori radar. Acțiunile agentului pot fi trimiterea unor semnale pentru activarea/de</w:t>
      </w:r>
      <w:r w:rsidR="00DD08C2" w:rsidRPr="00300A51">
        <w:rPr>
          <w:rFonts w:ascii="Arial" w:hAnsi="Arial" w:cs="Arial"/>
          <w:sz w:val="24"/>
          <w:szCs w:val="24"/>
          <w:rPrChange w:id="2741" w:author="Alexandru Uicoabă" w:date="2022-06-16T14:55:00Z">
            <w:rPr>
              <w:rFonts w:ascii="Times New Roman" w:hAnsi="Times New Roman" w:cs="Times New Roman"/>
              <w:sz w:val="24"/>
              <w:szCs w:val="24"/>
            </w:rPr>
          </w:rPrChange>
        </w:rPr>
        <w:t>z</w:t>
      </w:r>
      <w:r w:rsidR="00ED1F9F" w:rsidRPr="00300A51">
        <w:rPr>
          <w:rFonts w:ascii="Arial" w:hAnsi="Arial" w:cs="Arial"/>
          <w:sz w:val="24"/>
          <w:szCs w:val="24"/>
          <w:rPrChange w:id="2742" w:author="Alexandru Uicoabă" w:date="2022-06-16T14:55:00Z">
            <w:rPr>
              <w:rFonts w:ascii="Times New Roman" w:hAnsi="Times New Roman" w:cs="Times New Roman"/>
              <w:sz w:val="24"/>
              <w:szCs w:val="24"/>
            </w:rPr>
          </w:rPrChange>
        </w:rPr>
        <w:t>activarea motoarelor. Recompensa poate să fie pozitivă în cazul în care agentul se deplasează înspre o țintă, respectiv o penalizare dacă se îndepărtează de țintă.</w:t>
      </w:r>
    </w:p>
    <w:p w14:paraId="239BDFC1" w14:textId="3CCD392C" w:rsidR="007B1F64" w:rsidRPr="00300A51" w:rsidRDefault="00ED1F9F" w:rsidP="00521892">
      <w:pPr>
        <w:pStyle w:val="Listparagraf"/>
        <w:numPr>
          <w:ilvl w:val="0"/>
          <w:numId w:val="11"/>
        </w:numPr>
        <w:jc w:val="both"/>
        <w:rPr>
          <w:rFonts w:ascii="Arial" w:hAnsi="Arial" w:cs="Arial"/>
          <w:sz w:val="24"/>
          <w:szCs w:val="24"/>
          <w:rPrChange w:id="2743" w:author="Alexandru Uicoabă" w:date="2022-06-16T14:55:00Z">
            <w:rPr>
              <w:rFonts w:ascii="Times New Roman" w:hAnsi="Times New Roman" w:cs="Times New Roman"/>
              <w:sz w:val="24"/>
              <w:szCs w:val="24"/>
            </w:rPr>
          </w:rPrChange>
        </w:rPr>
      </w:pPr>
      <w:r w:rsidRPr="00300A51">
        <w:rPr>
          <w:rFonts w:ascii="Arial" w:hAnsi="Arial" w:cs="Arial"/>
          <w:sz w:val="24"/>
          <w:szCs w:val="24"/>
          <w:rPrChange w:id="2744" w:author="Alexandru Uicoabă" w:date="2022-06-16T14:55:00Z">
            <w:rPr>
              <w:rFonts w:ascii="Times New Roman" w:hAnsi="Times New Roman" w:cs="Times New Roman"/>
              <w:sz w:val="24"/>
              <w:szCs w:val="24"/>
            </w:rPr>
          </w:rPrChange>
        </w:rPr>
        <w:t xml:space="preserve">Un al exemplu de agent poate fi un program care îl controlează pe </w:t>
      </w:r>
      <w:r w:rsidRPr="00300A51">
        <w:rPr>
          <w:rFonts w:ascii="Arial" w:hAnsi="Arial" w:cs="Arial"/>
          <w:i/>
          <w:iCs/>
          <w:sz w:val="24"/>
          <w:szCs w:val="24"/>
          <w:rPrChange w:id="2745" w:author="Alexandru Uicoabă" w:date="2022-06-16T14:55:00Z">
            <w:rPr>
              <w:rFonts w:ascii="Times New Roman" w:hAnsi="Times New Roman" w:cs="Times New Roman"/>
              <w:i/>
              <w:iCs/>
              <w:sz w:val="24"/>
              <w:szCs w:val="24"/>
            </w:rPr>
          </w:rPrChange>
        </w:rPr>
        <w:t>Ms. Pac Man</w:t>
      </w:r>
      <w:r w:rsidRPr="00300A51">
        <w:rPr>
          <w:rFonts w:ascii="Arial" w:hAnsi="Arial" w:cs="Arial"/>
          <w:sz w:val="24"/>
          <w:szCs w:val="24"/>
          <w:rPrChange w:id="2746" w:author="Alexandru Uicoabă" w:date="2022-06-16T14:55:00Z">
            <w:rPr>
              <w:rFonts w:ascii="Times New Roman" w:hAnsi="Times New Roman" w:cs="Times New Roman"/>
              <w:sz w:val="24"/>
              <w:szCs w:val="24"/>
            </w:rPr>
          </w:rPrChange>
        </w:rPr>
        <w:t xml:space="preserve">. Aici mediul virtual este simulația jocului </w:t>
      </w:r>
      <w:proofErr w:type="spellStart"/>
      <w:r w:rsidRPr="00300A51">
        <w:rPr>
          <w:rFonts w:ascii="Arial" w:hAnsi="Arial" w:cs="Arial"/>
          <w:sz w:val="24"/>
          <w:szCs w:val="24"/>
          <w:rPrChange w:id="2747" w:author="Alexandru Uicoabă" w:date="2022-06-16T14:55:00Z">
            <w:rPr>
              <w:rFonts w:ascii="Times New Roman" w:hAnsi="Times New Roman" w:cs="Times New Roman"/>
              <w:sz w:val="24"/>
              <w:szCs w:val="24"/>
            </w:rPr>
          </w:rPrChange>
        </w:rPr>
        <w:t>Atari</w:t>
      </w:r>
      <w:proofErr w:type="spellEnd"/>
      <w:r w:rsidRPr="00300A51">
        <w:rPr>
          <w:rFonts w:ascii="Arial" w:hAnsi="Arial" w:cs="Arial"/>
          <w:sz w:val="24"/>
          <w:szCs w:val="24"/>
          <w:rPrChange w:id="2748" w:author="Alexandru Uicoabă" w:date="2022-06-16T14:55:00Z">
            <w:rPr>
              <w:rFonts w:ascii="Times New Roman" w:hAnsi="Times New Roman" w:cs="Times New Roman"/>
              <w:sz w:val="24"/>
              <w:szCs w:val="24"/>
            </w:rPr>
          </w:rPrChange>
        </w:rPr>
        <w:t xml:space="preserve">, acțiunile sunt cele 9 posibile poziții ale joystick-ului. Observațiile se iau din </w:t>
      </w:r>
      <w:del w:id="2749" w:author="Alexandru Uicoabă" w:date="2022-06-16T16:50:00Z">
        <w:r w:rsidRPr="00300A51" w:rsidDel="00531758">
          <w:rPr>
            <w:rFonts w:ascii="Arial" w:hAnsi="Arial" w:cs="Arial"/>
            <w:sz w:val="24"/>
            <w:szCs w:val="24"/>
            <w:rPrChange w:id="2750" w:author="Alexandru Uicoabă" w:date="2022-06-16T14:55:00Z">
              <w:rPr>
                <w:rFonts w:ascii="Times New Roman" w:hAnsi="Times New Roman" w:cs="Times New Roman"/>
                <w:sz w:val="24"/>
                <w:szCs w:val="24"/>
              </w:rPr>
            </w:rPrChange>
          </w:rPr>
          <w:delText xml:space="preserve">sreenshoturile </w:delText>
        </w:r>
      </w:del>
      <w:ins w:id="2751" w:author="Alexandru Uicoabă" w:date="2022-06-16T16:50:00Z">
        <w:r w:rsidR="00531758">
          <w:rPr>
            <w:rFonts w:ascii="Arial" w:hAnsi="Arial" w:cs="Arial"/>
            <w:sz w:val="24"/>
            <w:szCs w:val="24"/>
          </w:rPr>
          <w:t>capturile de ecran ale</w:t>
        </w:r>
        <w:r w:rsidR="00531758" w:rsidRPr="00300A51">
          <w:rPr>
            <w:rFonts w:ascii="Arial" w:hAnsi="Arial" w:cs="Arial"/>
            <w:sz w:val="24"/>
            <w:szCs w:val="24"/>
            <w:rPrChange w:id="2752" w:author="Alexandru Uicoabă" w:date="2022-06-16T14:55:00Z">
              <w:rPr>
                <w:rFonts w:ascii="Times New Roman" w:hAnsi="Times New Roman" w:cs="Times New Roman"/>
                <w:sz w:val="24"/>
                <w:szCs w:val="24"/>
              </w:rPr>
            </w:rPrChange>
          </w:rPr>
          <w:t xml:space="preserve"> </w:t>
        </w:r>
      </w:ins>
      <w:r w:rsidRPr="00300A51">
        <w:rPr>
          <w:rFonts w:ascii="Arial" w:hAnsi="Arial" w:cs="Arial"/>
          <w:sz w:val="24"/>
          <w:szCs w:val="24"/>
          <w:rPrChange w:id="2753" w:author="Alexandru Uicoabă" w:date="2022-06-16T14:55:00Z">
            <w:rPr>
              <w:rFonts w:ascii="Times New Roman" w:hAnsi="Times New Roman" w:cs="Times New Roman"/>
              <w:sz w:val="24"/>
              <w:szCs w:val="24"/>
            </w:rPr>
          </w:rPrChange>
        </w:rPr>
        <w:t>jocului, realizâ</w:t>
      </w:r>
      <w:ins w:id="2754" w:author="Alexandru Uicoabă" w:date="2022-06-16T11:48:00Z">
        <w:r w:rsidR="004F4218" w:rsidRPr="00300A51">
          <w:rPr>
            <w:rFonts w:ascii="Arial" w:hAnsi="Arial" w:cs="Arial"/>
            <w:sz w:val="24"/>
            <w:szCs w:val="24"/>
            <w:rPrChange w:id="2755" w:author="Alexandru Uicoabă" w:date="2022-06-16T14:55:00Z">
              <w:rPr>
                <w:rFonts w:ascii="Times New Roman" w:hAnsi="Times New Roman" w:cs="Times New Roman"/>
                <w:sz w:val="24"/>
                <w:szCs w:val="24"/>
              </w:rPr>
            </w:rPrChange>
          </w:rPr>
          <w:t>n</w:t>
        </w:r>
      </w:ins>
      <w:r w:rsidRPr="00300A51">
        <w:rPr>
          <w:rFonts w:ascii="Arial" w:hAnsi="Arial" w:cs="Arial"/>
          <w:sz w:val="24"/>
          <w:szCs w:val="24"/>
          <w:rPrChange w:id="2756" w:author="Alexandru Uicoabă" w:date="2022-06-16T14:55:00Z">
            <w:rPr>
              <w:rFonts w:ascii="Times New Roman" w:hAnsi="Times New Roman" w:cs="Times New Roman"/>
              <w:sz w:val="24"/>
              <w:szCs w:val="24"/>
            </w:rPr>
          </w:rPrChange>
        </w:rPr>
        <w:t xml:space="preserve">du-se astfel o </w:t>
      </w:r>
      <w:r w:rsidR="00A22C72" w:rsidRPr="00300A51">
        <w:rPr>
          <w:rFonts w:ascii="Arial" w:hAnsi="Arial" w:cs="Arial"/>
          <w:sz w:val="24"/>
          <w:szCs w:val="24"/>
          <w:rPrChange w:id="2757" w:author="Alexandru Uicoabă" w:date="2022-06-16T14:55:00Z">
            <w:rPr>
              <w:rFonts w:ascii="Times New Roman" w:hAnsi="Times New Roman" w:cs="Times New Roman"/>
              <w:sz w:val="24"/>
              <w:szCs w:val="24"/>
            </w:rPr>
          </w:rPrChange>
        </w:rPr>
        <w:t>procesare de imagini, iar recompensele sunt reprezentate de scorul obținut în joc.</w:t>
      </w:r>
    </w:p>
    <w:p w14:paraId="07A1FBFF" w14:textId="1FED1775" w:rsidR="00E8653D" w:rsidRPr="0078286B" w:rsidDel="00EC2F26" w:rsidRDefault="00E8653D" w:rsidP="00E8653D">
      <w:pPr>
        <w:pStyle w:val="Titlu3"/>
        <w:rPr>
          <w:del w:id="2758" w:author="Alexandru Uicoabă" w:date="2022-06-16T09:51:00Z"/>
          <w:rFonts w:ascii="Arial" w:hAnsi="Arial" w:cs="Arial"/>
          <w:b/>
          <w:bCs/>
          <w:color w:val="auto"/>
          <w:sz w:val="28"/>
          <w:szCs w:val="28"/>
          <w:rPrChange w:id="2759" w:author="Alexandru Uicoabă" w:date="2022-06-16T14:49:00Z">
            <w:rPr>
              <w:del w:id="2760" w:author="Alexandru Uicoabă" w:date="2022-06-16T09:51:00Z"/>
              <w:rFonts w:ascii="Times New Roman" w:hAnsi="Times New Roman" w:cs="Times New Roman"/>
              <w:b/>
              <w:bCs/>
              <w:color w:val="auto"/>
              <w:sz w:val="28"/>
              <w:szCs w:val="28"/>
            </w:rPr>
          </w:rPrChange>
        </w:rPr>
      </w:pPr>
      <w:bookmarkStart w:id="2761" w:name="_Toc106268526"/>
      <w:bookmarkStart w:id="2762" w:name="_Toc106268592"/>
      <w:bookmarkStart w:id="2763" w:name="_Toc106268655"/>
      <w:del w:id="2764" w:author="Alexandru Uicoabă" w:date="2022-06-16T09:51:00Z">
        <w:r w:rsidRPr="0078286B" w:rsidDel="00EC2F26">
          <w:rPr>
            <w:rFonts w:ascii="Arial" w:hAnsi="Arial" w:cs="Arial"/>
            <w:b/>
            <w:bCs/>
            <w:sz w:val="28"/>
            <w:szCs w:val="28"/>
            <w:rPrChange w:id="2765" w:author="Alexandru Uicoabă" w:date="2022-06-16T14:49:00Z">
              <w:rPr>
                <w:rFonts w:ascii="Times New Roman" w:hAnsi="Times New Roman" w:cs="Times New Roman"/>
                <w:b/>
                <w:bCs/>
                <w:sz w:val="28"/>
                <w:szCs w:val="28"/>
              </w:rPr>
            </w:rPrChange>
          </w:rPr>
          <w:delText xml:space="preserve">3.3 Platforme </w:delText>
        </w:r>
        <w:commentRangeStart w:id="2766"/>
        <w:commentRangeStart w:id="2767"/>
        <w:commentRangeStart w:id="2768"/>
        <w:r w:rsidRPr="0078286B" w:rsidDel="00EC2F26">
          <w:rPr>
            <w:rFonts w:ascii="Arial" w:hAnsi="Arial" w:cs="Arial"/>
            <w:b/>
            <w:bCs/>
            <w:sz w:val="28"/>
            <w:szCs w:val="28"/>
            <w:rPrChange w:id="2769" w:author="Alexandru Uicoabă" w:date="2022-06-16T14:49:00Z">
              <w:rPr>
                <w:rFonts w:ascii="Times New Roman" w:hAnsi="Times New Roman" w:cs="Times New Roman"/>
                <w:b/>
                <w:bCs/>
                <w:sz w:val="28"/>
                <w:szCs w:val="28"/>
              </w:rPr>
            </w:rPrChange>
          </w:rPr>
          <w:delText>software</w:delText>
        </w:r>
        <w:commentRangeEnd w:id="2766"/>
        <w:r w:rsidR="00201A27" w:rsidRPr="0078286B" w:rsidDel="00EC2F26">
          <w:rPr>
            <w:rStyle w:val="Referincomentariu"/>
            <w:rFonts w:ascii="Arial" w:hAnsi="Arial" w:cs="Arial"/>
            <w:rPrChange w:id="2770" w:author="Alexandru Uicoabă" w:date="2022-06-16T14:49:00Z">
              <w:rPr>
                <w:rStyle w:val="Referincomentariu"/>
              </w:rPr>
            </w:rPrChange>
          </w:rPr>
          <w:commentReference w:id="2766"/>
        </w:r>
      </w:del>
      <w:commentRangeEnd w:id="2767"/>
      <w:r w:rsidR="00A2203E" w:rsidRPr="0078286B">
        <w:rPr>
          <w:rStyle w:val="Referincomentariu"/>
          <w:rFonts w:ascii="Arial" w:hAnsi="Arial" w:cs="Arial"/>
          <w:rPrChange w:id="2771" w:author="Alexandru Uicoabă" w:date="2022-06-16T14:49:00Z">
            <w:rPr>
              <w:rStyle w:val="Referincomentariu"/>
            </w:rPr>
          </w:rPrChange>
        </w:rPr>
        <w:commentReference w:id="2767"/>
      </w:r>
      <w:commentRangeEnd w:id="2768"/>
      <w:r w:rsidR="00A2203E" w:rsidRPr="0078286B">
        <w:rPr>
          <w:rStyle w:val="Referincomentariu"/>
          <w:rFonts w:ascii="Arial" w:hAnsi="Arial" w:cs="Arial"/>
          <w:rPrChange w:id="2772" w:author="Alexandru Uicoabă" w:date="2022-06-16T14:49:00Z">
            <w:rPr>
              <w:rStyle w:val="Referincomentariu"/>
            </w:rPr>
          </w:rPrChange>
        </w:rPr>
        <w:commentReference w:id="2768"/>
      </w:r>
      <w:bookmarkEnd w:id="2761"/>
      <w:bookmarkEnd w:id="2762"/>
      <w:bookmarkEnd w:id="2763"/>
    </w:p>
    <w:p w14:paraId="68422A22" w14:textId="65A9A8BC" w:rsidR="00E8653D" w:rsidRPr="0078286B" w:rsidDel="00EC2F26" w:rsidRDefault="00E8653D">
      <w:pPr>
        <w:pStyle w:val="Titlu3"/>
        <w:rPr>
          <w:del w:id="2773" w:author="Alexandru Uicoabă" w:date="2022-06-16T09:51:00Z"/>
          <w:rFonts w:ascii="Arial" w:hAnsi="Arial" w:cs="Arial"/>
          <w:rPrChange w:id="2774" w:author="Alexandru Uicoabă" w:date="2022-06-16T14:49:00Z">
            <w:rPr>
              <w:del w:id="2775" w:author="Alexandru Uicoabă" w:date="2022-06-16T09:51:00Z"/>
            </w:rPr>
          </w:rPrChange>
        </w:rPr>
        <w:pPrChange w:id="2776" w:author="Alexandru Uicoaba" w:date="2022-06-15T11:07:00Z">
          <w:pPr/>
        </w:pPrChange>
      </w:pPr>
    </w:p>
    <w:p w14:paraId="33C2EF99" w14:textId="7FE86F08" w:rsidR="00E43C5B" w:rsidRPr="0078286B" w:rsidDel="00EC2F26" w:rsidRDefault="00997650" w:rsidP="00E8653D">
      <w:pPr>
        <w:rPr>
          <w:del w:id="2777" w:author="Alexandru Uicoabă" w:date="2022-06-16T09:51:00Z"/>
          <w:rFonts w:ascii="Arial" w:hAnsi="Arial" w:cs="Arial"/>
          <w:rPrChange w:id="2778" w:author="Alexandru Uicoabă" w:date="2022-06-16T14:49:00Z">
            <w:rPr>
              <w:del w:id="2779" w:author="Alexandru Uicoabă" w:date="2022-06-16T09:51:00Z"/>
            </w:rPr>
          </w:rPrChange>
        </w:rPr>
      </w:pPr>
      <w:ins w:id="2780" w:author="Alexandru Uicoaba" w:date="2022-06-15T11:07:00Z">
        <w:del w:id="2781" w:author="Alexandru Uicoabă" w:date="2022-06-16T09:51:00Z">
          <w:r w:rsidRPr="0078286B" w:rsidDel="00EC2F26">
            <w:rPr>
              <w:rFonts w:ascii="Arial" w:hAnsi="Arial" w:cs="Arial"/>
              <w:rPrChange w:id="2782" w:author="Alexandru Uicoabă" w:date="2022-06-16T14:49:00Z">
                <w:rPr/>
              </w:rPrChange>
            </w:rPr>
            <w:tab/>
            <w:delText>Mai jos sunt desrise câteva platforme software care facilitează crearea mediului și antrenarea agenților.</w:delText>
          </w:r>
        </w:del>
      </w:ins>
    </w:p>
    <w:p w14:paraId="6A482633" w14:textId="634EF124" w:rsidR="00521892" w:rsidRPr="0078286B" w:rsidDel="00EC2F26" w:rsidRDefault="00E8653D" w:rsidP="00521892">
      <w:pPr>
        <w:rPr>
          <w:del w:id="2783" w:author="Alexandru Uicoabă" w:date="2022-06-16T09:51:00Z"/>
          <w:rFonts w:ascii="Arial" w:hAnsi="Arial" w:cs="Arial"/>
          <w:sz w:val="28"/>
          <w:szCs w:val="28"/>
          <w:rPrChange w:id="2784" w:author="Alexandru Uicoabă" w:date="2022-06-16T14:49:00Z">
            <w:rPr>
              <w:del w:id="2785" w:author="Alexandru Uicoabă" w:date="2022-06-16T09:51:00Z"/>
              <w:rFonts w:ascii="Times New Roman" w:hAnsi="Times New Roman" w:cs="Times New Roman"/>
              <w:sz w:val="28"/>
              <w:szCs w:val="28"/>
            </w:rPr>
          </w:rPrChange>
        </w:rPr>
      </w:pPr>
      <w:del w:id="2786" w:author="Alexandru Uicoabă" w:date="2022-06-16T09:51:00Z">
        <w:r w:rsidRPr="0078286B" w:rsidDel="00EC2F26">
          <w:rPr>
            <w:rFonts w:ascii="Arial" w:hAnsi="Arial" w:cs="Arial"/>
            <w:sz w:val="28"/>
            <w:szCs w:val="28"/>
            <w:rPrChange w:id="2787" w:author="Alexandru Uicoabă" w:date="2022-06-16T14:49:00Z">
              <w:rPr>
                <w:rFonts w:ascii="Times New Roman" w:hAnsi="Times New Roman" w:cs="Times New Roman"/>
                <w:sz w:val="28"/>
                <w:szCs w:val="28"/>
              </w:rPr>
            </w:rPrChange>
          </w:rPr>
          <w:delText xml:space="preserve">Anaconda </w:delText>
        </w:r>
      </w:del>
    </w:p>
    <w:p w14:paraId="16A7E2B3" w14:textId="19D6EFC5" w:rsidR="009B7B4C" w:rsidRPr="0078286B" w:rsidDel="00EC2F26" w:rsidRDefault="009B7B4C" w:rsidP="007B1F64">
      <w:pPr>
        <w:jc w:val="both"/>
        <w:rPr>
          <w:del w:id="2788" w:author="Alexandru Uicoabă" w:date="2022-06-16T09:51:00Z"/>
          <w:rFonts w:ascii="Arial" w:hAnsi="Arial" w:cs="Arial"/>
          <w:sz w:val="24"/>
          <w:szCs w:val="24"/>
          <w:rPrChange w:id="2789" w:author="Alexandru Uicoabă" w:date="2022-06-16T14:49:00Z">
            <w:rPr>
              <w:del w:id="2790" w:author="Alexandru Uicoabă" w:date="2022-06-16T09:51:00Z"/>
              <w:rFonts w:ascii="Times New Roman" w:hAnsi="Times New Roman" w:cs="Times New Roman"/>
              <w:sz w:val="24"/>
              <w:szCs w:val="24"/>
            </w:rPr>
          </w:rPrChange>
        </w:rPr>
      </w:pPr>
      <w:del w:id="2791" w:author="Alexandru Uicoabă" w:date="2022-06-16T09:51:00Z">
        <w:r w:rsidRPr="0078286B" w:rsidDel="00EC2F26">
          <w:rPr>
            <w:rFonts w:ascii="Arial" w:hAnsi="Arial" w:cs="Arial"/>
            <w:sz w:val="24"/>
            <w:szCs w:val="24"/>
            <w:rPrChange w:id="2792" w:author="Alexandru Uicoabă" w:date="2022-06-16T14:49:00Z">
              <w:rPr>
                <w:rFonts w:ascii="Times New Roman" w:hAnsi="Times New Roman" w:cs="Times New Roman"/>
                <w:sz w:val="24"/>
                <w:szCs w:val="24"/>
              </w:rPr>
            </w:rPrChange>
          </w:rPr>
          <w:tab/>
        </w:r>
        <w:r w:rsidRPr="0078286B" w:rsidDel="00EC2F26">
          <w:rPr>
            <w:rFonts w:ascii="Arial" w:hAnsi="Arial" w:cs="Arial"/>
            <w:i/>
            <w:iCs/>
            <w:sz w:val="24"/>
            <w:szCs w:val="24"/>
            <w:rPrChange w:id="2793" w:author="Alexandru Uicoabă" w:date="2022-06-16T14:49:00Z">
              <w:rPr>
                <w:rFonts w:ascii="Times New Roman" w:hAnsi="Times New Roman" w:cs="Times New Roman"/>
                <w:i/>
                <w:iCs/>
                <w:sz w:val="24"/>
                <w:szCs w:val="24"/>
              </w:rPr>
            </w:rPrChange>
          </w:rPr>
          <w:delText xml:space="preserve">Anaconda </w:delText>
        </w:r>
        <w:r w:rsidR="00D34F99" w:rsidRPr="0078286B" w:rsidDel="00EC2F26">
          <w:rPr>
            <w:rFonts w:ascii="Arial" w:hAnsi="Arial" w:cs="Arial"/>
            <w:sz w:val="24"/>
            <w:szCs w:val="24"/>
            <w:rPrChange w:id="2794" w:author="Alexandru Uicoabă" w:date="2022-06-16T14:49:00Z">
              <w:rPr>
                <w:rFonts w:ascii="Times New Roman" w:hAnsi="Times New Roman" w:cs="Times New Roman"/>
                <w:sz w:val="24"/>
                <w:szCs w:val="24"/>
              </w:rPr>
            </w:rPrChange>
          </w:rPr>
          <w:delText xml:space="preserve"> este o distribuție pentru știința datelor Python/R care conține conda, un manager de pachete și medii, care ajută utilizatorii să gestioneze o colecție de peste 7000 de pachete open-source disponibile.</w:delText>
        </w:r>
        <w:r w:rsidR="0068010A" w:rsidRPr="0078286B" w:rsidDel="00EC2F26">
          <w:rPr>
            <w:rFonts w:ascii="Arial" w:hAnsi="Arial" w:cs="Arial"/>
            <w:sz w:val="24"/>
            <w:szCs w:val="24"/>
            <w:rPrChange w:id="2795" w:author="Alexandru Uicoabă" w:date="2022-06-16T14:49:00Z">
              <w:rPr>
                <w:rFonts w:ascii="Times New Roman" w:hAnsi="Times New Roman" w:cs="Times New Roman"/>
                <w:sz w:val="24"/>
                <w:szCs w:val="24"/>
              </w:rPr>
            </w:rPrChange>
          </w:rPr>
          <w:fldChar w:fldCharType="begin"/>
        </w:r>
        <w:r w:rsidR="00C433C8" w:rsidRPr="0078286B" w:rsidDel="00EC2F26">
          <w:rPr>
            <w:rFonts w:ascii="Arial" w:hAnsi="Arial" w:cs="Arial"/>
            <w:sz w:val="24"/>
            <w:szCs w:val="24"/>
            <w:rPrChange w:id="2796" w:author="Alexandru Uicoabă" w:date="2022-06-16T14:49:00Z">
              <w:rPr>
                <w:rFonts w:ascii="Times New Roman" w:hAnsi="Times New Roman" w:cs="Times New Roman"/>
                <w:sz w:val="24"/>
                <w:szCs w:val="24"/>
              </w:rPr>
            </w:rPrChange>
          </w:rPr>
          <w:delInstrText xml:space="preserve"> ADDIN ZOTERO_ITEM CSL_CITATION {"citationID":"NXiEa5JY","properties":{"formattedCitation":"[19]","plainCitation":"[19]","noteIndex":0},"citationItems":[{"id":297,"uris":["http://zotero.org/users/6649884/items/C9S5GE5B"],"itemData":{"id":297,"type":"webpage","title":"Anaconda Distribution — Anaconda documentation","URL":"https://docs.anaconda.com/anaconda/","accessed":{"date-parts":[["2022",6,13]]}}}],"schema":"https://github.com/citation-style-language/schema/raw/master/csl-citation.json"} </w:delInstrText>
        </w:r>
        <w:r w:rsidR="0068010A" w:rsidRPr="0078286B" w:rsidDel="00EC2F26">
          <w:rPr>
            <w:rFonts w:ascii="Arial" w:hAnsi="Arial" w:cs="Arial"/>
            <w:sz w:val="24"/>
            <w:szCs w:val="24"/>
            <w:rPrChange w:id="2797" w:author="Alexandru Uicoabă" w:date="2022-06-16T14:49:00Z">
              <w:rPr>
                <w:rFonts w:ascii="Times New Roman" w:hAnsi="Times New Roman" w:cs="Times New Roman"/>
                <w:sz w:val="24"/>
                <w:szCs w:val="24"/>
              </w:rPr>
            </w:rPrChange>
          </w:rPr>
          <w:fldChar w:fldCharType="separate"/>
        </w:r>
        <w:r w:rsidR="00C433C8" w:rsidRPr="0078286B" w:rsidDel="00EC2F26">
          <w:rPr>
            <w:rFonts w:ascii="Arial" w:hAnsi="Arial" w:cs="Arial"/>
            <w:sz w:val="24"/>
            <w:rPrChange w:id="2798" w:author="Alexandru Uicoabă" w:date="2022-06-16T14:49:00Z">
              <w:rPr>
                <w:rFonts w:ascii="Times New Roman" w:hAnsi="Times New Roman" w:cs="Times New Roman"/>
                <w:sz w:val="24"/>
              </w:rPr>
            </w:rPrChange>
          </w:rPr>
          <w:delText>[19]</w:delText>
        </w:r>
        <w:r w:rsidR="0068010A" w:rsidRPr="0078286B" w:rsidDel="00EC2F26">
          <w:rPr>
            <w:rFonts w:ascii="Arial" w:hAnsi="Arial" w:cs="Arial"/>
            <w:sz w:val="24"/>
            <w:szCs w:val="24"/>
            <w:rPrChange w:id="2799" w:author="Alexandru Uicoabă" w:date="2022-06-16T14:49:00Z">
              <w:rPr>
                <w:rFonts w:ascii="Times New Roman" w:hAnsi="Times New Roman" w:cs="Times New Roman"/>
                <w:sz w:val="24"/>
                <w:szCs w:val="24"/>
              </w:rPr>
            </w:rPrChange>
          </w:rPr>
          <w:fldChar w:fldCharType="end"/>
        </w:r>
      </w:del>
    </w:p>
    <w:p w14:paraId="34A63BE4" w14:textId="65B90FDD" w:rsidR="00EA586A" w:rsidRPr="0078286B" w:rsidDel="00EC2F26" w:rsidRDefault="00EA586A" w:rsidP="007B1F64">
      <w:pPr>
        <w:jc w:val="both"/>
        <w:rPr>
          <w:del w:id="2800" w:author="Alexandru Uicoabă" w:date="2022-06-16T09:51:00Z"/>
          <w:rFonts w:ascii="Arial" w:hAnsi="Arial" w:cs="Arial"/>
          <w:sz w:val="24"/>
          <w:szCs w:val="24"/>
          <w:rPrChange w:id="2801" w:author="Alexandru Uicoabă" w:date="2022-06-16T14:49:00Z">
            <w:rPr>
              <w:del w:id="2802" w:author="Alexandru Uicoabă" w:date="2022-06-16T09:51:00Z"/>
              <w:rFonts w:ascii="Times New Roman" w:hAnsi="Times New Roman" w:cs="Times New Roman"/>
              <w:sz w:val="24"/>
              <w:szCs w:val="24"/>
            </w:rPr>
          </w:rPrChange>
        </w:rPr>
      </w:pPr>
    </w:p>
    <w:p w14:paraId="0F92AA38" w14:textId="7D3F38EE" w:rsidR="00521892" w:rsidRPr="0078286B" w:rsidDel="00EC2F26" w:rsidRDefault="00E8653D" w:rsidP="00521892">
      <w:pPr>
        <w:rPr>
          <w:del w:id="2803" w:author="Alexandru Uicoabă" w:date="2022-06-16T09:51:00Z"/>
          <w:rFonts w:ascii="Arial" w:hAnsi="Arial" w:cs="Arial"/>
          <w:sz w:val="28"/>
          <w:szCs w:val="28"/>
          <w:rPrChange w:id="2804" w:author="Alexandru Uicoabă" w:date="2022-06-16T14:49:00Z">
            <w:rPr>
              <w:del w:id="2805" w:author="Alexandru Uicoabă" w:date="2022-06-16T09:51:00Z"/>
              <w:rFonts w:ascii="Times New Roman" w:hAnsi="Times New Roman" w:cs="Times New Roman"/>
              <w:sz w:val="28"/>
              <w:szCs w:val="28"/>
            </w:rPr>
          </w:rPrChange>
        </w:rPr>
      </w:pPr>
      <w:del w:id="2806" w:author="Alexandru Uicoabă" w:date="2022-06-16T09:51:00Z">
        <w:r w:rsidRPr="0078286B" w:rsidDel="00EC2F26">
          <w:rPr>
            <w:rFonts w:ascii="Arial" w:hAnsi="Arial" w:cs="Arial"/>
            <w:sz w:val="28"/>
            <w:szCs w:val="28"/>
            <w:rPrChange w:id="2807" w:author="Alexandru Uicoabă" w:date="2022-06-16T14:49:00Z">
              <w:rPr>
                <w:rFonts w:ascii="Times New Roman" w:hAnsi="Times New Roman" w:cs="Times New Roman"/>
                <w:sz w:val="28"/>
                <w:szCs w:val="28"/>
              </w:rPr>
            </w:rPrChange>
          </w:rPr>
          <w:delText>Flask</w:delText>
        </w:r>
      </w:del>
    </w:p>
    <w:p w14:paraId="3E913E48" w14:textId="419811FC" w:rsidR="008B52F3" w:rsidRPr="0078286B" w:rsidDel="00EC2F26" w:rsidRDefault="008B52F3" w:rsidP="007B1F64">
      <w:pPr>
        <w:jc w:val="both"/>
        <w:rPr>
          <w:del w:id="2808" w:author="Alexandru Uicoabă" w:date="2022-06-16T09:51:00Z"/>
          <w:rFonts w:ascii="Arial" w:hAnsi="Arial" w:cs="Arial"/>
          <w:sz w:val="24"/>
          <w:szCs w:val="24"/>
          <w:rPrChange w:id="2809" w:author="Alexandru Uicoabă" w:date="2022-06-16T14:49:00Z">
            <w:rPr>
              <w:del w:id="2810" w:author="Alexandru Uicoabă" w:date="2022-06-16T09:51:00Z"/>
              <w:rFonts w:ascii="Times New Roman" w:hAnsi="Times New Roman" w:cs="Times New Roman"/>
              <w:sz w:val="24"/>
              <w:szCs w:val="24"/>
            </w:rPr>
          </w:rPrChange>
        </w:rPr>
      </w:pPr>
      <w:del w:id="2811" w:author="Alexandru Uicoabă" w:date="2022-06-16T09:51:00Z">
        <w:r w:rsidRPr="0078286B" w:rsidDel="00EC2F26">
          <w:rPr>
            <w:rFonts w:ascii="Arial" w:hAnsi="Arial" w:cs="Arial"/>
            <w:sz w:val="24"/>
            <w:szCs w:val="24"/>
            <w:rPrChange w:id="2812" w:author="Alexandru Uicoabă" w:date="2022-06-16T14:49:00Z">
              <w:rPr>
                <w:rFonts w:ascii="Times New Roman" w:hAnsi="Times New Roman" w:cs="Times New Roman"/>
                <w:sz w:val="24"/>
                <w:szCs w:val="24"/>
              </w:rPr>
            </w:rPrChange>
          </w:rPr>
          <w:tab/>
        </w:r>
        <w:r w:rsidRPr="0078286B" w:rsidDel="00EC2F26">
          <w:rPr>
            <w:rFonts w:ascii="Arial" w:hAnsi="Arial" w:cs="Arial"/>
            <w:i/>
            <w:iCs/>
            <w:sz w:val="24"/>
            <w:szCs w:val="24"/>
            <w:rPrChange w:id="2813" w:author="Alexandru Uicoabă" w:date="2022-06-16T14:49:00Z">
              <w:rPr>
                <w:rFonts w:ascii="Times New Roman" w:hAnsi="Times New Roman" w:cs="Times New Roman"/>
                <w:i/>
                <w:iCs/>
                <w:sz w:val="24"/>
                <w:szCs w:val="24"/>
              </w:rPr>
            </w:rPrChange>
          </w:rPr>
          <w:delText>Flask</w:delText>
        </w:r>
        <w:r w:rsidRPr="0078286B" w:rsidDel="00EC2F26">
          <w:rPr>
            <w:rFonts w:ascii="Arial" w:hAnsi="Arial" w:cs="Arial"/>
            <w:sz w:val="24"/>
            <w:szCs w:val="24"/>
            <w:rPrChange w:id="2814" w:author="Alexandru Uicoabă" w:date="2022-06-16T14:49:00Z">
              <w:rPr>
                <w:rFonts w:ascii="Times New Roman" w:hAnsi="Times New Roman" w:cs="Times New Roman"/>
                <w:sz w:val="24"/>
                <w:szCs w:val="24"/>
              </w:rPr>
            </w:rPrChange>
          </w:rPr>
          <w:delText xml:space="preserve"> este un framework web pe care îl putem folosi pentru a construi cu ușurință o aplicație web. Flask oferă pachetele și modulele necesare astfel încât, în calitate de dezvoltator, trebuie să ne concentrăm doar pe logica prorp</w:delText>
        </w:r>
      </w:del>
      <w:ins w:id="2815" w:author="Bogdan Dragulescu" w:date="2022-06-14T12:12:00Z">
        <w:del w:id="2816" w:author="Alexandru Uicoabă" w:date="2022-06-16T09:51:00Z">
          <w:r w:rsidR="00201A27" w:rsidRPr="0078286B" w:rsidDel="00EC2F26">
            <w:rPr>
              <w:rFonts w:ascii="Arial" w:hAnsi="Arial" w:cs="Arial"/>
              <w:sz w:val="24"/>
              <w:szCs w:val="24"/>
              <w:rPrChange w:id="2817" w:author="Alexandru Uicoabă" w:date="2022-06-16T14:49:00Z">
                <w:rPr>
                  <w:rFonts w:ascii="Times New Roman" w:hAnsi="Times New Roman" w:cs="Times New Roman"/>
                  <w:sz w:val="24"/>
                  <w:szCs w:val="24"/>
                </w:rPr>
              </w:rPrChange>
            </w:rPr>
            <w:delText>r</w:delText>
          </w:r>
        </w:del>
      </w:ins>
      <w:del w:id="2818" w:author="Alexandru Uicoabă" w:date="2022-06-16T09:51:00Z">
        <w:r w:rsidRPr="0078286B" w:rsidDel="00EC2F26">
          <w:rPr>
            <w:rFonts w:ascii="Arial" w:hAnsi="Arial" w:cs="Arial"/>
            <w:sz w:val="24"/>
            <w:szCs w:val="24"/>
            <w:rPrChange w:id="2819" w:author="Alexandru Uicoabă" w:date="2022-06-16T14:49:00Z">
              <w:rPr>
                <w:rFonts w:ascii="Times New Roman" w:hAnsi="Times New Roman" w:cs="Times New Roman"/>
                <w:sz w:val="24"/>
                <w:szCs w:val="24"/>
              </w:rPr>
            </w:rPrChange>
          </w:rPr>
          <w:delText>iu</w:delText>
        </w:r>
        <w:r w:rsidR="000200C4" w:rsidRPr="0078286B" w:rsidDel="00EC2F26">
          <w:rPr>
            <w:rFonts w:ascii="Arial" w:hAnsi="Arial" w:cs="Arial"/>
            <w:sz w:val="24"/>
            <w:szCs w:val="24"/>
            <w:rPrChange w:id="2820" w:author="Alexandru Uicoabă" w:date="2022-06-16T14:49:00Z">
              <w:rPr>
                <w:rFonts w:ascii="Times New Roman" w:hAnsi="Times New Roman" w:cs="Times New Roman"/>
                <w:sz w:val="24"/>
                <w:szCs w:val="24"/>
              </w:rPr>
            </w:rPrChange>
          </w:rPr>
          <w:delText>-</w:delText>
        </w:r>
        <w:r w:rsidRPr="0078286B" w:rsidDel="00EC2F26">
          <w:rPr>
            <w:rFonts w:ascii="Arial" w:hAnsi="Arial" w:cs="Arial"/>
            <w:sz w:val="24"/>
            <w:szCs w:val="24"/>
            <w:rPrChange w:id="2821" w:author="Alexandru Uicoabă" w:date="2022-06-16T14:49:00Z">
              <w:rPr>
                <w:rFonts w:ascii="Times New Roman" w:hAnsi="Times New Roman" w:cs="Times New Roman"/>
                <w:sz w:val="24"/>
                <w:szCs w:val="24"/>
              </w:rPr>
            </w:rPrChange>
          </w:rPr>
          <w:delText>zisă</w:delText>
        </w:r>
        <w:r w:rsidR="000200C4" w:rsidRPr="0078286B" w:rsidDel="00EC2F26">
          <w:rPr>
            <w:rFonts w:ascii="Arial" w:hAnsi="Arial" w:cs="Arial"/>
            <w:sz w:val="24"/>
            <w:szCs w:val="24"/>
            <w:rPrChange w:id="2822" w:author="Alexandru Uicoabă" w:date="2022-06-16T14:49:00Z">
              <w:rPr>
                <w:rFonts w:ascii="Times New Roman" w:hAnsi="Times New Roman" w:cs="Times New Roman"/>
                <w:sz w:val="24"/>
                <w:szCs w:val="24"/>
              </w:rPr>
            </w:rPrChange>
          </w:rPr>
          <w:delText xml:space="preserve"> a aplicației</w:delText>
        </w:r>
        <w:r w:rsidRPr="0078286B" w:rsidDel="00EC2F26">
          <w:rPr>
            <w:rFonts w:ascii="Arial" w:hAnsi="Arial" w:cs="Arial"/>
            <w:sz w:val="24"/>
            <w:szCs w:val="24"/>
            <w:rPrChange w:id="2823" w:author="Alexandru Uicoabă" w:date="2022-06-16T14:49:00Z">
              <w:rPr>
                <w:rFonts w:ascii="Times New Roman" w:hAnsi="Times New Roman" w:cs="Times New Roman"/>
                <w:sz w:val="24"/>
                <w:szCs w:val="24"/>
              </w:rPr>
            </w:rPrChange>
          </w:rPr>
          <w:delText>.</w:delText>
        </w:r>
        <w:r w:rsidR="0068010A" w:rsidRPr="0078286B" w:rsidDel="00EC2F26">
          <w:rPr>
            <w:rFonts w:ascii="Arial" w:hAnsi="Arial" w:cs="Arial"/>
            <w:sz w:val="24"/>
            <w:szCs w:val="24"/>
            <w:rPrChange w:id="2824" w:author="Alexandru Uicoabă" w:date="2022-06-16T14:49:00Z">
              <w:rPr>
                <w:rFonts w:ascii="Times New Roman" w:hAnsi="Times New Roman" w:cs="Times New Roman"/>
                <w:sz w:val="24"/>
                <w:szCs w:val="24"/>
              </w:rPr>
            </w:rPrChange>
          </w:rPr>
          <w:fldChar w:fldCharType="begin"/>
        </w:r>
        <w:r w:rsidR="00C433C8" w:rsidRPr="0078286B" w:rsidDel="00EC2F26">
          <w:rPr>
            <w:rFonts w:ascii="Arial" w:hAnsi="Arial" w:cs="Arial"/>
            <w:sz w:val="24"/>
            <w:szCs w:val="24"/>
            <w:rPrChange w:id="2825" w:author="Alexandru Uicoabă" w:date="2022-06-16T14:49:00Z">
              <w:rPr>
                <w:rFonts w:ascii="Times New Roman" w:hAnsi="Times New Roman" w:cs="Times New Roman"/>
                <w:sz w:val="24"/>
                <w:szCs w:val="24"/>
              </w:rPr>
            </w:rPrChange>
          </w:rPr>
          <w:delInstrText xml:space="preserve"> ADDIN ZOTERO_ITEM CSL_CITATION {"citationID":"L6QshG8t","properties":{"formattedCitation":"[20]","plainCitation":"[20]","noteIndex":0},"citationItems":[{"id":299,"uris":["http://zotero.org/users/6649884/items/DRVUQQGT"],"itemData":{"id":299,"type":"book","publisher":"Packt Publishing Ltd","source":"Google Scholar","title":"Python API Development Fundamentals: Develop a full-stack web application with Python and Flask","title-short":"Python API Development Fundamentals","author":[{"family":"Chan","given":"Jack"},{"family":"Chung","given":"Ray"},{"family":"Huang","given":"Jack"}],"issued":{"date-parts":[["2019"]]}}}],"schema":"https://github.com/citation-style-language/schema/raw/master/csl-citation.json"} </w:delInstrText>
        </w:r>
        <w:r w:rsidR="0068010A" w:rsidRPr="0078286B" w:rsidDel="00EC2F26">
          <w:rPr>
            <w:rFonts w:ascii="Arial" w:hAnsi="Arial" w:cs="Arial"/>
            <w:sz w:val="24"/>
            <w:szCs w:val="24"/>
            <w:rPrChange w:id="2826" w:author="Alexandru Uicoabă" w:date="2022-06-16T14:49:00Z">
              <w:rPr>
                <w:rFonts w:ascii="Times New Roman" w:hAnsi="Times New Roman" w:cs="Times New Roman"/>
                <w:sz w:val="24"/>
                <w:szCs w:val="24"/>
              </w:rPr>
            </w:rPrChange>
          </w:rPr>
          <w:fldChar w:fldCharType="separate"/>
        </w:r>
        <w:r w:rsidR="00C433C8" w:rsidRPr="0078286B" w:rsidDel="00EC2F26">
          <w:rPr>
            <w:rFonts w:ascii="Arial" w:hAnsi="Arial" w:cs="Arial"/>
            <w:sz w:val="24"/>
            <w:rPrChange w:id="2827" w:author="Alexandru Uicoabă" w:date="2022-06-16T14:49:00Z">
              <w:rPr>
                <w:rFonts w:ascii="Times New Roman" w:hAnsi="Times New Roman" w:cs="Times New Roman"/>
                <w:sz w:val="24"/>
              </w:rPr>
            </w:rPrChange>
          </w:rPr>
          <w:delText>[20]</w:delText>
        </w:r>
        <w:r w:rsidR="0068010A" w:rsidRPr="0078286B" w:rsidDel="00EC2F26">
          <w:rPr>
            <w:rFonts w:ascii="Arial" w:hAnsi="Arial" w:cs="Arial"/>
            <w:sz w:val="24"/>
            <w:szCs w:val="24"/>
            <w:rPrChange w:id="2828" w:author="Alexandru Uicoabă" w:date="2022-06-16T14:49:00Z">
              <w:rPr>
                <w:rFonts w:ascii="Times New Roman" w:hAnsi="Times New Roman" w:cs="Times New Roman"/>
                <w:sz w:val="24"/>
                <w:szCs w:val="24"/>
              </w:rPr>
            </w:rPrChange>
          </w:rPr>
          <w:fldChar w:fldCharType="end"/>
        </w:r>
      </w:del>
    </w:p>
    <w:p w14:paraId="0102B439" w14:textId="01F6DA5A" w:rsidR="00E43C5B" w:rsidRPr="0078286B" w:rsidDel="00EC2F26" w:rsidRDefault="00E43C5B" w:rsidP="007B1F64">
      <w:pPr>
        <w:jc w:val="both"/>
        <w:rPr>
          <w:del w:id="2829" w:author="Alexandru Uicoabă" w:date="2022-06-16T09:51:00Z"/>
          <w:rFonts w:ascii="Arial" w:hAnsi="Arial" w:cs="Arial"/>
          <w:sz w:val="24"/>
          <w:szCs w:val="24"/>
          <w:rPrChange w:id="2830" w:author="Alexandru Uicoabă" w:date="2022-06-16T14:49:00Z">
            <w:rPr>
              <w:del w:id="2831" w:author="Alexandru Uicoabă" w:date="2022-06-16T09:51:00Z"/>
              <w:rFonts w:ascii="Times New Roman" w:hAnsi="Times New Roman" w:cs="Times New Roman"/>
              <w:sz w:val="24"/>
              <w:szCs w:val="24"/>
            </w:rPr>
          </w:rPrChange>
        </w:rPr>
      </w:pPr>
    </w:p>
    <w:p w14:paraId="5CB11C90" w14:textId="4377A651" w:rsidR="00521892" w:rsidRPr="0078286B" w:rsidDel="00EC2F26" w:rsidRDefault="00E8653D" w:rsidP="00521892">
      <w:pPr>
        <w:rPr>
          <w:del w:id="2832" w:author="Alexandru Uicoabă" w:date="2022-06-16T09:51:00Z"/>
          <w:rFonts w:ascii="Arial" w:hAnsi="Arial" w:cs="Arial"/>
          <w:sz w:val="28"/>
          <w:szCs w:val="28"/>
          <w:rPrChange w:id="2833" w:author="Alexandru Uicoabă" w:date="2022-06-16T14:49:00Z">
            <w:rPr>
              <w:del w:id="2834" w:author="Alexandru Uicoabă" w:date="2022-06-16T09:51:00Z"/>
              <w:rFonts w:ascii="Times New Roman" w:hAnsi="Times New Roman" w:cs="Times New Roman"/>
              <w:sz w:val="28"/>
              <w:szCs w:val="28"/>
            </w:rPr>
          </w:rPrChange>
        </w:rPr>
      </w:pPr>
      <w:del w:id="2835" w:author="Alexandru Uicoabă" w:date="2022-06-16T09:51:00Z">
        <w:r w:rsidRPr="0078286B" w:rsidDel="00EC2F26">
          <w:rPr>
            <w:rFonts w:ascii="Arial" w:hAnsi="Arial" w:cs="Arial"/>
            <w:sz w:val="28"/>
            <w:szCs w:val="28"/>
            <w:rPrChange w:id="2836" w:author="Alexandru Uicoabă" w:date="2022-06-16T14:49:00Z">
              <w:rPr>
                <w:rFonts w:ascii="Times New Roman" w:hAnsi="Times New Roman" w:cs="Times New Roman"/>
                <w:sz w:val="28"/>
                <w:szCs w:val="28"/>
              </w:rPr>
            </w:rPrChange>
          </w:rPr>
          <w:delText>Scikit-learn</w:delText>
        </w:r>
      </w:del>
    </w:p>
    <w:p w14:paraId="3E049814" w14:textId="1C4D391D" w:rsidR="00E8653D" w:rsidRPr="0078286B" w:rsidDel="00EC2F26" w:rsidRDefault="00E8653D" w:rsidP="007B1F64">
      <w:pPr>
        <w:ind w:firstLine="720"/>
        <w:jc w:val="both"/>
        <w:rPr>
          <w:del w:id="2837" w:author="Alexandru Uicoabă" w:date="2022-06-16T09:51:00Z"/>
          <w:rFonts w:ascii="Arial" w:hAnsi="Arial" w:cs="Arial"/>
          <w:sz w:val="24"/>
          <w:szCs w:val="24"/>
          <w:rPrChange w:id="2838" w:author="Alexandru Uicoabă" w:date="2022-06-16T14:49:00Z">
            <w:rPr>
              <w:del w:id="2839" w:author="Alexandru Uicoabă" w:date="2022-06-16T09:51:00Z"/>
              <w:rFonts w:ascii="Times New Roman" w:hAnsi="Times New Roman" w:cs="Times New Roman"/>
              <w:sz w:val="24"/>
              <w:szCs w:val="24"/>
            </w:rPr>
          </w:rPrChange>
        </w:rPr>
      </w:pPr>
      <w:del w:id="2840" w:author="Alexandru Uicoabă" w:date="2022-06-16T09:51:00Z">
        <w:r w:rsidRPr="0078286B" w:rsidDel="00EC2F26">
          <w:rPr>
            <w:rFonts w:ascii="Arial" w:hAnsi="Arial" w:cs="Arial"/>
            <w:i/>
            <w:iCs/>
            <w:sz w:val="24"/>
            <w:szCs w:val="24"/>
            <w:rPrChange w:id="2841" w:author="Alexandru Uicoabă" w:date="2022-06-16T14:49:00Z">
              <w:rPr>
                <w:rFonts w:ascii="Times New Roman" w:hAnsi="Times New Roman" w:cs="Times New Roman"/>
                <w:i/>
                <w:iCs/>
                <w:sz w:val="24"/>
                <w:szCs w:val="24"/>
              </w:rPr>
            </w:rPrChange>
          </w:rPr>
          <w:delText>Scikit-learn</w:delText>
        </w:r>
        <w:r w:rsidRPr="0078286B" w:rsidDel="00EC2F26">
          <w:rPr>
            <w:rFonts w:ascii="Arial" w:hAnsi="Arial" w:cs="Arial"/>
            <w:sz w:val="24"/>
            <w:szCs w:val="24"/>
            <w:rPrChange w:id="2842" w:author="Alexandru Uicoabă" w:date="2022-06-16T14:49:00Z">
              <w:rPr>
                <w:rFonts w:ascii="Times New Roman" w:hAnsi="Times New Roman" w:cs="Times New Roman"/>
                <w:sz w:val="24"/>
                <w:szCs w:val="24"/>
              </w:rPr>
            </w:rPrChange>
          </w:rPr>
          <w:delText xml:space="preserve"> este un modul Python care integrează o gamă largă de algoritmi de învățare automată de ultimă generație pentru probleme supravegheate și nesupravegheate.</w:delText>
        </w:r>
        <w:r w:rsidR="009B7B4C" w:rsidRPr="0078286B" w:rsidDel="00EC2F26">
          <w:rPr>
            <w:rFonts w:ascii="Arial" w:hAnsi="Arial" w:cs="Arial"/>
            <w:sz w:val="24"/>
            <w:szCs w:val="24"/>
            <w:rPrChange w:id="2843" w:author="Alexandru Uicoabă" w:date="2022-06-16T14:49:00Z">
              <w:rPr>
                <w:rFonts w:ascii="Times New Roman" w:hAnsi="Times New Roman" w:cs="Times New Roman"/>
                <w:sz w:val="24"/>
                <w:szCs w:val="24"/>
              </w:rPr>
            </w:rPrChange>
          </w:rPr>
          <w:delText xml:space="preserve"> Accentul este pus pe ușurința în utilizare, performanță, documentație și coerența API</w:delText>
        </w:r>
        <w:commentRangeStart w:id="2844"/>
        <w:commentRangeStart w:id="2845"/>
        <w:commentRangeStart w:id="2846"/>
        <w:r w:rsidR="009B7B4C" w:rsidRPr="0078286B" w:rsidDel="00EC2F26">
          <w:rPr>
            <w:rFonts w:ascii="Arial" w:hAnsi="Arial" w:cs="Arial"/>
            <w:sz w:val="24"/>
            <w:szCs w:val="24"/>
            <w:rPrChange w:id="2847" w:author="Alexandru Uicoabă" w:date="2022-06-16T14:49:00Z">
              <w:rPr>
                <w:rFonts w:ascii="Times New Roman" w:hAnsi="Times New Roman" w:cs="Times New Roman"/>
                <w:sz w:val="24"/>
                <w:szCs w:val="24"/>
              </w:rPr>
            </w:rPrChange>
          </w:rPr>
          <w:delText>.</w:delText>
        </w:r>
        <w:commentRangeEnd w:id="2844"/>
        <w:commentRangeEnd w:id="2845"/>
        <w:commentRangeEnd w:id="2846"/>
        <w:r w:rsidR="0068010A" w:rsidRPr="0078286B" w:rsidDel="00EC2F26">
          <w:rPr>
            <w:rFonts w:ascii="Arial" w:hAnsi="Arial" w:cs="Arial"/>
            <w:sz w:val="24"/>
            <w:szCs w:val="24"/>
            <w:rPrChange w:id="2848" w:author="Alexandru Uicoabă" w:date="2022-06-16T14:49:00Z">
              <w:rPr>
                <w:rFonts w:ascii="Times New Roman" w:hAnsi="Times New Roman" w:cs="Times New Roman"/>
                <w:sz w:val="24"/>
                <w:szCs w:val="24"/>
              </w:rPr>
            </w:rPrChange>
          </w:rPr>
          <w:fldChar w:fldCharType="begin"/>
        </w:r>
        <w:r w:rsidR="00C433C8" w:rsidRPr="0078286B" w:rsidDel="00EC2F26">
          <w:rPr>
            <w:rFonts w:ascii="Arial" w:hAnsi="Arial" w:cs="Arial"/>
            <w:sz w:val="24"/>
            <w:szCs w:val="24"/>
            <w:rPrChange w:id="2849" w:author="Alexandru Uicoabă" w:date="2022-06-16T14:49:00Z">
              <w:rPr>
                <w:rFonts w:ascii="Times New Roman" w:hAnsi="Times New Roman" w:cs="Times New Roman"/>
                <w:sz w:val="24"/>
                <w:szCs w:val="24"/>
              </w:rPr>
            </w:rPrChange>
          </w:rPr>
          <w:delInstrText xml:space="preserve"> ADDIN ZOTERO_ITEM CSL_CITATION {"citationID":"K35AN5VU","properties":{"formattedCitation":"[21]","plainCitation":"[21]","noteIndex":0},"citationItems":[{"id":295,"uris":["http://zotero.org/users/6649884/items/GI725HQ8"],"itemData":{"id":295,"type":"article-journal","abstract":"Scikit-learn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http://scikit-learn.sourceforge.net.","container-title":"Journal of Machine Learning Research","ISSN":"1533-7928","issue":"85","page":"2825-2830","source":"jmlr.csail.mit.edu","title":"Scikit-learn: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schema":"https://github.com/citation-style-language/schema/raw/master/csl-citation.json"} </w:delInstrText>
        </w:r>
        <w:r w:rsidR="0068010A" w:rsidRPr="0078286B" w:rsidDel="00EC2F26">
          <w:rPr>
            <w:rFonts w:ascii="Arial" w:hAnsi="Arial" w:cs="Arial"/>
            <w:sz w:val="24"/>
            <w:szCs w:val="24"/>
            <w:rPrChange w:id="2850" w:author="Alexandru Uicoabă" w:date="2022-06-16T14:49:00Z">
              <w:rPr>
                <w:rFonts w:ascii="Times New Roman" w:hAnsi="Times New Roman" w:cs="Times New Roman"/>
                <w:sz w:val="24"/>
                <w:szCs w:val="24"/>
              </w:rPr>
            </w:rPrChange>
          </w:rPr>
          <w:fldChar w:fldCharType="separate"/>
        </w:r>
        <w:r w:rsidR="00C433C8" w:rsidRPr="0078286B" w:rsidDel="00EC2F26">
          <w:rPr>
            <w:rFonts w:ascii="Arial" w:hAnsi="Arial" w:cs="Arial"/>
            <w:sz w:val="24"/>
            <w:rPrChange w:id="2851" w:author="Alexandru Uicoabă" w:date="2022-06-16T14:49:00Z">
              <w:rPr>
                <w:rFonts w:ascii="Times New Roman" w:hAnsi="Times New Roman" w:cs="Times New Roman"/>
                <w:sz w:val="24"/>
              </w:rPr>
            </w:rPrChange>
          </w:rPr>
          <w:delText>[21]</w:delText>
        </w:r>
        <w:r w:rsidR="0068010A" w:rsidRPr="0078286B" w:rsidDel="00EC2F26">
          <w:rPr>
            <w:rFonts w:ascii="Arial" w:hAnsi="Arial" w:cs="Arial"/>
            <w:sz w:val="24"/>
            <w:szCs w:val="24"/>
            <w:rPrChange w:id="2852" w:author="Alexandru Uicoabă" w:date="2022-06-16T14:49:00Z">
              <w:rPr>
                <w:rFonts w:ascii="Times New Roman" w:hAnsi="Times New Roman" w:cs="Times New Roman"/>
                <w:sz w:val="24"/>
                <w:szCs w:val="24"/>
              </w:rPr>
            </w:rPrChange>
          </w:rPr>
          <w:fldChar w:fldCharType="end"/>
        </w:r>
        <w:r w:rsidR="00615B08" w:rsidRPr="0078286B" w:rsidDel="00EC2F26">
          <w:rPr>
            <w:rStyle w:val="Referincomentariu"/>
            <w:rFonts w:ascii="Arial" w:hAnsi="Arial" w:cs="Arial"/>
            <w:rPrChange w:id="2853" w:author="Alexandru Uicoabă" w:date="2022-06-16T14:49:00Z">
              <w:rPr>
                <w:rStyle w:val="Referincomentariu"/>
              </w:rPr>
            </w:rPrChange>
          </w:rPr>
          <w:commentReference w:id="2844"/>
        </w:r>
        <w:r w:rsidR="00EC2F26" w:rsidRPr="0078286B" w:rsidDel="00EC2F26">
          <w:rPr>
            <w:rStyle w:val="Referincomentariu"/>
            <w:rFonts w:ascii="Arial" w:hAnsi="Arial" w:cs="Arial"/>
            <w:rPrChange w:id="2854" w:author="Alexandru Uicoabă" w:date="2022-06-16T14:49:00Z">
              <w:rPr>
                <w:rStyle w:val="Referincomentariu"/>
              </w:rPr>
            </w:rPrChange>
          </w:rPr>
          <w:commentReference w:id="2845"/>
        </w:r>
        <w:r w:rsidR="00EC2F26" w:rsidRPr="0078286B" w:rsidDel="00EC2F26">
          <w:rPr>
            <w:rStyle w:val="Referincomentariu"/>
            <w:rFonts w:ascii="Arial" w:hAnsi="Arial" w:cs="Arial"/>
            <w:rPrChange w:id="2855" w:author="Alexandru Uicoabă" w:date="2022-06-16T14:49:00Z">
              <w:rPr>
                <w:rStyle w:val="Referincomentariu"/>
              </w:rPr>
            </w:rPrChange>
          </w:rPr>
          <w:commentReference w:id="2846"/>
        </w:r>
      </w:del>
    </w:p>
    <w:p w14:paraId="4B0DF7ED" w14:textId="5994C3EF" w:rsidR="007B1F64" w:rsidRPr="0078286B" w:rsidDel="00EC2F26" w:rsidRDefault="007B1F64" w:rsidP="007B1F64">
      <w:pPr>
        <w:jc w:val="both"/>
        <w:rPr>
          <w:del w:id="2856" w:author="Alexandru Uicoabă" w:date="2022-06-16T09:51:00Z"/>
          <w:rFonts w:ascii="Arial" w:hAnsi="Arial" w:cs="Arial"/>
          <w:sz w:val="24"/>
          <w:szCs w:val="24"/>
          <w:rPrChange w:id="2857" w:author="Alexandru Uicoabă" w:date="2022-06-16T14:49:00Z">
            <w:rPr>
              <w:del w:id="2858" w:author="Alexandru Uicoabă" w:date="2022-06-16T09:51:00Z"/>
              <w:rFonts w:ascii="Times New Roman" w:hAnsi="Times New Roman" w:cs="Times New Roman"/>
              <w:sz w:val="24"/>
              <w:szCs w:val="24"/>
            </w:rPr>
          </w:rPrChange>
        </w:rPr>
      </w:pPr>
    </w:p>
    <w:p w14:paraId="7FDA3961" w14:textId="5B1670F7" w:rsidR="00521892" w:rsidRPr="0078286B" w:rsidDel="00EC2F26" w:rsidRDefault="0036561B" w:rsidP="00521892">
      <w:pPr>
        <w:rPr>
          <w:del w:id="2859" w:author="Alexandru Uicoabă" w:date="2022-06-16T09:51:00Z"/>
          <w:rFonts w:ascii="Arial" w:hAnsi="Arial" w:cs="Arial"/>
          <w:sz w:val="28"/>
          <w:szCs w:val="28"/>
          <w:rPrChange w:id="2860" w:author="Alexandru Uicoabă" w:date="2022-06-16T14:49:00Z">
            <w:rPr>
              <w:del w:id="2861" w:author="Alexandru Uicoabă" w:date="2022-06-16T09:51:00Z"/>
              <w:rFonts w:ascii="Times New Roman" w:hAnsi="Times New Roman" w:cs="Times New Roman"/>
              <w:sz w:val="28"/>
              <w:szCs w:val="28"/>
            </w:rPr>
          </w:rPrChange>
        </w:rPr>
      </w:pPr>
      <w:del w:id="2862" w:author="Alexandru Uicoabă" w:date="2022-06-16T09:51:00Z">
        <w:r w:rsidRPr="0078286B" w:rsidDel="00EC2F26">
          <w:rPr>
            <w:rFonts w:ascii="Arial" w:hAnsi="Arial" w:cs="Arial"/>
            <w:sz w:val="28"/>
            <w:szCs w:val="28"/>
            <w:rPrChange w:id="2863" w:author="Alexandru Uicoabă" w:date="2022-06-16T14:49:00Z">
              <w:rPr>
                <w:rFonts w:ascii="Times New Roman" w:hAnsi="Times New Roman" w:cs="Times New Roman"/>
                <w:sz w:val="28"/>
                <w:szCs w:val="28"/>
              </w:rPr>
            </w:rPrChange>
          </w:rPr>
          <w:delText xml:space="preserve"> Unity</w:delText>
        </w:r>
      </w:del>
    </w:p>
    <w:p w14:paraId="093C1819" w14:textId="74E9643A" w:rsidR="00DE3876" w:rsidRPr="0078286B" w:rsidDel="00EC2F26" w:rsidRDefault="0036561B" w:rsidP="007B1F64">
      <w:pPr>
        <w:jc w:val="both"/>
        <w:rPr>
          <w:del w:id="2864" w:author="Alexandru Uicoabă" w:date="2022-06-16T09:51:00Z"/>
          <w:rFonts w:ascii="Arial" w:hAnsi="Arial" w:cs="Arial"/>
          <w:sz w:val="24"/>
          <w:szCs w:val="24"/>
          <w:rPrChange w:id="2865" w:author="Alexandru Uicoabă" w:date="2022-06-16T14:49:00Z">
            <w:rPr>
              <w:del w:id="2866" w:author="Alexandru Uicoabă" w:date="2022-06-16T09:51:00Z"/>
              <w:rFonts w:ascii="Times New Roman" w:hAnsi="Times New Roman" w:cs="Times New Roman"/>
              <w:sz w:val="24"/>
              <w:szCs w:val="24"/>
            </w:rPr>
          </w:rPrChange>
        </w:rPr>
      </w:pPr>
      <w:del w:id="2867" w:author="Alexandru Uicoabă" w:date="2022-06-16T09:51:00Z">
        <w:r w:rsidRPr="0078286B" w:rsidDel="00EC2F26">
          <w:rPr>
            <w:rFonts w:ascii="Arial" w:hAnsi="Arial" w:cs="Arial"/>
            <w:sz w:val="24"/>
            <w:szCs w:val="24"/>
            <w:rPrChange w:id="2868" w:author="Alexandru Uicoabă" w:date="2022-06-16T14:49:00Z">
              <w:rPr>
                <w:rFonts w:ascii="Times New Roman" w:hAnsi="Times New Roman" w:cs="Times New Roman"/>
                <w:sz w:val="24"/>
                <w:szCs w:val="24"/>
              </w:rPr>
            </w:rPrChange>
          </w:rPr>
          <w:tab/>
          <w:delText xml:space="preserve">Motorul de joc </w:delText>
        </w:r>
        <w:r w:rsidRPr="0078286B" w:rsidDel="00EC2F26">
          <w:rPr>
            <w:rFonts w:ascii="Arial" w:hAnsi="Arial" w:cs="Arial"/>
            <w:i/>
            <w:iCs/>
            <w:sz w:val="24"/>
            <w:szCs w:val="24"/>
            <w:rPrChange w:id="2869" w:author="Alexandru Uicoabă" w:date="2022-06-16T14:49:00Z">
              <w:rPr>
                <w:rFonts w:ascii="Times New Roman" w:hAnsi="Times New Roman" w:cs="Times New Roman"/>
                <w:i/>
                <w:iCs/>
                <w:sz w:val="24"/>
                <w:szCs w:val="24"/>
              </w:rPr>
            </w:rPrChange>
          </w:rPr>
          <w:delText>Unity</w:delText>
        </w:r>
        <w:r w:rsidRPr="0078286B" w:rsidDel="00EC2F26">
          <w:rPr>
            <w:rFonts w:ascii="Arial" w:hAnsi="Arial" w:cs="Arial"/>
            <w:sz w:val="24"/>
            <w:szCs w:val="24"/>
            <w:rPrChange w:id="2870" w:author="Alexandru Uicoabă" w:date="2022-06-16T14:49:00Z">
              <w:rPr>
                <w:rFonts w:ascii="Times New Roman" w:hAnsi="Times New Roman" w:cs="Times New Roman"/>
                <w:sz w:val="24"/>
                <w:szCs w:val="24"/>
              </w:rPr>
            </w:rPrChange>
          </w:rPr>
          <w:delText xml:space="preserve"> este dezvoltat de Unity Technologies șl</w:delText>
        </w:r>
      </w:del>
      <w:ins w:id="2871" w:author="Bogdan Dragulescu" w:date="2022-06-14T12:12:00Z">
        <w:del w:id="2872" w:author="Alexandru Uicoabă" w:date="2022-06-16T09:51:00Z">
          <w:r w:rsidR="00201A27" w:rsidRPr="0078286B" w:rsidDel="00EC2F26">
            <w:rPr>
              <w:rFonts w:ascii="Arial" w:hAnsi="Arial" w:cs="Arial"/>
              <w:sz w:val="24"/>
              <w:szCs w:val="24"/>
              <w:rPrChange w:id="2873" w:author="Alexandru Uicoabă" w:date="2022-06-16T14:49:00Z">
                <w:rPr>
                  <w:rFonts w:ascii="Times New Roman" w:hAnsi="Times New Roman" w:cs="Times New Roman"/>
                  <w:sz w:val="24"/>
                  <w:szCs w:val="24"/>
                </w:rPr>
              </w:rPrChange>
            </w:rPr>
            <w:delText>i</w:delText>
          </w:r>
        </w:del>
      </w:ins>
      <w:del w:id="2874" w:author="Alexandru Uicoabă" w:date="2022-06-16T09:51:00Z">
        <w:r w:rsidRPr="0078286B" w:rsidDel="00EC2F26">
          <w:rPr>
            <w:rFonts w:ascii="Arial" w:hAnsi="Arial" w:cs="Arial"/>
            <w:sz w:val="24"/>
            <w:szCs w:val="24"/>
            <w:rPrChange w:id="2875" w:author="Alexandru Uicoabă" w:date="2022-06-16T14:49:00Z">
              <w:rPr>
                <w:rFonts w:ascii="Times New Roman" w:hAnsi="Times New Roman" w:cs="Times New Roman"/>
                <w:sz w:val="24"/>
                <w:szCs w:val="24"/>
              </w:rPr>
            </w:rPrChange>
          </w:rPr>
          <w:delText xml:space="preserve"> integrează un motor de randare personalizat cu motorul de fizică nVidia PhysX și Mono, dar și cu implementarea bibliotecilor .NET open source a celor de la Microsoft. Editorul Unity este foarte ușor de utilizat. Conținutul acestuia este listat într-un arbore și se poate adăuga la mediu într-o manieră de tip drag-and-drop.</w:delText>
        </w:r>
        <w:r w:rsidR="007B1F64" w:rsidRPr="0078286B" w:rsidDel="00EC2F26">
          <w:rPr>
            <w:rFonts w:ascii="Arial" w:hAnsi="Arial" w:cs="Arial"/>
            <w:sz w:val="24"/>
            <w:szCs w:val="24"/>
            <w:rPrChange w:id="2876" w:author="Alexandru Uicoabă" w:date="2022-06-16T14:49:00Z">
              <w:rPr>
                <w:rFonts w:ascii="Times New Roman" w:hAnsi="Times New Roman" w:cs="Times New Roman"/>
                <w:sz w:val="24"/>
                <w:szCs w:val="24"/>
              </w:rPr>
            </w:rPrChange>
          </w:rPr>
          <w:delText xml:space="preserve"> Fiecărui obiect din interfață i se pot atribui mai multe scripturi scrise în C#.</w:delText>
        </w:r>
        <w:r w:rsidR="0068010A" w:rsidRPr="0078286B" w:rsidDel="00EC2F26">
          <w:rPr>
            <w:rFonts w:ascii="Arial" w:hAnsi="Arial" w:cs="Arial"/>
            <w:sz w:val="24"/>
            <w:szCs w:val="24"/>
            <w:rPrChange w:id="2877" w:author="Alexandru Uicoabă" w:date="2022-06-16T14:49:00Z">
              <w:rPr>
                <w:rFonts w:ascii="Times New Roman" w:hAnsi="Times New Roman" w:cs="Times New Roman"/>
                <w:sz w:val="24"/>
                <w:szCs w:val="24"/>
              </w:rPr>
            </w:rPrChange>
          </w:rPr>
          <w:fldChar w:fldCharType="begin"/>
        </w:r>
        <w:r w:rsidR="00C433C8" w:rsidRPr="0078286B" w:rsidDel="00EC2F26">
          <w:rPr>
            <w:rFonts w:ascii="Arial" w:hAnsi="Arial" w:cs="Arial"/>
            <w:sz w:val="24"/>
            <w:szCs w:val="24"/>
            <w:rPrChange w:id="2878" w:author="Alexandru Uicoabă" w:date="2022-06-16T14:49:00Z">
              <w:rPr>
                <w:rFonts w:ascii="Times New Roman" w:hAnsi="Times New Roman" w:cs="Times New Roman"/>
                <w:sz w:val="24"/>
                <w:szCs w:val="24"/>
              </w:rPr>
            </w:rPrChange>
          </w:rPr>
          <w:delInstrText xml:space="preserve"> ADDIN ZOTERO_ITEM CSL_CITATION {"citationID":"n5dpVkQs","properties":{"formattedCitation":"[22]","plainCitation":"[22]","noteIndex":0},"citationItems":[{"id":302,"uris":["http://zotero.org/users/6649884/items/C9N68758"],"itemData":{"id":302,"type":"article-journal","abstract":"This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SARGE.","container-title":"Computer","journalAbbreviation":"Computer","source":"ResearchGate","title":"Using the Unity Game Engine to Develop SARGE: A Case Study","title-short":"Using the Unity Game Engine to Develop SARGE","volume":"4552","author":[{"family":"Craighead","given":"Jeffrey"},{"family":"Burke","given":"Jenny"},{"family":"Murphy","given":"Robin"}],"issued":{"date-parts":[["2007",1,1]]}}}],"schema":"https://github.com/citation-style-language/schema/raw/master/csl-citation.json"} </w:delInstrText>
        </w:r>
        <w:r w:rsidR="0068010A" w:rsidRPr="0078286B" w:rsidDel="00EC2F26">
          <w:rPr>
            <w:rFonts w:ascii="Arial" w:hAnsi="Arial" w:cs="Arial"/>
            <w:sz w:val="24"/>
            <w:szCs w:val="24"/>
            <w:rPrChange w:id="2879" w:author="Alexandru Uicoabă" w:date="2022-06-16T14:49:00Z">
              <w:rPr>
                <w:rFonts w:ascii="Times New Roman" w:hAnsi="Times New Roman" w:cs="Times New Roman"/>
                <w:sz w:val="24"/>
                <w:szCs w:val="24"/>
              </w:rPr>
            </w:rPrChange>
          </w:rPr>
          <w:fldChar w:fldCharType="separate"/>
        </w:r>
        <w:r w:rsidR="00C433C8" w:rsidRPr="0078286B" w:rsidDel="00EC2F26">
          <w:rPr>
            <w:rFonts w:ascii="Arial" w:hAnsi="Arial" w:cs="Arial"/>
            <w:sz w:val="24"/>
            <w:rPrChange w:id="2880" w:author="Alexandru Uicoabă" w:date="2022-06-16T14:49:00Z">
              <w:rPr>
                <w:rFonts w:ascii="Times New Roman" w:hAnsi="Times New Roman" w:cs="Times New Roman"/>
                <w:sz w:val="24"/>
              </w:rPr>
            </w:rPrChange>
          </w:rPr>
          <w:delText>[22]</w:delText>
        </w:r>
        <w:r w:rsidR="0068010A" w:rsidRPr="0078286B" w:rsidDel="00EC2F26">
          <w:rPr>
            <w:rFonts w:ascii="Arial" w:hAnsi="Arial" w:cs="Arial"/>
            <w:sz w:val="24"/>
            <w:szCs w:val="24"/>
            <w:rPrChange w:id="2881" w:author="Alexandru Uicoabă" w:date="2022-06-16T14:49:00Z">
              <w:rPr>
                <w:rFonts w:ascii="Times New Roman" w:hAnsi="Times New Roman" w:cs="Times New Roman"/>
                <w:sz w:val="24"/>
                <w:szCs w:val="24"/>
              </w:rPr>
            </w:rPrChange>
          </w:rPr>
          <w:fldChar w:fldCharType="end"/>
        </w:r>
        <w:r w:rsidRPr="0078286B" w:rsidDel="00EC2F26">
          <w:rPr>
            <w:rFonts w:ascii="Arial" w:hAnsi="Arial" w:cs="Arial"/>
            <w:sz w:val="24"/>
            <w:szCs w:val="24"/>
            <w:rPrChange w:id="2882" w:author="Alexandru Uicoabă" w:date="2022-06-16T14:49:00Z">
              <w:rPr>
                <w:rFonts w:ascii="Times New Roman" w:hAnsi="Times New Roman" w:cs="Times New Roman"/>
                <w:sz w:val="24"/>
                <w:szCs w:val="24"/>
              </w:rPr>
            </w:rPrChange>
          </w:rPr>
          <w:delText xml:space="preserve"> </w:delText>
        </w:r>
        <w:r w:rsidR="00540789" w:rsidRPr="0078286B" w:rsidDel="00EC2F26">
          <w:rPr>
            <w:rFonts w:ascii="Arial" w:hAnsi="Arial" w:cs="Arial"/>
            <w:sz w:val="24"/>
            <w:szCs w:val="24"/>
            <w:rPrChange w:id="2883" w:author="Alexandru Uicoabă" w:date="2022-06-16T14:49:00Z">
              <w:rPr>
                <w:rFonts w:ascii="Times New Roman" w:hAnsi="Times New Roman" w:cs="Times New Roman"/>
                <w:sz w:val="24"/>
                <w:szCs w:val="24"/>
              </w:rPr>
            </w:rPrChange>
          </w:rPr>
          <w:fldChar w:fldCharType="begin"/>
        </w:r>
        <w:r w:rsidR="00C433C8" w:rsidRPr="0078286B" w:rsidDel="00EC2F26">
          <w:rPr>
            <w:rFonts w:ascii="Arial" w:hAnsi="Arial" w:cs="Arial"/>
            <w:sz w:val="24"/>
            <w:szCs w:val="24"/>
            <w:rPrChange w:id="2884" w:author="Alexandru Uicoabă" w:date="2022-06-16T14:49:00Z">
              <w:rPr>
                <w:rFonts w:ascii="Times New Roman" w:hAnsi="Times New Roman" w:cs="Times New Roman"/>
                <w:sz w:val="24"/>
                <w:szCs w:val="24"/>
              </w:rPr>
            </w:rPrChange>
          </w:rPr>
          <w:delInstrText xml:space="preserve"> ADDIN ZOTERO_ITEM CSL_CITATION {"citationID":"sXsrjCMi","properties":{"formattedCitation":"[23]","plainCitation":"[23]","noteIndex":0},"citationItems":[{"id":287,"uris":["http://zotero.org/users/6649884/items/Z285RTD5"],"itemData":{"id":287,"type":"report","abstract":"OpenAI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[cs]\ntype: article","number":"arXiv:1606.01540","publisher":"arXiv","source":"arXiv.org","title":"OpenAI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2022",6,3]]},"issued":{"date-parts":[["2016",6,5]]}}}],"schema":"https://github.com/citation-style-language/schema/raw/master/csl-citation.json"} </w:delInstrText>
        </w:r>
        <w:r w:rsidR="00540789" w:rsidRPr="0078286B" w:rsidDel="00EC2F26">
          <w:rPr>
            <w:rFonts w:ascii="Arial" w:hAnsi="Arial" w:cs="Arial"/>
            <w:sz w:val="24"/>
            <w:szCs w:val="24"/>
            <w:rPrChange w:id="2885" w:author="Alexandru Uicoabă" w:date="2022-06-16T14:49:00Z">
              <w:rPr>
                <w:rFonts w:ascii="Times New Roman" w:hAnsi="Times New Roman" w:cs="Times New Roman"/>
                <w:sz w:val="24"/>
                <w:szCs w:val="24"/>
              </w:rPr>
            </w:rPrChange>
          </w:rPr>
          <w:fldChar w:fldCharType="separate"/>
        </w:r>
        <w:r w:rsidR="00C433C8" w:rsidRPr="0078286B" w:rsidDel="00EC2F26">
          <w:rPr>
            <w:rFonts w:ascii="Arial" w:hAnsi="Arial" w:cs="Arial"/>
            <w:sz w:val="24"/>
            <w:rPrChange w:id="2886" w:author="Alexandru Uicoabă" w:date="2022-06-16T14:49:00Z">
              <w:rPr>
                <w:rFonts w:ascii="Times New Roman" w:hAnsi="Times New Roman" w:cs="Times New Roman"/>
                <w:sz w:val="24"/>
              </w:rPr>
            </w:rPrChange>
          </w:rPr>
          <w:delText>[23]</w:delText>
        </w:r>
        <w:r w:rsidR="00540789" w:rsidRPr="0078286B" w:rsidDel="00EC2F26">
          <w:rPr>
            <w:rFonts w:ascii="Arial" w:hAnsi="Arial" w:cs="Arial"/>
            <w:sz w:val="24"/>
            <w:szCs w:val="24"/>
            <w:rPrChange w:id="2887" w:author="Alexandru Uicoabă" w:date="2022-06-16T14:49:00Z">
              <w:rPr>
                <w:rFonts w:ascii="Times New Roman" w:hAnsi="Times New Roman" w:cs="Times New Roman"/>
                <w:sz w:val="24"/>
                <w:szCs w:val="24"/>
              </w:rPr>
            </w:rPrChange>
          </w:rPr>
          <w:fldChar w:fldCharType="end"/>
        </w:r>
      </w:del>
    </w:p>
    <w:p w14:paraId="5A10030A" w14:textId="79748E6D" w:rsidR="00D07FDF" w:rsidRPr="0078286B" w:rsidDel="00EC2F26" w:rsidRDefault="00997650">
      <w:pPr>
        <w:ind w:firstLine="720"/>
        <w:rPr>
          <w:del w:id="2888" w:author="Alexandru Uicoabă" w:date="2022-06-16T09:51:00Z"/>
          <w:rFonts w:ascii="Arial" w:hAnsi="Arial" w:cs="Arial"/>
          <w:lang w:val="en-GB"/>
          <w:rPrChange w:id="2889" w:author="Alexandru Uicoabă" w:date="2022-06-16T14:49:00Z">
            <w:rPr>
              <w:del w:id="2890" w:author="Alexandru Uicoabă" w:date="2022-06-16T09:51:00Z"/>
              <w:lang w:val="en-GB"/>
            </w:rPr>
          </w:rPrChange>
        </w:rPr>
        <w:pPrChange w:id="2891" w:author="Alexandru Uicoabă" w:date="2022-06-15T19:10:00Z">
          <w:pPr/>
        </w:pPrChange>
      </w:pPr>
      <w:ins w:id="2892" w:author="Alexandru Uicoaba" w:date="2022-06-15T11:07:00Z">
        <w:del w:id="2893" w:author="Alexandru Uicoabă" w:date="2022-06-16T09:51:00Z">
          <w:r w:rsidRPr="0078286B" w:rsidDel="00EC2F26">
            <w:rPr>
              <w:rFonts w:ascii="Arial" w:hAnsi="Arial" w:cs="Arial"/>
              <w:lang w:val="en-GB"/>
              <w:rPrChange w:id="2894" w:author="Alexandru Uicoabă" w:date="2022-06-16T14:49:00Z">
                <w:rPr>
                  <w:lang w:val="en-GB"/>
                </w:rPr>
              </w:rPrChange>
            </w:rPr>
            <w:tab/>
          </w:r>
        </w:del>
      </w:ins>
      <w:ins w:id="2895" w:author="Alexandru Uicoaba" w:date="2022-06-15T11:08:00Z">
        <w:del w:id="2896" w:author="Alexandru Uicoabă" w:date="2022-06-15T19:08:00Z">
          <w:r w:rsidRPr="0078286B" w:rsidDel="00505093">
            <w:rPr>
              <w:rFonts w:ascii="Arial" w:hAnsi="Arial" w:cs="Arial"/>
              <w:lang w:val="en-GB"/>
              <w:rPrChange w:id="2897" w:author="Alexandru Uicoabă" w:date="2022-06-16T14:49:00Z">
                <w:rPr>
                  <w:lang w:val="en-GB"/>
                </w:rPr>
              </w:rPrChange>
            </w:rPr>
            <w:delText xml:space="preserve">În vederea realizării experimentului, datorită faptului că dețin cunoștințe avansate de C# și Python, s-a ales dezvoltarea jocului în mediul Unity și antrenarea </w:delText>
          </w:r>
        </w:del>
      </w:ins>
      <w:ins w:id="2898" w:author="Alexandru Uicoaba" w:date="2022-06-15T11:09:00Z">
        <w:del w:id="2899" w:author="Alexandru Uicoabă" w:date="2022-06-15T19:08:00Z">
          <w:r w:rsidRPr="0078286B" w:rsidDel="00505093">
            <w:rPr>
              <w:rFonts w:ascii="Arial" w:hAnsi="Arial" w:cs="Arial"/>
              <w:lang w:val="en-GB"/>
              <w:rPrChange w:id="2900" w:author="Alexandru Uicoabă" w:date="2022-06-16T14:49:00Z">
                <w:rPr>
                  <w:lang w:val="en-GB"/>
                </w:rPr>
              </w:rPrChange>
            </w:rPr>
            <w:delText xml:space="preserve">angentu folosind </w:delText>
          </w:r>
        </w:del>
      </w:ins>
      <w:ins w:id="2901" w:author="Alexandru Uicoaba" w:date="2022-06-15T11:10:00Z">
        <w:del w:id="2902" w:author="Alexandru Uicoabă" w:date="2022-06-15T19:08:00Z">
          <w:r w:rsidRPr="0078286B" w:rsidDel="00505093">
            <w:rPr>
              <w:rFonts w:ascii="Arial" w:hAnsi="Arial" w:cs="Arial"/>
              <w:lang w:val="en-GB"/>
              <w:rPrChange w:id="2903" w:author="Alexandru Uicoabă" w:date="2022-06-16T14:49:00Z">
                <w:rPr>
                  <w:lang w:val="en-GB"/>
                </w:rPr>
              </w:rPrChange>
            </w:rPr>
            <w:delText>soluții Python care facilitează și ușurează acest lucru.</w:delText>
          </w:r>
        </w:del>
      </w:ins>
    </w:p>
    <w:p w14:paraId="65663993" w14:textId="56EAFBA3" w:rsidR="00E43C5B" w:rsidRPr="0078286B" w:rsidRDefault="00615B08" w:rsidP="008E120D">
      <w:pPr>
        <w:rPr>
          <w:ins w:id="2904" w:author="Alexandru Uicoabă" w:date="2022-06-15T19:35:00Z"/>
          <w:rFonts w:ascii="Arial" w:hAnsi="Arial" w:cs="Arial"/>
          <w:lang w:val="en-GB"/>
          <w:rPrChange w:id="2905" w:author="Alexandru Uicoabă" w:date="2022-06-16T14:49:00Z">
            <w:rPr>
              <w:ins w:id="2906" w:author="Alexandru Uicoabă" w:date="2022-06-15T19:35:00Z"/>
              <w:lang w:val="en-GB"/>
            </w:rPr>
          </w:rPrChange>
        </w:rPr>
      </w:pPr>
      <w:commentRangeStart w:id="2907"/>
      <w:commentRangeStart w:id="2908"/>
      <w:commentRangeStart w:id="2909"/>
      <w:commentRangeEnd w:id="2907"/>
      <w:r w:rsidRPr="0078286B">
        <w:rPr>
          <w:rStyle w:val="Referincomentariu"/>
          <w:rFonts w:ascii="Arial" w:hAnsi="Arial" w:cs="Arial"/>
          <w:rPrChange w:id="2910" w:author="Alexandru Uicoabă" w:date="2022-06-16T14:49:00Z">
            <w:rPr>
              <w:rStyle w:val="Referincomentariu"/>
            </w:rPr>
          </w:rPrChange>
        </w:rPr>
        <w:commentReference w:id="2907"/>
      </w:r>
      <w:commentRangeEnd w:id="2908"/>
      <w:r w:rsidR="008F6C20" w:rsidRPr="0078286B">
        <w:rPr>
          <w:rStyle w:val="Referincomentariu"/>
          <w:rFonts w:ascii="Arial" w:hAnsi="Arial" w:cs="Arial"/>
          <w:rPrChange w:id="2911" w:author="Alexandru Uicoabă" w:date="2022-06-16T14:49:00Z">
            <w:rPr>
              <w:rStyle w:val="Referincomentariu"/>
            </w:rPr>
          </w:rPrChange>
        </w:rPr>
        <w:commentReference w:id="2908"/>
      </w:r>
      <w:commentRangeEnd w:id="2909"/>
      <w:r w:rsidR="008F6C20" w:rsidRPr="0078286B">
        <w:rPr>
          <w:rStyle w:val="Referincomentariu"/>
          <w:rFonts w:ascii="Arial" w:hAnsi="Arial" w:cs="Arial"/>
          <w:rPrChange w:id="2912" w:author="Alexandru Uicoabă" w:date="2022-06-16T14:49:00Z">
            <w:rPr>
              <w:rStyle w:val="Referincomentariu"/>
            </w:rPr>
          </w:rPrChange>
        </w:rPr>
        <w:commentReference w:id="2909"/>
      </w:r>
    </w:p>
    <w:p w14:paraId="0FC48544" w14:textId="01394E82" w:rsidR="007100AC" w:rsidRPr="0078286B" w:rsidRDefault="007100AC" w:rsidP="008E120D">
      <w:pPr>
        <w:rPr>
          <w:ins w:id="2913" w:author="Alexandru Uicoabă" w:date="2022-06-15T19:35:00Z"/>
          <w:rFonts w:ascii="Arial" w:hAnsi="Arial" w:cs="Arial"/>
          <w:lang w:val="en-GB"/>
          <w:rPrChange w:id="2914" w:author="Alexandru Uicoabă" w:date="2022-06-16T14:49:00Z">
            <w:rPr>
              <w:ins w:id="2915" w:author="Alexandru Uicoabă" w:date="2022-06-15T19:35:00Z"/>
              <w:lang w:val="en-GB"/>
            </w:rPr>
          </w:rPrChange>
        </w:rPr>
      </w:pPr>
    </w:p>
    <w:p w14:paraId="0E858BAD" w14:textId="0BE0CD3A" w:rsidR="007100AC" w:rsidRPr="0078286B" w:rsidRDefault="007100AC" w:rsidP="008E120D">
      <w:pPr>
        <w:rPr>
          <w:ins w:id="2916" w:author="Alexandru Uicoabă" w:date="2022-06-15T19:35:00Z"/>
          <w:rFonts w:ascii="Arial" w:hAnsi="Arial" w:cs="Arial"/>
          <w:lang w:val="en-GB"/>
          <w:rPrChange w:id="2917" w:author="Alexandru Uicoabă" w:date="2022-06-16T14:49:00Z">
            <w:rPr>
              <w:ins w:id="2918" w:author="Alexandru Uicoabă" w:date="2022-06-15T19:35:00Z"/>
              <w:lang w:val="en-GB"/>
            </w:rPr>
          </w:rPrChange>
        </w:rPr>
      </w:pPr>
    </w:p>
    <w:p w14:paraId="4A2DD527" w14:textId="5728D8A0" w:rsidR="007100AC" w:rsidRPr="0078286B" w:rsidRDefault="007100AC" w:rsidP="008E120D">
      <w:pPr>
        <w:rPr>
          <w:ins w:id="2919" w:author="Alexandru Uicoabă" w:date="2022-06-15T19:35:00Z"/>
          <w:rFonts w:ascii="Arial" w:hAnsi="Arial" w:cs="Arial"/>
          <w:lang w:val="en-GB"/>
          <w:rPrChange w:id="2920" w:author="Alexandru Uicoabă" w:date="2022-06-16T14:49:00Z">
            <w:rPr>
              <w:ins w:id="2921" w:author="Alexandru Uicoabă" w:date="2022-06-15T19:35:00Z"/>
              <w:lang w:val="en-GB"/>
            </w:rPr>
          </w:rPrChange>
        </w:rPr>
      </w:pPr>
    </w:p>
    <w:p w14:paraId="550B48AB" w14:textId="7235E680" w:rsidR="007100AC" w:rsidRPr="0078286B" w:rsidRDefault="007100AC" w:rsidP="008E120D">
      <w:pPr>
        <w:rPr>
          <w:ins w:id="2922" w:author="Alexandru Uicoabă" w:date="2022-06-15T19:35:00Z"/>
          <w:rFonts w:ascii="Arial" w:hAnsi="Arial" w:cs="Arial"/>
          <w:lang w:val="en-GB"/>
          <w:rPrChange w:id="2923" w:author="Alexandru Uicoabă" w:date="2022-06-16T14:49:00Z">
            <w:rPr>
              <w:ins w:id="2924" w:author="Alexandru Uicoabă" w:date="2022-06-15T19:35:00Z"/>
              <w:lang w:val="en-GB"/>
            </w:rPr>
          </w:rPrChange>
        </w:rPr>
      </w:pPr>
    </w:p>
    <w:p w14:paraId="18D8B01E" w14:textId="626352F1" w:rsidR="007100AC" w:rsidRPr="0078286B" w:rsidRDefault="007100AC" w:rsidP="008E120D">
      <w:pPr>
        <w:rPr>
          <w:ins w:id="2925" w:author="Alexandru Uicoabă" w:date="2022-06-15T19:35:00Z"/>
          <w:rFonts w:ascii="Arial" w:hAnsi="Arial" w:cs="Arial"/>
          <w:lang w:val="en-GB"/>
          <w:rPrChange w:id="2926" w:author="Alexandru Uicoabă" w:date="2022-06-16T14:49:00Z">
            <w:rPr>
              <w:ins w:id="2927" w:author="Alexandru Uicoabă" w:date="2022-06-15T19:35:00Z"/>
              <w:lang w:val="en-GB"/>
            </w:rPr>
          </w:rPrChange>
        </w:rPr>
      </w:pPr>
    </w:p>
    <w:p w14:paraId="1C026E19" w14:textId="77777777" w:rsidR="0078286B" w:rsidRPr="0078286B" w:rsidRDefault="0078286B" w:rsidP="008E120D">
      <w:pPr>
        <w:rPr>
          <w:rFonts w:ascii="Arial" w:hAnsi="Arial" w:cs="Arial"/>
          <w:rPrChange w:id="2928" w:author="Alexandru Uicoabă" w:date="2022-06-16T14:49:00Z">
            <w:rPr>
              <w:lang w:val="en-GB"/>
            </w:rPr>
          </w:rPrChange>
        </w:rPr>
      </w:pPr>
    </w:p>
    <w:p w14:paraId="6E86255D" w14:textId="1A27780F" w:rsidR="00E6691C" w:rsidRPr="0078286B" w:rsidRDefault="00E6691C" w:rsidP="000352C6">
      <w:pPr>
        <w:pStyle w:val="Titlu1"/>
        <w:jc w:val="center"/>
        <w:rPr>
          <w:rFonts w:ascii="Arial" w:hAnsi="Arial" w:cs="Arial"/>
          <w:b/>
          <w:bCs/>
          <w:color w:val="auto"/>
          <w:rPrChange w:id="2929" w:author="Alexandru Uicoabă" w:date="2022-06-16T14:49:00Z">
            <w:rPr>
              <w:rFonts w:ascii="Times New Roman" w:hAnsi="Times New Roman" w:cs="Times New Roman"/>
              <w:b/>
              <w:bCs/>
              <w:color w:val="auto"/>
              <w:lang w:val="en-GB"/>
            </w:rPr>
          </w:rPrChange>
        </w:rPr>
      </w:pPr>
      <w:bookmarkStart w:id="2930" w:name="_Toc106343204"/>
      <w:r w:rsidRPr="0078286B">
        <w:rPr>
          <w:rFonts w:ascii="Arial" w:hAnsi="Arial" w:cs="Arial"/>
          <w:b/>
          <w:bCs/>
          <w:color w:val="auto"/>
          <w:rPrChange w:id="2931" w:author="Alexandru Uicoabă" w:date="2022-06-16T14:49:00Z">
            <w:rPr>
              <w:rFonts w:ascii="Times New Roman" w:hAnsi="Times New Roman" w:cs="Times New Roman"/>
              <w:b/>
              <w:bCs/>
              <w:color w:val="auto"/>
              <w:lang w:val="en-GB"/>
            </w:rPr>
          </w:rPrChange>
        </w:rPr>
        <w:t xml:space="preserve">Capitolul </w:t>
      </w:r>
      <w:r w:rsidR="00D96A93" w:rsidRPr="0078286B">
        <w:rPr>
          <w:rFonts w:ascii="Arial" w:hAnsi="Arial" w:cs="Arial"/>
          <w:b/>
          <w:bCs/>
          <w:color w:val="auto"/>
          <w:rPrChange w:id="2932" w:author="Alexandru Uicoabă" w:date="2022-06-16T14:49:00Z">
            <w:rPr>
              <w:rFonts w:ascii="Times New Roman" w:hAnsi="Times New Roman" w:cs="Times New Roman"/>
              <w:b/>
              <w:bCs/>
              <w:color w:val="auto"/>
              <w:lang w:val="en-GB"/>
            </w:rPr>
          </w:rPrChange>
        </w:rPr>
        <w:t>4</w:t>
      </w:r>
      <w:r w:rsidR="000352C6" w:rsidRPr="0078286B">
        <w:rPr>
          <w:rFonts w:ascii="Arial" w:hAnsi="Arial" w:cs="Arial"/>
          <w:b/>
          <w:bCs/>
          <w:color w:val="auto"/>
          <w:rPrChange w:id="2933" w:author="Alexandru Uicoabă" w:date="2022-06-16T14:49:00Z">
            <w:rPr>
              <w:rFonts w:ascii="Times New Roman" w:hAnsi="Times New Roman" w:cs="Times New Roman"/>
              <w:b/>
              <w:bCs/>
              <w:color w:val="auto"/>
              <w:lang w:val="en-GB"/>
            </w:rPr>
          </w:rPrChange>
        </w:rPr>
        <w:t xml:space="preserve">: </w:t>
      </w:r>
      <w:r w:rsidR="00D96A93" w:rsidRPr="0078286B">
        <w:rPr>
          <w:rFonts w:ascii="Arial" w:hAnsi="Arial" w:cs="Arial"/>
          <w:b/>
          <w:bCs/>
          <w:color w:val="auto"/>
          <w:rPrChange w:id="2934" w:author="Alexandru Uicoabă" w:date="2022-06-16T14:49:00Z">
            <w:rPr>
              <w:rFonts w:ascii="Times New Roman" w:hAnsi="Times New Roman" w:cs="Times New Roman"/>
              <w:b/>
              <w:bCs/>
              <w:color w:val="auto"/>
              <w:lang w:val="en-GB"/>
            </w:rPr>
          </w:rPrChange>
        </w:rPr>
        <w:t xml:space="preserve"> Proiectarea experimentului</w:t>
      </w:r>
      <w:bookmarkEnd w:id="2930"/>
    </w:p>
    <w:p w14:paraId="773589A6" w14:textId="1E72DBFE" w:rsidR="00C93AAA" w:rsidRPr="00300A51" w:rsidRDefault="00C93AAA" w:rsidP="00C93AAA">
      <w:pPr>
        <w:rPr>
          <w:ins w:id="2935" w:author="Alexandru Uicoabă" w:date="2022-06-16T14:55:00Z"/>
          <w:rFonts w:ascii="Arial" w:hAnsi="Arial" w:cs="Arial"/>
          <w:sz w:val="24"/>
          <w:szCs w:val="24"/>
          <w:rPrChange w:id="2936" w:author="Alexandru Uicoabă" w:date="2022-06-16T14:55:00Z">
            <w:rPr>
              <w:ins w:id="2937" w:author="Alexandru Uicoabă" w:date="2022-06-16T14:55:00Z"/>
              <w:rFonts w:ascii="Arial" w:hAnsi="Arial" w:cs="Arial"/>
            </w:rPr>
          </w:rPrChange>
        </w:rPr>
      </w:pPr>
    </w:p>
    <w:p w14:paraId="376E566C" w14:textId="77777777" w:rsidR="00300A51" w:rsidRPr="00300A51" w:rsidRDefault="00300A51" w:rsidP="00C93AAA">
      <w:pPr>
        <w:rPr>
          <w:rFonts w:ascii="Arial" w:hAnsi="Arial" w:cs="Arial"/>
          <w:sz w:val="24"/>
          <w:szCs w:val="24"/>
          <w:rPrChange w:id="2938" w:author="Alexandru Uicoabă" w:date="2022-06-16T14:56:00Z">
            <w:rPr>
              <w:lang w:val="en-GB"/>
            </w:rPr>
          </w:rPrChange>
        </w:rPr>
      </w:pPr>
    </w:p>
    <w:p w14:paraId="49BA5AA7" w14:textId="77052E4B" w:rsidR="00D96A93" w:rsidRPr="0078286B" w:rsidRDefault="00D96A93" w:rsidP="00C93AAA">
      <w:pPr>
        <w:pStyle w:val="Titlu2"/>
        <w:rPr>
          <w:rFonts w:ascii="Arial" w:hAnsi="Arial" w:cs="Arial"/>
          <w:b/>
          <w:bCs/>
          <w:color w:val="auto"/>
          <w:sz w:val="28"/>
          <w:szCs w:val="28"/>
          <w:rPrChange w:id="2939" w:author="Alexandru Uicoabă" w:date="2022-06-16T14:49:00Z">
            <w:rPr>
              <w:rFonts w:ascii="Times New Roman" w:hAnsi="Times New Roman" w:cs="Times New Roman"/>
              <w:b/>
              <w:bCs/>
              <w:color w:val="auto"/>
              <w:sz w:val="28"/>
              <w:szCs w:val="28"/>
              <w:lang w:val="en-GB"/>
            </w:rPr>
          </w:rPrChange>
        </w:rPr>
      </w:pPr>
      <w:bookmarkStart w:id="2940" w:name="_Toc106343205"/>
      <w:r w:rsidRPr="0078286B">
        <w:rPr>
          <w:rFonts w:ascii="Arial" w:hAnsi="Arial" w:cs="Arial"/>
          <w:b/>
          <w:bCs/>
          <w:color w:val="auto"/>
          <w:sz w:val="28"/>
          <w:szCs w:val="28"/>
          <w:rPrChange w:id="2941" w:author="Alexandru Uicoabă" w:date="2022-06-16T14:49:00Z">
            <w:rPr>
              <w:rFonts w:ascii="Times New Roman" w:hAnsi="Times New Roman" w:cs="Times New Roman"/>
              <w:b/>
              <w:bCs/>
              <w:color w:val="auto"/>
              <w:sz w:val="28"/>
              <w:szCs w:val="28"/>
              <w:lang w:val="en-GB"/>
            </w:rPr>
          </w:rPrChange>
        </w:rPr>
        <w:t>4.1 Obiectivele experimentului</w:t>
      </w:r>
      <w:bookmarkEnd w:id="2940"/>
    </w:p>
    <w:p w14:paraId="1CCDF4F3" w14:textId="77777777" w:rsidR="00C93AAA" w:rsidRPr="00300A51" w:rsidRDefault="00C93AAA" w:rsidP="00C93AAA">
      <w:pPr>
        <w:rPr>
          <w:rFonts w:ascii="Arial" w:hAnsi="Arial" w:cs="Arial"/>
          <w:sz w:val="24"/>
          <w:szCs w:val="24"/>
          <w:rPrChange w:id="2942" w:author="Alexandru Uicoabă" w:date="2022-06-16T14:56:00Z">
            <w:rPr>
              <w:lang w:val="en-GB"/>
            </w:rPr>
          </w:rPrChange>
        </w:rPr>
      </w:pPr>
    </w:p>
    <w:p w14:paraId="0C16073C" w14:textId="2D0C6480" w:rsidR="00EF39C2" w:rsidRPr="0078286B" w:rsidRDefault="00EF39C2" w:rsidP="00C93AAA">
      <w:pPr>
        <w:jc w:val="both"/>
        <w:rPr>
          <w:rFonts w:ascii="Arial" w:hAnsi="Arial" w:cs="Arial"/>
          <w:sz w:val="24"/>
          <w:szCs w:val="24"/>
          <w:rPrChange w:id="2943" w:author="Alexandru Uicoabă" w:date="2022-06-16T14:49:00Z">
            <w:rPr>
              <w:rFonts w:ascii="Times New Roman" w:hAnsi="Times New Roman" w:cs="Times New Roman"/>
              <w:sz w:val="24"/>
              <w:szCs w:val="24"/>
              <w:lang w:val="en-GB"/>
            </w:rPr>
          </w:rPrChange>
        </w:rPr>
      </w:pPr>
      <w:r w:rsidRPr="0078286B">
        <w:rPr>
          <w:rFonts w:ascii="Arial" w:hAnsi="Arial" w:cs="Arial"/>
          <w:rPrChange w:id="2944" w:author="Alexandru Uicoabă" w:date="2022-06-16T14:49:00Z">
            <w:rPr>
              <w:lang w:val="en-GB"/>
            </w:rPr>
          </w:rPrChange>
        </w:rPr>
        <w:tab/>
      </w:r>
      <w:r w:rsidRPr="0078286B">
        <w:rPr>
          <w:rFonts w:ascii="Arial" w:hAnsi="Arial" w:cs="Arial"/>
          <w:sz w:val="24"/>
          <w:szCs w:val="24"/>
          <w:rPrChange w:id="2945" w:author="Alexandru Uicoabă" w:date="2022-06-16T14:49:00Z">
            <w:rPr>
              <w:rFonts w:ascii="Times New Roman" w:hAnsi="Times New Roman" w:cs="Times New Roman"/>
              <w:sz w:val="24"/>
              <w:szCs w:val="24"/>
              <w:lang w:val="en-GB"/>
            </w:rPr>
          </w:rPrChange>
        </w:rPr>
        <w:t>Experimentul presupune învățarea unui agent sub forma unui kart ca să conducă pe un circuit. Se vor aborda două implementări, una în care agentul învață prin intermediul unor algor</w:t>
      </w:r>
      <w:ins w:id="2946" w:author="Bogdan Dragulescu" w:date="2022-06-14T12:17:00Z">
        <w:r w:rsidR="00615B08" w:rsidRPr="0078286B">
          <w:rPr>
            <w:rFonts w:ascii="Arial" w:hAnsi="Arial" w:cs="Arial"/>
            <w:sz w:val="24"/>
            <w:szCs w:val="24"/>
            <w:rPrChange w:id="2947" w:author="Alexandru Uicoabă" w:date="2022-06-16T14:49:00Z">
              <w:rPr>
                <w:rFonts w:ascii="Times New Roman" w:hAnsi="Times New Roman" w:cs="Times New Roman"/>
                <w:sz w:val="24"/>
                <w:szCs w:val="24"/>
                <w:lang w:val="en-GB"/>
              </w:rPr>
            </w:rPrChange>
          </w:rPr>
          <w:t>i</w:t>
        </w:r>
      </w:ins>
      <w:r w:rsidRPr="0078286B">
        <w:rPr>
          <w:rFonts w:ascii="Arial" w:hAnsi="Arial" w:cs="Arial"/>
          <w:sz w:val="24"/>
          <w:szCs w:val="24"/>
          <w:rPrChange w:id="2948" w:author="Alexandru Uicoabă" w:date="2022-06-16T14:49:00Z">
            <w:rPr>
              <w:rFonts w:ascii="Times New Roman" w:hAnsi="Times New Roman" w:cs="Times New Roman"/>
              <w:sz w:val="24"/>
              <w:szCs w:val="24"/>
              <w:lang w:val="en-GB"/>
            </w:rPr>
          </w:rPrChange>
        </w:rPr>
        <w:t xml:space="preserve">tmi de </w:t>
      </w:r>
      <w:del w:id="2949" w:author="Alexandru Uicoabă" w:date="2022-06-16T11:47:00Z">
        <w:r w:rsidRPr="0078286B" w:rsidDel="008559F1">
          <w:rPr>
            <w:rFonts w:ascii="Arial" w:hAnsi="Arial" w:cs="Arial"/>
            <w:sz w:val="24"/>
            <w:szCs w:val="24"/>
            <w:rPrChange w:id="2950" w:author="Alexandru Uicoabă" w:date="2022-06-16T14:49:00Z">
              <w:rPr>
                <w:rFonts w:ascii="Times New Roman" w:hAnsi="Times New Roman" w:cs="Times New Roman"/>
                <w:sz w:val="24"/>
                <w:szCs w:val="24"/>
                <w:lang w:val="en-GB"/>
              </w:rPr>
            </w:rPrChange>
          </w:rPr>
          <w:delText>machine learning</w:delText>
        </w:r>
      </w:del>
      <w:ins w:id="2951" w:author="Alexandru Uicoabă" w:date="2022-06-16T11:47:00Z">
        <w:r w:rsidR="008559F1" w:rsidRPr="0078286B">
          <w:rPr>
            <w:rFonts w:ascii="Arial" w:hAnsi="Arial" w:cs="Arial"/>
            <w:sz w:val="24"/>
            <w:szCs w:val="24"/>
            <w:rPrChange w:id="2952" w:author="Alexandru Uicoabă" w:date="2022-06-16T14:49:00Z">
              <w:rPr>
                <w:rFonts w:ascii="Times New Roman" w:hAnsi="Times New Roman" w:cs="Times New Roman"/>
                <w:sz w:val="24"/>
                <w:szCs w:val="24"/>
              </w:rPr>
            </w:rPrChange>
          </w:rPr>
          <w:t>învățare automată</w:t>
        </w:r>
      </w:ins>
      <w:r w:rsidRPr="0078286B">
        <w:rPr>
          <w:rFonts w:ascii="Arial" w:hAnsi="Arial" w:cs="Arial"/>
          <w:sz w:val="24"/>
          <w:szCs w:val="24"/>
          <w:rPrChange w:id="2953" w:author="Alexandru Uicoabă" w:date="2022-06-16T14:49:00Z">
            <w:rPr>
              <w:rFonts w:ascii="Times New Roman" w:hAnsi="Times New Roman" w:cs="Times New Roman"/>
              <w:sz w:val="24"/>
              <w:szCs w:val="24"/>
              <w:lang w:val="en-GB"/>
            </w:rPr>
          </w:rPrChange>
        </w:rPr>
        <w:t xml:space="preserve"> supraveghea</w:t>
      </w:r>
      <w:ins w:id="2954" w:author="Alexandru Uicoabă" w:date="2022-06-16T11:47:00Z">
        <w:r w:rsidR="008559F1" w:rsidRPr="0078286B">
          <w:rPr>
            <w:rFonts w:ascii="Arial" w:hAnsi="Arial" w:cs="Arial"/>
            <w:sz w:val="24"/>
            <w:szCs w:val="24"/>
            <w:rPrChange w:id="2955" w:author="Alexandru Uicoabă" w:date="2022-06-16T14:49:00Z">
              <w:rPr>
                <w:rFonts w:ascii="Times New Roman" w:hAnsi="Times New Roman" w:cs="Times New Roman"/>
                <w:sz w:val="24"/>
                <w:szCs w:val="24"/>
              </w:rPr>
            </w:rPrChange>
          </w:rPr>
          <w:t>tă</w:t>
        </w:r>
      </w:ins>
      <w:del w:id="2956" w:author="Alexandru Uicoabă" w:date="2022-06-16T11:47:00Z">
        <w:r w:rsidRPr="0078286B" w:rsidDel="008559F1">
          <w:rPr>
            <w:rFonts w:ascii="Arial" w:hAnsi="Arial" w:cs="Arial"/>
            <w:sz w:val="24"/>
            <w:szCs w:val="24"/>
            <w:rPrChange w:id="2957" w:author="Alexandru Uicoabă" w:date="2022-06-16T14:49:00Z">
              <w:rPr>
                <w:rFonts w:ascii="Times New Roman" w:hAnsi="Times New Roman" w:cs="Times New Roman"/>
                <w:sz w:val="24"/>
                <w:szCs w:val="24"/>
                <w:lang w:val="en-GB"/>
              </w:rPr>
            </w:rPrChange>
          </w:rPr>
          <w:delText>ți</w:delText>
        </w:r>
      </w:del>
      <w:r w:rsidRPr="0078286B">
        <w:rPr>
          <w:rFonts w:ascii="Arial" w:hAnsi="Arial" w:cs="Arial"/>
          <w:sz w:val="24"/>
          <w:szCs w:val="24"/>
          <w:rPrChange w:id="2958" w:author="Alexandru Uicoabă" w:date="2022-06-16T14:49:00Z">
            <w:rPr>
              <w:rFonts w:ascii="Times New Roman" w:hAnsi="Times New Roman" w:cs="Times New Roman"/>
              <w:sz w:val="24"/>
              <w:szCs w:val="24"/>
              <w:lang w:val="en-GB"/>
            </w:rPr>
          </w:rPrChange>
        </w:rPr>
        <w:t xml:space="preserve"> dar și prin </w:t>
      </w:r>
      <w:r w:rsidR="00014158" w:rsidRPr="0078286B">
        <w:rPr>
          <w:rFonts w:ascii="Arial" w:hAnsi="Arial" w:cs="Arial"/>
          <w:sz w:val="24"/>
          <w:szCs w:val="24"/>
          <w:rPrChange w:id="2959" w:author="Alexandru Uicoabă" w:date="2022-06-16T14:49:00Z">
            <w:rPr>
              <w:rFonts w:ascii="Times New Roman" w:hAnsi="Times New Roman" w:cs="Times New Roman"/>
              <w:sz w:val="24"/>
              <w:szCs w:val="24"/>
              <w:lang w:val="en-GB"/>
            </w:rPr>
          </w:rPrChange>
        </w:rPr>
        <w:t xml:space="preserve">algoritmi de </w:t>
      </w:r>
      <w:proofErr w:type="spellStart"/>
      <w:r w:rsidR="00014158" w:rsidRPr="0078286B">
        <w:rPr>
          <w:rFonts w:ascii="Arial" w:hAnsi="Arial" w:cs="Arial"/>
          <w:sz w:val="24"/>
          <w:szCs w:val="24"/>
          <w:rPrChange w:id="2960" w:author="Alexandru Uicoabă" w:date="2022-06-16T14:49:00Z">
            <w:rPr>
              <w:rFonts w:ascii="Times New Roman" w:hAnsi="Times New Roman" w:cs="Times New Roman"/>
              <w:sz w:val="24"/>
              <w:szCs w:val="24"/>
              <w:lang w:val="en-GB"/>
            </w:rPr>
          </w:rPrChange>
        </w:rPr>
        <w:t>reinforcement</w:t>
      </w:r>
      <w:proofErr w:type="spellEnd"/>
      <w:r w:rsidR="00014158" w:rsidRPr="0078286B">
        <w:rPr>
          <w:rFonts w:ascii="Arial" w:hAnsi="Arial" w:cs="Arial"/>
          <w:sz w:val="24"/>
          <w:szCs w:val="24"/>
          <w:rPrChange w:id="2961" w:author="Alexandru Uicoabă" w:date="2022-06-16T14:49:00Z">
            <w:rPr>
              <w:rFonts w:ascii="Times New Roman" w:hAnsi="Times New Roman" w:cs="Times New Roman"/>
              <w:sz w:val="24"/>
              <w:szCs w:val="24"/>
              <w:lang w:val="en-GB"/>
            </w:rPr>
          </w:rPrChange>
        </w:rPr>
        <w:t xml:space="preserve"> </w:t>
      </w:r>
      <w:proofErr w:type="spellStart"/>
      <w:r w:rsidR="00014158" w:rsidRPr="0078286B">
        <w:rPr>
          <w:rFonts w:ascii="Arial" w:hAnsi="Arial" w:cs="Arial"/>
          <w:sz w:val="24"/>
          <w:szCs w:val="24"/>
          <w:rPrChange w:id="2962" w:author="Alexandru Uicoabă" w:date="2022-06-16T14:49:00Z">
            <w:rPr>
              <w:rFonts w:ascii="Times New Roman" w:hAnsi="Times New Roman" w:cs="Times New Roman"/>
              <w:sz w:val="24"/>
              <w:szCs w:val="24"/>
              <w:lang w:val="en-GB"/>
            </w:rPr>
          </w:rPrChange>
        </w:rPr>
        <w:t>learning</w:t>
      </w:r>
      <w:proofErr w:type="spellEnd"/>
      <w:r w:rsidR="00014158" w:rsidRPr="0078286B">
        <w:rPr>
          <w:rFonts w:ascii="Arial" w:hAnsi="Arial" w:cs="Arial"/>
          <w:sz w:val="24"/>
          <w:szCs w:val="24"/>
          <w:rPrChange w:id="2963" w:author="Alexandru Uicoabă" w:date="2022-06-16T14:49:00Z">
            <w:rPr>
              <w:rFonts w:ascii="Times New Roman" w:hAnsi="Times New Roman" w:cs="Times New Roman"/>
              <w:sz w:val="24"/>
              <w:szCs w:val="24"/>
              <w:lang w:val="en-GB"/>
            </w:rPr>
          </w:rPrChange>
        </w:rPr>
        <w:t>.</w:t>
      </w:r>
    </w:p>
    <w:p w14:paraId="39667236" w14:textId="101931EA" w:rsidR="00014158" w:rsidRPr="0078286B" w:rsidRDefault="00014158" w:rsidP="00C93AAA">
      <w:pPr>
        <w:jc w:val="both"/>
        <w:rPr>
          <w:rFonts w:ascii="Arial" w:hAnsi="Arial" w:cs="Arial"/>
          <w:sz w:val="24"/>
          <w:szCs w:val="24"/>
          <w:rPrChange w:id="2964"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2965" w:author="Alexandru Uicoabă" w:date="2022-06-16T14:49:00Z">
            <w:rPr>
              <w:rFonts w:ascii="Times New Roman" w:hAnsi="Times New Roman" w:cs="Times New Roman"/>
              <w:sz w:val="24"/>
              <w:szCs w:val="24"/>
              <w:lang w:val="en-GB"/>
            </w:rPr>
          </w:rPrChange>
        </w:rPr>
        <w:tab/>
        <w:t xml:space="preserve">Se dorește stabilirea abordării celei mai potrivite din cele 2 tipuri de învățare automată, </w:t>
      </w:r>
      <w:r w:rsidR="000B2A69" w:rsidRPr="0078286B">
        <w:rPr>
          <w:rFonts w:ascii="Arial" w:hAnsi="Arial" w:cs="Arial"/>
          <w:sz w:val="24"/>
          <w:szCs w:val="24"/>
          <w:rPrChange w:id="2966" w:author="Alexandru Uicoabă" w:date="2022-06-16T14:49:00Z">
            <w:rPr>
              <w:rFonts w:ascii="Times New Roman" w:hAnsi="Times New Roman" w:cs="Times New Roman"/>
              <w:sz w:val="24"/>
              <w:szCs w:val="24"/>
              <w:lang w:val="en-GB"/>
            </w:rPr>
          </w:rPrChange>
        </w:rPr>
        <w:t xml:space="preserve">în funcție de scenariul și mediul din </w:t>
      </w:r>
      <w:proofErr w:type="spellStart"/>
      <w:ins w:id="2967" w:author="Alexandru Uicoabă" w:date="2022-06-16T11:47:00Z">
        <w:r w:rsidR="005A6515" w:rsidRPr="00484482">
          <w:rPr>
            <w:rFonts w:ascii="Arial" w:hAnsi="Arial" w:cs="Arial"/>
            <w:i/>
            <w:iCs/>
            <w:sz w:val="24"/>
            <w:szCs w:val="24"/>
            <w:rPrChange w:id="2968" w:author="Alexandru Uicoabă" w:date="2022-06-16T16:50:00Z">
              <w:rPr>
                <w:rFonts w:ascii="Times New Roman" w:hAnsi="Times New Roman" w:cs="Times New Roman"/>
                <w:sz w:val="24"/>
                <w:szCs w:val="24"/>
              </w:rPr>
            </w:rPrChange>
          </w:rPr>
          <w:t>U</w:t>
        </w:r>
      </w:ins>
      <w:del w:id="2969" w:author="Alexandru Uicoabă" w:date="2022-06-16T11:47:00Z">
        <w:r w:rsidR="000B2A69" w:rsidRPr="00484482" w:rsidDel="005A6515">
          <w:rPr>
            <w:rFonts w:ascii="Arial" w:hAnsi="Arial" w:cs="Arial"/>
            <w:i/>
            <w:iCs/>
            <w:sz w:val="24"/>
            <w:szCs w:val="24"/>
            <w:rPrChange w:id="2970" w:author="Alexandru Uicoabă" w:date="2022-06-16T16:50:00Z">
              <w:rPr>
                <w:rFonts w:ascii="Times New Roman" w:hAnsi="Times New Roman" w:cs="Times New Roman"/>
                <w:sz w:val="24"/>
                <w:szCs w:val="24"/>
                <w:lang w:val="en-GB"/>
              </w:rPr>
            </w:rPrChange>
          </w:rPr>
          <w:delText>u</w:delText>
        </w:r>
      </w:del>
      <w:r w:rsidR="000B2A69" w:rsidRPr="00484482">
        <w:rPr>
          <w:rFonts w:ascii="Arial" w:hAnsi="Arial" w:cs="Arial"/>
          <w:i/>
          <w:iCs/>
          <w:sz w:val="24"/>
          <w:szCs w:val="24"/>
          <w:rPrChange w:id="2971" w:author="Alexandru Uicoabă" w:date="2022-06-16T16:50:00Z">
            <w:rPr>
              <w:rFonts w:ascii="Times New Roman" w:hAnsi="Times New Roman" w:cs="Times New Roman"/>
              <w:sz w:val="24"/>
              <w:szCs w:val="24"/>
              <w:lang w:val="en-GB"/>
            </w:rPr>
          </w:rPrChange>
        </w:rPr>
        <w:t>nity</w:t>
      </w:r>
      <w:proofErr w:type="spellEnd"/>
      <w:r w:rsidR="000B2A69" w:rsidRPr="0078286B">
        <w:rPr>
          <w:rFonts w:ascii="Arial" w:hAnsi="Arial" w:cs="Arial"/>
          <w:sz w:val="24"/>
          <w:szCs w:val="24"/>
          <w:rPrChange w:id="2972" w:author="Alexandru Uicoabă" w:date="2022-06-16T14:49:00Z">
            <w:rPr>
              <w:rFonts w:ascii="Times New Roman" w:hAnsi="Times New Roman" w:cs="Times New Roman"/>
              <w:sz w:val="24"/>
              <w:szCs w:val="24"/>
              <w:lang w:val="en-GB"/>
            </w:rPr>
          </w:rPrChange>
        </w:rPr>
        <w:t xml:space="preserve">. </w:t>
      </w:r>
    </w:p>
    <w:p w14:paraId="7F94BED9" w14:textId="77777777" w:rsidR="00C93AAA" w:rsidRPr="00300A51" w:rsidRDefault="00C93AAA" w:rsidP="00E7416B">
      <w:pPr>
        <w:rPr>
          <w:rFonts w:ascii="Arial" w:hAnsi="Arial" w:cs="Arial"/>
          <w:sz w:val="24"/>
          <w:szCs w:val="24"/>
          <w:rPrChange w:id="2973" w:author="Alexandru Uicoabă" w:date="2022-06-16T14:56:00Z">
            <w:rPr/>
          </w:rPrChange>
        </w:rPr>
      </w:pPr>
    </w:p>
    <w:p w14:paraId="313F3BA9" w14:textId="76109F11" w:rsidR="00D96A93" w:rsidRPr="0078286B" w:rsidRDefault="00D96A93" w:rsidP="00C93AAA">
      <w:pPr>
        <w:pStyle w:val="Titlu2"/>
        <w:rPr>
          <w:rFonts w:ascii="Arial" w:hAnsi="Arial" w:cs="Arial"/>
          <w:b/>
          <w:bCs/>
          <w:color w:val="auto"/>
          <w:sz w:val="28"/>
          <w:szCs w:val="28"/>
          <w:rPrChange w:id="2974" w:author="Alexandru Uicoabă" w:date="2022-06-16T14:49:00Z">
            <w:rPr>
              <w:rFonts w:ascii="Times New Roman" w:hAnsi="Times New Roman" w:cs="Times New Roman"/>
              <w:b/>
              <w:bCs/>
              <w:color w:val="auto"/>
              <w:sz w:val="28"/>
              <w:szCs w:val="28"/>
              <w:lang w:val="en-GB"/>
            </w:rPr>
          </w:rPrChange>
        </w:rPr>
      </w:pPr>
      <w:bookmarkStart w:id="2975" w:name="_Toc106343206"/>
      <w:r w:rsidRPr="0078286B">
        <w:rPr>
          <w:rFonts w:ascii="Arial" w:hAnsi="Arial" w:cs="Arial"/>
          <w:b/>
          <w:bCs/>
          <w:color w:val="auto"/>
          <w:sz w:val="28"/>
          <w:szCs w:val="28"/>
          <w:rPrChange w:id="2976" w:author="Alexandru Uicoabă" w:date="2022-06-16T14:49:00Z">
            <w:rPr>
              <w:rFonts w:ascii="Times New Roman" w:hAnsi="Times New Roman" w:cs="Times New Roman"/>
              <w:b/>
              <w:bCs/>
              <w:color w:val="auto"/>
              <w:sz w:val="28"/>
              <w:szCs w:val="28"/>
              <w:lang w:val="en-GB"/>
            </w:rPr>
          </w:rPrChange>
        </w:rPr>
        <w:t>4.2 Arhitectura experimentului</w:t>
      </w:r>
      <w:bookmarkEnd w:id="2975"/>
    </w:p>
    <w:p w14:paraId="76B357C4" w14:textId="77777777" w:rsidR="00C93AAA" w:rsidRPr="00300A51" w:rsidRDefault="00C93AAA" w:rsidP="00C93AAA">
      <w:pPr>
        <w:rPr>
          <w:rFonts w:ascii="Arial" w:hAnsi="Arial" w:cs="Arial"/>
          <w:sz w:val="24"/>
          <w:szCs w:val="24"/>
          <w:rPrChange w:id="2977" w:author="Alexandru Uicoabă" w:date="2022-06-16T14:56:00Z">
            <w:rPr>
              <w:lang w:val="en-GB"/>
            </w:rPr>
          </w:rPrChange>
        </w:rPr>
      </w:pPr>
    </w:p>
    <w:p w14:paraId="0D63A3DA" w14:textId="03B48DF0" w:rsidR="00641923" w:rsidRPr="00300A51" w:rsidRDefault="000B2A69" w:rsidP="00C93AAA">
      <w:pPr>
        <w:jc w:val="both"/>
        <w:rPr>
          <w:ins w:id="2978" w:author="Alexandru Uicoabă" w:date="2022-06-15T19:36:00Z"/>
          <w:rFonts w:ascii="Arial" w:hAnsi="Arial" w:cs="Arial"/>
          <w:sz w:val="24"/>
          <w:szCs w:val="24"/>
          <w:rPrChange w:id="2979" w:author="Alexandru Uicoabă" w:date="2022-06-16T14:56:00Z">
            <w:rPr>
              <w:ins w:id="2980" w:author="Alexandru Uicoabă" w:date="2022-06-15T19:36:00Z"/>
              <w:rFonts w:ascii="Times New Roman" w:hAnsi="Times New Roman" w:cs="Times New Roman"/>
              <w:sz w:val="24"/>
              <w:szCs w:val="24"/>
              <w:lang w:val="en-GB"/>
            </w:rPr>
          </w:rPrChange>
        </w:rPr>
      </w:pPr>
      <w:r w:rsidRPr="0078286B">
        <w:rPr>
          <w:rFonts w:ascii="Arial" w:hAnsi="Arial" w:cs="Arial"/>
          <w:rPrChange w:id="2981" w:author="Alexandru Uicoabă" w:date="2022-06-16T14:49:00Z">
            <w:rPr>
              <w:lang w:val="en-GB"/>
            </w:rPr>
          </w:rPrChange>
        </w:rPr>
        <w:tab/>
      </w:r>
      <w:r w:rsidRPr="00300A51">
        <w:rPr>
          <w:rFonts w:ascii="Arial" w:hAnsi="Arial" w:cs="Arial"/>
          <w:sz w:val="24"/>
          <w:szCs w:val="24"/>
          <w:rPrChange w:id="2982" w:author="Alexandru Uicoabă" w:date="2022-06-16T14:56:00Z">
            <w:rPr>
              <w:rFonts w:ascii="Times New Roman" w:hAnsi="Times New Roman" w:cs="Times New Roman"/>
              <w:sz w:val="24"/>
              <w:szCs w:val="24"/>
              <w:lang w:val="en-GB"/>
            </w:rPr>
          </w:rPrChange>
        </w:rPr>
        <w:t xml:space="preserve">Experimentul este alcătuit din mai multe componente în mai multe limbaje de programare, cum ar fi </w:t>
      </w:r>
      <w:r w:rsidRPr="000E6564">
        <w:rPr>
          <w:rFonts w:ascii="Arial" w:hAnsi="Arial" w:cs="Arial"/>
          <w:i/>
          <w:iCs/>
          <w:sz w:val="24"/>
          <w:szCs w:val="24"/>
          <w:rPrChange w:id="2983" w:author="Alexandru Uicoabă" w:date="2022-06-16T16:50:00Z">
            <w:rPr>
              <w:rFonts w:ascii="Times New Roman" w:hAnsi="Times New Roman" w:cs="Times New Roman"/>
              <w:sz w:val="24"/>
              <w:szCs w:val="24"/>
              <w:lang w:val="en-GB"/>
            </w:rPr>
          </w:rPrChange>
        </w:rPr>
        <w:t>C#</w:t>
      </w:r>
      <w:r w:rsidRPr="00300A51">
        <w:rPr>
          <w:rFonts w:ascii="Arial" w:hAnsi="Arial" w:cs="Arial"/>
          <w:sz w:val="24"/>
          <w:szCs w:val="24"/>
          <w:rPrChange w:id="2984" w:author="Alexandru Uicoabă" w:date="2022-06-16T14:56:00Z">
            <w:rPr>
              <w:rFonts w:ascii="Times New Roman" w:hAnsi="Times New Roman" w:cs="Times New Roman"/>
              <w:sz w:val="24"/>
              <w:szCs w:val="24"/>
              <w:lang w:val="en-GB"/>
            </w:rPr>
          </w:rPrChange>
        </w:rPr>
        <w:t xml:space="preserve">, </w:t>
      </w:r>
      <w:proofErr w:type="spellStart"/>
      <w:r w:rsidRPr="00484482">
        <w:rPr>
          <w:rFonts w:ascii="Arial" w:hAnsi="Arial" w:cs="Arial"/>
          <w:i/>
          <w:iCs/>
          <w:sz w:val="24"/>
          <w:szCs w:val="24"/>
          <w:rPrChange w:id="2985" w:author="Alexandru Uicoabă" w:date="2022-06-16T16:50:00Z">
            <w:rPr>
              <w:rFonts w:ascii="Times New Roman" w:hAnsi="Times New Roman" w:cs="Times New Roman"/>
              <w:sz w:val="24"/>
              <w:szCs w:val="24"/>
              <w:lang w:val="en-GB"/>
            </w:rPr>
          </w:rPrChange>
        </w:rPr>
        <w:t>Python</w:t>
      </w:r>
      <w:proofErr w:type="spellEnd"/>
      <w:r w:rsidRPr="00300A51">
        <w:rPr>
          <w:rFonts w:ascii="Arial" w:hAnsi="Arial" w:cs="Arial"/>
          <w:sz w:val="24"/>
          <w:szCs w:val="24"/>
          <w:rPrChange w:id="2986" w:author="Alexandru Uicoabă" w:date="2022-06-16T14:56:00Z">
            <w:rPr>
              <w:rFonts w:ascii="Times New Roman" w:hAnsi="Times New Roman" w:cs="Times New Roman"/>
              <w:sz w:val="24"/>
              <w:szCs w:val="24"/>
              <w:lang w:val="en-GB"/>
            </w:rPr>
          </w:rPrChange>
        </w:rPr>
        <w:t xml:space="preserve">, </w:t>
      </w:r>
      <w:commentRangeStart w:id="2987"/>
      <w:commentRangeStart w:id="2988"/>
      <w:r w:rsidRPr="00300A51">
        <w:rPr>
          <w:rFonts w:ascii="Arial" w:hAnsi="Arial" w:cs="Arial"/>
          <w:sz w:val="24"/>
          <w:szCs w:val="24"/>
          <w:rPrChange w:id="2989" w:author="Alexandru Uicoabă" w:date="2022-06-16T14:56:00Z">
            <w:rPr>
              <w:rFonts w:ascii="Times New Roman" w:hAnsi="Times New Roman" w:cs="Times New Roman"/>
              <w:sz w:val="24"/>
              <w:szCs w:val="24"/>
              <w:lang w:val="en-GB"/>
            </w:rPr>
          </w:rPrChange>
        </w:rPr>
        <w:t>etc</w:t>
      </w:r>
      <w:commentRangeEnd w:id="2987"/>
      <w:r w:rsidR="00615B08" w:rsidRPr="00300A51">
        <w:rPr>
          <w:rStyle w:val="Referincomentariu"/>
          <w:rFonts w:ascii="Arial" w:hAnsi="Arial" w:cs="Arial"/>
          <w:sz w:val="24"/>
          <w:szCs w:val="24"/>
          <w:rPrChange w:id="2990" w:author="Alexandru Uicoabă" w:date="2022-06-16T14:56:00Z">
            <w:rPr>
              <w:rStyle w:val="Referincomentariu"/>
            </w:rPr>
          </w:rPrChange>
        </w:rPr>
        <w:commentReference w:id="2987"/>
      </w:r>
      <w:commentRangeEnd w:id="2988"/>
      <w:r w:rsidR="00A2203E" w:rsidRPr="00300A51">
        <w:rPr>
          <w:rStyle w:val="Referincomentariu"/>
          <w:rFonts w:ascii="Arial" w:hAnsi="Arial" w:cs="Arial"/>
          <w:sz w:val="24"/>
          <w:szCs w:val="24"/>
          <w:rPrChange w:id="2991" w:author="Alexandru Uicoabă" w:date="2022-06-16T14:56:00Z">
            <w:rPr>
              <w:rStyle w:val="Referincomentariu"/>
            </w:rPr>
          </w:rPrChange>
        </w:rPr>
        <w:commentReference w:id="2988"/>
      </w:r>
      <w:r w:rsidRPr="00300A51">
        <w:rPr>
          <w:rFonts w:ascii="Arial" w:hAnsi="Arial" w:cs="Arial"/>
          <w:sz w:val="24"/>
          <w:szCs w:val="24"/>
          <w:rPrChange w:id="2992" w:author="Alexandru Uicoabă" w:date="2022-06-16T14:56:00Z">
            <w:rPr>
              <w:rFonts w:ascii="Times New Roman" w:hAnsi="Times New Roman" w:cs="Times New Roman"/>
              <w:sz w:val="24"/>
              <w:szCs w:val="24"/>
              <w:lang w:val="en-GB"/>
            </w:rPr>
          </w:rPrChange>
        </w:rPr>
        <w:t xml:space="preserve">. </w:t>
      </w:r>
      <w:ins w:id="2993" w:author="Alexandru Uicoabă" w:date="2022-06-15T19:19:00Z">
        <w:r w:rsidR="00523438" w:rsidRPr="00300A51">
          <w:rPr>
            <w:rFonts w:ascii="Arial" w:hAnsi="Arial" w:cs="Arial"/>
            <w:sz w:val="24"/>
            <w:szCs w:val="24"/>
            <w:rPrChange w:id="2994" w:author="Alexandru Uicoabă" w:date="2022-06-16T14:56:00Z">
              <w:rPr>
                <w:rFonts w:ascii="Times New Roman" w:hAnsi="Times New Roman" w:cs="Times New Roman"/>
                <w:sz w:val="24"/>
                <w:szCs w:val="24"/>
                <w:lang w:val="en-GB"/>
              </w:rPr>
            </w:rPrChange>
          </w:rPr>
          <w:t>In Figura  4</w:t>
        </w:r>
      </w:ins>
      <w:ins w:id="2995" w:author="Alexandru Uicoabă" w:date="2022-06-15T19:20:00Z">
        <w:r w:rsidR="00523438" w:rsidRPr="00300A51">
          <w:rPr>
            <w:rFonts w:ascii="Arial" w:hAnsi="Arial" w:cs="Arial"/>
            <w:sz w:val="24"/>
            <w:szCs w:val="24"/>
            <w:rPrChange w:id="2996" w:author="Alexandru Uicoabă" w:date="2022-06-16T14:56:00Z">
              <w:rPr>
                <w:rFonts w:ascii="Times New Roman" w:hAnsi="Times New Roman" w:cs="Times New Roman"/>
                <w:sz w:val="24"/>
                <w:szCs w:val="24"/>
                <w:lang w:val="en-GB"/>
              </w:rPr>
            </w:rPrChange>
          </w:rPr>
          <w:t>.1 este prezentat fluxul de date dintre aceste c</w:t>
        </w:r>
      </w:ins>
      <w:ins w:id="2997" w:author="Alexandru Uicoabă" w:date="2022-06-15T19:35:00Z">
        <w:r w:rsidR="007100AC" w:rsidRPr="00300A51">
          <w:rPr>
            <w:rFonts w:ascii="Arial" w:hAnsi="Arial" w:cs="Arial"/>
            <w:sz w:val="24"/>
            <w:szCs w:val="24"/>
            <w:rPrChange w:id="2998" w:author="Alexandru Uicoabă" w:date="2022-06-16T14:56:00Z">
              <w:rPr>
                <w:rFonts w:ascii="Times New Roman" w:hAnsi="Times New Roman" w:cs="Times New Roman"/>
                <w:sz w:val="24"/>
                <w:szCs w:val="24"/>
                <w:lang w:val="en-GB"/>
              </w:rPr>
            </w:rPrChange>
          </w:rPr>
          <w:t>omponente.</w:t>
        </w:r>
      </w:ins>
    </w:p>
    <w:p w14:paraId="40B5E23D" w14:textId="4B2D8EA1" w:rsidR="007100AC" w:rsidRPr="0078286B" w:rsidRDefault="007100AC">
      <w:pPr>
        <w:jc w:val="center"/>
        <w:rPr>
          <w:ins w:id="2999" w:author="Alexandru Uicoabă" w:date="2022-06-15T19:35:00Z"/>
          <w:rFonts w:ascii="Arial" w:hAnsi="Arial" w:cs="Arial"/>
          <w:sz w:val="24"/>
          <w:szCs w:val="24"/>
          <w:rPrChange w:id="3000" w:author="Alexandru Uicoabă" w:date="2022-06-16T14:49:00Z">
            <w:rPr>
              <w:ins w:id="3001" w:author="Alexandru Uicoabă" w:date="2022-06-15T19:35:00Z"/>
              <w:rFonts w:ascii="Times New Roman" w:hAnsi="Times New Roman" w:cs="Times New Roman"/>
              <w:sz w:val="24"/>
              <w:szCs w:val="24"/>
              <w:lang w:val="en-GB"/>
            </w:rPr>
          </w:rPrChange>
        </w:rPr>
        <w:pPrChange w:id="3002" w:author="Alexandru Uicoabă" w:date="2022-06-15T19:39:00Z">
          <w:pPr>
            <w:jc w:val="both"/>
          </w:pPr>
        </w:pPrChange>
      </w:pPr>
      <w:ins w:id="3003" w:author="Alexandru Uicoabă" w:date="2022-06-15T19:39:00Z">
        <w:r w:rsidRPr="0078286B">
          <w:rPr>
            <w:rFonts w:ascii="Arial" w:hAnsi="Arial" w:cs="Arial"/>
            <w:sz w:val="24"/>
            <w:szCs w:val="24"/>
            <w:rPrChange w:id="3004" w:author="Alexandru Uicoabă" w:date="2022-06-16T14:49:00Z">
              <w:rPr>
                <w:rFonts w:ascii="Times New Roman" w:hAnsi="Times New Roman" w:cs="Times New Roman"/>
                <w:sz w:val="24"/>
                <w:szCs w:val="24"/>
                <w:lang w:val="en-GB"/>
              </w:rPr>
            </w:rPrChange>
          </w:rPr>
          <w:t xml:space="preserve">Figura 4.1 Fluxul datelor </w:t>
        </w:r>
        <w:r w:rsidRPr="0078286B">
          <w:rPr>
            <w:rFonts w:ascii="Arial" w:hAnsi="Arial" w:cs="Arial"/>
            <w:sz w:val="24"/>
            <w:szCs w:val="24"/>
            <w:rPrChange w:id="3005" w:author="Alexandru Uicoabă" w:date="2022-06-16T14:49:00Z">
              <w:rPr>
                <w:rFonts w:ascii="Times New Roman" w:hAnsi="Times New Roman" w:cs="Times New Roman"/>
                <w:sz w:val="24"/>
                <w:szCs w:val="24"/>
              </w:rPr>
            </w:rPrChange>
          </w:rPr>
          <w:t>între componente</w:t>
        </w:r>
      </w:ins>
    </w:p>
    <w:p w14:paraId="7CC5D936" w14:textId="1A39D1B7" w:rsidR="007100AC" w:rsidRPr="0078286B" w:rsidRDefault="007100AC">
      <w:pPr>
        <w:jc w:val="center"/>
        <w:rPr>
          <w:rFonts w:ascii="Arial" w:hAnsi="Arial" w:cs="Arial"/>
          <w:sz w:val="24"/>
          <w:szCs w:val="24"/>
          <w:lang w:val="en-GB"/>
          <w:rPrChange w:id="3006" w:author="Alexandru Uicoabă" w:date="2022-06-16T14:49:00Z">
            <w:rPr>
              <w:rFonts w:ascii="Times New Roman" w:hAnsi="Times New Roman" w:cs="Times New Roman"/>
              <w:sz w:val="24"/>
              <w:szCs w:val="24"/>
              <w:lang w:val="en-GB"/>
            </w:rPr>
          </w:rPrChange>
        </w:rPr>
        <w:pPrChange w:id="3007" w:author="Alexandru Uicoabă" w:date="2022-06-15T19:35:00Z">
          <w:pPr>
            <w:jc w:val="both"/>
          </w:pPr>
        </w:pPrChange>
      </w:pPr>
      <w:ins w:id="3008" w:author="Alexandru Uicoabă" w:date="2022-06-15T19:35:00Z">
        <w:r w:rsidRPr="0078286B">
          <w:rPr>
            <w:rFonts w:ascii="Arial" w:hAnsi="Arial" w:cs="Arial"/>
            <w:noProof/>
            <w:sz w:val="24"/>
            <w:szCs w:val="24"/>
            <w:lang w:val="en-GB"/>
            <w:rPrChange w:id="3009" w:author="Alexandru Uicoabă" w:date="2022-06-16T14:49:00Z">
              <w:rPr>
                <w:rFonts w:ascii="Times New Roman" w:hAnsi="Times New Roman" w:cs="Times New Roman"/>
                <w:noProof/>
                <w:sz w:val="24"/>
                <w:szCs w:val="24"/>
                <w:lang w:val="en-GB"/>
              </w:rPr>
            </w:rPrChange>
          </w:rPr>
          <w:drawing>
            <wp:inline distT="0" distB="0" distL="0" distR="0" wp14:anchorId="4A9D55DE" wp14:editId="1B8B082E">
              <wp:extent cx="3214334" cy="3308350"/>
              <wp:effectExtent l="0" t="0" r="5715" b="6350"/>
              <wp:docPr id="12" name="Imagine 12" descr="O imagine care conține text, captură de ecran, monitor,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 captură de ecran, monitor, negru&#10;&#10;Descriere generată automat"/>
                      <pic:cNvPicPr/>
                    </pic:nvPicPr>
                    <pic:blipFill>
                      <a:blip r:embed="rId15"/>
                      <a:stretch>
                        <a:fillRect/>
                      </a:stretch>
                    </pic:blipFill>
                    <pic:spPr>
                      <a:xfrm>
                        <a:off x="0" y="0"/>
                        <a:ext cx="3227419" cy="3321818"/>
                      </a:xfrm>
                      <a:prstGeom prst="rect">
                        <a:avLst/>
                      </a:prstGeom>
                    </pic:spPr>
                  </pic:pic>
                </a:graphicData>
              </a:graphic>
            </wp:inline>
          </w:drawing>
        </w:r>
      </w:ins>
    </w:p>
    <w:p w14:paraId="35029416" w14:textId="6E4FB5F2" w:rsidR="000535F0" w:rsidRDefault="000535F0" w:rsidP="00C93AAA">
      <w:pPr>
        <w:jc w:val="both"/>
        <w:rPr>
          <w:ins w:id="3010" w:author="Alexandru Uicoabă" w:date="2022-06-16T15:30:00Z"/>
          <w:rFonts w:ascii="Arial" w:hAnsi="Arial" w:cs="Arial"/>
          <w:sz w:val="24"/>
          <w:szCs w:val="24"/>
          <w:lang w:val="en-GB"/>
        </w:rPr>
      </w:pPr>
    </w:p>
    <w:p w14:paraId="0303E593" w14:textId="77777777" w:rsidR="004015F7" w:rsidRPr="0078286B" w:rsidRDefault="004015F7" w:rsidP="00C93AAA">
      <w:pPr>
        <w:jc w:val="both"/>
        <w:rPr>
          <w:rFonts w:ascii="Arial" w:hAnsi="Arial" w:cs="Arial"/>
          <w:sz w:val="24"/>
          <w:szCs w:val="24"/>
          <w:lang w:val="en-GB"/>
          <w:rPrChange w:id="3011" w:author="Alexandru Uicoabă" w:date="2022-06-16T14:49:00Z">
            <w:rPr>
              <w:rFonts w:ascii="Times New Roman" w:hAnsi="Times New Roman" w:cs="Times New Roman"/>
              <w:sz w:val="24"/>
              <w:szCs w:val="24"/>
              <w:lang w:val="en-GB"/>
            </w:rPr>
          </w:rPrChange>
        </w:rPr>
      </w:pPr>
    </w:p>
    <w:p w14:paraId="77FC8988" w14:textId="58A14490" w:rsidR="00C959D0" w:rsidRPr="0078286B" w:rsidRDefault="00C93AAA" w:rsidP="00C959D0">
      <w:pPr>
        <w:pStyle w:val="Titlu3"/>
        <w:rPr>
          <w:rFonts w:ascii="Arial" w:hAnsi="Arial" w:cs="Arial"/>
          <w:b/>
          <w:bCs/>
          <w:color w:val="auto"/>
          <w:sz w:val="28"/>
          <w:szCs w:val="28"/>
          <w:rPrChange w:id="3012" w:author="Alexandru Uicoabă" w:date="2022-06-16T14:49:00Z">
            <w:rPr>
              <w:rFonts w:ascii="Times New Roman" w:hAnsi="Times New Roman" w:cs="Times New Roman"/>
              <w:b/>
              <w:bCs/>
              <w:color w:val="auto"/>
              <w:sz w:val="28"/>
              <w:szCs w:val="28"/>
              <w:lang w:val="en-GB"/>
            </w:rPr>
          </w:rPrChange>
        </w:rPr>
      </w:pPr>
      <w:bookmarkStart w:id="3013" w:name="_Toc106343207"/>
      <w:r w:rsidRPr="0078286B">
        <w:rPr>
          <w:rFonts w:ascii="Arial" w:hAnsi="Arial" w:cs="Arial"/>
          <w:b/>
          <w:bCs/>
          <w:color w:val="auto"/>
          <w:sz w:val="28"/>
          <w:szCs w:val="28"/>
          <w:rPrChange w:id="3014" w:author="Alexandru Uicoabă" w:date="2022-06-16T14:49:00Z">
            <w:rPr>
              <w:rFonts w:ascii="Times New Roman" w:hAnsi="Times New Roman" w:cs="Times New Roman"/>
              <w:b/>
              <w:bCs/>
              <w:color w:val="auto"/>
              <w:sz w:val="28"/>
              <w:szCs w:val="28"/>
              <w:lang w:val="en-GB"/>
            </w:rPr>
          </w:rPrChange>
        </w:rPr>
        <w:t xml:space="preserve">4.2.1 Circuitul din </w:t>
      </w:r>
      <w:proofErr w:type="spellStart"/>
      <w:r w:rsidRPr="0016185D">
        <w:rPr>
          <w:rFonts w:ascii="Arial" w:hAnsi="Arial" w:cs="Arial"/>
          <w:b/>
          <w:bCs/>
          <w:i/>
          <w:iCs/>
          <w:color w:val="auto"/>
          <w:sz w:val="28"/>
          <w:szCs w:val="28"/>
          <w:rPrChange w:id="3015" w:author="Alexandru Uicoabă" w:date="2022-06-16T16:50:00Z">
            <w:rPr>
              <w:rFonts w:ascii="Times New Roman" w:hAnsi="Times New Roman" w:cs="Times New Roman"/>
              <w:b/>
              <w:bCs/>
              <w:color w:val="auto"/>
              <w:sz w:val="28"/>
              <w:szCs w:val="28"/>
              <w:lang w:val="en-GB"/>
            </w:rPr>
          </w:rPrChange>
        </w:rPr>
        <w:t>Unity</w:t>
      </w:r>
      <w:bookmarkEnd w:id="3013"/>
      <w:proofErr w:type="spellEnd"/>
    </w:p>
    <w:p w14:paraId="3DD02141" w14:textId="77777777" w:rsidR="00C959D0" w:rsidRPr="0078286B" w:rsidRDefault="00C959D0" w:rsidP="00C959D0">
      <w:pPr>
        <w:rPr>
          <w:rFonts w:ascii="Arial" w:hAnsi="Arial" w:cs="Arial"/>
          <w:rPrChange w:id="3016" w:author="Alexandru Uicoabă" w:date="2022-06-16T14:49:00Z">
            <w:rPr>
              <w:lang w:val="en-GB"/>
            </w:rPr>
          </w:rPrChange>
        </w:rPr>
      </w:pPr>
    </w:p>
    <w:p w14:paraId="7AF1BFE5" w14:textId="7703CD6B" w:rsidR="00C959D0" w:rsidRPr="0078286B" w:rsidRDefault="00DD08C2" w:rsidP="00DD08C2">
      <w:pPr>
        <w:ind w:firstLine="720"/>
        <w:jc w:val="both"/>
        <w:rPr>
          <w:rFonts w:ascii="Arial" w:hAnsi="Arial" w:cs="Arial"/>
          <w:sz w:val="24"/>
          <w:szCs w:val="24"/>
          <w:rPrChange w:id="3017"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3018" w:author="Alexandru Uicoabă" w:date="2022-06-16T14:49:00Z">
            <w:rPr>
              <w:rFonts w:ascii="Times New Roman" w:hAnsi="Times New Roman" w:cs="Times New Roman"/>
              <w:sz w:val="24"/>
              <w:szCs w:val="24"/>
              <w:lang w:val="en-GB"/>
            </w:rPr>
          </w:rPrChange>
        </w:rPr>
        <w:t xml:space="preserve">Prima componentă este cea de </w:t>
      </w:r>
      <w:proofErr w:type="spellStart"/>
      <w:r w:rsidRPr="00EF0521">
        <w:rPr>
          <w:rFonts w:ascii="Arial" w:hAnsi="Arial" w:cs="Arial"/>
          <w:i/>
          <w:iCs/>
          <w:sz w:val="24"/>
          <w:szCs w:val="24"/>
          <w:rPrChange w:id="3019" w:author="Alexandru Uicoabă" w:date="2022-06-16T16:50:00Z">
            <w:rPr>
              <w:rFonts w:ascii="Times New Roman" w:hAnsi="Times New Roman" w:cs="Times New Roman"/>
              <w:sz w:val="24"/>
              <w:szCs w:val="24"/>
              <w:lang w:val="en-GB"/>
            </w:rPr>
          </w:rPrChange>
        </w:rPr>
        <w:t>Unity</w:t>
      </w:r>
      <w:proofErr w:type="spellEnd"/>
      <w:r w:rsidRPr="0078286B">
        <w:rPr>
          <w:rFonts w:ascii="Arial" w:hAnsi="Arial" w:cs="Arial"/>
          <w:sz w:val="24"/>
          <w:szCs w:val="24"/>
          <w:rPrChange w:id="3020" w:author="Alexandru Uicoabă" w:date="2022-06-16T14:49:00Z">
            <w:rPr>
              <w:rFonts w:ascii="Times New Roman" w:hAnsi="Times New Roman" w:cs="Times New Roman"/>
              <w:sz w:val="24"/>
              <w:szCs w:val="24"/>
              <w:lang w:val="en-GB"/>
            </w:rPr>
          </w:rPrChange>
        </w:rPr>
        <w:t xml:space="preserve"> care folosește limbajul </w:t>
      </w:r>
      <w:r w:rsidRPr="00EF0521">
        <w:rPr>
          <w:rFonts w:ascii="Arial" w:hAnsi="Arial" w:cs="Arial"/>
          <w:i/>
          <w:iCs/>
          <w:sz w:val="24"/>
          <w:szCs w:val="24"/>
          <w:rPrChange w:id="3021" w:author="Alexandru Uicoabă" w:date="2022-06-16T16:50:00Z">
            <w:rPr>
              <w:rFonts w:ascii="Times New Roman" w:hAnsi="Times New Roman" w:cs="Times New Roman"/>
              <w:sz w:val="24"/>
              <w:szCs w:val="24"/>
              <w:lang w:val="en-GB"/>
            </w:rPr>
          </w:rPrChange>
        </w:rPr>
        <w:t>C#.</w:t>
      </w:r>
      <w:r w:rsidRPr="0078286B">
        <w:rPr>
          <w:rFonts w:ascii="Arial" w:hAnsi="Arial" w:cs="Arial"/>
          <w:sz w:val="24"/>
          <w:szCs w:val="24"/>
          <w:rPrChange w:id="3022" w:author="Alexandru Uicoabă" w:date="2022-06-16T14:49:00Z">
            <w:rPr>
              <w:rFonts w:ascii="Times New Roman" w:hAnsi="Times New Roman" w:cs="Times New Roman"/>
              <w:sz w:val="24"/>
              <w:szCs w:val="24"/>
              <w:lang w:val="en-GB"/>
            </w:rPr>
          </w:rPrChange>
        </w:rPr>
        <w:t xml:space="preserve"> </w:t>
      </w:r>
      <w:r w:rsidR="00C959D0" w:rsidRPr="0078286B">
        <w:rPr>
          <w:rFonts w:ascii="Arial" w:hAnsi="Arial" w:cs="Arial"/>
          <w:sz w:val="24"/>
          <w:szCs w:val="24"/>
          <w:rPrChange w:id="3023" w:author="Alexandru Uicoabă" w:date="2022-06-16T14:49:00Z">
            <w:rPr>
              <w:rFonts w:ascii="Times New Roman" w:hAnsi="Times New Roman" w:cs="Times New Roman"/>
              <w:sz w:val="24"/>
              <w:szCs w:val="24"/>
              <w:lang w:val="en-GB"/>
            </w:rPr>
          </w:rPrChange>
        </w:rPr>
        <w:t>În vederea învățării agentului să piloteze kartul, se va folos</w:t>
      </w:r>
      <w:del w:id="3024" w:author="Bogdan Dragulescu" w:date="2022-06-14T12:19:00Z">
        <w:r w:rsidR="00C959D0" w:rsidRPr="0078286B" w:rsidDel="00BF02D6">
          <w:rPr>
            <w:rFonts w:ascii="Arial" w:hAnsi="Arial" w:cs="Arial"/>
            <w:sz w:val="24"/>
            <w:szCs w:val="24"/>
            <w:rPrChange w:id="3025" w:author="Alexandru Uicoabă" w:date="2022-06-16T14:49:00Z">
              <w:rPr>
                <w:rFonts w:ascii="Times New Roman" w:hAnsi="Times New Roman" w:cs="Times New Roman"/>
                <w:sz w:val="24"/>
                <w:szCs w:val="24"/>
                <w:lang w:val="en-GB"/>
              </w:rPr>
            </w:rPrChange>
          </w:rPr>
          <w:delText>i</w:delText>
        </w:r>
      </w:del>
      <w:r w:rsidR="00C959D0" w:rsidRPr="0078286B">
        <w:rPr>
          <w:rFonts w:ascii="Arial" w:hAnsi="Arial" w:cs="Arial"/>
          <w:sz w:val="24"/>
          <w:szCs w:val="24"/>
          <w:rPrChange w:id="3026" w:author="Alexandru Uicoabă" w:date="2022-06-16T14:49:00Z">
            <w:rPr>
              <w:rFonts w:ascii="Times New Roman" w:hAnsi="Times New Roman" w:cs="Times New Roman"/>
              <w:sz w:val="24"/>
              <w:szCs w:val="24"/>
              <w:lang w:val="en-GB"/>
            </w:rPr>
          </w:rPrChange>
        </w:rPr>
        <w:t xml:space="preserve">i un mediu virtual deja existent în </w:t>
      </w:r>
      <w:proofErr w:type="spellStart"/>
      <w:r w:rsidR="00C959D0" w:rsidRPr="00EF0521">
        <w:rPr>
          <w:rFonts w:ascii="Arial" w:hAnsi="Arial" w:cs="Arial"/>
          <w:i/>
          <w:iCs/>
          <w:sz w:val="24"/>
          <w:szCs w:val="24"/>
          <w:rPrChange w:id="3027" w:author="Alexandru Uicoabă" w:date="2022-06-16T16:50:00Z">
            <w:rPr>
              <w:rFonts w:ascii="Times New Roman" w:hAnsi="Times New Roman" w:cs="Times New Roman"/>
              <w:sz w:val="24"/>
              <w:szCs w:val="24"/>
              <w:lang w:val="en-GB"/>
            </w:rPr>
          </w:rPrChange>
        </w:rPr>
        <w:t>Unity</w:t>
      </w:r>
      <w:proofErr w:type="spellEnd"/>
      <w:r w:rsidR="00C959D0" w:rsidRPr="0078286B">
        <w:rPr>
          <w:rFonts w:ascii="Arial" w:hAnsi="Arial" w:cs="Arial"/>
          <w:sz w:val="24"/>
          <w:szCs w:val="24"/>
          <w:rPrChange w:id="3028" w:author="Alexandru Uicoabă" w:date="2022-06-16T14:49:00Z">
            <w:rPr>
              <w:rFonts w:ascii="Times New Roman" w:hAnsi="Times New Roman" w:cs="Times New Roman"/>
              <w:sz w:val="24"/>
              <w:szCs w:val="24"/>
              <w:lang w:val="en-GB"/>
            </w:rPr>
          </w:rPrChange>
        </w:rPr>
        <w:t xml:space="preserve"> care conține kartul și mai multe scenele. Contribuția autorului este să adapteze mediul și codul din </w:t>
      </w:r>
      <w:proofErr w:type="spellStart"/>
      <w:r w:rsidR="00C959D0" w:rsidRPr="00EF0521">
        <w:rPr>
          <w:rFonts w:ascii="Arial" w:hAnsi="Arial" w:cs="Arial"/>
          <w:i/>
          <w:iCs/>
          <w:sz w:val="24"/>
          <w:szCs w:val="24"/>
          <w:rPrChange w:id="3029" w:author="Alexandru Uicoabă" w:date="2022-06-16T16:50:00Z">
            <w:rPr>
              <w:rFonts w:ascii="Times New Roman" w:hAnsi="Times New Roman" w:cs="Times New Roman"/>
              <w:sz w:val="24"/>
              <w:szCs w:val="24"/>
              <w:lang w:val="en-GB"/>
            </w:rPr>
          </w:rPrChange>
        </w:rPr>
        <w:t>Unity</w:t>
      </w:r>
      <w:proofErr w:type="spellEnd"/>
      <w:r w:rsidR="00C959D0" w:rsidRPr="0078286B">
        <w:rPr>
          <w:rFonts w:ascii="Arial" w:hAnsi="Arial" w:cs="Arial"/>
          <w:sz w:val="24"/>
          <w:szCs w:val="24"/>
          <w:rPrChange w:id="3030" w:author="Alexandru Uicoabă" w:date="2022-06-16T14:49:00Z">
            <w:rPr>
              <w:rFonts w:ascii="Times New Roman" w:hAnsi="Times New Roman" w:cs="Times New Roman"/>
              <w:sz w:val="24"/>
              <w:szCs w:val="24"/>
              <w:lang w:val="en-GB"/>
            </w:rPr>
          </w:rPrChange>
        </w:rPr>
        <w:t xml:space="preserve"> pentru a putea pre</w:t>
      </w:r>
      <w:del w:id="3031" w:author="Bogdan Dragulescu" w:date="2022-06-14T12:20:00Z">
        <w:r w:rsidR="00C959D0" w:rsidRPr="0078286B" w:rsidDel="00BF02D6">
          <w:rPr>
            <w:rFonts w:ascii="Arial" w:hAnsi="Arial" w:cs="Arial"/>
            <w:sz w:val="24"/>
            <w:szCs w:val="24"/>
            <w:rPrChange w:id="3032" w:author="Alexandru Uicoabă" w:date="2022-06-16T14:49:00Z">
              <w:rPr>
                <w:rFonts w:ascii="Times New Roman" w:hAnsi="Times New Roman" w:cs="Times New Roman"/>
                <w:sz w:val="24"/>
                <w:szCs w:val="24"/>
                <w:lang w:val="en-GB"/>
              </w:rPr>
            </w:rPrChange>
          </w:rPr>
          <w:delText>a</w:delText>
        </w:r>
      </w:del>
      <w:r w:rsidR="00C959D0" w:rsidRPr="0078286B">
        <w:rPr>
          <w:rFonts w:ascii="Arial" w:hAnsi="Arial" w:cs="Arial"/>
          <w:sz w:val="24"/>
          <w:szCs w:val="24"/>
          <w:rPrChange w:id="3033" w:author="Alexandru Uicoabă" w:date="2022-06-16T14:49:00Z">
            <w:rPr>
              <w:rFonts w:ascii="Times New Roman" w:hAnsi="Times New Roman" w:cs="Times New Roman"/>
              <w:sz w:val="24"/>
              <w:szCs w:val="24"/>
              <w:lang w:val="en-GB"/>
            </w:rPr>
          </w:rPrChange>
        </w:rPr>
        <w:t>lua datele necesare din acel mediu, dar și ca să poată s</w:t>
      </w:r>
      <w:del w:id="3034" w:author="Bogdan Dragulescu" w:date="2022-06-14T12:20:00Z">
        <w:r w:rsidR="00C959D0" w:rsidRPr="0078286B" w:rsidDel="00BF02D6">
          <w:rPr>
            <w:rFonts w:ascii="Arial" w:hAnsi="Arial" w:cs="Arial"/>
            <w:sz w:val="24"/>
            <w:szCs w:val="24"/>
            <w:rPrChange w:id="3035" w:author="Alexandru Uicoabă" w:date="2022-06-16T14:49:00Z">
              <w:rPr>
                <w:rFonts w:ascii="Times New Roman" w:hAnsi="Times New Roman" w:cs="Times New Roman"/>
                <w:sz w:val="24"/>
                <w:szCs w:val="24"/>
                <w:lang w:val="en-GB"/>
              </w:rPr>
            </w:rPrChange>
          </w:rPr>
          <w:delText>a</w:delText>
        </w:r>
      </w:del>
      <w:ins w:id="3036" w:author="Bogdan Dragulescu" w:date="2022-06-14T12:20:00Z">
        <w:r w:rsidR="00BF02D6" w:rsidRPr="0078286B">
          <w:rPr>
            <w:rFonts w:ascii="Arial" w:hAnsi="Arial" w:cs="Arial"/>
            <w:sz w:val="24"/>
            <w:szCs w:val="24"/>
            <w:rPrChange w:id="3037" w:author="Alexandru Uicoabă" w:date="2022-06-16T14:49:00Z">
              <w:rPr>
                <w:rFonts w:ascii="Times New Roman" w:hAnsi="Times New Roman" w:cs="Times New Roman"/>
                <w:sz w:val="24"/>
                <w:szCs w:val="24"/>
                <w:lang w:val="en-GB"/>
              </w:rPr>
            </w:rPrChange>
          </w:rPr>
          <w:t>ă</w:t>
        </w:r>
      </w:ins>
      <w:r w:rsidR="00C959D0" w:rsidRPr="0078286B">
        <w:rPr>
          <w:rFonts w:ascii="Arial" w:hAnsi="Arial" w:cs="Arial"/>
          <w:sz w:val="24"/>
          <w:szCs w:val="24"/>
          <w:rPrChange w:id="3038" w:author="Alexandru Uicoabă" w:date="2022-06-16T14:49:00Z">
            <w:rPr>
              <w:rFonts w:ascii="Times New Roman" w:hAnsi="Times New Roman" w:cs="Times New Roman"/>
              <w:sz w:val="24"/>
              <w:szCs w:val="24"/>
              <w:lang w:val="en-GB"/>
            </w:rPr>
          </w:rPrChange>
        </w:rPr>
        <w:t xml:space="preserve"> controleze kart-</w:t>
      </w:r>
      <w:proofErr w:type="spellStart"/>
      <w:r w:rsidR="00C959D0" w:rsidRPr="0078286B">
        <w:rPr>
          <w:rFonts w:ascii="Arial" w:hAnsi="Arial" w:cs="Arial"/>
          <w:sz w:val="24"/>
          <w:szCs w:val="24"/>
          <w:rPrChange w:id="3039" w:author="Alexandru Uicoabă" w:date="2022-06-16T14:49:00Z">
            <w:rPr>
              <w:rFonts w:ascii="Times New Roman" w:hAnsi="Times New Roman" w:cs="Times New Roman"/>
              <w:sz w:val="24"/>
              <w:szCs w:val="24"/>
              <w:lang w:val="en-GB"/>
            </w:rPr>
          </w:rPrChange>
        </w:rPr>
        <w:t>ul</w:t>
      </w:r>
      <w:proofErr w:type="spellEnd"/>
      <w:r w:rsidR="00C959D0" w:rsidRPr="0078286B">
        <w:rPr>
          <w:rFonts w:ascii="Arial" w:hAnsi="Arial" w:cs="Arial"/>
          <w:sz w:val="24"/>
          <w:szCs w:val="24"/>
          <w:rPrChange w:id="3040" w:author="Alexandru Uicoabă" w:date="2022-06-16T14:49:00Z">
            <w:rPr>
              <w:rFonts w:ascii="Times New Roman" w:hAnsi="Times New Roman" w:cs="Times New Roman"/>
              <w:sz w:val="24"/>
              <w:szCs w:val="24"/>
              <w:lang w:val="en-GB"/>
            </w:rPr>
          </w:rPrChange>
        </w:rPr>
        <w:t xml:space="preserve"> programabil.</w:t>
      </w:r>
    </w:p>
    <w:p w14:paraId="1650F0F8" w14:textId="0A36D683" w:rsidR="00C93AAA" w:rsidRPr="0078286B" w:rsidRDefault="00C959D0" w:rsidP="00DD08C2">
      <w:pPr>
        <w:ind w:firstLine="720"/>
        <w:jc w:val="both"/>
        <w:rPr>
          <w:rFonts w:ascii="Arial" w:hAnsi="Arial" w:cs="Arial"/>
          <w:sz w:val="24"/>
          <w:szCs w:val="24"/>
          <w:rPrChange w:id="3041"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3042" w:author="Alexandru Uicoabă" w:date="2022-06-16T14:49:00Z">
            <w:rPr>
              <w:rFonts w:ascii="Times New Roman" w:hAnsi="Times New Roman" w:cs="Times New Roman"/>
              <w:sz w:val="24"/>
              <w:szCs w:val="24"/>
              <w:lang w:val="en-GB"/>
            </w:rPr>
          </w:rPrChange>
        </w:rPr>
        <w:t>Acest</w:t>
      </w:r>
      <w:r w:rsidR="00DD08C2" w:rsidRPr="0078286B">
        <w:rPr>
          <w:rFonts w:ascii="Arial" w:hAnsi="Arial" w:cs="Arial"/>
          <w:sz w:val="24"/>
          <w:szCs w:val="24"/>
          <w:rPrChange w:id="3043" w:author="Alexandru Uicoabă" w:date="2022-06-16T14:49:00Z">
            <w:rPr>
              <w:rFonts w:ascii="Times New Roman" w:hAnsi="Times New Roman" w:cs="Times New Roman"/>
              <w:sz w:val="24"/>
              <w:szCs w:val="24"/>
              <w:lang w:val="en-GB"/>
            </w:rPr>
          </w:rPrChange>
        </w:rPr>
        <w:t xml:space="preserve"> mediu pune la dispoziție un kart și un circuit. Scopul kartului este să treacă prin trei </w:t>
      </w:r>
      <w:proofErr w:type="spellStart"/>
      <w:r w:rsidR="00DD08C2" w:rsidRPr="0078286B">
        <w:rPr>
          <w:rFonts w:ascii="Arial" w:hAnsi="Arial" w:cs="Arial"/>
          <w:sz w:val="24"/>
          <w:szCs w:val="24"/>
          <w:rPrChange w:id="3044" w:author="Alexandru Uicoabă" w:date="2022-06-16T14:49:00Z">
            <w:rPr>
              <w:rFonts w:ascii="Times New Roman" w:hAnsi="Times New Roman" w:cs="Times New Roman"/>
              <w:sz w:val="24"/>
              <w:szCs w:val="24"/>
              <w:lang w:val="en-GB"/>
            </w:rPr>
          </w:rPrChange>
        </w:rPr>
        <w:t>checkpoints</w:t>
      </w:r>
      <w:proofErr w:type="spellEnd"/>
      <w:r w:rsidR="00DD08C2" w:rsidRPr="0078286B">
        <w:rPr>
          <w:rFonts w:ascii="Arial" w:hAnsi="Arial" w:cs="Arial"/>
          <w:sz w:val="24"/>
          <w:szCs w:val="24"/>
          <w:rPrChange w:id="3045" w:author="Alexandru Uicoabă" w:date="2022-06-16T14:49:00Z">
            <w:rPr>
              <w:rFonts w:ascii="Times New Roman" w:hAnsi="Times New Roman" w:cs="Times New Roman"/>
              <w:sz w:val="24"/>
              <w:szCs w:val="24"/>
              <w:lang w:val="en-GB"/>
            </w:rPr>
          </w:rPrChange>
        </w:rPr>
        <w:t xml:space="preserve"> într-un timp cât mai scurt. În momentul în care începe jocul începe un timer de 60 de secunde să scadă. Pentru fiecare </w:t>
      </w:r>
      <w:proofErr w:type="spellStart"/>
      <w:r w:rsidR="00DD08C2" w:rsidRPr="0078286B">
        <w:rPr>
          <w:rFonts w:ascii="Arial" w:hAnsi="Arial" w:cs="Arial"/>
          <w:sz w:val="24"/>
          <w:szCs w:val="24"/>
          <w:rPrChange w:id="3046" w:author="Alexandru Uicoabă" w:date="2022-06-16T14:49:00Z">
            <w:rPr>
              <w:rFonts w:ascii="Times New Roman" w:hAnsi="Times New Roman" w:cs="Times New Roman"/>
              <w:sz w:val="24"/>
              <w:szCs w:val="24"/>
              <w:lang w:val="en-GB"/>
            </w:rPr>
          </w:rPrChange>
        </w:rPr>
        <w:t>checkpoint</w:t>
      </w:r>
      <w:proofErr w:type="spellEnd"/>
      <w:r w:rsidR="00DD08C2" w:rsidRPr="0078286B">
        <w:rPr>
          <w:rFonts w:ascii="Arial" w:hAnsi="Arial" w:cs="Arial"/>
          <w:sz w:val="24"/>
          <w:szCs w:val="24"/>
          <w:rPrChange w:id="3047" w:author="Alexandru Uicoabă" w:date="2022-06-16T14:49:00Z">
            <w:rPr>
              <w:rFonts w:ascii="Times New Roman" w:hAnsi="Times New Roman" w:cs="Times New Roman"/>
              <w:sz w:val="24"/>
              <w:szCs w:val="24"/>
              <w:lang w:val="en-GB"/>
            </w:rPr>
          </w:rPrChange>
        </w:rPr>
        <w:t xml:space="preserve"> atins, se mai primesc încă cinci secunde în plus. Jocul se termină în momentul în care timer-</w:t>
      </w:r>
      <w:proofErr w:type="spellStart"/>
      <w:r w:rsidR="00DD08C2" w:rsidRPr="0078286B">
        <w:rPr>
          <w:rFonts w:ascii="Arial" w:hAnsi="Arial" w:cs="Arial"/>
          <w:sz w:val="24"/>
          <w:szCs w:val="24"/>
          <w:rPrChange w:id="3048" w:author="Alexandru Uicoabă" w:date="2022-06-16T14:49:00Z">
            <w:rPr>
              <w:rFonts w:ascii="Times New Roman" w:hAnsi="Times New Roman" w:cs="Times New Roman"/>
              <w:sz w:val="24"/>
              <w:szCs w:val="24"/>
              <w:lang w:val="en-GB"/>
            </w:rPr>
          </w:rPrChange>
        </w:rPr>
        <w:t>ul</w:t>
      </w:r>
      <w:proofErr w:type="spellEnd"/>
      <w:r w:rsidR="00DD08C2" w:rsidRPr="0078286B">
        <w:rPr>
          <w:rFonts w:ascii="Arial" w:hAnsi="Arial" w:cs="Arial"/>
          <w:sz w:val="24"/>
          <w:szCs w:val="24"/>
          <w:rPrChange w:id="3049" w:author="Alexandru Uicoabă" w:date="2022-06-16T14:49:00Z">
            <w:rPr>
              <w:rFonts w:ascii="Times New Roman" w:hAnsi="Times New Roman" w:cs="Times New Roman"/>
              <w:sz w:val="24"/>
              <w:szCs w:val="24"/>
              <w:lang w:val="en-GB"/>
            </w:rPr>
          </w:rPrChange>
        </w:rPr>
        <w:t xml:space="preserve"> ajunge la zero sau kartul trece prin cele trei </w:t>
      </w:r>
      <w:proofErr w:type="spellStart"/>
      <w:r w:rsidR="00DD08C2" w:rsidRPr="0078286B">
        <w:rPr>
          <w:rFonts w:ascii="Arial" w:hAnsi="Arial" w:cs="Arial"/>
          <w:sz w:val="24"/>
          <w:szCs w:val="24"/>
          <w:rPrChange w:id="3050" w:author="Alexandru Uicoabă" w:date="2022-06-16T14:49:00Z">
            <w:rPr>
              <w:rFonts w:ascii="Times New Roman" w:hAnsi="Times New Roman" w:cs="Times New Roman"/>
              <w:sz w:val="24"/>
              <w:szCs w:val="24"/>
              <w:lang w:val="en-GB"/>
            </w:rPr>
          </w:rPrChange>
        </w:rPr>
        <w:t>checkpointuri</w:t>
      </w:r>
      <w:proofErr w:type="spellEnd"/>
      <w:r w:rsidR="00DD08C2" w:rsidRPr="0078286B">
        <w:rPr>
          <w:rFonts w:ascii="Arial" w:hAnsi="Arial" w:cs="Arial"/>
          <w:sz w:val="24"/>
          <w:szCs w:val="24"/>
          <w:rPrChange w:id="3051" w:author="Alexandru Uicoabă" w:date="2022-06-16T14:49:00Z">
            <w:rPr>
              <w:rFonts w:ascii="Times New Roman" w:hAnsi="Times New Roman" w:cs="Times New Roman"/>
              <w:sz w:val="24"/>
              <w:szCs w:val="24"/>
              <w:lang w:val="en-GB"/>
            </w:rPr>
          </w:rPrChange>
        </w:rPr>
        <w:t>.</w:t>
      </w:r>
    </w:p>
    <w:p w14:paraId="549FD5C8" w14:textId="463E03C3" w:rsidR="00641923" w:rsidRPr="0078286B" w:rsidRDefault="00641923" w:rsidP="00C93AAA">
      <w:pPr>
        <w:jc w:val="both"/>
        <w:rPr>
          <w:rFonts w:ascii="Arial" w:hAnsi="Arial" w:cs="Arial"/>
          <w:sz w:val="24"/>
          <w:szCs w:val="24"/>
          <w:rPrChange w:id="3052"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3053" w:author="Alexandru Uicoabă" w:date="2022-06-16T14:49:00Z">
            <w:rPr>
              <w:rFonts w:ascii="Times New Roman" w:hAnsi="Times New Roman" w:cs="Times New Roman"/>
              <w:sz w:val="24"/>
              <w:szCs w:val="24"/>
              <w:lang w:val="en-GB"/>
            </w:rPr>
          </w:rPrChange>
        </w:rPr>
        <w:tab/>
        <w:t xml:space="preserve">Pentru automatizarea și colectarea datelor din mediul </w:t>
      </w:r>
      <w:proofErr w:type="spellStart"/>
      <w:ins w:id="3054" w:author="Alexandru Uicoabă" w:date="2022-06-16T11:47:00Z">
        <w:r w:rsidR="002902C2" w:rsidRPr="00EF0521">
          <w:rPr>
            <w:rFonts w:ascii="Arial" w:hAnsi="Arial" w:cs="Arial"/>
            <w:i/>
            <w:iCs/>
            <w:sz w:val="24"/>
            <w:szCs w:val="24"/>
            <w:rPrChange w:id="3055" w:author="Alexandru Uicoabă" w:date="2022-06-16T16:50:00Z">
              <w:rPr>
                <w:rFonts w:ascii="Times New Roman" w:hAnsi="Times New Roman" w:cs="Times New Roman"/>
                <w:sz w:val="24"/>
                <w:szCs w:val="24"/>
              </w:rPr>
            </w:rPrChange>
          </w:rPr>
          <w:t>U</w:t>
        </w:r>
      </w:ins>
      <w:del w:id="3056" w:author="Alexandru Uicoabă" w:date="2022-06-16T11:47:00Z">
        <w:r w:rsidRPr="00EF0521" w:rsidDel="002902C2">
          <w:rPr>
            <w:rFonts w:ascii="Arial" w:hAnsi="Arial" w:cs="Arial"/>
            <w:i/>
            <w:iCs/>
            <w:sz w:val="24"/>
            <w:szCs w:val="24"/>
            <w:rPrChange w:id="3057" w:author="Alexandru Uicoabă" w:date="2022-06-16T16:50:00Z">
              <w:rPr>
                <w:rFonts w:ascii="Times New Roman" w:hAnsi="Times New Roman" w:cs="Times New Roman"/>
                <w:sz w:val="24"/>
                <w:szCs w:val="24"/>
                <w:lang w:val="en-GB"/>
              </w:rPr>
            </w:rPrChange>
          </w:rPr>
          <w:delText>u</w:delText>
        </w:r>
      </w:del>
      <w:r w:rsidRPr="00EF0521">
        <w:rPr>
          <w:rFonts w:ascii="Arial" w:hAnsi="Arial" w:cs="Arial"/>
          <w:i/>
          <w:iCs/>
          <w:sz w:val="24"/>
          <w:szCs w:val="24"/>
          <w:rPrChange w:id="3058" w:author="Alexandru Uicoabă" w:date="2022-06-16T16:50:00Z">
            <w:rPr>
              <w:rFonts w:ascii="Times New Roman" w:hAnsi="Times New Roman" w:cs="Times New Roman"/>
              <w:sz w:val="24"/>
              <w:szCs w:val="24"/>
              <w:lang w:val="en-GB"/>
            </w:rPr>
          </w:rPrChange>
        </w:rPr>
        <w:t>nity</w:t>
      </w:r>
      <w:proofErr w:type="spellEnd"/>
      <w:r w:rsidRPr="0078286B">
        <w:rPr>
          <w:rFonts w:ascii="Arial" w:hAnsi="Arial" w:cs="Arial"/>
          <w:sz w:val="24"/>
          <w:szCs w:val="24"/>
          <w:rPrChange w:id="3059" w:author="Alexandru Uicoabă" w:date="2022-06-16T14:49:00Z">
            <w:rPr>
              <w:rFonts w:ascii="Times New Roman" w:hAnsi="Times New Roman" w:cs="Times New Roman"/>
              <w:sz w:val="24"/>
              <w:szCs w:val="24"/>
              <w:lang w:val="en-GB"/>
            </w:rPr>
          </w:rPrChange>
        </w:rPr>
        <w:t>, a fost nevoie de adaptare de cod. În primul rând, este nevoie de colectarea unor date care erau deja prezente în mediu, cum ar fi timpul curent, poziția kartului pe cele trei axe 0x, 0y și 0z</w:t>
      </w:r>
      <w:r w:rsidR="00B92F2E" w:rsidRPr="0078286B">
        <w:rPr>
          <w:rFonts w:ascii="Arial" w:hAnsi="Arial" w:cs="Arial"/>
          <w:sz w:val="24"/>
          <w:szCs w:val="24"/>
          <w:rPrChange w:id="3060" w:author="Alexandru Uicoabă" w:date="2022-06-16T14:49:00Z">
            <w:rPr>
              <w:rFonts w:ascii="Times New Roman" w:hAnsi="Times New Roman" w:cs="Times New Roman"/>
              <w:sz w:val="24"/>
              <w:szCs w:val="24"/>
              <w:lang w:val="en-GB"/>
            </w:rPr>
          </w:rPrChange>
        </w:rPr>
        <w:t xml:space="preserve"> și starea jocului</w:t>
      </w:r>
      <w:r w:rsidRPr="0078286B">
        <w:rPr>
          <w:rFonts w:ascii="Arial" w:hAnsi="Arial" w:cs="Arial"/>
          <w:sz w:val="24"/>
          <w:szCs w:val="24"/>
          <w:rPrChange w:id="3061" w:author="Alexandru Uicoabă" w:date="2022-06-16T14:49:00Z">
            <w:rPr>
              <w:rFonts w:ascii="Times New Roman" w:hAnsi="Times New Roman" w:cs="Times New Roman"/>
              <w:sz w:val="24"/>
              <w:szCs w:val="24"/>
              <w:lang w:val="en-GB"/>
            </w:rPr>
          </w:rPrChange>
        </w:rPr>
        <w:t>. În vederea învățării kartului să conducă singur a fost nevoie de adăugarea unor elemente suplimentare.</w:t>
      </w:r>
    </w:p>
    <w:p w14:paraId="0D492932" w14:textId="268092A2" w:rsidR="00641923" w:rsidRPr="0078286B" w:rsidDel="000535F0" w:rsidRDefault="00641923" w:rsidP="00C93AAA">
      <w:pPr>
        <w:jc w:val="both"/>
        <w:rPr>
          <w:ins w:id="3062" w:author="Alexandru Uicoaba" w:date="2022-06-15T11:10:00Z"/>
          <w:del w:id="3063" w:author="Alexandru Uicoabă" w:date="2022-06-16T11:34:00Z"/>
          <w:rFonts w:ascii="Arial" w:hAnsi="Arial" w:cs="Arial"/>
          <w:sz w:val="24"/>
          <w:szCs w:val="24"/>
          <w:rPrChange w:id="3064" w:author="Alexandru Uicoabă" w:date="2022-06-16T14:49:00Z">
            <w:rPr>
              <w:ins w:id="3065" w:author="Alexandru Uicoaba" w:date="2022-06-15T11:10:00Z"/>
              <w:del w:id="3066" w:author="Alexandru Uicoabă" w:date="2022-06-16T11:34:00Z"/>
              <w:rFonts w:ascii="Times New Roman" w:hAnsi="Times New Roman" w:cs="Times New Roman"/>
              <w:sz w:val="24"/>
              <w:szCs w:val="24"/>
              <w:lang w:val="en-GB"/>
            </w:rPr>
          </w:rPrChange>
        </w:rPr>
      </w:pPr>
      <w:r w:rsidRPr="0078286B">
        <w:rPr>
          <w:rFonts w:ascii="Arial" w:hAnsi="Arial" w:cs="Arial"/>
          <w:sz w:val="24"/>
          <w:szCs w:val="24"/>
          <w:rPrChange w:id="3067" w:author="Alexandru Uicoabă" w:date="2022-06-16T14:49:00Z">
            <w:rPr>
              <w:rFonts w:ascii="Times New Roman" w:hAnsi="Times New Roman" w:cs="Times New Roman"/>
              <w:sz w:val="24"/>
              <w:szCs w:val="24"/>
              <w:lang w:val="en-GB"/>
            </w:rPr>
          </w:rPrChange>
        </w:rPr>
        <w:tab/>
      </w:r>
      <w:r w:rsidR="00114C52" w:rsidRPr="0078286B">
        <w:rPr>
          <w:rFonts w:ascii="Arial" w:hAnsi="Arial" w:cs="Arial"/>
          <w:sz w:val="24"/>
          <w:szCs w:val="24"/>
          <w:rPrChange w:id="3068" w:author="Alexandru Uicoabă" w:date="2022-06-16T14:49:00Z">
            <w:rPr>
              <w:rFonts w:ascii="Times New Roman" w:hAnsi="Times New Roman" w:cs="Times New Roman"/>
              <w:sz w:val="24"/>
              <w:szCs w:val="24"/>
              <w:lang w:val="en-GB"/>
            </w:rPr>
          </w:rPrChange>
        </w:rPr>
        <w:t xml:space="preserve">Primele elemente adăugate au fost cinci senzori, plasați în fața kartului, după cum se poate observa și în </w:t>
      </w:r>
      <w:ins w:id="3069" w:author="Alexandru Uicoabă" w:date="2022-06-17T00:08:00Z">
        <w:r w:rsidR="00D10C0C">
          <w:rPr>
            <w:rFonts w:ascii="Arial" w:hAnsi="Arial" w:cs="Arial"/>
            <w:sz w:val="24"/>
            <w:szCs w:val="24"/>
          </w:rPr>
          <w:t>Figura 4.2</w:t>
        </w:r>
      </w:ins>
      <w:del w:id="3070" w:author="Alexandru Uicoabă" w:date="2022-06-17T00:08:00Z">
        <w:r w:rsidR="00114C52" w:rsidRPr="0078286B" w:rsidDel="00D10C0C">
          <w:rPr>
            <w:rFonts w:ascii="Arial" w:hAnsi="Arial" w:cs="Arial"/>
            <w:sz w:val="24"/>
            <w:szCs w:val="24"/>
            <w:rPrChange w:id="3071" w:author="Alexandru Uicoabă" w:date="2022-06-16T14:49:00Z">
              <w:rPr>
                <w:rFonts w:ascii="Times New Roman" w:hAnsi="Times New Roman" w:cs="Times New Roman"/>
                <w:sz w:val="24"/>
                <w:szCs w:val="24"/>
                <w:lang w:val="en-GB"/>
              </w:rPr>
            </w:rPrChange>
          </w:rPr>
          <w:delText xml:space="preserve">figura de mai </w:delText>
        </w:r>
      </w:del>
      <w:del w:id="3072" w:author="Alexandru Uicoabă" w:date="2022-06-17T00:07:00Z">
        <w:r w:rsidR="00114C52" w:rsidRPr="0078286B" w:rsidDel="00D10C0C">
          <w:rPr>
            <w:rFonts w:ascii="Arial" w:hAnsi="Arial" w:cs="Arial"/>
            <w:sz w:val="24"/>
            <w:szCs w:val="24"/>
            <w:rPrChange w:id="3073" w:author="Alexandru Uicoabă" w:date="2022-06-16T14:49:00Z">
              <w:rPr>
                <w:rFonts w:ascii="Times New Roman" w:hAnsi="Times New Roman" w:cs="Times New Roman"/>
                <w:sz w:val="24"/>
                <w:szCs w:val="24"/>
                <w:lang w:val="en-GB"/>
              </w:rPr>
            </w:rPrChange>
          </w:rPr>
          <w:delText>jos</w:delText>
        </w:r>
      </w:del>
      <w:r w:rsidR="00114C52" w:rsidRPr="0078286B">
        <w:rPr>
          <w:rFonts w:ascii="Arial" w:hAnsi="Arial" w:cs="Arial"/>
          <w:sz w:val="24"/>
          <w:szCs w:val="24"/>
          <w:rPrChange w:id="3074" w:author="Alexandru Uicoabă" w:date="2022-06-16T14:49:00Z">
            <w:rPr>
              <w:rFonts w:ascii="Times New Roman" w:hAnsi="Times New Roman" w:cs="Times New Roman"/>
              <w:sz w:val="24"/>
              <w:szCs w:val="24"/>
              <w:lang w:val="en-GB"/>
            </w:rPr>
          </w:rPrChange>
        </w:rPr>
        <w:t xml:space="preserve">. </w:t>
      </w:r>
      <w:del w:id="3075" w:author="Alexandru Uicoabă" w:date="2022-06-16T11:47:00Z">
        <w:r w:rsidR="00114C52" w:rsidRPr="0078286B" w:rsidDel="008559F1">
          <w:rPr>
            <w:rFonts w:ascii="Arial" w:hAnsi="Arial" w:cs="Arial"/>
            <w:sz w:val="24"/>
            <w:szCs w:val="24"/>
            <w:rPrChange w:id="3076" w:author="Alexandru Uicoabă" w:date="2022-06-16T14:49:00Z">
              <w:rPr>
                <w:rFonts w:ascii="Times New Roman" w:hAnsi="Times New Roman" w:cs="Times New Roman"/>
                <w:sz w:val="24"/>
                <w:szCs w:val="24"/>
                <w:lang w:val="en-GB"/>
              </w:rPr>
            </w:rPrChange>
          </w:rPr>
          <w:delText>Ace</w:delText>
        </w:r>
      </w:del>
      <w:ins w:id="3077" w:author="Bogdan Dragulescu" w:date="2022-06-14T12:21:00Z">
        <w:del w:id="3078" w:author="Alexandru Uicoabă" w:date="2022-06-16T11:47:00Z">
          <w:r w:rsidR="00BF02D6" w:rsidRPr="0078286B" w:rsidDel="008559F1">
            <w:rPr>
              <w:rFonts w:ascii="Arial" w:hAnsi="Arial" w:cs="Arial"/>
              <w:sz w:val="24"/>
              <w:szCs w:val="24"/>
              <w:rPrChange w:id="3079" w:author="Alexandru Uicoabă" w:date="2022-06-16T14:49:00Z">
                <w:rPr>
                  <w:rFonts w:ascii="Times New Roman" w:hAnsi="Times New Roman" w:cs="Times New Roman"/>
                  <w:sz w:val="24"/>
                  <w:szCs w:val="24"/>
                  <w:lang w:val="en-GB"/>
                </w:rPr>
              </w:rPrChange>
            </w:rPr>
            <w:delText>ș</w:delText>
          </w:r>
        </w:del>
      </w:ins>
      <w:del w:id="3080" w:author="Alexandru Uicoabă" w:date="2022-06-16T11:47:00Z">
        <w:r w:rsidR="00114C52" w:rsidRPr="0078286B" w:rsidDel="008559F1">
          <w:rPr>
            <w:rFonts w:ascii="Arial" w:hAnsi="Arial" w:cs="Arial"/>
            <w:sz w:val="24"/>
            <w:szCs w:val="24"/>
            <w:rPrChange w:id="3081" w:author="Alexandru Uicoabă" w:date="2022-06-16T14:49:00Z">
              <w:rPr>
                <w:rFonts w:ascii="Times New Roman" w:hAnsi="Times New Roman" w:cs="Times New Roman"/>
                <w:sz w:val="24"/>
                <w:szCs w:val="24"/>
                <w:lang w:val="en-GB"/>
              </w:rPr>
            </w:rPrChange>
          </w:rPr>
          <w:delText>s</w:delText>
        </w:r>
      </w:del>
      <w:ins w:id="3082" w:author="Bogdan Dragulescu" w:date="2022-06-14T12:21:00Z">
        <w:del w:id="3083" w:author="Alexandru Uicoabă" w:date="2022-06-16T11:47:00Z">
          <w:r w:rsidR="00BF02D6" w:rsidRPr="0078286B" w:rsidDel="008559F1">
            <w:rPr>
              <w:rFonts w:ascii="Arial" w:hAnsi="Arial" w:cs="Arial"/>
              <w:sz w:val="24"/>
              <w:szCs w:val="24"/>
              <w:rPrChange w:id="3084" w:author="Alexandru Uicoabă" w:date="2022-06-16T14:49:00Z">
                <w:rPr>
                  <w:rFonts w:ascii="Times New Roman" w:hAnsi="Times New Roman" w:cs="Times New Roman"/>
                  <w:sz w:val="24"/>
                  <w:szCs w:val="24"/>
                  <w:lang w:val="en-GB"/>
                </w:rPr>
              </w:rPrChange>
            </w:rPr>
            <w:delText>t</w:delText>
          </w:r>
        </w:del>
      </w:ins>
      <w:del w:id="3085" w:author="Alexandru Uicoabă" w:date="2022-06-16T11:47:00Z">
        <w:r w:rsidR="00114C52" w:rsidRPr="0078286B" w:rsidDel="008559F1">
          <w:rPr>
            <w:rFonts w:ascii="Arial" w:hAnsi="Arial" w:cs="Arial"/>
            <w:sz w:val="24"/>
            <w:szCs w:val="24"/>
            <w:rPrChange w:id="3086" w:author="Alexandru Uicoabă" w:date="2022-06-16T14:49:00Z">
              <w:rPr>
                <w:rFonts w:ascii="Times New Roman" w:hAnsi="Times New Roman" w:cs="Times New Roman"/>
                <w:sz w:val="24"/>
                <w:szCs w:val="24"/>
                <w:lang w:val="en-GB"/>
              </w:rPr>
            </w:rPrChange>
          </w:rPr>
          <w:delText>ți</w:delText>
        </w:r>
      </w:del>
      <w:ins w:id="3087" w:author="Alexandru Uicoabă" w:date="2022-06-16T11:47:00Z">
        <w:r w:rsidR="008559F1" w:rsidRPr="0078286B">
          <w:rPr>
            <w:rFonts w:ascii="Arial" w:hAnsi="Arial" w:cs="Arial"/>
            <w:sz w:val="24"/>
            <w:szCs w:val="24"/>
            <w:rPrChange w:id="3088" w:author="Alexandru Uicoabă" w:date="2022-06-16T14:49:00Z">
              <w:rPr>
                <w:rFonts w:ascii="Times New Roman" w:hAnsi="Times New Roman" w:cs="Times New Roman"/>
                <w:sz w:val="24"/>
                <w:szCs w:val="24"/>
              </w:rPr>
            </w:rPrChange>
          </w:rPr>
          <w:t>Acești</w:t>
        </w:r>
      </w:ins>
      <w:r w:rsidR="00114C52" w:rsidRPr="0078286B">
        <w:rPr>
          <w:rFonts w:ascii="Arial" w:hAnsi="Arial" w:cs="Arial"/>
          <w:sz w:val="24"/>
          <w:szCs w:val="24"/>
          <w:rPrChange w:id="3089" w:author="Alexandru Uicoabă" w:date="2022-06-16T14:49:00Z">
            <w:rPr>
              <w:rFonts w:ascii="Times New Roman" w:hAnsi="Times New Roman" w:cs="Times New Roman"/>
              <w:sz w:val="24"/>
              <w:szCs w:val="24"/>
              <w:lang w:val="en-GB"/>
            </w:rPr>
          </w:rPrChange>
        </w:rPr>
        <w:t xml:space="preserve"> senzori returnează distanța până la un obstacol care este în direcția lor. În cazul acestui experiment, valoarea maximă a senzorului a fost de 5.0f. În cazul în care nu se află nimic în aria de acțiune a unui </w:t>
      </w:r>
      <w:del w:id="3090" w:author="Alexandru Uicoabă" w:date="2022-06-16T11:47:00Z">
        <w:r w:rsidR="00114C52" w:rsidRPr="0078286B" w:rsidDel="008559F1">
          <w:rPr>
            <w:rFonts w:ascii="Arial" w:hAnsi="Arial" w:cs="Arial"/>
            <w:sz w:val="24"/>
            <w:szCs w:val="24"/>
            <w:rPrChange w:id="3091" w:author="Alexandru Uicoabă" w:date="2022-06-16T14:49:00Z">
              <w:rPr>
                <w:rFonts w:ascii="Times New Roman" w:hAnsi="Times New Roman" w:cs="Times New Roman"/>
                <w:sz w:val="24"/>
                <w:szCs w:val="24"/>
                <w:lang w:val="en-GB"/>
              </w:rPr>
            </w:rPrChange>
          </w:rPr>
          <w:delText>sensor</w:delText>
        </w:r>
      </w:del>
      <w:ins w:id="3092" w:author="Alexandru Uicoabă" w:date="2022-06-16T11:47:00Z">
        <w:r w:rsidR="008559F1" w:rsidRPr="0078286B">
          <w:rPr>
            <w:rFonts w:ascii="Arial" w:hAnsi="Arial" w:cs="Arial"/>
            <w:sz w:val="24"/>
            <w:szCs w:val="24"/>
            <w:rPrChange w:id="3093" w:author="Alexandru Uicoabă" w:date="2022-06-16T14:49:00Z">
              <w:rPr>
                <w:rFonts w:ascii="Times New Roman" w:hAnsi="Times New Roman" w:cs="Times New Roman"/>
                <w:sz w:val="24"/>
                <w:szCs w:val="24"/>
              </w:rPr>
            </w:rPrChange>
          </w:rPr>
          <w:t>senzor</w:t>
        </w:r>
      </w:ins>
      <w:r w:rsidR="00114C52" w:rsidRPr="0078286B">
        <w:rPr>
          <w:rFonts w:ascii="Arial" w:hAnsi="Arial" w:cs="Arial"/>
          <w:sz w:val="24"/>
          <w:szCs w:val="24"/>
          <w:rPrChange w:id="3094" w:author="Alexandru Uicoabă" w:date="2022-06-16T14:49:00Z">
            <w:rPr>
              <w:rFonts w:ascii="Times New Roman" w:hAnsi="Times New Roman" w:cs="Times New Roman"/>
              <w:sz w:val="24"/>
              <w:szCs w:val="24"/>
              <w:lang w:val="en-GB"/>
            </w:rPr>
          </w:rPrChange>
        </w:rPr>
        <w:t>, acesta va returna 5, în caz contrar acesta returnează distanța până la obiectul respectiv.</w:t>
      </w:r>
    </w:p>
    <w:p w14:paraId="275C29FB" w14:textId="4D0798BE" w:rsidR="00403581" w:rsidRPr="0078286B" w:rsidDel="000535F0" w:rsidRDefault="00403581" w:rsidP="00C93AAA">
      <w:pPr>
        <w:jc w:val="both"/>
        <w:rPr>
          <w:ins w:id="3095" w:author="Alexandru Uicoaba" w:date="2022-06-15T11:10:00Z"/>
          <w:del w:id="3096" w:author="Alexandru Uicoabă" w:date="2022-06-16T11:34:00Z"/>
          <w:rFonts w:ascii="Arial" w:hAnsi="Arial" w:cs="Arial"/>
          <w:sz w:val="24"/>
          <w:szCs w:val="24"/>
          <w:rPrChange w:id="3097" w:author="Alexandru Uicoabă" w:date="2022-06-16T14:49:00Z">
            <w:rPr>
              <w:ins w:id="3098" w:author="Alexandru Uicoaba" w:date="2022-06-15T11:10:00Z"/>
              <w:del w:id="3099" w:author="Alexandru Uicoabă" w:date="2022-06-16T11:34:00Z"/>
              <w:rFonts w:ascii="Times New Roman" w:hAnsi="Times New Roman" w:cs="Times New Roman"/>
              <w:sz w:val="24"/>
              <w:szCs w:val="24"/>
              <w:lang w:val="en-GB"/>
            </w:rPr>
          </w:rPrChange>
        </w:rPr>
      </w:pPr>
    </w:p>
    <w:p w14:paraId="377B7E80" w14:textId="7B78382D" w:rsidR="00403581" w:rsidRPr="0078286B" w:rsidRDefault="00403581" w:rsidP="00C93AAA">
      <w:pPr>
        <w:jc w:val="both"/>
        <w:rPr>
          <w:ins w:id="3100" w:author="Alexandru Uicoaba" w:date="2022-06-15T11:10:00Z"/>
          <w:rFonts w:ascii="Arial" w:hAnsi="Arial" w:cs="Arial"/>
          <w:sz w:val="24"/>
          <w:szCs w:val="24"/>
          <w:rPrChange w:id="3101" w:author="Alexandru Uicoabă" w:date="2022-06-16T14:49:00Z">
            <w:rPr>
              <w:ins w:id="3102" w:author="Alexandru Uicoaba" w:date="2022-06-15T11:10:00Z"/>
              <w:rFonts w:ascii="Times New Roman" w:hAnsi="Times New Roman" w:cs="Times New Roman"/>
              <w:sz w:val="24"/>
              <w:szCs w:val="24"/>
              <w:lang w:val="en-GB"/>
            </w:rPr>
          </w:rPrChange>
        </w:rPr>
      </w:pPr>
    </w:p>
    <w:p w14:paraId="4E1014D3" w14:textId="6F940BA0" w:rsidR="00403581" w:rsidRPr="0078286B" w:rsidRDefault="00403581" w:rsidP="005A1E07">
      <w:pPr>
        <w:ind w:left="2160" w:firstLine="720"/>
        <w:rPr>
          <w:rFonts w:ascii="Arial" w:hAnsi="Arial" w:cs="Arial"/>
          <w:sz w:val="24"/>
          <w:szCs w:val="24"/>
          <w:rPrChange w:id="3103" w:author="Alexandru Uicoabă" w:date="2022-06-16T14:49:00Z">
            <w:rPr>
              <w:rFonts w:ascii="Times New Roman" w:hAnsi="Times New Roman" w:cs="Times New Roman"/>
              <w:sz w:val="24"/>
              <w:szCs w:val="24"/>
              <w:lang w:val="en-GB"/>
            </w:rPr>
          </w:rPrChange>
        </w:rPr>
        <w:pPrChange w:id="3104" w:author="Alexandru Uicoabă" w:date="2022-06-17T07:24:00Z">
          <w:pPr>
            <w:jc w:val="both"/>
          </w:pPr>
        </w:pPrChange>
      </w:pPr>
      <w:ins w:id="3105" w:author="Alexandru Uicoaba" w:date="2022-06-15T11:10:00Z">
        <w:r w:rsidRPr="0078286B">
          <w:rPr>
            <w:rFonts w:ascii="Arial" w:hAnsi="Arial" w:cs="Arial"/>
            <w:sz w:val="24"/>
            <w:szCs w:val="24"/>
            <w:rPrChange w:id="3106" w:author="Alexandru Uicoabă" w:date="2022-06-16T14:49:00Z">
              <w:rPr>
                <w:rFonts w:ascii="Times New Roman" w:hAnsi="Times New Roman" w:cs="Times New Roman"/>
                <w:sz w:val="24"/>
                <w:szCs w:val="24"/>
                <w:lang w:val="en-GB"/>
              </w:rPr>
            </w:rPrChange>
          </w:rPr>
          <w:t>Figura 4.</w:t>
        </w:r>
      </w:ins>
      <w:ins w:id="3107" w:author="Alexandru Uicoabă" w:date="2022-06-17T00:06:00Z">
        <w:r w:rsidR="009B06DE">
          <w:rPr>
            <w:rFonts w:ascii="Arial" w:hAnsi="Arial" w:cs="Arial"/>
            <w:sz w:val="24"/>
            <w:szCs w:val="24"/>
          </w:rPr>
          <w:t>2</w:t>
        </w:r>
      </w:ins>
      <w:ins w:id="3108" w:author="Alexandru Uicoaba" w:date="2022-06-15T11:10:00Z">
        <w:del w:id="3109" w:author="Alexandru Uicoabă" w:date="2022-06-17T00:06:00Z">
          <w:r w:rsidRPr="0078286B" w:rsidDel="009B06DE">
            <w:rPr>
              <w:rFonts w:ascii="Arial" w:hAnsi="Arial" w:cs="Arial"/>
              <w:sz w:val="24"/>
              <w:szCs w:val="24"/>
              <w:rPrChange w:id="3110" w:author="Alexandru Uicoabă" w:date="2022-06-16T14:49:00Z">
                <w:rPr>
                  <w:rFonts w:ascii="Times New Roman" w:hAnsi="Times New Roman" w:cs="Times New Roman"/>
                  <w:sz w:val="24"/>
                  <w:szCs w:val="24"/>
                  <w:lang w:val="en-GB"/>
                </w:rPr>
              </w:rPrChange>
            </w:rPr>
            <w:delText>1</w:delText>
          </w:r>
        </w:del>
        <w:r w:rsidRPr="0078286B">
          <w:rPr>
            <w:rFonts w:ascii="Arial" w:hAnsi="Arial" w:cs="Arial"/>
            <w:sz w:val="24"/>
            <w:szCs w:val="24"/>
            <w:rPrChange w:id="3111" w:author="Alexandru Uicoabă" w:date="2022-06-16T14:49:00Z">
              <w:rPr>
                <w:rFonts w:ascii="Times New Roman" w:hAnsi="Times New Roman" w:cs="Times New Roman"/>
                <w:sz w:val="24"/>
                <w:szCs w:val="24"/>
                <w:lang w:val="en-GB"/>
              </w:rPr>
            </w:rPrChange>
          </w:rPr>
          <w:t xml:space="preserve"> </w:t>
        </w:r>
      </w:ins>
      <w:ins w:id="3112" w:author="Alexandru Uicoaba" w:date="2022-06-15T11:11:00Z">
        <w:r w:rsidR="005E5594" w:rsidRPr="0078286B">
          <w:rPr>
            <w:rFonts w:ascii="Arial" w:hAnsi="Arial" w:cs="Arial"/>
            <w:sz w:val="24"/>
            <w:szCs w:val="24"/>
            <w:rPrChange w:id="3113" w:author="Alexandru Uicoabă" w:date="2022-06-16T14:49:00Z">
              <w:rPr>
                <w:rFonts w:ascii="Times New Roman" w:hAnsi="Times New Roman" w:cs="Times New Roman"/>
                <w:sz w:val="24"/>
                <w:szCs w:val="24"/>
                <w:lang w:val="en-GB"/>
              </w:rPr>
            </w:rPrChange>
          </w:rPr>
          <w:t>Distribuția senzorilor frontali</w:t>
        </w:r>
      </w:ins>
    </w:p>
    <w:p w14:paraId="5705AE8D" w14:textId="3CA14D0C" w:rsidR="00057BD6" w:rsidRDefault="00057BD6" w:rsidP="00057BD6">
      <w:pPr>
        <w:jc w:val="center"/>
        <w:rPr>
          <w:ins w:id="3114" w:author="Alexandru Uicoabă" w:date="2022-06-16T14:56:00Z"/>
          <w:rFonts w:ascii="Arial" w:hAnsi="Arial" w:cs="Arial"/>
          <w:sz w:val="24"/>
          <w:szCs w:val="24"/>
          <w:lang w:val="en-GB"/>
        </w:rPr>
      </w:pPr>
      <w:commentRangeStart w:id="3115"/>
      <w:commentRangeStart w:id="3116"/>
      <w:r w:rsidRPr="0078286B">
        <w:rPr>
          <w:rFonts w:ascii="Arial" w:hAnsi="Arial" w:cs="Arial"/>
          <w:noProof/>
          <w:sz w:val="24"/>
          <w:szCs w:val="24"/>
          <w:lang w:val="en-GB"/>
          <w:rPrChange w:id="3117" w:author="Alexandru Uicoabă" w:date="2022-06-16T14:49:00Z">
            <w:rPr>
              <w:rFonts w:ascii="Times New Roman" w:hAnsi="Times New Roman" w:cs="Times New Roman"/>
              <w:noProof/>
              <w:sz w:val="24"/>
              <w:szCs w:val="24"/>
              <w:lang w:val="en-GB"/>
            </w:rPr>
          </w:rPrChange>
        </w:rPr>
        <w:drawing>
          <wp:inline distT="0" distB="0" distL="0" distR="0" wp14:anchorId="09ADAF48" wp14:editId="6C374B79">
            <wp:extent cx="2852613" cy="3022600"/>
            <wp:effectExtent l="0" t="0" r="5080" b="635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2893" cy="3086472"/>
                    </a:xfrm>
                    <a:prstGeom prst="rect">
                      <a:avLst/>
                    </a:prstGeom>
                  </pic:spPr>
                </pic:pic>
              </a:graphicData>
            </a:graphic>
          </wp:inline>
        </w:drawing>
      </w:r>
      <w:commentRangeEnd w:id="3115"/>
      <w:r w:rsidR="00BF02D6" w:rsidRPr="0078286B">
        <w:rPr>
          <w:rStyle w:val="Referincomentariu"/>
          <w:rFonts w:ascii="Arial" w:hAnsi="Arial" w:cs="Arial"/>
          <w:rPrChange w:id="3118" w:author="Alexandru Uicoabă" w:date="2022-06-16T14:49:00Z">
            <w:rPr>
              <w:rStyle w:val="Referincomentariu"/>
            </w:rPr>
          </w:rPrChange>
        </w:rPr>
        <w:commentReference w:id="3115"/>
      </w:r>
      <w:commentRangeEnd w:id="3116"/>
      <w:r w:rsidR="00967F86" w:rsidRPr="0078286B">
        <w:rPr>
          <w:rStyle w:val="Referincomentariu"/>
          <w:rFonts w:ascii="Arial" w:hAnsi="Arial" w:cs="Arial"/>
          <w:rPrChange w:id="3119" w:author="Alexandru Uicoabă" w:date="2022-06-16T14:49:00Z">
            <w:rPr>
              <w:rStyle w:val="Referincomentariu"/>
            </w:rPr>
          </w:rPrChange>
        </w:rPr>
        <w:commentReference w:id="3116"/>
      </w:r>
    </w:p>
    <w:p w14:paraId="1315A053" w14:textId="77777777" w:rsidR="00300A51" w:rsidRPr="0078286B" w:rsidDel="004015F7" w:rsidRDefault="00300A51" w:rsidP="00057BD6">
      <w:pPr>
        <w:jc w:val="center"/>
        <w:rPr>
          <w:del w:id="3120" w:author="Alexandru Uicoabă" w:date="2022-06-16T15:30:00Z"/>
          <w:rFonts w:ascii="Arial" w:hAnsi="Arial" w:cs="Arial"/>
          <w:sz w:val="24"/>
          <w:szCs w:val="24"/>
          <w:lang w:val="en-GB"/>
          <w:rPrChange w:id="3121" w:author="Alexandru Uicoabă" w:date="2022-06-16T14:49:00Z">
            <w:rPr>
              <w:del w:id="3122" w:author="Alexandru Uicoabă" w:date="2022-06-16T15:30:00Z"/>
              <w:rFonts w:ascii="Times New Roman" w:hAnsi="Times New Roman" w:cs="Times New Roman"/>
              <w:sz w:val="24"/>
              <w:szCs w:val="24"/>
              <w:lang w:val="en-GB"/>
            </w:rPr>
          </w:rPrChange>
        </w:rPr>
      </w:pPr>
    </w:p>
    <w:p w14:paraId="5EAEBC58" w14:textId="4216855D" w:rsidR="00300A51" w:rsidRDefault="00C93AAA" w:rsidP="00C93AAA">
      <w:pPr>
        <w:jc w:val="both"/>
        <w:rPr>
          <w:ins w:id="3123" w:author="Alexandru Uicoabă" w:date="2022-06-16T14:56:00Z"/>
          <w:rFonts w:ascii="Arial" w:hAnsi="Arial" w:cs="Arial"/>
          <w:sz w:val="24"/>
          <w:szCs w:val="24"/>
          <w:lang w:val="en-GB"/>
        </w:rPr>
      </w:pPr>
      <w:del w:id="3124" w:author="Alexandru Uicoabă" w:date="2022-06-16T15:30:00Z">
        <w:r w:rsidRPr="0078286B" w:rsidDel="004015F7">
          <w:rPr>
            <w:rFonts w:ascii="Arial" w:hAnsi="Arial" w:cs="Arial"/>
            <w:sz w:val="24"/>
            <w:szCs w:val="24"/>
            <w:lang w:val="en-GB"/>
            <w:rPrChange w:id="3125" w:author="Alexandru Uicoabă" w:date="2022-06-16T14:49:00Z">
              <w:rPr>
                <w:rFonts w:ascii="Times New Roman" w:hAnsi="Times New Roman" w:cs="Times New Roman"/>
                <w:sz w:val="24"/>
                <w:szCs w:val="24"/>
                <w:lang w:val="en-GB"/>
              </w:rPr>
            </w:rPrChange>
          </w:rPr>
          <w:tab/>
        </w:r>
      </w:del>
    </w:p>
    <w:p w14:paraId="32F32FE4" w14:textId="5122C279" w:rsidR="00C93AAA" w:rsidRPr="0078286B" w:rsidDel="005A1E07" w:rsidRDefault="00C93AAA">
      <w:pPr>
        <w:ind w:firstLine="720"/>
        <w:jc w:val="both"/>
        <w:rPr>
          <w:ins w:id="3126" w:author="Alexandru Uicoaba" w:date="2022-06-15T11:11:00Z"/>
          <w:del w:id="3127" w:author="Alexandru Uicoabă" w:date="2022-06-17T07:25:00Z"/>
          <w:rFonts w:ascii="Arial" w:hAnsi="Arial" w:cs="Arial"/>
          <w:sz w:val="24"/>
          <w:szCs w:val="24"/>
          <w:rPrChange w:id="3128" w:author="Alexandru Uicoabă" w:date="2022-06-16T14:49:00Z">
            <w:rPr>
              <w:ins w:id="3129" w:author="Alexandru Uicoaba" w:date="2022-06-15T11:11:00Z"/>
              <w:del w:id="3130" w:author="Alexandru Uicoabă" w:date="2022-06-17T07:25:00Z"/>
              <w:rFonts w:ascii="Times New Roman" w:hAnsi="Times New Roman" w:cs="Times New Roman"/>
              <w:sz w:val="24"/>
              <w:szCs w:val="24"/>
              <w:lang w:val="en-GB"/>
            </w:rPr>
          </w:rPrChange>
        </w:rPr>
        <w:pPrChange w:id="3131" w:author="Alexandru Uicoabă" w:date="2022-06-16T14:56:00Z">
          <w:pPr>
            <w:jc w:val="both"/>
          </w:pPr>
        </w:pPrChange>
      </w:pPr>
      <w:r w:rsidRPr="0078286B">
        <w:rPr>
          <w:rFonts w:ascii="Arial" w:hAnsi="Arial" w:cs="Arial"/>
          <w:sz w:val="24"/>
          <w:szCs w:val="24"/>
          <w:rPrChange w:id="3132" w:author="Alexandru Uicoabă" w:date="2022-06-16T14:49:00Z">
            <w:rPr>
              <w:rFonts w:ascii="Times New Roman" w:hAnsi="Times New Roman" w:cs="Times New Roman"/>
              <w:sz w:val="24"/>
              <w:szCs w:val="24"/>
              <w:lang w:val="en-GB"/>
            </w:rPr>
          </w:rPrChange>
        </w:rPr>
        <w:lastRenderedPageBreak/>
        <w:t xml:space="preserve">Un alt element esențial este zona circuitului. Circuitul are o formă de oval, asemănătoare circuitelor din </w:t>
      </w:r>
      <w:proofErr w:type="spellStart"/>
      <w:r w:rsidRPr="0078286B">
        <w:rPr>
          <w:rFonts w:ascii="Arial" w:hAnsi="Arial" w:cs="Arial"/>
          <w:sz w:val="24"/>
          <w:szCs w:val="24"/>
          <w:rPrChange w:id="3133" w:author="Alexandru Uicoabă" w:date="2022-06-16T14:49:00Z">
            <w:rPr>
              <w:rFonts w:ascii="Times New Roman" w:hAnsi="Times New Roman" w:cs="Times New Roman"/>
              <w:sz w:val="24"/>
              <w:szCs w:val="24"/>
              <w:lang w:val="en-GB"/>
            </w:rPr>
          </w:rPrChange>
        </w:rPr>
        <w:t>Nascar</w:t>
      </w:r>
      <w:proofErr w:type="spellEnd"/>
      <w:r w:rsidRPr="0078286B">
        <w:rPr>
          <w:rFonts w:ascii="Arial" w:hAnsi="Arial" w:cs="Arial"/>
          <w:sz w:val="24"/>
          <w:szCs w:val="24"/>
          <w:rPrChange w:id="3134" w:author="Alexandru Uicoabă" w:date="2022-06-16T14:49:00Z">
            <w:rPr>
              <w:rFonts w:ascii="Times New Roman" w:hAnsi="Times New Roman" w:cs="Times New Roman"/>
              <w:sz w:val="24"/>
              <w:szCs w:val="24"/>
              <w:lang w:val="en-GB"/>
            </w:rPr>
          </w:rPrChange>
        </w:rPr>
        <w:t xml:space="preserve">. Forma circuitului se poate observa în figura de mai sus. Configurația circuitului este prezentă în </w:t>
      </w:r>
      <w:ins w:id="3135" w:author="Alexandru Uicoabă" w:date="2022-06-17T00:06:00Z">
        <w:r w:rsidR="009B06DE">
          <w:rPr>
            <w:rFonts w:ascii="Arial" w:hAnsi="Arial" w:cs="Arial"/>
            <w:sz w:val="24"/>
            <w:szCs w:val="24"/>
          </w:rPr>
          <w:t>Figura</w:t>
        </w:r>
      </w:ins>
      <w:ins w:id="3136" w:author="Alexandru Uicoabă" w:date="2022-06-17T00:07:00Z">
        <w:r w:rsidR="009B06DE">
          <w:rPr>
            <w:rFonts w:ascii="Arial" w:hAnsi="Arial" w:cs="Arial"/>
            <w:sz w:val="24"/>
            <w:szCs w:val="24"/>
          </w:rPr>
          <w:t xml:space="preserve"> 4.3</w:t>
        </w:r>
      </w:ins>
      <w:del w:id="3137" w:author="Alexandru Uicoabă" w:date="2022-06-17T00:06:00Z">
        <w:r w:rsidRPr="0078286B" w:rsidDel="009B06DE">
          <w:rPr>
            <w:rFonts w:ascii="Arial" w:hAnsi="Arial" w:cs="Arial"/>
            <w:sz w:val="24"/>
            <w:szCs w:val="24"/>
            <w:rPrChange w:id="3138" w:author="Alexandru Uicoabă" w:date="2022-06-16T14:49:00Z">
              <w:rPr>
                <w:rFonts w:ascii="Times New Roman" w:hAnsi="Times New Roman" w:cs="Times New Roman"/>
                <w:sz w:val="24"/>
                <w:szCs w:val="24"/>
                <w:lang w:val="en-GB"/>
              </w:rPr>
            </w:rPrChange>
          </w:rPr>
          <w:delText>figura de mai jos</w:delText>
        </w:r>
      </w:del>
      <w:r w:rsidRPr="0078286B">
        <w:rPr>
          <w:rFonts w:ascii="Arial" w:hAnsi="Arial" w:cs="Arial"/>
          <w:sz w:val="24"/>
          <w:szCs w:val="24"/>
          <w:rPrChange w:id="3139" w:author="Alexandru Uicoabă" w:date="2022-06-16T14:49:00Z">
            <w:rPr>
              <w:rFonts w:ascii="Times New Roman" w:hAnsi="Times New Roman" w:cs="Times New Roman"/>
              <w:sz w:val="24"/>
              <w:szCs w:val="24"/>
              <w:lang w:val="en-GB"/>
            </w:rPr>
          </w:rPrChange>
        </w:rPr>
        <w:t xml:space="preserve">. În vederea stabilirii faptului că kartul se deplasează înainte față de direcția normal de circuit, s-a împărțit circuitul în patru zone, una pentru fiecare latură. Pentru calcularea direcției de deplasare a kartului, se calculează diferența dintre poziția actuală (din acest </w:t>
      </w:r>
      <w:del w:id="3140" w:author="Alexandru Uicoabă" w:date="2022-06-16T16:50:00Z">
        <w:r w:rsidRPr="0078286B" w:rsidDel="00EF0521">
          <w:rPr>
            <w:rFonts w:ascii="Arial" w:hAnsi="Arial" w:cs="Arial"/>
            <w:sz w:val="24"/>
            <w:szCs w:val="24"/>
            <w:rPrChange w:id="3141" w:author="Alexandru Uicoabă" w:date="2022-06-16T14:49:00Z">
              <w:rPr>
                <w:rFonts w:ascii="Times New Roman" w:hAnsi="Times New Roman" w:cs="Times New Roman"/>
                <w:sz w:val="24"/>
                <w:szCs w:val="24"/>
                <w:lang w:val="en-GB"/>
              </w:rPr>
            </w:rPrChange>
          </w:rPr>
          <w:delText>frame</w:delText>
        </w:r>
      </w:del>
      <w:ins w:id="3142" w:author="Alexandru Uicoabă" w:date="2022-06-16T16:50:00Z">
        <w:r w:rsidR="00EF0521">
          <w:rPr>
            <w:rFonts w:ascii="Arial" w:hAnsi="Arial" w:cs="Arial"/>
            <w:sz w:val="24"/>
            <w:szCs w:val="24"/>
          </w:rPr>
          <w:t>cadre</w:t>
        </w:r>
      </w:ins>
      <w:r w:rsidRPr="0078286B">
        <w:rPr>
          <w:rFonts w:ascii="Arial" w:hAnsi="Arial" w:cs="Arial"/>
          <w:sz w:val="24"/>
          <w:szCs w:val="24"/>
          <w:rPrChange w:id="3143" w:author="Alexandru Uicoabă" w:date="2022-06-16T14:49:00Z">
            <w:rPr>
              <w:rFonts w:ascii="Times New Roman" w:hAnsi="Times New Roman" w:cs="Times New Roman"/>
              <w:sz w:val="24"/>
              <w:szCs w:val="24"/>
              <w:lang w:val="en-GB"/>
            </w:rPr>
          </w:rPrChange>
        </w:rPr>
        <w:t xml:space="preserve">) și poziția din </w:t>
      </w:r>
      <w:del w:id="3144" w:author="Alexandru Uicoabă" w:date="2022-06-16T16:50:00Z">
        <w:r w:rsidRPr="0078286B" w:rsidDel="00EF0521">
          <w:rPr>
            <w:rFonts w:ascii="Arial" w:hAnsi="Arial" w:cs="Arial"/>
            <w:sz w:val="24"/>
            <w:szCs w:val="24"/>
            <w:rPrChange w:id="3145" w:author="Alexandru Uicoabă" w:date="2022-06-16T14:49:00Z">
              <w:rPr>
                <w:rFonts w:ascii="Times New Roman" w:hAnsi="Times New Roman" w:cs="Times New Roman"/>
                <w:sz w:val="24"/>
                <w:szCs w:val="24"/>
                <w:lang w:val="en-GB"/>
              </w:rPr>
            </w:rPrChange>
          </w:rPr>
          <w:delText>frame</w:delText>
        </w:r>
      </w:del>
      <w:ins w:id="3146" w:author="Alexandru Uicoabă" w:date="2022-06-16T16:50:00Z">
        <w:r w:rsidR="00EF0521">
          <w:rPr>
            <w:rFonts w:ascii="Arial" w:hAnsi="Arial" w:cs="Arial"/>
            <w:sz w:val="24"/>
            <w:szCs w:val="24"/>
          </w:rPr>
          <w:t>cadrul</w:t>
        </w:r>
      </w:ins>
      <w:del w:id="3147" w:author="Alexandru Uicoabă" w:date="2022-06-16T16:50:00Z">
        <w:r w:rsidRPr="0078286B" w:rsidDel="00EF0521">
          <w:rPr>
            <w:rFonts w:ascii="Arial" w:hAnsi="Arial" w:cs="Arial"/>
            <w:sz w:val="24"/>
            <w:szCs w:val="24"/>
            <w:rPrChange w:id="3148" w:author="Alexandru Uicoabă" w:date="2022-06-16T14:49:00Z">
              <w:rPr>
                <w:rFonts w:ascii="Times New Roman" w:hAnsi="Times New Roman" w:cs="Times New Roman"/>
                <w:sz w:val="24"/>
                <w:szCs w:val="24"/>
                <w:lang w:val="en-GB"/>
              </w:rPr>
            </w:rPrChange>
          </w:rPr>
          <w:delText>-ul</w:delText>
        </w:r>
      </w:del>
      <w:r w:rsidRPr="0078286B">
        <w:rPr>
          <w:rFonts w:ascii="Arial" w:hAnsi="Arial" w:cs="Arial"/>
          <w:sz w:val="24"/>
          <w:szCs w:val="24"/>
          <w:rPrChange w:id="3149" w:author="Alexandru Uicoabă" w:date="2022-06-16T14:49:00Z">
            <w:rPr>
              <w:rFonts w:ascii="Times New Roman" w:hAnsi="Times New Roman" w:cs="Times New Roman"/>
              <w:sz w:val="24"/>
              <w:szCs w:val="24"/>
              <w:lang w:val="en-GB"/>
            </w:rPr>
          </w:rPrChange>
        </w:rPr>
        <w:t xml:space="preserve"> trecut, în funcție și de zona în care se află kartul.</w:t>
      </w:r>
    </w:p>
    <w:p w14:paraId="67A0C411" w14:textId="77777777" w:rsidR="00A90EAC" w:rsidRDefault="00A90EAC" w:rsidP="005A1E07">
      <w:pPr>
        <w:ind w:firstLine="720"/>
        <w:jc w:val="both"/>
        <w:rPr>
          <w:ins w:id="3150" w:author="Alexandru Uicoabă" w:date="2022-06-17T00:02:00Z"/>
          <w:rFonts w:ascii="Arial" w:hAnsi="Arial" w:cs="Arial"/>
          <w:sz w:val="24"/>
          <w:szCs w:val="24"/>
        </w:rPr>
        <w:pPrChange w:id="3151" w:author="Alexandru Uicoabă" w:date="2022-06-17T07:25:00Z">
          <w:pPr>
            <w:jc w:val="center"/>
          </w:pPr>
        </w:pPrChange>
      </w:pPr>
    </w:p>
    <w:p w14:paraId="411BCF56" w14:textId="49538366" w:rsidR="00B223E0" w:rsidRPr="0078286B" w:rsidRDefault="00B92D03">
      <w:pPr>
        <w:jc w:val="center"/>
        <w:rPr>
          <w:rFonts w:ascii="Arial" w:hAnsi="Arial" w:cs="Arial"/>
          <w:sz w:val="24"/>
          <w:szCs w:val="24"/>
          <w:rPrChange w:id="3152" w:author="Alexandru Uicoabă" w:date="2022-06-16T14:49:00Z">
            <w:rPr>
              <w:rFonts w:ascii="Times New Roman" w:hAnsi="Times New Roman" w:cs="Times New Roman"/>
              <w:sz w:val="24"/>
              <w:szCs w:val="24"/>
              <w:lang w:val="en-GB"/>
            </w:rPr>
          </w:rPrChange>
        </w:rPr>
        <w:pPrChange w:id="3153" w:author="Alexandru Uicoaba" w:date="2022-06-15T11:34:00Z">
          <w:pPr>
            <w:jc w:val="both"/>
          </w:pPr>
        </w:pPrChange>
      </w:pPr>
      <w:ins w:id="3154" w:author="Alexandru Uicoaba" w:date="2022-06-15T11:34:00Z">
        <w:r w:rsidRPr="0078286B">
          <w:rPr>
            <w:rFonts w:ascii="Arial" w:hAnsi="Arial" w:cs="Arial"/>
            <w:sz w:val="24"/>
            <w:szCs w:val="24"/>
            <w:rPrChange w:id="3155" w:author="Alexandru Uicoabă" w:date="2022-06-16T14:49:00Z">
              <w:rPr>
                <w:rFonts w:ascii="Times New Roman" w:hAnsi="Times New Roman" w:cs="Times New Roman"/>
                <w:sz w:val="24"/>
                <w:szCs w:val="24"/>
                <w:lang w:val="en-GB"/>
              </w:rPr>
            </w:rPrChange>
          </w:rPr>
          <w:t>Figura 4.</w:t>
        </w:r>
      </w:ins>
      <w:ins w:id="3156" w:author="Alexandru Uicoabă" w:date="2022-06-17T00:06:00Z">
        <w:r w:rsidR="009B06DE">
          <w:rPr>
            <w:rFonts w:ascii="Arial" w:hAnsi="Arial" w:cs="Arial"/>
            <w:sz w:val="24"/>
            <w:szCs w:val="24"/>
          </w:rPr>
          <w:t>3</w:t>
        </w:r>
      </w:ins>
      <w:ins w:id="3157" w:author="Alexandru Uicoaba" w:date="2022-06-15T11:34:00Z">
        <w:del w:id="3158" w:author="Alexandru Uicoabă" w:date="2022-06-17T00:06:00Z">
          <w:r w:rsidRPr="0078286B" w:rsidDel="009B06DE">
            <w:rPr>
              <w:rFonts w:ascii="Arial" w:hAnsi="Arial" w:cs="Arial"/>
              <w:sz w:val="24"/>
              <w:szCs w:val="24"/>
              <w:rPrChange w:id="3159" w:author="Alexandru Uicoabă" w:date="2022-06-16T14:49:00Z">
                <w:rPr>
                  <w:rFonts w:ascii="Times New Roman" w:hAnsi="Times New Roman" w:cs="Times New Roman"/>
                  <w:sz w:val="24"/>
                  <w:szCs w:val="24"/>
                  <w:lang w:val="en-GB"/>
                </w:rPr>
              </w:rPrChange>
            </w:rPr>
            <w:delText>2</w:delText>
          </w:r>
        </w:del>
        <w:r w:rsidRPr="0078286B">
          <w:rPr>
            <w:rFonts w:ascii="Arial" w:hAnsi="Arial" w:cs="Arial"/>
            <w:sz w:val="24"/>
            <w:szCs w:val="24"/>
            <w:rPrChange w:id="3160" w:author="Alexandru Uicoabă" w:date="2022-06-16T14:49:00Z">
              <w:rPr>
                <w:rFonts w:ascii="Times New Roman" w:hAnsi="Times New Roman" w:cs="Times New Roman"/>
                <w:sz w:val="24"/>
                <w:szCs w:val="24"/>
                <w:lang w:val="en-GB"/>
              </w:rPr>
            </w:rPrChange>
          </w:rPr>
          <w:t xml:space="preserve"> Forma circuitului</w:t>
        </w:r>
      </w:ins>
    </w:p>
    <w:p w14:paraId="5ABC0E6D" w14:textId="5A2DD1F0" w:rsidR="00966B00" w:rsidRPr="0078286B" w:rsidRDefault="00966B00" w:rsidP="00966B00">
      <w:pPr>
        <w:jc w:val="center"/>
        <w:rPr>
          <w:rFonts w:ascii="Arial" w:hAnsi="Arial" w:cs="Arial"/>
          <w:lang w:val="en-GB"/>
          <w:rPrChange w:id="3161" w:author="Alexandru Uicoabă" w:date="2022-06-16T14:49:00Z">
            <w:rPr>
              <w:lang w:val="en-GB"/>
            </w:rPr>
          </w:rPrChange>
        </w:rPr>
      </w:pPr>
      <w:r w:rsidRPr="0078286B">
        <w:rPr>
          <w:rFonts w:ascii="Arial" w:hAnsi="Arial" w:cs="Arial"/>
          <w:noProof/>
          <w:lang w:val="en-GB"/>
          <w:rPrChange w:id="3162" w:author="Alexandru Uicoabă" w:date="2022-06-16T14:49:00Z">
            <w:rPr>
              <w:noProof/>
              <w:lang w:val="en-GB"/>
            </w:rPr>
          </w:rPrChange>
        </w:rPr>
        <w:drawing>
          <wp:inline distT="0" distB="0" distL="0" distR="0" wp14:anchorId="2ADBCCCA" wp14:editId="7CCE0568">
            <wp:extent cx="3885388" cy="4794250"/>
            <wp:effectExtent l="0" t="0" r="1270" b="635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2268" cy="4815079"/>
                    </a:xfrm>
                    <a:prstGeom prst="rect">
                      <a:avLst/>
                    </a:prstGeom>
                  </pic:spPr>
                </pic:pic>
              </a:graphicData>
            </a:graphic>
          </wp:inline>
        </w:drawing>
      </w:r>
    </w:p>
    <w:p w14:paraId="20BB609A" w14:textId="34805FC8" w:rsidR="00BB4F65" w:rsidRPr="0078286B" w:rsidRDefault="00BB4F65" w:rsidP="00C93AAA">
      <w:pPr>
        <w:jc w:val="both"/>
        <w:rPr>
          <w:rFonts w:ascii="Arial" w:hAnsi="Arial" w:cs="Arial"/>
          <w:sz w:val="24"/>
          <w:szCs w:val="24"/>
          <w:lang w:val="en-GB"/>
          <w:rPrChange w:id="3163" w:author="Alexandru Uicoabă" w:date="2022-06-16T14:49:00Z">
            <w:rPr>
              <w:rFonts w:ascii="Times New Roman" w:hAnsi="Times New Roman" w:cs="Times New Roman"/>
              <w:sz w:val="24"/>
              <w:szCs w:val="24"/>
              <w:lang w:val="en-GB"/>
            </w:rPr>
          </w:rPrChange>
        </w:rPr>
      </w:pPr>
      <w:r w:rsidRPr="0078286B">
        <w:rPr>
          <w:rFonts w:ascii="Arial" w:hAnsi="Arial" w:cs="Arial"/>
          <w:lang w:val="en-GB"/>
          <w:rPrChange w:id="3164" w:author="Alexandru Uicoabă" w:date="2022-06-16T14:49:00Z">
            <w:rPr>
              <w:lang w:val="en-GB"/>
            </w:rPr>
          </w:rPrChange>
        </w:rPr>
        <w:tab/>
      </w:r>
    </w:p>
    <w:p w14:paraId="65A2BB71" w14:textId="5A6709FA" w:rsidR="00EC1069" w:rsidRPr="0078286B" w:rsidRDefault="00BB081B" w:rsidP="00C93AAA">
      <w:pPr>
        <w:jc w:val="both"/>
        <w:rPr>
          <w:rFonts w:ascii="Arial" w:hAnsi="Arial" w:cs="Arial"/>
          <w:sz w:val="24"/>
          <w:szCs w:val="24"/>
          <w:rPrChange w:id="3165"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lang w:val="en-GB"/>
          <w:rPrChange w:id="3166" w:author="Alexandru Uicoabă" w:date="2022-06-16T14:49:00Z">
            <w:rPr>
              <w:rFonts w:ascii="Times New Roman" w:hAnsi="Times New Roman" w:cs="Times New Roman"/>
              <w:sz w:val="24"/>
              <w:szCs w:val="24"/>
              <w:lang w:val="en-GB"/>
            </w:rPr>
          </w:rPrChange>
        </w:rPr>
        <w:tab/>
      </w:r>
      <w:r w:rsidRPr="0078286B">
        <w:rPr>
          <w:rFonts w:ascii="Arial" w:hAnsi="Arial" w:cs="Arial"/>
          <w:sz w:val="24"/>
          <w:szCs w:val="24"/>
          <w:rPrChange w:id="3167" w:author="Alexandru Uicoabă" w:date="2022-06-16T14:49:00Z">
            <w:rPr>
              <w:rFonts w:ascii="Times New Roman" w:hAnsi="Times New Roman" w:cs="Times New Roman"/>
              <w:sz w:val="24"/>
              <w:szCs w:val="24"/>
              <w:lang w:val="en-GB"/>
            </w:rPr>
          </w:rPrChange>
        </w:rPr>
        <w:t>Un alt element important este decizia luată de kart, care este practic</w:t>
      </w:r>
      <w:del w:id="3168" w:author="Bogdan Dragulescu" w:date="2022-06-14T12:22:00Z">
        <w:r w:rsidRPr="0078286B" w:rsidDel="00BF02D6">
          <w:rPr>
            <w:rFonts w:ascii="Arial" w:hAnsi="Arial" w:cs="Arial"/>
            <w:sz w:val="24"/>
            <w:szCs w:val="24"/>
            <w:rPrChange w:id="3169" w:author="Alexandru Uicoabă" w:date="2022-06-16T14:49:00Z">
              <w:rPr>
                <w:rFonts w:ascii="Times New Roman" w:hAnsi="Times New Roman" w:cs="Times New Roman"/>
                <w:sz w:val="24"/>
                <w:szCs w:val="24"/>
                <w:lang w:val="en-GB"/>
              </w:rPr>
            </w:rPrChange>
          </w:rPr>
          <w:delText>e</w:delText>
        </w:r>
      </w:del>
      <w:r w:rsidRPr="0078286B">
        <w:rPr>
          <w:rFonts w:ascii="Arial" w:hAnsi="Arial" w:cs="Arial"/>
          <w:sz w:val="24"/>
          <w:szCs w:val="24"/>
          <w:rPrChange w:id="3170" w:author="Alexandru Uicoabă" w:date="2022-06-16T14:49:00Z">
            <w:rPr>
              <w:rFonts w:ascii="Times New Roman" w:hAnsi="Times New Roman" w:cs="Times New Roman"/>
              <w:sz w:val="24"/>
              <w:szCs w:val="24"/>
              <w:lang w:val="en-GB"/>
            </w:rPr>
          </w:rPrChange>
        </w:rPr>
        <w:t xml:space="preserve"> inputul acestuia. </w:t>
      </w:r>
      <w:r w:rsidR="0010180B" w:rsidRPr="0078286B">
        <w:rPr>
          <w:rFonts w:ascii="Arial" w:hAnsi="Arial" w:cs="Arial"/>
          <w:sz w:val="24"/>
          <w:szCs w:val="24"/>
          <w:rPrChange w:id="3171" w:author="Alexandru Uicoabă" w:date="2022-06-16T14:49:00Z">
            <w:rPr>
              <w:rFonts w:ascii="Times New Roman" w:hAnsi="Times New Roman" w:cs="Times New Roman"/>
              <w:sz w:val="24"/>
              <w:szCs w:val="24"/>
              <w:lang w:val="en-GB"/>
            </w:rPr>
          </w:rPrChange>
        </w:rPr>
        <w:t xml:space="preserve">Kartul primește ca și input doar direcția de deplasare, în față, în spate, la stânga sau la dreapta. Pentru a reuși controlul kartului direct din limbajul C#, a fost nevoie de o adaptare în fișierul </w:t>
      </w:r>
      <w:proofErr w:type="spellStart"/>
      <w:r w:rsidR="0010180B" w:rsidRPr="0078286B">
        <w:rPr>
          <w:rFonts w:ascii="Arial" w:hAnsi="Arial" w:cs="Arial"/>
          <w:i/>
          <w:iCs/>
          <w:sz w:val="24"/>
          <w:szCs w:val="24"/>
          <w:rPrChange w:id="3172" w:author="Alexandru Uicoabă" w:date="2022-06-16T14:49:00Z">
            <w:rPr>
              <w:rFonts w:ascii="Times New Roman" w:hAnsi="Times New Roman" w:cs="Times New Roman"/>
              <w:i/>
              <w:iCs/>
              <w:sz w:val="24"/>
              <w:szCs w:val="24"/>
              <w:lang w:val="en-GB"/>
            </w:rPr>
          </w:rPrChange>
        </w:rPr>
        <w:t>KeyboardInput.cs</w:t>
      </w:r>
      <w:proofErr w:type="spellEnd"/>
      <w:r w:rsidR="0010180B" w:rsidRPr="0078286B">
        <w:rPr>
          <w:rFonts w:ascii="Arial" w:hAnsi="Arial" w:cs="Arial"/>
          <w:sz w:val="24"/>
          <w:szCs w:val="24"/>
          <w:rPrChange w:id="3173" w:author="Alexandru Uicoabă" w:date="2022-06-16T14:49:00Z">
            <w:rPr>
              <w:rFonts w:ascii="Times New Roman" w:hAnsi="Times New Roman" w:cs="Times New Roman"/>
              <w:sz w:val="24"/>
              <w:szCs w:val="24"/>
              <w:lang w:val="en-GB"/>
            </w:rPr>
          </w:rPrChange>
        </w:rPr>
        <w:t>.</w:t>
      </w:r>
      <w:ins w:id="3174" w:author="Alexandru Uicoabă" w:date="2022-06-16T11:46:00Z">
        <w:r w:rsidR="003E54CA" w:rsidRPr="0078286B">
          <w:rPr>
            <w:rFonts w:ascii="Arial" w:hAnsi="Arial" w:cs="Arial"/>
            <w:sz w:val="24"/>
            <w:szCs w:val="24"/>
            <w:rPrChange w:id="3175" w:author="Alexandru Uicoabă" w:date="2022-06-16T14:49:00Z">
              <w:rPr>
                <w:rFonts w:ascii="Times New Roman" w:hAnsi="Times New Roman" w:cs="Times New Roman"/>
                <w:sz w:val="24"/>
                <w:szCs w:val="24"/>
              </w:rPr>
            </w:rPrChange>
          </w:rPr>
          <w:t xml:space="preserve"> </w:t>
        </w:r>
      </w:ins>
      <w:r w:rsidR="0010180B" w:rsidRPr="0078286B">
        <w:rPr>
          <w:rFonts w:ascii="Arial" w:hAnsi="Arial" w:cs="Arial"/>
          <w:sz w:val="24"/>
          <w:szCs w:val="24"/>
          <w:rPrChange w:id="3176" w:author="Alexandru Uicoabă" w:date="2022-06-16T14:49:00Z">
            <w:rPr>
              <w:rFonts w:ascii="Times New Roman" w:hAnsi="Times New Roman" w:cs="Times New Roman"/>
              <w:sz w:val="24"/>
              <w:szCs w:val="24"/>
              <w:lang w:val="en-GB"/>
            </w:rPr>
          </w:rPrChange>
        </w:rPr>
        <w:t xml:space="preserve">Mai precis, în momentul în care un utilizator uman controlează kartul, prin apăsarea unei săgeți pentru o direcție </w:t>
      </w:r>
      <w:r w:rsidR="00EC1069" w:rsidRPr="0078286B">
        <w:rPr>
          <w:rFonts w:ascii="Arial" w:hAnsi="Arial" w:cs="Arial"/>
          <w:sz w:val="24"/>
          <w:szCs w:val="24"/>
          <w:rPrChange w:id="3177" w:author="Alexandru Uicoabă" w:date="2022-06-16T14:49:00Z">
            <w:rPr>
              <w:rFonts w:ascii="Times New Roman" w:hAnsi="Times New Roman" w:cs="Times New Roman"/>
              <w:sz w:val="24"/>
              <w:szCs w:val="24"/>
              <w:lang w:val="en-GB"/>
            </w:rPr>
          </w:rPrChange>
        </w:rPr>
        <w:t>se preia valoarea pe axa respectivă. Pentru deplasarea înainte</w:t>
      </w:r>
      <w:ins w:id="3178" w:author="Bogdan Dragulescu" w:date="2022-06-14T12:23:00Z">
        <w:r w:rsidR="00BF02D6" w:rsidRPr="0078286B">
          <w:rPr>
            <w:rFonts w:ascii="Arial" w:hAnsi="Arial" w:cs="Arial"/>
            <w:sz w:val="24"/>
            <w:szCs w:val="24"/>
            <w:rPrChange w:id="3179" w:author="Alexandru Uicoabă" w:date="2022-06-16T14:49:00Z">
              <w:rPr>
                <w:rFonts w:ascii="Times New Roman" w:hAnsi="Times New Roman" w:cs="Times New Roman"/>
                <w:sz w:val="24"/>
                <w:szCs w:val="24"/>
                <w:lang w:val="en-GB"/>
              </w:rPr>
            </w:rPrChange>
          </w:rPr>
          <w:t xml:space="preserve"> </w:t>
        </w:r>
      </w:ins>
      <w:r w:rsidR="00EC1069" w:rsidRPr="0078286B">
        <w:rPr>
          <w:rFonts w:ascii="Arial" w:hAnsi="Arial" w:cs="Arial"/>
          <w:sz w:val="24"/>
          <w:szCs w:val="24"/>
          <w:rPrChange w:id="3180" w:author="Alexandru Uicoabă" w:date="2022-06-16T14:49:00Z">
            <w:rPr>
              <w:rFonts w:ascii="Times New Roman" w:hAnsi="Times New Roman" w:cs="Times New Roman"/>
              <w:sz w:val="24"/>
              <w:szCs w:val="24"/>
              <w:lang w:val="en-GB"/>
            </w:rPr>
          </w:rPrChange>
        </w:rPr>
        <w:t>/ înapoi se folosește axa ver</w:t>
      </w:r>
      <w:ins w:id="3181" w:author="Bogdan Dragulescu" w:date="2022-06-14T12:23:00Z">
        <w:r w:rsidR="00BF02D6" w:rsidRPr="0078286B">
          <w:rPr>
            <w:rFonts w:ascii="Arial" w:hAnsi="Arial" w:cs="Arial"/>
            <w:sz w:val="24"/>
            <w:szCs w:val="24"/>
            <w:rPrChange w:id="3182" w:author="Alexandru Uicoabă" w:date="2022-06-16T14:49:00Z">
              <w:rPr>
                <w:rFonts w:ascii="Times New Roman" w:hAnsi="Times New Roman" w:cs="Times New Roman"/>
                <w:sz w:val="24"/>
                <w:szCs w:val="24"/>
                <w:lang w:val="en-GB"/>
              </w:rPr>
            </w:rPrChange>
          </w:rPr>
          <w:t>t</w:t>
        </w:r>
      </w:ins>
      <w:r w:rsidR="00EC1069" w:rsidRPr="0078286B">
        <w:rPr>
          <w:rFonts w:ascii="Arial" w:hAnsi="Arial" w:cs="Arial"/>
          <w:sz w:val="24"/>
          <w:szCs w:val="24"/>
          <w:rPrChange w:id="3183" w:author="Alexandru Uicoabă" w:date="2022-06-16T14:49:00Z">
            <w:rPr>
              <w:rFonts w:ascii="Times New Roman" w:hAnsi="Times New Roman" w:cs="Times New Roman"/>
              <w:sz w:val="24"/>
              <w:szCs w:val="24"/>
              <w:lang w:val="en-GB"/>
            </w:rPr>
          </w:rPrChange>
        </w:rPr>
        <w:t xml:space="preserve">icală, iar pentru deplasarea stânga / dreapta se folosește axa orizontală. Ambele axe pot să </w:t>
      </w:r>
      <w:del w:id="3184" w:author="Alexandru Uicoabă" w:date="2022-06-16T11:46:00Z">
        <w:r w:rsidR="00EC1069" w:rsidRPr="0078286B" w:rsidDel="003E54CA">
          <w:rPr>
            <w:rFonts w:ascii="Arial" w:hAnsi="Arial" w:cs="Arial"/>
            <w:sz w:val="24"/>
            <w:szCs w:val="24"/>
            <w:rPrChange w:id="3185" w:author="Alexandru Uicoabă" w:date="2022-06-16T14:49:00Z">
              <w:rPr>
                <w:rFonts w:ascii="Times New Roman" w:hAnsi="Times New Roman" w:cs="Times New Roman"/>
                <w:sz w:val="24"/>
                <w:szCs w:val="24"/>
                <w:lang w:val="en-GB"/>
              </w:rPr>
            </w:rPrChange>
          </w:rPr>
          <w:delText>aibe</w:delText>
        </w:r>
      </w:del>
      <w:ins w:id="3186" w:author="Alexandru Uicoabă" w:date="2022-06-16T11:46:00Z">
        <w:r w:rsidR="003E54CA" w:rsidRPr="0078286B">
          <w:rPr>
            <w:rFonts w:ascii="Arial" w:hAnsi="Arial" w:cs="Arial"/>
            <w:sz w:val="24"/>
            <w:szCs w:val="24"/>
            <w:rPrChange w:id="3187" w:author="Alexandru Uicoabă" w:date="2022-06-16T14:49:00Z">
              <w:rPr>
                <w:rFonts w:ascii="Times New Roman" w:hAnsi="Times New Roman" w:cs="Times New Roman"/>
                <w:sz w:val="24"/>
                <w:szCs w:val="24"/>
              </w:rPr>
            </w:rPrChange>
          </w:rPr>
          <w:t>aibă</w:t>
        </w:r>
      </w:ins>
      <w:r w:rsidR="00EC1069" w:rsidRPr="0078286B">
        <w:rPr>
          <w:rFonts w:ascii="Arial" w:hAnsi="Arial" w:cs="Arial"/>
          <w:sz w:val="24"/>
          <w:szCs w:val="24"/>
          <w:rPrChange w:id="3188" w:author="Alexandru Uicoabă" w:date="2022-06-16T14:49:00Z">
            <w:rPr>
              <w:rFonts w:ascii="Times New Roman" w:hAnsi="Times New Roman" w:cs="Times New Roman"/>
              <w:sz w:val="24"/>
              <w:szCs w:val="24"/>
              <w:lang w:val="en-GB"/>
            </w:rPr>
          </w:rPrChange>
        </w:rPr>
        <w:t xml:space="preserve"> valori între -1 și 1.</w:t>
      </w:r>
    </w:p>
    <w:p w14:paraId="77A4FA7E" w14:textId="27875EB1" w:rsidR="00BB081B" w:rsidRPr="0078286B" w:rsidDel="005A1E07" w:rsidRDefault="00EC1069" w:rsidP="00C93AAA">
      <w:pPr>
        <w:jc w:val="both"/>
        <w:rPr>
          <w:ins w:id="3189" w:author="Alexandru Uicoaba" w:date="2022-06-15T11:34:00Z"/>
          <w:del w:id="3190" w:author="Alexandru Uicoabă" w:date="2022-06-17T07:25:00Z"/>
          <w:rFonts w:ascii="Arial" w:hAnsi="Arial" w:cs="Arial"/>
          <w:sz w:val="24"/>
          <w:szCs w:val="24"/>
          <w:rPrChange w:id="3191" w:author="Alexandru Uicoabă" w:date="2022-06-16T14:49:00Z">
            <w:rPr>
              <w:ins w:id="3192" w:author="Alexandru Uicoaba" w:date="2022-06-15T11:34:00Z"/>
              <w:del w:id="3193" w:author="Alexandru Uicoabă" w:date="2022-06-17T07:25:00Z"/>
              <w:rFonts w:ascii="Times New Roman" w:hAnsi="Times New Roman" w:cs="Times New Roman"/>
              <w:sz w:val="24"/>
              <w:szCs w:val="24"/>
              <w:lang w:val="en-GB"/>
            </w:rPr>
          </w:rPrChange>
        </w:rPr>
      </w:pPr>
      <w:r w:rsidRPr="0078286B">
        <w:rPr>
          <w:rFonts w:ascii="Arial" w:hAnsi="Arial" w:cs="Arial"/>
          <w:rPrChange w:id="3194" w:author="Alexandru Uicoabă" w:date="2022-06-16T14:49:00Z">
            <w:rPr>
              <w:lang w:val="en-GB"/>
            </w:rPr>
          </w:rPrChange>
        </w:rPr>
        <w:tab/>
      </w:r>
      <w:r w:rsidRPr="0078286B">
        <w:rPr>
          <w:rFonts w:ascii="Arial" w:hAnsi="Arial" w:cs="Arial"/>
          <w:sz w:val="24"/>
          <w:szCs w:val="24"/>
          <w:rPrChange w:id="3195" w:author="Alexandru Uicoabă" w:date="2022-06-16T14:49:00Z">
            <w:rPr>
              <w:rFonts w:ascii="Times New Roman" w:hAnsi="Times New Roman" w:cs="Times New Roman"/>
              <w:sz w:val="24"/>
              <w:szCs w:val="24"/>
              <w:lang w:val="en-GB"/>
            </w:rPr>
          </w:rPrChange>
        </w:rPr>
        <w:t xml:space="preserve">Valoarea axei respective se poate </w:t>
      </w:r>
      <w:del w:id="3196" w:author="Alexandru Uicoabă" w:date="2022-06-16T11:46:00Z">
        <w:r w:rsidRPr="0078286B" w:rsidDel="003E54CA">
          <w:rPr>
            <w:rFonts w:ascii="Arial" w:hAnsi="Arial" w:cs="Arial"/>
            <w:sz w:val="24"/>
            <w:szCs w:val="24"/>
            <w:rPrChange w:id="3197" w:author="Alexandru Uicoabă" w:date="2022-06-16T14:49:00Z">
              <w:rPr>
                <w:rFonts w:ascii="Times New Roman" w:hAnsi="Times New Roman" w:cs="Times New Roman"/>
                <w:sz w:val="24"/>
                <w:szCs w:val="24"/>
                <w:lang w:val="en-GB"/>
              </w:rPr>
            </w:rPrChange>
          </w:rPr>
          <w:delText>întelege</w:delText>
        </w:r>
      </w:del>
      <w:ins w:id="3198" w:author="Alexandru Uicoabă" w:date="2022-06-16T11:46:00Z">
        <w:r w:rsidR="003E54CA" w:rsidRPr="0078286B">
          <w:rPr>
            <w:rFonts w:ascii="Arial" w:hAnsi="Arial" w:cs="Arial"/>
            <w:sz w:val="24"/>
            <w:szCs w:val="24"/>
            <w:rPrChange w:id="3199" w:author="Alexandru Uicoabă" w:date="2022-06-16T14:49:00Z">
              <w:rPr>
                <w:rFonts w:ascii="Times New Roman" w:hAnsi="Times New Roman" w:cs="Times New Roman"/>
                <w:sz w:val="24"/>
                <w:szCs w:val="24"/>
              </w:rPr>
            </w:rPrChange>
          </w:rPr>
          <w:t>înțelege</w:t>
        </w:r>
      </w:ins>
      <w:r w:rsidRPr="0078286B">
        <w:rPr>
          <w:rFonts w:ascii="Arial" w:hAnsi="Arial" w:cs="Arial"/>
          <w:sz w:val="24"/>
          <w:szCs w:val="24"/>
          <w:rPrChange w:id="3200" w:author="Alexandru Uicoabă" w:date="2022-06-16T14:49:00Z">
            <w:rPr>
              <w:rFonts w:ascii="Times New Roman" w:hAnsi="Times New Roman" w:cs="Times New Roman"/>
              <w:sz w:val="24"/>
              <w:szCs w:val="24"/>
              <w:lang w:val="en-GB"/>
            </w:rPr>
          </w:rPrChange>
        </w:rPr>
        <w:t xml:space="preserve"> în felul următor. Pe axa verticală, dacă nici una din cele două săgeți nu este apăsată atunci valoarea axei este 0. Dacă se apasă </w:t>
      </w:r>
      <w:del w:id="3201" w:author="Alexandru Uicoabă" w:date="2022-06-16T11:46:00Z">
        <w:r w:rsidRPr="0078286B" w:rsidDel="003E54CA">
          <w:rPr>
            <w:rFonts w:ascii="Arial" w:hAnsi="Arial" w:cs="Arial"/>
            <w:sz w:val="24"/>
            <w:szCs w:val="24"/>
            <w:rPrChange w:id="3202" w:author="Alexandru Uicoabă" w:date="2022-06-16T14:49:00Z">
              <w:rPr>
                <w:rFonts w:ascii="Times New Roman" w:hAnsi="Times New Roman" w:cs="Times New Roman"/>
                <w:sz w:val="24"/>
                <w:szCs w:val="24"/>
                <w:lang w:val="en-GB"/>
              </w:rPr>
            </w:rPrChange>
          </w:rPr>
          <w:lastRenderedPageBreak/>
          <w:delText>sageata</w:delText>
        </w:r>
      </w:del>
      <w:ins w:id="3203" w:author="Alexandru Uicoabă" w:date="2022-06-16T11:46:00Z">
        <w:r w:rsidR="003E54CA" w:rsidRPr="0078286B">
          <w:rPr>
            <w:rFonts w:ascii="Arial" w:hAnsi="Arial" w:cs="Arial"/>
            <w:sz w:val="24"/>
            <w:szCs w:val="24"/>
            <w:rPrChange w:id="3204" w:author="Alexandru Uicoabă" w:date="2022-06-16T14:49:00Z">
              <w:rPr>
                <w:rFonts w:ascii="Times New Roman" w:hAnsi="Times New Roman" w:cs="Times New Roman"/>
                <w:sz w:val="24"/>
                <w:szCs w:val="24"/>
              </w:rPr>
            </w:rPrChange>
          </w:rPr>
          <w:t>săgeata</w:t>
        </w:r>
      </w:ins>
      <w:r w:rsidRPr="0078286B">
        <w:rPr>
          <w:rFonts w:ascii="Arial" w:hAnsi="Arial" w:cs="Arial"/>
          <w:sz w:val="24"/>
          <w:szCs w:val="24"/>
          <w:rPrChange w:id="3205"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i/>
          <w:iCs/>
          <w:sz w:val="24"/>
          <w:szCs w:val="24"/>
          <w:rPrChange w:id="3206" w:author="Alexandru Uicoabă" w:date="2022-06-16T14:49:00Z">
            <w:rPr>
              <w:rFonts w:ascii="Times New Roman" w:hAnsi="Times New Roman" w:cs="Times New Roman"/>
              <w:i/>
              <w:iCs/>
              <w:sz w:val="24"/>
              <w:szCs w:val="24"/>
              <w:lang w:val="en-GB"/>
            </w:rPr>
          </w:rPrChange>
        </w:rPr>
        <w:t>Up</w:t>
      </w:r>
      <w:proofErr w:type="spellEnd"/>
      <w:r w:rsidRPr="0078286B">
        <w:rPr>
          <w:rFonts w:ascii="Arial" w:hAnsi="Arial" w:cs="Arial"/>
          <w:i/>
          <w:iCs/>
          <w:sz w:val="24"/>
          <w:szCs w:val="24"/>
          <w:rPrChange w:id="3207" w:author="Alexandru Uicoabă" w:date="2022-06-16T14:49:00Z">
            <w:rPr>
              <w:rFonts w:ascii="Times New Roman" w:hAnsi="Times New Roman" w:cs="Times New Roman"/>
              <w:i/>
              <w:iCs/>
              <w:sz w:val="24"/>
              <w:szCs w:val="24"/>
              <w:lang w:val="en-GB"/>
            </w:rPr>
          </w:rPrChange>
        </w:rPr>
        <w:t xml:space="preserve"> Arrow </w:t>
      </w:r>
      <w:r w:rsidRPr="0078286B">
        <w:rPr>
          <w:rFonts w:ascii="Arial" w:hAnsi="Arial" w:cs="Arial"/>
          <w:sz w:val="24"/>
          <w:szCs w:val="24"/>
          <w:rPrChange w:id="3208" w:author="Alexandru Uicoabă" w:date="2022-06-16T14:49:00Z">
            <w:rPr>
              <w:rFonts w:ascii="Times New Roman" w:hAnsi="Times New Roman" w:cs="Times New Roman"/>
              <w:sz w:val="24"/>
              <w:szCs w:val="24"/>
              <w:lang w:val="en-GB"/>
            </w:rPr>
          </w:rPrChange>
        </w:rPr>
        <w:t xml:space="preserve">atunci valoarea axei va fi 1. În cazul în care se apasă </w:t>
      </w:r>
      <w:proofErr w:type="spellStart"/>
      <w:r w:rsidRPr="0078286B">
        <w:rPr>
          <w:rFonts w:ascii="Arial" w:hAnsi="Arial" w:cs="Arial"/>
          <w:i/>
          <w:iCs/>
          <w:sz w:val="24"/>
          <w:szCs w:val="24"/>
          <w:rPrChange w:id="3209" w:author="Alexandru Uicoabă" w:date="2022-06-16T14:49:00Z">
            <w:rPr>
              <w:rFonts w:ascii="Times New Roman" w:hAnsi="Times New Roman" w:cs="Times New Roman"/>
              <w:i/>
              <w:iCs/>
              <w:sz w:val="24"/>
              <w:szCs w:val="24"/>
              <w:lang w:val="en-GB"/>
            </w:rPr>
          </w:rPrChange>
        </w:rPr>
        <w:t>Down</w:t>
      </w:r>
      <w:proofErr w:type="spellEnd"/>
      <w:r w:rsidRPr="0078286B">
        <w:rPr>
          <w:rFonts w:ascii="Arial" w:hAnsi="Arial" w:cs="Arial"/>
          <w:i/>
          <w:iCs/>
          <w:sz w:val="24"/>
          <w:szCs w:val="24"/>
          <w:rPrChange w:id="3210" w:author="Alexandru Uicoabă" w:date="2022-06-16T14:49:00Z">
            <w:rPr>
              <w:rFonts w:ascii="Times New Roman" w:hAnsi="Times New Roman" w:cs="Times New Roman"/>
              <w:i/>
              <w:iCs/>
              <w:sz w:val="24"/>
              <w:szCs w:val="24"/>
              <w:lang w:val="en-GB"/>
            </w:rPr>
          </w:rPrChange>
        </w:rPr>
        <w:t xml:space="preserve"> Arrow </w:t>
      </w:r>
      <w:r w:rsidRPr="0078286B">
        <w:rPr>
          <w:rFonts w:ascii="Arial" w:hAnsi="Arial" w:cs="Arial"/>
          <w:sz w:val="24"/>
          <w:szCs w:val="24"/>
          <w:rPrChange w:id="3211" w:author="Alexandru Uicoabă" w:date="2022-06-16T14:49:00Z">
            <w:rPr>
              <w:rFonts w:ascii="Times New Roman" w:hAnsi="Times New Roman" w:cs="Times New Roman"/>
              <w:sz w:val="24"/>
              <w:szCs w:val="24"/>
              <w:lang w:val="en-GB"/>
            </w:rPr>
          </w:rPrChange>
        </w:rPr>
        <w:t xml:space="preserve">valoarea axei va fi -1. În mod similar se </w:t>
      </w:r>
      <w:del w:id="3212" w:author="Alexandru Uicoabă" w:date="2022-06-16T11:46:00Z">
        <w:r w:rsidR="00B92F2E" w:rsidRPr="0078286B" w:rsidDel="003E54CA">
          <w:rPr>
            <w:rFonts w:ascii="Arial" w:hAnsi="Arial" w:cs="Arial"/>
            <w:sz w:val="24"/>
            <w:szCs w:val="24"/>
            <w:rPrChange w:id="3213" w:author="Alexandru Uicoabă" w:date="2022-06-16T14:49:00Z">
              <w:rPr>
                <w:rFonts w:ascii="Times New Roman" w:hAnsi="Times New Roman" w:cs="Times New Roman"/>
                <w:sz w:val="24"/>
                <w:szCs w:val="24"/>
                <w:lang w:val="en-GB"/>
              </w:rPr>
            </w:rPrChange>
          </w:rPr>
          <w:delText>întămplă</w:delText>
        </w:r>
      </w:del>
      <w:ins w:id="3214" w:author="Alexandru Uicoabă" w:date="2022-06-16T11:46:00Z">
        <w:r w:rsidR="003E54CA" w:rsidRPr="0078286B">
          <w:rPr>
            <w:rFonts w:ascii="Arial" w:hAnsi="Arial" w:cs="Arial"/>
            <w:sz w:val="24"/>
            <w:szCs w:val="24"/>
            <w:rPrChange w:id="3215" w:author="Alexandru Uicoabă" w:date="2022-06-16T14:49:00Z">
              <w:rPr>
                <w:rFonts w:ascii="Times New Roman" w:hAnsi="Times New Roman" w:cs="Times New Roman"/>
                <w:sz w:val="24"/>
                <w:szCs w:val="24"/>
              </w:rPr>
            </w:rPrChange>
          </w:rPr>
          <w:t>întâmplă</w:t>
        </w:r>
      </w:ins>
      <w:r w:rsidR="00B92F2E" w:rsidRPr="0078286B">
        <w:rPr>
          <w:rFonts w:ascii="Arial" w:hAnsi="Arial" w:cs="Arial"/>
          <w:sz w:val="24"/>
          <w:szCs w:val="24"/>
          <w:rPrChange w:id="3216" w:author="Alexandru Uicoabă" w:date="2022-06-16T14:49:00Z">
            <w:rPr>
              <w:rFonts w:ascii="Times New Roman" w:hAnsi="Times New Roman" w:cs="Times New Roman"/>
              <w:sz w:val="24"/>
              <w:szCs w:val="24"/>
              <w:lang w:val="en-GB"/>
            </w:rPr>
          </w:rPrChange>
        </w:rPr>
        <w:t xml:space="preserve"> lucrurile și pe axa orizontală.</w:t>
      </w:r>
    </w:p>
    <w:p w14:paraId="19A7AF97" w14:textId="5758C256" w:rsidR="0069351B" w:rsidRPr="0078286B" w:rsidDel="005A1E07" w:rsidRDefault="0069351B" w:rsidP="00C93AAA">
      <w:pPr>
        <w:jc w:val="both"/>
        <w:rPr>
          <w:ins w:id="3217" w:author="Alexandru Uicoaba" w:date="2022-06-15T11:35:00Z"/>
          <w:del w:id="3218" w:author="Alexandru Uicoabă" w:date="2022-06-17T07:25:00Z"/>
          <w:rFonts w:ascii="Arial" w:hAnsi="Arial" w:cs="Arial"/>
          <w:lang w:val="en-GB"/>
          <w:rPrChange w:id="3219" w:author="Alexandru Uicoabă" w:date="2022-06-16T14:49:00Z">
            <w:rPr>
              <w:ins w:id="3220" w:author="Alexandru Uicoaba" w:date="2022-06-15T11:35:00Z"/>
              <w:del w:id="3221" w:author="Alexandru Uicoabă" w:date="2022-06-17T07:25:00Z"/>
              <w:rFonts w:ascii="Times New Roman" w:hAnsi="Times New Roman" w:cs="Times New Roman"/>
              <w:lang w:val="en-GB"/>
            </w:rPr>
          </w:rPrChange>
        </w:rPr>
      </w:pPr>
    </w:p>
    <w:p w14:paraId="0E6A31AA" w14:textId="77777777" w:rsidR="00A90EAC" w:rsidRPr="0078286B" w:rsidRDefault="00A90EAC" w:rsidP="00C93AAA">
      <w:pPr>
        <w:jc w:val="both"/>
        <w:rPr>
          <w:rFonts w:ascii="Arial" w:hAnsi="Arial" w:cs="Arial"/>
          <w:lang w:val="en-GB"/>
          <w:rPrChange w:id="3222" w:author="Alexandru Uicoabă" w:date="2022-06-16T14:49:00Z">
            <w:rPr>
              <w:rFonts w:ascii="Times New Roman" w:hAnsi="Times New Roman" w:cs="Times New Roman"/>
              <w:lang w:val="en-GB"/>
            </w:rPr>
          </w:rPrChange>
        </w:rPr>
      </w:pPr>
    </w:p>
    <w:p w14:paraId="7A6DB474" w14:textId="1AC08588" w:rsidR="0069351B" w:rsidRPr="00300A51" w:rsidRDefault="0069351B" w:rsidP="0069351B">
      <w:pPr>
        <w:jc w:val="center"/>
        <w:rPr>
          <w:ins w:id="3223" w:author="Alexandru Uicoaba" w:date="2022-06-15T11:35:00Z"/>
          <w:rFonts w:ascii="Arial" w:hAnsi="Arial" w:cs="Arial"/>
          <w:sz w:val="24"/>
          <w:szCs w:val="24"/>
          <w:rPrChange w:id="3224" w:author="Alexandru Uicoabă" w:date="2022-06-16T14:56:00Z">
            <w:rPr>
              <w:ins w:id="3225" w:author="Alexandru Uicoaba" w:date="2022-06-15T11:35:00Z"/>
              <w:lang w:val="en-GB"/>
            </w:rPr>
          </w:rPrChange>
        </w:rPr>
      </w:pPr>
      <w:ins w:id="3226" w:author="Alexandru Uicoaba" w:date="2022-06-15T11:35:00Z">
        <w:r w:rsidRPr="00300A51">
          <w:rPr>
            <w:rFonts w:ascii="Arial" w:hAnsi="Arial" w:cs="Arial"/>
            <w:sz w:val="24"/>
            <w:szCs w:val="24"/>
            <w:rPrChange w:id="3227" w:author="Alexandru Uicoabă" w:date="2022-06-16T14:56:00Z">
              <w:rPr>
                <w:lang w:val="en-GB"/>
              </w:rPr>
            </w:rPrChange>
          </w:rPr>
          <w:t>Figura 4.</w:t>
        </w:r>
      </w:ins>
      <w:ins w:id="3228" w:author="Alexandru Uicoabă" w:date="2022-06-17T00:08:00Z">
        <w:r w:rsidR="009931D2">
          <w:rPr>
            <w:rFonts w:ascii="Arial" w:hAnsi="Arial" w:cs="Arial"/>
            <w:sz w:val="24"/>
            <w:szCs w:val="24"/>
          </w:rPr>
          <w:t>4</w:t>
        </w:r>
      </w:ins>
      <w:ins w:id="3229" w:author="Alexandru Uicoaba" w:date="2022-06-15T11:35:00Z">
        <w:del w:id="3230" w:author="Alexandru Uicoabă" w:date="2022-06-17T00:08:00Z">
          <w:r w:rsidRPr="00300A51" w:rsidDel="009931D2">
            <w:rPr>
              <w:rFonts w:ascii="Arial" w:hAnsi="Arial" w:cs="Arial"/>
              <w:sz w:val="24"/>
              <w:szCs w:val="24"/>
              <w:rPrChange w:id="3231" w:author="Alexandru Uicoabă" w:date="2022-06-16T14:56:00Z">
                <w:rPr>
                  <w:lang w:val="en-GB"/>
                </w:rPr>
              </w:rPrChange>
            </w:rPr>
            <w:delText>3</w:delText>
          </w:r>
        </w:del>
        <w:r w:rsidRPr="00300A51">
          <w:rPr>
            <w:rFonts w:ascii="Arial" w:hAnsi="Arial" w:cs="Arial"/>
            <w:sz w:val="24"/>
            <w:szCs w:val="24"/>
            <w:rPrChange w:id="3232" w:author="Alexandru Uicoabă" w:date="2022-06-16T14:56:00Z">
              <w:rPr>
                <w:lang w:val="en-GB"/>
              </w:rPr>
            </w:rPrChange>
          </w:rPr>
          <w:t xml:space="preserve"> Imagina văzută de jucător</w:t>
        </w:r>
      </w:ins>
    </w:p>
    <w:p w14:paraId="2B6A6E2E" w14:textId="13FAC7EA" w:rsidR="00B92F2E" w:rsidDel="00300A51" w:rsidRDefault="00E51082">
      <w:pPr>
        <w:jc w:val="center"/>
        <w:rPr>
          <w:del w:id="3233" w:author="Alexandru Uicoabă" w:date="2022-06-16T11:34:00Z"/>
          <w:rFonts w:ascii="Arial" w:hAnsi="Arial" w:cs="Arial"/>
          <w:lang w:val="en-GB"/>
        </w:rPr>
      </w:pPr>
      <w:r w:rsidRPr="0078286B">
        <w:rPr>
          <w:rFonts w:ascii="Arial" w:hAnsi="Arial" w:cs="Arial"/>
          <w:noProof/>
          <w:lang w:val="en-GB"/>
          <w:rPrChange w:id="3234" w:author="Alexandru Uicoabă" w:date="2022-06-16T14:49:00Z">
            <w:rPr>
              <w:noProof/>
              <w:lang w:val="en-GB"/>
            </w:rPr>
          </w:rPrChange>
        </w:rPr>
        <w:drawing>
          <wp:inline distT="0" distB="0" distL="0" distR="0" wp14:anchorId="1A050B27" wp14:editId="18850F97">
            <wp:extent cx="4873395" cy="3794078"/>
            <wp:effectExtent l="0" t="0" r="3810" b="0"/>
            <wp:docPr id="6" name="Imagine 6" descr="O imagine care conține text, captură de ecran, grafice vectorial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 captură de ecran, grafice vectoriale&#10;&#10;Descriere generată automat"/>
                    <pic:cNvPicPr/>
                  </pic:nvPicPr>
                  <pic:blipFill>
                    <a:blip r:embed="rId18"/>
                    <a:stretch>
                      <a:fillRect/>
                    </a:stretch>
                  </pic:blipFill>
                  <pic:spPr>
                    <a:xfrm>
                      <a:off x="0" y="0"/>
                      <a:ext cx="4877401" cy="3797196"/>
                    </a:xfrm>
                    <a:prstGeom prst="rect">
                      <a:avLst/>
                    </a:prstGeom>
                  </pic:spPr>
                </pic:pic>
              </a:graphicData>
            </a:graphic>
          </wp:inline>
        </w:drawing>
      </w:r>
    </w:p>
    <w:p w14:paraId="16D416D4" w14:textId="77777777" w:rsidR="00300A51" w:rsidRPr="0078286B" w:rsidRDefault="00300A51">
      <w:pPr>
        <w:jc w:val="center"/>
        <w:rPr>
          <w:ins w:id="3235" w:author="Alexandru Uicoabă" w:date="2022-06-16T14:56:00Z"/>
          <w:rFonts w:ascii="Arial" w:hAnsi="Arial" w:cs="Arial"/>
          <w:lang w:val="en-GB"/>
          <w:rPrChange w:id="3236" w:author="Alexandru Uicoabă" w:date="2022-06-16T14:49:00Z">
            <w:rPr>
              <w:ins w:id="3237" w:author="Alexandru Uicoabă" w:date="2022-06-16T14:56:00Z"/>
              <w:lang w:val="en-GB"/>
            </w:rPr>
          </w:rPrChange>
        </w:rPr>
        <w:pPrChange w:id="3238" w:author="Alexandru Uicoaba" w:date="2022-06-15T11:35:00Z">
          <w:pPr/>
        </w:pPrChange>
      </w:pPr>
    </w:p>
    <w:p w14:paraId="09BFD059" w14:textId="302649B7" w:rsidR="008B7EED" w:rsidRPr="0078286B" w:rsidDel="000535F0" w:rsidRDefault="008B7EED">
      <w:pPr>
        <w:rPr>
          <w:del w:id="3239" w:author="Alexandru Uicoabă" w:date="2022-06-16T11:34:00Z"/>
          <w:rFonts w:ascii="Arial" w:hAnsi="Arial" w:cs="Arial"/>
          <w:lang w:val="en-GB"/>
          <w:rPrChange w:id="3240" w:author="Alexandru Uicoabă" w:date="2022-06-16T14:49:00Z">
            <w:rPr>
              <w:del w:id="3241" w:author="Alexandru Uicoabă" w:date="2022-06-16T11:34:00Z"/>
              <w:rFonts w:ascii="Times New Roman" w:hAnsi="Times New Roman" w:cs="Times New Roman"/>
              <w:lang w:val="en-GB"/>
            </w:rPr>
          </w:rPrChange>
        </w:rPr>
        <w:pPrChange w:id="3242" w:author="Alexandru Uicoabă" w:date="2022-06-16T14:57:00Z">
          <w:pPr>
            <w:jc w:val="both"/>
          </w:pPr>
        </w:pPrChange>
      </w:pPr>
      <w:del w:id="3243" w:author="Alexandru Uicoabă" w:date="2022-06-16T11:34:00Z">
        <w:r w:rsidRPr="0078286B" w:rsidDel="000535F0">
          <w:rPr>
            <w:rFonts w:ascii="Arial" w:hAnsi="Arial" w:cs="Arial"/>
            <w:lang w:val="en-GB"/>
            <w:rPrChange w:id="3244" w:author="Alexandru Uicoabă" w:date="2022-06-16T14:49:00Z">
              <w:rPr>
                <w:lang w:val="en-GB"/>
              </w:rPr>
            </w:rPrChange>
          </w:rPr>
          <w:tab/>
        </w:r>
      </w:del>
    </w:p>
    <w:p w14:paraId="4BAE69C2" w14:textId="7D1C1309" w:rsidR="00B06324" w:rsidRPr="0078286B" w:rsidDel="000535F0" w:rsidRDefault="00B06324">
      <w:pPr>
        <w:rPr>
          <w:del w:id="3245" w:author="Alexandru Uicoabă" w:date="2022-06-16T11:34:00Z"/>
          <w:rFonts w:ascii="Arial" w:hAnsi="Arial" w:cs="Arial"/>
          <w:lang w:val="en-GB"/>
          <w:rPrChange w:id="3246" w:author="Alexandru Uicoabă" w:date="2022-06-16T14:49:00Z">
            <w:rPr>
              <w:del w:id="3247" w:author="Alexandru Uicoabă" w:date="2022-06-16T11:34:00Z"/>
              <w:lang w:val="en-GB"/>
            </w:rPr>
          </w:rPrChange>
        </w:rPr>
      </w:pPr>
    </w:p>
    <w:p w14:paraId="39133F20" w14:textId="32697608" w:rsidR="00B06324" w:rsidRPr="0078286B" w:rsidDel="000535F0" w:rsidRDefault="00B06324">
      <w:pPr>
        <w:rPr>
          <w:del w:id="3248" w:author="Alexandru Uicoabă" w:date="2022-06-16T11:34:00Z"/>
          <w:rFonts w:ascii="Arial" w:hAnsi="Arial" w:cs="Arial"/>
          <w:lang w:val="en-GB"/>
          <w:rPrChange w:id="3249" w:author="Alexandru Uicoabă" w:date="2022-06-16T14:49:00Z">
            <w:rPr>
              <w:del w:id="3250" w:author="Alexandru Uicoabă" w:date="2022-06-16T11:34:00Z"/>
              <w:lang w:val="en-GB"/>
            </w:rPr>
          </w:rPrChange>
        </w:rPr>
      </w:pPr>
    </w:p>
    <w:p w14:paraId="12E1EEB8" w14:textId="008FCC35" w:rsidR="00B06324" w:rsidRPr="0078286B" w:rsidDel="000535F0" w:rsidRDefault="00B06324">
      <w:pPr>
        <w:rPr>
          <w:del w:id="3251" w:author="Alexandru Uicoabă" w:date="2022-06-16T11:34:00Z"/>
          <w:rFonts w:ascii="Arial" w:hAnsi="Arial" w:cs="Arial"/>
          <w:lang w:val="en-GB"/>
          <w:rPrChange w:id="3252" w:author="Alexandru Uicoabă" w:date="2022-06-16T14:49:00Z">
            <w:rPr>
              <w:del w:id="3253" w:author="Alexandru Uicoabă" w:date="2022-06-16T11:34:00Z"/>
              <w:lang w:val="en-GB"/>
            </w:rPr>
          </w:rPrChange>
        </w:rPr>
      </w:pPr>
    </w:p>
    <w:p w14:paraId="2799CC0C" w14:textId="5235A414" w:rsidR="00B06324" w:rsidRPr="0078286B" w:rsidDel="000535F0" w:rsidRDefault="00B06324">
      <w:pPr>
        <w:rPr>
          <w:del w:id="3254" w:author="Alexandru Uicoabă" w:date="2022-06-16T11:34:00Z"/>
          <w:rFonts w:ascii="Arial" w:hAnsi="Arial" w:cs="Arial"/>
          <w:lang w:val="en-GB"/>
          <w:rPrChange w:id="3255" w:author="Alexandru Uicoabă" w:date="2022-06-16T14:49:00Z">
            <w:rPr>
              <w:del w:id="3256" w:author="Alexandru Uicoabă" w:date="2022-06-16T11:34:00Z"/>
              <w:lang w:val="en-GB"/>
            </w:rPr>
          </w:rPrChange>
        </w:rPr>
      </w:pPr>
    </w:p>
    <w:p w14:paraId="3B523E3D" w14:textId="77777777" w:rsidR="00B06324" w:rsidRPr="0078286B" w:rsidRDefault="00B06324" w:rsidP="00300A51">
      <w:pPr>
        <w:rPr>
          <w:rFonts w:ascii="Arial" w:hAnsi="Arial" w:cs="Arial"/>
          <w:lang w:val="en-GB"/>
          <w:rPrChange w:id="3257" w:author="Alexandru Uicoabă" w:date="2022-06-16T14:49:00Z">
            <w:rPr>
              <w:lang w:val="en-GB"/>
            </w:rPr>
          </w:rPrChange>
        </w:rPr>
      </w:pPr>
    </w:p>
    <w:p w14:paraId="0A7A04C1" w14:textId="4453ADD6" w:rsidR="005E39A2" w:rsidDel="00300A51" w:rsidRDefault="00C67D55">
      <w:pPr>
        <w:pStyle w:val="Titlu3"/>
        <w:rPr>
          <w:del w:id="3258" w:author="Alexandru Uicoabă" w:date="2022-06-16T11:34:00Z"/>
          <w:rFonts w:ascii="Arial" w:hAnsi="Arial" w:cs="Arial"/>
          <w:b/>
          <w:bCs/>
          <w:sz w:val="28"/>
          <w:szCs w:val="28"/>
        </w:rPr>
      </w:pPr>
      <w:bookmarkStart w:id="3259" w:name="_Toc106343208"/>
      <w:r w:rsidRPr="001C4327">
        <w:rPr>
          <w:rFonts w:ascii="Arial" w:hAnsi="Arial" w:cs="Arial"/>
          <w:b/>
          <w:bCs/>
          <w:color w:val="auto"/>
          <w:sz w:val="28"/>
          <w:szCs w:val="28"/>
          <w:lang w:val="en-GB"/>
          <w:rPrChange w:id="3260" w:author="Alexandru Uicoabă" w:date="2022-06-16T22:43:00Z">
            <w:rPr>
              <w:rFonts w:ascii="Times New Roman" w:hAnsi="Times New Roman" w:cs="Times New Roman"/>
              <w:b/>
              <w:bCs/>
              <w:sz w:val="28"/>
              <w:szCs w:val="28"/>
              <w:lang w:val="en-GB"/>
            </w:rPr>
          </w:rPrChange>
        </w:rPr>
        <w:t>4.2.2</w:t>
      </w:r>
      <w:r w:rsidR="005E39A2" w:rsidRPr="001C4327">
        <w:rPr>
          <w:rFonts w:ascii="Arial" w:hAnsi="Arial" w:cs="Arial"/>
          <w:b/>
          <w:bCs/>
          <w:color w:val="auto"/>
          <w:sz w:val="28"/>
          <w:szCs w:val="28"/>
          <w:rPrChange w:id="3261" w:author="Alexandru Uicoabă" w:date="2022-06-16T22:43:00Z">
            <w:rPr>
              <w:rFonts w:ascii="Times New Roman" w:hAnsi="Times New Roman" w:cs="Times New Roman"/>
              <w:b/>
              <w:bCs/>
              <w:sz w:val="28"/>
              <w:szCs w:val="28"/>
              <w:lang w:val="en-GB"/>
            </w:rPr>
          </w:rPrChange>
        </w:rPr>
        <w:t xml:space="preserve"> </w:t>
      </w:r>
      <w:r w:rsidR="005E39A2" w:rsidRPr="004015F7">
        <w:rPr>
          <w:rFonts w:ascii="Arial" w:hAnsi="Arial" w:cs="Arial"/>
          <w:b/>
          <w:bCs/>
          <w:color w:val="auto"/>
          <w:sz w:val="28"/>
          <w:szCs w:val="28"/>
          <w:rPrChange w:id="3262" w:author="Alexandru Uicoabă" w:date="2022-06-16T15:31:00Z">
            <w:rPr>
              <w:rFonts w:ascii="Times New Roman" w:hAnsi="Times New Roman" w:cs="Times New Roman"/>
              <w:b/>
              <w:bCs/>
              <w:sz w:val="28"/>
              <w:szCs w:val="28"/>
              <w:lang w:val="en-GB"/>
            </w:rPr>
          </w:rPrChange>
        </w:rPr>
        <w:t>Colectarea datelor în C#</w:t>
      </w:r>
      <w:bookmarkEnd w:id="3259"/>
    </w:p>
    <w:p w14:paraId="3F8D4E69" w14:textId="2CB97280" w:rsidR="00B06324" w:rsidRDefault="00D60EB4">
      <w:pPr>
        <w:pStyle w:val="Titlu3"/>
        <w:rPr>
          <w:ins w:id="3263" w:author="Alexandru Uicoabă" w:date="2022-06-16T14:57:00Z"/>
          <w:rFonts w:ascii="Arial" w:hAnsi="Arial" w:cs="Arial"/>
          <w:lang w:val="en-GB"/>
        </w:rPr>
      </w:pPr>
      <w:del w:id="3264" w:author="Alexandru Uicoabă" w:date="2022-06-16T11:34:00Z">
        <w:r w:rsidRPr="0078286B" w:rsidDel="000535F0">
          <w:rPr>
            <w:rFonts w:ascii="Arial" w:hAnsi="Arial" w:cs="Arial"/>
            <w:lang w:val="en-GB"/>
            <w:rPrChange w:id="3265" w:author="Alexandru Uicoabă" w:date="2022-06-16T14:49:00Z">
              <w:rPr>
                <w:lang w:val="en-GB"/>
              </w:rPr>
            </w:rPrChange>
          </w:rPr>
          <w:tab/>
        </w:r>
      </w:del>
    </w:p>
    <w:p w14:paraId="616A521E" w14:textId="77777777" w:rsidR="00300A51" w:rsidRPr="00300A51" w:rsidRDefault="00300A51" w:rsidP="00300A51">
      <w:pPr>
        <w:rPr>
          <w:sz w:val="24"/>
          <w:szCs w:val="24"/>
          <w:lang w:val="en-GB"/>
          <w:rPrChange w:id="3266" w:author="Alexandru Uicoabă" w:date="2022-06-16T14:57:00Z">
            <w:rPr>
              <w:lang w:val="en-GB"/>
            </w:rPr>
          </w:rPrChange>
        </w:rPr>
      </w:pPr>
    </w:p>
    <w:p w14:paraId="3F5E5212" w14:textId="14A592AE" w:rsidR="002C7D31" w:rsidRPr="0078286B" w:rsidRDefault="002C7D31" w:rsidP="00825E4B">
      <w:pPr>
        <w:ind w:firstLine="720"/>
        <w:jc w:val="both"/>
        <w:rPr>
          <w:ins w:id="3267" w:author="Alexandru Uicoabă" w:date="2022-06-16T09:53:00Z"/>
          <w:rFonts w:ascii="Arial" w:hAnsi="Arial" w:cs="Arial"/>
          <w:sz w:val="24"/>
          <w:szCs w:val="24"/>
          <w:rPrChange w:id="3268" w:author="Alexandru Uicoabă" w:date="2022-06-16T14:49:00Z">
            <w:rPr>
              <w:ins w:id="3269" w:author="Alexandru Uicoabă" w:date="2022-06-16T09:53:00Z"/>
              <w:rFonts w:ascii="Times New Roman" w:hAnsi="Times New Roman" w:cs="Times New Roman"/>
              <w:sz w:val="24"/>
              <w:szCs w:val="24"/>
            </w:rPr>
          </w:rPrChange>
        </w:rPr>
      </w:pPr>
      <w:r w:rsidRPr="0078286B">
        <w:rPr>
          <w:rFonts w:ascii="Arial" w:hAnsi="Arial" w:cs="Arial"/>
          <w:sz w:val="24"/>
          <w:szCs w:val="24"/>
          <w:rPrChange w:id="3270" w:author="Alexandru Uicoabă" w:date="2022-06-16T14:49:00Z">
            <w:rPr>
              <w:rFonts w:ascii="Times New Roman" w:hAnsi="Times New Roman" w:cs="Times New Roman"/>
              <w:sz w:val="24"/>
              <w:szCs w:val="24"/>
            </w:rPr>
          </w:rPrChange>
        </w:rPr>
        <w:t xml:space="preserve">Pentru învățarea agentului cum să conducă este nevoie de mai multe date de intrare și se ieșire. </w:t>
      </w:r>
      <w:r w:rsidR="00825E4B" w:rsidRPr="0078286B">
        <w:rPr>
          <w:rFonts w:ascii="Arial" w:hAnsi="Arial" w:cs="Arial"/>
          <w:sz w:val="24"/>
          <w:szCs w:val="24"/>
          <w:rPrChange w:id="3271" w:author="Alexandru Uicoabă" w:date="2022-06-16T14:49:00Z">
            <w:rPr>
              <w:rFonts w:ascii="Times New Roman" w:hAnsi="Times New Roman" w:cs="Times New Roman"/>
              <w:sz w:val="24"/>
              <w:szCs w:val="24"/>
            </w:rPr>
          </w:rPrChange>
        </w:rPr>
        <w:t>Aceste date sunt preluate</w:t>
      </w:r>
      <w:r w:rsidR="008B3786" w:rsidRPr="0078286B">
        <w:rPr>
          <w:rFonts w:ascii="Arial" w:hAnsi="Arial" w:cs="Arial"/>
          <w:sz w:val="24"/>
          <w:szCs w:val="24"/>
          <w:rPrChange w:id="3272" w:author="Alexandru Uicoabă" w:date="2022-06-16T14:49:00Z">
            <w:rPr>
              <w:rFonts w:ascii="Times New Roman" w:hAnsi="Times New Roman" w:cs="Times New Roman"/>
              <w:sz w:val="24"/>
              <w:szCs w:val="24"/>
            </w:rPr>
          </w:rPrChange>
        </w:rPr>
        <w:t xml:space="preserve"> la fiecare cadru din joc</w:t>
      </w:r>
      <w:r w:rsidR="00825E4B" w:rsidRPr="0078286B">
        <w:rPr>
          <w:rFonts w:ascii="Arial" w:hAnsi="Arial" w:cs="Arial"/>
          <w:sz w:val="24"/>
          <w:szCs w:val="24"/>
          <w:rPrChange w:id="3273" w:author="Alexandru Uicoabă" w:date="2022-06-16T14:49:00Z">
            <w:rPr>
              <w:rFonts w:ascii="Times New Roman" w:hAnsi="Times New Roman" w:cs="Times New Roman"/>
              <w:sz w:val="24"/>
              <w:szCs w:val="24"/>
            </w:rPr>
          </w:rPrChange>
        </w:rPr>
        <w:t>,</w:t>
      </w:r>
      <w:r w:rsidR="008B3786" w:rsidRPr="0078286B">
        <w:rPr>
          <w:rFonts w:ascii="Arial" w:hAnsi="Arial" w:cs="Arial"/>
          <w:sz w:val="24"/>
          <w:szCs w:val="24"/>
          <w:rPrChange w:id="3274" w:author="Alexandru Uicoabă" w:date="2022-06-16T14:49:00Z">
            <w:rPr>
              <w:rFonts w:ascii="Times New Roman" w:hAnsi="Times New Roman" w:cs="Times New Roman"/>
              <w:sz w:val="24"/>
              <w:szCs w:val="24"/>
            </w:rPr>
          </w:rPrChange>
        </w:rPr>
        <w:t xml:space="preserve"> se</w:t>
      </w:r>
      <w:r w:rsidR="00825E4B" w:rsidRPr="0078286B">
        <w:rPr>
          <w:rFonts w:ascii="Arial" w:hAnsi="Arial" w:cs="Arial"/>
          <w:sz w:val="24"/>
          <w:szCs w:val="24"/>
          <w:rPrChange w:id="3275" w:author="Alexandru Uicoabă" w:date="2022-06-16T14:49:00Z">
            <w:rPr>
              <w:rFonts w:ascii="Times New Roman" w:hAnsi="Times New Roman" w:cs="Times New Roman"/>
              <w:sz w:val="24"/>
              <w:szCs w:val="24"/>
            </w:rPr>
          </w:rPrChange>
        </w:rPr>
        <w:t xml:space="preserve"> trimi</w:t>
      </w:r>
      <w:r w:rsidR="008B3786" w:rsidRPr="0078286B">
        <w:rPr>
          <w:rFonts w:ascii="Arial" w:hAnsi="Arial" w:cs="Arial"/>
          <w:sz w:val="24"/>
          <w:szCs w:val="24"/>
          <w:rPrChange w:id="3276" w:author="Alexandru Uicoabă" w:date="2022-06-16T14:49:00Z">
            <w:rPr>
              <w:rFonts w:ascii="Times New Roman" w:hAnsi="Times New Roman" w:cs="Times New Roman"/>
              <w:sz w:val="24"/>
              <w:szCs w:val="24"/>
            </w:rPr>
          </w:rPrChange>
        </w:rPr>
        <w:t>t</w:t>
      </w:r>
      <w:r w:rsidR="00825E4B" w:rsidRPr="0078286B">
        <w:rPr>
          <w:rFonts w:ascii="Arial" w:hAnsi="Arial" w:cs="Arial"/>
          <w:sz w:val="24"/>
          <w:szCs w:val="24"/>
          <w:rPrChange w:id="3277" w:author="Alexandru Uicoabă" w:date="2022-06-16T14:49:00Z">
            <w:rPr>
              <w:rFonts w:ascii="Times New Roman" w:hAnsi="Times New Roman" w:cs="Times New Roman"/>
              <w:sz w:val="24"/>
              <w:szCs w:val="24"/>
            </w:rPr>
          </w:rPrChange>
        </w:rPr>
        <w:t xml:space="preserve"> către scriptul în </w:t>
      </w:r>
      <w:proofErr w:type="spellStart"/>
      <w:ins w:id="3278" w:author="Alexandru Uicoabă" w:date="2022-06-16T16:51:00Z">
        <w:r w:rsidR="007A71AF" w:rsidRPr="007A71AF">
          <w:rPr>
            <w:rFonts w:ascii="Arial" w:hAnsi="Arial" w:cs="Arial"/>
            <w:i/>
            <w:iCs/>
            <w:sz w:val="24"/>
            <w:szCs w:val="24"/>
            <w:rPrChange w:id="3279" w:author="Alexandru Uicoabă" w:date="2022-06-16T16:51:00Z">
              <w:rPr>
                <w:rFonts w:ascii="Arial" w:hAnsi="Arial" w:cs="Arial"/>
                <w:sz w:val="24"/>
                <w:szCs w:val="24"/>
              </w:rPr>
            </w:rPrChange>
          </w:rPr>
          <w:t>P</w:t>
        </w:r>
      </w:ins>
      <w:del w:id="3280" w:author="Alexandru Uicoabă" w:date="2022-06-16T16:51:00Z">
        <w:r w:rsidR="00825E4B" w:rsidRPr="007A71AF" w:rsidDel="007A71AF">
          <w:rPr>
            <w:rFonts w:ascii="Arial" w:hAnsi="Arial" w:cs="Arial"/>
            <w:i/>
            <w:iCs/>
            <w:sz w:val="24"/>
            <w:szCs w:val="24"/>
            <w:rPrChange w:id="3281" w:author="Alexandru Uicoabă" w:date="2022-06-16T16:51:00Z">
              <w:rPr>
                <w:rFonts w:ascii="Times New Roman" w:hAnsi="Times New Roman" w:cs="Times New Roman"/>
                <w:sz w:val="24"/>
                <w:szCs w:val="24"/>
              </w:rPr>
            </w:rPrChange>
          </w:rPr>
          <w:delText>p</w:delText>
        </w:r>
      </w:del>
      <w:r w:rsidR="00825E4B" w:rsidRPr="007A71AF">
        <w:rPr>
          <w:rFonts w:ascii="Arial" w:hAnsi="Arial" w:cs="Arial"/>
          <w:i/>
          <w:iCs/>
          <w:sz w:val="24"/>
          <w:szCs w:val="24"/>
          <w:rPrChange w:id="3282" w:author="Alexandru Uicoabă" w:date="2022-06-16T16:51:00Z">
            <w:rPr>
              <w:rFonts w:ascii="Times New Roman" w:hAnsi="Times New Roman" w:cs="Times New Roman"/>
              <w:sz w:val="24"/>
              <w:szCs w:val="24"/>
            </w:rPr>
          </w:rPrChange>
        </w:rPr>
        <w:t>ython</w:t>
      </w:r>
      <w:proofErr w:type="spellEnd"/>
      <w:r w:rsidR="00825E4B" w:rsidRPr="0078286B">
        <w:rPr>
          <w:rFonts w:ascii="Arial" w:hAnsi="Arial" w:cs="Arial"/>
          <w:sz w:val="24"/>
          <w:szCs w:val="24"/>
          <w:rPrChange w:id="3283" w:author="Alexandru Uicoabă" w:date="2022-06-16T14:49:00Z">
            <w:rPr>
              <w:rFonts w:ascii="Times New Roman" w:hAnsi="Times New Roman" w:cs="Times New Roman"/>
              <w:sz w:val="24"/>
              <w:szCs w:val="24"/>
            </w:rPr>
          </w:rPrChange>
        </w:rPr>
        <w:t xml:space="preserve"> și procesate, după care sunt trimise înapoi în </w:t>
      </w:r>
      <w:proofErr w:type="spellStart"/>
      <w:r w:rsidR="00825E4B" w:rsidRPr="007A71AF">
        <w:rPr>
          <w:rFonts w:ascii="Arial" w:hAnsi="Arial" w:cs="Arial"/>
          <w:i/>
          <w:iCs/>
          <w:sz w:val="24"/>
          <w:szCs w:val="24"/>
          <w:rPrChange w:id="3284" w:author="Alexandru Uicoabă" w:date="2022-06-16T16:51:00Z">
            <w:rPr>
              <w:rFonts w:ascii="Times New Roman" w:hAnsi="Times New Roman" w:cs="Times New Roman"/>
              <w:sz w:val="24"/>
              <w:szCs w:val="24"/>
            </w:rPr>
          </w:rPrChange>
        </w:rPr>
        <w:t>Unity</w:t>
      </w:r>
      <w:proofErr w:type="spellEnd"/>
      <w:r w:rsidR="00825E4B" w:rsidRPr="0078286B">
        <w:rPr>
          <w:rFonts w:ascii="Arial" w:hAnsi="Arial" w:cs="Arial"/>
          <w:sz w:val="24"/>
          <w:szCs w:val="24"/>
          <w:rPrChange w:id="3285" w:author="Alexandru Uicoabă" w:date="2022-06-16T14:49:00Z">
            <w:rPr>
              <w:rFonts w:ascii="Times New Roman" w:hAnsi="Times New Roman" w:cs="Times New Roman"/>
              <w:sz w:val="24"/>
              <w:szCs w:val="24"/>
            </w:rPr>
          </w:rPrChange>
        </w:rPr>
        <w:t xml:space="preserve"> unde se acționează ag</w:t>
      </w:r>
      <w:del w:id="3286" w:author="Bogdan Dragulescu" w:date="2022-06-14T12:25:00Z">
        <w:r w:rsidR="00825E4B" w:rsidRPr="0078286B" w:rsidDel="002E360E">
          <w:rPr>
            <w:rFonts w:ascii="Arial" w:hAnsi="Arial" w:cs="Arial"/>
            <w:sz w:val="24"/>
            <w:szCs w:val="24"/>
            <w:rPrChange w:id="3287" w:author="Alexandru Uicoabă" w:date="2022-06-16T14:49:00Z">
              <w:rPr>
                <w:rFonts w:ascii="Times New Roman" w:hAnsi="Times New Roman" w:cs="Times New Roman"/>
                <w:sz w:val="24"/>
                <w:szCs w:val="24"/>
              </w:rPr>
            </w:rPrChange>
          </w:rPr>
          <w:delText>n</w:delText>
        </w:r>
      </w:del>
      <w:r w:rsidR="00825E4B" w:rsidRPr="0078286B">
        <w:rPr>
          <w:rFonts w:ascii="Arial" w:hAnsi="Arial" w:cs="Arial"/>
          <w:sz w:val="24"/>
          <w:szCs w:val="24"/>
          <w:rPrChange w:id="3288" w:author="Alexandru Uicoabă" w:date="2022-06-16T14:49:00Z">
            <w:rPr>
              <w:rFonts w:ascii="Times New Roman" w:hAnsi="Times New Roman" w:cs="Times New Roman"/>
              <w:sz w:val="24"/>
              <w:szCs w:val="24"/>
            </w:rPr>
          </w:rPrChange>
        </w:rPr>
        <w:t>e</w:t>
      </w:r>
      <w:ins w:id="3289" w:author="Bogdan Dragulescu" w:date="2022-06-14T12:25:00Z">
        <w:r w:rsidR="002E360E" w:rsidRPr="0078286B">
          <w:rPr>
            <w:rFonts w:ascii="Arial" w:hAnsi="Arial" w:cs="Arial"/>
            <w:sz w:val="24"/>
            <w:szCs w:val="24"/>
            <w:rPrChange w:id="3290" w:author="Alexandru Uicoabă" w:date="2022-06-16T14:49:00Z">
              <w:rPr>
                <w:rFonts w:ascii="Times New Roman" w:hAnsi="Times New Roman" w:cs="Times New Roman"/>
                <w:sz w:val="24"/>
                <w:szCs w:val="24"/>
              </w:rPr>
            </w:rPrChange>
          </w:rPr>
          <w:t>n</w:t>
        </w:r>
      </w:ins>
      <w:r w:rsidR="00825E4B" w:rsidRPr="0078286B">
        <w:rPr>
          <w:rFonts w:ascii="Arial" w:hAnsi="Arial" w:cs="Arial"/>
          <w:sz w:val="24"/>
          <w:szCs w:val="24"/>
          <w:rPrChange w:id="3291" w:author="Alexandru Uicoabă" w:date="2022-06-16T14:49:00Z">
            <w:rPr>
              <w:rFonts w:ascii="Times New Roman" w:hAnsi="Times New Roman" w:cs="Times New Roman"/>
              <w:sz w:val="24"/>
              <w:szCs w:val="24"/>
            </w:rPr>
          </w:rPrChange>
        </w:rPr>
        <w:t>tul.</w:t>
      </w:r>
    </w:p>
    <w:p w14:paraId="17573307" w14:textId="2A07656A" w:rsidR="00A2203E" w:rsidRDefault="00A2203E" w:rsidP="00825E4B">
      <w:pPr>
        <w:ind w:firstLine="720"/>
        <w:jc w:val="both"/>
        <w:rPr>
          <w:ins w:id="3292" w:author="Alexandru Uicoabă" w:date="2022-06-16T14:57:00Z"/>
          <w:rFonts w:ascii="Arial" w:hAnsi="Arial" w:cs="Arial"/>
          <w:sz w:val="24"/>
          <w:szCs w:val="24"/>
          <w:lang w:val="en-GB"/>
        </w:rPr>
      </w:pPr>
      <w:ins w:id="3293" w:author="Alexandru Uicoabă" w:date="2022-06-16T09:53:00Z">
        <w:r w:rsidRPr="0078286B">
          <w:rPr>
            <w:rFonts w:ascii="Arial" w:hAnsi="Arial" w:cs="Arial"/>
            <w:sz w:val="24"/>
            <w:szCs w:val="24"/>
            <w:rPrChange w:id="3294" w:author="Alexandru Uicoabă" w:date="2022-06-16T14:49:00Z">
              <w:rPr>
                <w:rFonts w:ascii="Times New Roman" w:hAnsi="Times New Roman" w:cs="Times New Roman"/>
                <w:sz w:val="24"/>
                <w:szCs w:val="24"/>
              </w:rPr>
            </w:rPrChange>
          </w:rPr>
          <w:t>Din punct de vedere al mode</w:t>
        </w:r>
      </w:ins>
      <w:ins w:id="3295" w:author="Alexandru Uicoabă" w:date="2022-06-16T11:45:00Z">
        <w:r w:rsidR="003E54CA" w:rsidRPr="0078286B">
          <w:rPr>
            <w:rFonts w:ascii="Arial" w:hAnsi="Arial" w:cs="Arial"/>
            <w:sz w:val="24"/>
            <w:szCs w:val="24"/>
            <w:rPrChange w:id="3296" w:author="Alexandru Uicoabă" w:date="2022-06-16T14:49:00Z">
              <w:rPr>
                <w:rFonts w:ascii="Times New Roman" w:hAnsi="Times New Roman" w:cs="Times New Roman"/>
                <w:sz w:val="24"/>
                <w:szCs w:val="24"/>
              </w:rPr>
            </w:rPrChange>
          </w:rPr>
          <w:t>lu</w:t>
        </w:r>
      </w:ins>
      <w:ins w:id="3297" w:author="Alexandru Uicoabă" w:date="2022-06-16T09:53:00Z">
        <w:r w:rsidRPr="0078286B">
          <w:rPr>
            <w:rFonts w:ascii="Arial" w:hAnsi="Arial" w:cs="Arial"/>
            <w:sz w:val="24"/>
            <w:szCs w:val="24"/>
            <w:rPrChange w:id="3298" w:author="Alexandru Uicoabă" w:date="2022-06-16T14:49:00Z">
              <w:rPr>
                <w:rFonts w:ascii="Times New Roman" w:hAnsi="Times New Roman" w:cs="Times New Roman"/>
                <w:sz w:val="24"/>
                <w:szCs w:val="24"/>
              </w:rPr>
            </w:rPrChange>
          </w:rPr>
          <w:t>lui, Kartul prezintă următoarele proprietăți</w:t>
        </w:r>
      </w:ins>
      <w:ins w:id="3299" w:author="Alexandru Uicoabă" w:date="2022-06-16T10:06:00Z">
        <w:r w:rsidR="00A0170F" w:rsidRPr="0078286B">
          <w:rPr>
            <w:rFonts w:ascii="Arial" w:hAnsi="Arial" w:cs="Arial"/>
            <w:sz w:val="24"/>
            <w:szCs w:val="24"/>
            <w:lang w:val="en-GB"/>
            <w:rPrChange w:id="3300" w:author="Alexandru Uicoabă" w:date="2022-06-16T14:49:00Z">
              <w:rPr>
                <w:rFonts w:ascii="Times New Roman" w:hAnsi="Times New Roman" w:cs="Times New Roman"/>
                <w:sz w:val="24"/>
                <w:szCs w:val="24"/>
                <w:lang w:val="en-GB"/>
              </w:rPr>
            </w:rPrChange>
          </w:rPr>
          <w:t xml:space="preserve">, </w:t>
        </w:r>
        <w:r w:rsidR="00A0170F" w:rsidRPr="0078286B">
          <w:rPr>
            <w:rFonts w:ascii="Arial" w:hAnsi="Arial" w:cs="Arial"/>
            <w:sz w:val="24"/>
            <w:szCs w:val="24"/>
            <w:rPrChange w:id="3301" w:author="Alexandru Uicoabă" w:date="2022-06-16T14:49:00Z">
              <w:rPr>
                <w:rFonts w:ascii="Times New Roman" w:hAnsi="Times New Roman" w:cs="Times New Roman"/>
                <w:sz w:val="24"/>
                <w:szCs w:val="24"/>
                <w:lang w:val="en-GB"/>
              </w:rPr>
            </w:rPrChange>
          </w:rPr>
          <w:t>prezente</w:t>
        </w:r>
        <w:r w:rsidR="00A0170F" w:rsidRPr="0078286B">
          <w:rPr>
            <w:rFonts w:ascii="Arial" w:hAnsi="Arial" w:cs="Arial"/>
            <w:sz w:val="24"/>
            <w:szCs w:val="24"/>
            <w:lang w:val="en-GB"/>
            <w:rPrChange w:id="3302" w:author="Alexandru Uicoabă" w:date="2022-06-16T14:49:00Z">
              <w:rPr>
                <w:rFonts w:ascii="Times New Roman" w:hAnsi="Times New Roman" w:cs="Times New Roman"/>
                <w:sz w:val="24"/>
                <w:szCs w:val="24"/>
                <w:lang w:val="en-GB"/>
              </w:rPr>
            </w:rPrChange>
          </w:rPr>
          <w:t xml:space="preserve"> </w:t>
        </w:r>
        <w:proofErr w:type="spellStart"/>
        <w:r w:rsidR="00A0170F" w:rsidRPr="0078286B">
          <w:rPr>
            <w:rFonts w:ascii="Arial" w:hAnsi="Arial" w:cs="Arial"/>
            <w:sz w:val="24"/>
            <w:szCs w:val="24"/>
            <w:lang w:val="en-GB"/>
            <w:rPrChange w:id="3303" w:author="Alexandru Uicoabă" w:date="2022-06-16T14:49:00Z">
              <w:rPr>
                <w:rFonts w:ascii="Times New Roman" w:hAnsi="Times New Roman" w:cs="Times New Roman"/>
                <w:sz w:val="24"/>
                <w:szCs w:val="24"/>
                <w:lang w:val="en-GB"/>
              </w:rPr>
            </w:rPrChange>
          </w:rPr>
          <w:t>în</w:t>
        </w:r>
        <w:proofErr w:type="spellEnd"/>
        <w:r w:rsidR="00A0170F" w:rsidRPr="0078286B">
          <w:rPr>
            <w:rFonts w:ascii="Arial" w:hAnsi="Arial" w:cs="Arial"/>
            <w:sz w:val="24"/>
            <w:szCs w:val="24"/>
            <w:lang w:val="en-GB"/>
            <w:rPrChange w:id="3304" w:author="Alexandru Uicoabă" w:date="2022-06-16T14:49:00Z">
              <w:rPr>
                <w:rFonts w:ascii="Times New Roman" w:hAnsi="Times New Roman" w:cs="Times New Roman"/>
                <w:sz w:val="24"/>
                <w:szCs w:val="24"/>
                <w:lang w:val="en-GB"/>
              </w:rPr>
            </w:rPrChange>
          </w:rPr>
          <w:t xml:space="preserve"> </w:t>
        </w:r>
        <w:proofErr w:type="spellStart"/>
        <w:r w:rsidR="00A0170F" w:rsidRPr="0078286B">
          <w:rPr>
            <w:rFonts w:ascii="Arial" w:hAnsi="Arial" w:cs="Arial"/>
            <w:sz w:val="24"/>
            <w:szCs w:val="24"/>
            <w:lang w:val="en-GB"/>
            <w:rPrChange w:id="3305" w:author="Alexandru Uicoabă" w:date="2022-06-16T14:49:00Z">
              <w:rPr>
                <w:rFonts w:ascii="Times New Roman" w:hAnsi="Times New Roman" w:cs="Times New Roman"/>
                <w:sz w:val="24"/>
                <w:szCs w:val="24"/>
                <w:lang w:val="en-GB"/>
              </w:rPr>
            </w:rPrChange>
          </w:rPr>
          <w:t>T</w:t>
        </w:r>
      </w:ins>
      <w:ins w:id="3306" w:author="Alexandru Uicoabă" w:date="2022-06-16T11:45:00Z">
        <w:r w:rsidR="005A5437" w:rsidRPr="0078286B">
          <w:rPr>
            <w:rFonts w:ascii="Arial" w:hAnsi="Arial" w:cs="Arial"/>
            <w:sz w:val="24"/>
            <w:szCs w:val="24"/>
            <w:lang w:val="en-GB"/>
            <w:rPrChange w:id="3307" w:author="Alexandru Uicoabă" w:date="2022-06-16T14:49:00Z">
              <w:rPr>
                <w:rFonts w:ascii="Times New Roman" w:hAnsi="Times New Roman" w:cs="Times New Roman"/>
                <w:sz w:val="24"/>
                <w:szCs w:val="24"/>
                <w:lang w:val="en-GB"/>
              </w:rPr>
            </w:rPrChange>
          </w:rPr>
          <w:t>a</w:t>
        </w:r>
      </w:ins>
      <w:ins w:id="3308" w:author="Alexandru Uicoabă" w:date="2022-06-16T10:06:00Z">
        <w:r w:rsidR="00A0170F" w:rsidRPr="0078286B">
          <w:rPr>
            <w:rFonts w:ascii="Arial" w:hAnsi="Arial" w:cs="Arial"/>
            <w:sz w:val="24"/>
            <w:szCs w:val="24"/>
            <w:lang w:val="en-GB"/>
            <w:rPrChange w:id="3309" w:author="Alexandru Uicoabă" w:date="2022-06-16T14:49:00Z">
              <w:rPr>
                <w:rFonts w:ascii="Times New Roman" w:hAnsi="Times New Roman" w:cs="Times New Roman"/>
                <w:sz w:val="24"/>
                <w:szCs w:val="24"/>
                <w:lang w:val="en-GB"/>
              </w:rPr>
            </w:rPrChange>
          </w:rPr>
          <w:t>b</w:t>
        </w:r>
      </w:ins>
      <w:ins w:id="3310" w:author="Alexandru Uicoabă" w:date="2022-06-16T11:45:00Z">
        <w:r w:rsidR="005A5437" w:rsidRPr="0078286B">
          <w:rPr>
            <w:rFonts w:ascii="Arial" w:hAnsi="Arial" w:cs="Arial"/>
            <w:sz w:val="24"/>
            <w:szCs w:val="24"/>
            <w:lang w:val="en-GB"/>
            <w:rPrChange w:id="3311" w:author="Alexandru Uicoabă" w:date="2022-06-16T14:49:00Z">
              <w:rPr>
                <w:rFonts w:ascii="Times New Roman" w:hAnsi="Times New Roman" w:cs="Times New Roman"/>
                <w:sz w:val="24"/>
                <w:szCs w:val="24"/>
                <w:lang w:val="en-GB"/>
              </w:rPr>
            </w:rPrChange>
          </w:rPr>
          <w:t>e</w:t>
        </w:r>
      </w:ins>
      <w:ins w:id="3312" w:author="Alexandru Uicoabă" w:date="2022-06-16T10:06:00Z">
        <w:r w:rsidR="00A0170F" w:rsidRPr="0078286B">
          <w:rPr>
            <w:rFonts w:ascii="Arial" w:hAnsi="Arial" w:cs="Arial"/>
            <w:sz w:val="24"/>
            <w:szCs w:val="24"/>
            <w:lang w:val="en-GB"/>
            <w:rPrChange w:id="3313" w:author="Alexandru Uicoabă" w:date="2022-06-16T14:49:00Z">
              <w:rPr>
                <w:rFonts w:ascii="Times New Roman" w:hAnsi="Times New Roman" w:cs="Times New Roman"/>
                <w:sz w:val="24"/>
                <w:szCs w:val="24"/>
                <w:lang w:val="en-GB"/>
              </w:rPr>
            </w:rPrChange>
          </w:rPr>
          <w:t>lul</w:t>
        </w:r>
        <w:proofErr w:type="spellEnd"/>
        <w:r w:rsidR="00A0170F" w:rsidRPr="0078286B">
          <w:rPr>
            <w:rFonts w:ascii="Arial" w:hAnsi="Arial" w:cs="Arial"/>
            <w:sz w:val="24"/>
            <w:szCs w:val="24"/>
            <w:lang w:val="en-GB"/>
            <w:rPrChange w:id="3314" w:author="Alexandru Uicoabă" w:date="2022-06-16T14:49:00Z">
              <w:rPr>
                <w:rFonts w:ascii="Times New Roman" w:hAnsi="Times New Roman" w:cs="Times New Roman"/>
                <w:sz w:val="24"/>
                <w:szCs w:val="24"/>
                <w:lang w:val="en-GB"/>
              </w:rPr>
            </w:rPrChange>
          </w:rPr>
          <w:t xml:space="preserve"> 4.1.</w:t>
        </w:r>
      </w:ins>
    </w:p>
    <w:p w14:paraId="78CA5165" w14:textId="424AC250" w:rsidR="00E43237" w:rsidRDefault="00E43237" w:rsidP="00825E4B">
      <w:pPr>
        <w:ind w:firstLine="720"/>
        <w:jc w:val="both"/>
        <w:rPr>
          <w:ins w:id="3315" w:author="Alexandru Uicoabă" w:date="2022-06-16T14:57:00Z"/>
          <w:rFonts w:ascii="Arial" w:hAnsi="Arial" w:cs="Arial"/>
          <w:sz w:val="24"/>
          <w:szCs w:val="24"/>
          <w:lang w:val="en-GB"/>
        </w:rPr>
      </w:pPr>
      <w:ins w:id="3316" w:author="Alexandru Uicoabă" w:date="2022-06-16T14:57:00Z">
        <w:r w:rsidRPr="004A4527">
          <w:rPr>
            <w:rFonts w:ascii="Arial" w:hAnsi="Arial" w:cs="Arial"/>
            <w:sz w:val="24"/>
            <w:szCs w:val="24"/>
          </w:rPr>
          <w:t>În funcție de valoarea state-ului, se ia decizia activării uneia dintre direcțiile de mai jos sau a unei combinații ale acestora: în față, în spate, în stânga sau în dreapta.</w:t>
        </w:r>
      </w:ins>
    </w:p>
    <w:p w14:paraId="1025AE59" w14:textId="1A893C6D" w:rsidR="00E43237" w:rsidRDefault="00E43237" w:rsidP="00825E4B">
      <w:pPr>
        <w:ind w:firstLine="720"/>
        <w:jc w:val="both"/>
        <w:rPr>
          <w:ins w:id="3317" w:author="Alexandru Uicoabă" w:date="2022-06-16T14:57:00Z"/>
          <w:rFonts w:ascii="Arial" w:hAnsi="Arial" w:cs="Arial"/>
          <w:sz w:val="24"/>
          <w:szCs w:val="24"/>
          <w:lang w:val="en-GB"/>
        </w:rPr>
      </w:pPr>
    </w:p>
    <w:p w14:paraId="1DDFF046" w14:textId="3B15BC14" w:rsidR="00E43237" w:rsidRDefault="00E43237" w:rsidP="00825E4B">
      <w:pPr>
        <w:ind w:firstLine="720"/>
        <w:jc w:val="both"/>
        <w:rPr>
          <w:ins w:id="3318" w:author="Alexandru Uicoabă" w:date="2022-06-16T14:57:00Z"/>
          <w:rFonts w:ascii="Arial" w:hAnsi="Arial" w:cs="Arial"/>
          <w:sz w:val="24"/>
          <w:szCs w:val="24"/>
          <w:lang w:val="en-GB"/>
        </w:rPr>
      </w:pPr>
    </w:p>
    <w:p w14:paraId="4BDD131F" w14:textId="500B4567" w:rsidR="00E43237" w:rsidRDefault="00E43237" w:rsidP="00825E4B">
      <w:pPr>
        <w:ind w:firstLine="720"/>
        <w:jc w:val="both"/>
        <w:rPr>
          <w:ins w:id="3319" w:author="Alexandru Uicoabă" w:date="2022-06-16T14:57:00Z"/>
          <w:rFonts w:ascii="Arial" w:hAnsi="Arial" w:cs="Arial"/>
          <w:sz w:val="24"/>
          <w:szCs w:val="24"/>
          <w:lang w:val="en-GB"/>
        </w:rPr>
      </w:pPr>
    </w:p>
    <w:p w14:paraId="5B7256CF" w14:textId="2C2BA317" w:rsidR="00E43237" w:rsidRDefault="00E43237" w:rsidP="00825E4B">
      <w:pPr>
        <w:ind w:firstLine="720"/>
        <w:jc w:val="both"/>
        <w:rPr>
          <w:ins w:id="3320" w:author="Alexandru Uicoabă" w:date="2022-06-16T14:57:00Z"/>
          <w:rFonts w:ascii="Arial" w:hAnsi="Arial" w:cs="Arial"/>
          <w:sz w:val="24"/>
          <w:szCs w:val="24"/>
          <w:lang w:val="en-GB"/>
        </w:rPr>
      </w:pPr>
    </w:p>
    <w:p w14:paraId="211C6D78" w14:textId="3F1E4DAF" w:rsidR="00E43237" w:rsidRDefault="00E43237" w:rsidP="00825E4B">
      <w:pPr>
        <w:ind w:firstLine="720"/>
        <w:jc w:val="both"/>
        <w:rPr>
          <w:ins w:id="3321" w:author="Alexandru Uicoabă" w:date="2022-06-16T14:57:00Z"/>
          <w:rFonts w:ascii="Arial" w:hAnsi="Arial" w:cs="Arial"/>
          <w:sz w:val="24"/>
          <w:szCs w:val="24"/>
          <w:lang w:val="en-GB"/>
        </w:rPr>
      </w:pPr>
    </w:p>
    <w:p w14:paraId="0173B43D" w14:textId="77777777" w:rsidR="00E43237" w:rsidRPr="0078286B" w:rsidRDefault="00E43237" w:rsidP="005A1E07">
      <w:pPr>
        <w:jc w:val="both"/>
        <w:rPr>
          <w:ins w:id="3322" w:author="Alexandru Uicoabă" w:date="2022-06-16T10:06:00Z"/>
          <w:rFonts w:ascii="Arial" w:hAnsi="Arial" w:cs="Arial"/>
          <w:sz w:val="24"/>
          <w:szCs w:val="24"/>
          <w:lang w:val="en-GB"/>
          <w:rPrChange w:id="3323" w:author="Alexandru Uicoabă" w:date="2022-06-16T14:49:00Z">
            <w:rPr>
              <w:ins w:id="3324" w:author="Alexandru Uicoabă" w:date="2022-06-16T10:06:00Z"/>
              <w:rFonts w:ascii="Times New Roman" w:hAnsi="Times New Roman" w:cs="Times New Roman"/>
              <w:sz w:val="24"/>
              <w:szCs w:val="24"/>
              <w:lang w:val="en-GB"/>
            </w:rPr>
          </w:rPrChange>
        </w:rPr>
        <w:pPrChange w:id="3325" w:author="Alexandru Uicoabă" w:date="2022-06-17T07:25:00Z">
          <w:pPr>
            <w:ind w:firstLine="720"/>
            <w:jc w:val="both"/>
          </w:pPr>
        </w:pPrChange>
      </w:pPr>
    </w:p>
    <w:p w14:paraId="07C24627" w14:textId="13CC752B" w:rsidR="00A0170F" w:rsidRPr="0078286B" w:rsidRDefault="00A0170F">
      <w:pPr>
        <w:ind w:firstLine="720"/>
        <w:jc w:val="center"/>
        <w:rPr>
          <w:ins w:id="3326" w:author="Alexandru Uicoabă" w:date="2022-06-16T09:53:00Z"/>
          <w:rFonts w:ascii="Arial" w:hAnsi="Arial" w:cs="Arial"/>
          <w:sz w:val="24"/>
          <w:szCs w:val="24"/>
          <w:rPrChange w:id="3327" w:author="Alexandru Uicoabă" w:date="2022-06-16T14:49:00Z">
            <w:rPr>
              <w:ins w:id="3328" w:author="Alexandru Uicoabă" w:date="2022-06-16T09:53:00Z"/>
              <w:rFonts w:ascii="Times New Roman" w:hAnsi="Times New Roman" w:cs="Times New Roman"/>
              <w:sz w:val="24"/>
              <w:szCs w:val="24"/>
            </w:rPr>
          </w:rPrChange>
        </w:rPr>
        <w:pPrChange w:id="3329" w:author="Alexandru Uicoabă" w:date="2022-06-16T10:06:00Z">
          <w:pPr>
            <w:ind w:firstLine="720"/>
            <w:jc w:val="both"/>
          </w:pPr>
        </w:pPrChange>
      </w:pPr>
      <w:ins w:id="3330" w:author="Alexandru Uicoabă" w:date="2022-06-16T10:06:00Z">
        <w:r w:rsidRPr="0078286B">
          <w:rPr>
            <w:rFonts w:ascii="Arial" w:hAnsi="Arial" w:cs="Arial"/>
            <w:sz w:val="24"/>
            <w:szCs w:val="24"/>
            <w:rPrChange w:id="3331" w:author="Alexandru Uicoabă" w:date="2022-06-16T14:49:00Z">
              <w:rPr>
                <w:rFonts w:ascii="Times New Roman" w:hAnsi="Times New Roman" w:cs="Times New Roman"/>
                <w:sz w:val="24"/>
                <w:szCs w:val="24"/>
              </w:rPr>
            </w:rPrChange>
          </w:rPr>
          <w:t>Tabel 4</w:t>
        </w:r>
      </w:ins>
      <w:ins w:id="3332" w:author="Alexandru Uicoabă" w:date="2022-06-16T10:07:00Z">
        <w:r w:rsidRPr="0078286B">
          <w:rPr>
            <w:rFonts w:ascii="Arial" w:hAnsi="Arial" w:cs="Arial"/>
            <w:sz w:val="24"/>
            <w:szCs w:val="24"/>
            <w:rPrChange w:id="3333" w:author="Alexandru Uicoabă" w:date="2022-06-16T14:49:00Z">
              <w:rPr>
                <w:rFonts w:ascii="Times New Roman" w:hAnsi="Times New Roman" w:cs="Times New Roman"/>
                <w:sz w:val="24"/>
                <w:szCs w:val="24"/>
              </w:rPr>
            </w:rPrChange>
          </w:rPr>
          <w:t>.1 Proprietăți kart</w:t>
        </w:r>
      </w:ins>
    </w:p>
    <w:tbl>
      <w:tblPr>
        <w:tblStyle w:val="Tabelgril"/>
        <w:tblW w:w="0" w:type="auto"/>
        <w:tblLayout w:type="fixed"/>
        <w:tblLook w:val="04A0" w:firstRow="1" w:lastRow="0" w:firstColumn="1" w:lastColumn="0" w:noHBand="0" w:noVBand="1"/>
        <w:tblPrChange w:id="3334" w:author="Alexandru Uicoabă" w:date="2022-06-16T15:46:00Z">
          <w:tblPr>
            <w:tblStyle w:val="Tabelgril"/>
            <w:tblW w:w="0" w:type="auto"/>
            <w:tblLook w:val="04A0" w:firstRow="1" w:lastRow="0" w:firstColumn="1" w:lastColumn="0" w:noHBand="0" w:noVBand="1"/>
          </w:tblPr>
        </w:tblPrChange>
      </w:tblPr>
      <w:tblGrid>
        <w:gridCol w:w="2751"/>
        <w:gridCol w:w="2895"/>
        <w:gridCol w:w="1012"/>
        <w:gridCol w:w="2587"/>
        <w:tblGridChange w:id="3335">
          <w:tblGrid>
            <w:gridCol w:w="2254"/>
            <w:gridCol w:w="268"/>
            <w:gridCol w:w="1986"/>
            <w:gridCol w:w="673"/>
            <w:gridCol w:w="1581"/>
            <w:gridCol w:w="219"/>
            <w:gridCol w:w="2035"/>
          </w:tblGrid>
        </w:tblGridChange>
      </w:tblGrid>
      <w:tr w:rsidR="00A2203E" w:rsidRPr="0078286B" w14:paraId="325DC3F3" w14:textId="77777777" w:rsidTr="00106208">
        <w:trPr>
          <w:ins w:id="3336" w:author="Alexandru Uicoabă" w:date="2022-06-16T09:54:00Z"/>
        </w:trPr>
        <w:tc>
          <w:tcPr>
            <w:tcW w:w="2751" w:type="dxa"/>
            <w:tcPrChange w:id="3337" w:author="Alexandru Uicoabă" w:date="2022-06-16T15:46:00Z">
              <w:tcPr>
                <w:tcW w:w="2254" w:type="dxa"/>
              </w:tcPr>
            </w:tcPrChange>
          </w:tcPr>
          <w:p w14:paraId="5FA6AA9D" w14:textId="57BC6E53" w:rsidR="00A2203E" w:rsidRPr="0078286B" w:rsidRDefault="00A2203E" w:rsidP="00825E4B">
            <w:pPr>
              <w:jc w:val="both"/>
              <w:rPr>
                <w:ins w:id="3338" w:author="Alexandru Uicoabă" w:date="2022-06-16T09:54:00Z"/>
                <w:rFonts w:ascii="Arial" w:hAnsi="Arial" w:cs="Arial"/>
                <w:sz w:val="24"/>
                <w:szCs w:val="24"/>
                <w:rPrChange w:id="3339" w:author="Alexandru Uicoabă" w:date="2022-06-16T14:49:00Z">
                  <w:rPr>
                    <w:ins w:id="3340" w:author="Alexandru Uicoabă" w:date="2022-06-16T09:54:00Z"/>
                    <w:rFonts w:ascii="Times New Roman" w:hAnsi="Times New Roman" w:cs="Times New Roman"/>
                    <w:sz w:val="24"/>
                    <w:szCs w:val="24"/>
                  </w:rPr>
                </w:rPrChange>
              </w:rPr>
            </w:pPr>
            <w:ins w:id="3341" w:author="Alexandru Uicoabă" w:date="2022-06-16T09:54:00Z">
              <w:r w:rsidRPr="0078286B">
                <w:rPr>
                  <w:rFonts w:ascii="Arial" w:hAnsi="Arial" w:cs="Arial"/>
                  <w:sz w:val="24"/>
                  <w:szCs w:val="24"/>
                  <w:rPrChange w:id="3342" w:author="Alexandru Uicoabă" w:date="2022-06-16T14:49:00Z">
                    <w:rPr>
                      <w:rFonts w:ascii="Times New Roman" w:hAnsi="Times New Roman" w:cs="Times New Roman"/>
                      <w:sz w:val="24"/>
                      <w:szCs w:val="24"/>
                    </w:rPr>
                  </w:rPrChange>
                </w:rPr>
                <w:t>Proprietate</w:t>
              </w:r>
            </w:ins>
          </w:p>
        </w:tc>
        <w:tc>
          <w:tcPr>
            <w:tcW w:w="2895" w:type="dxa"/>
            <w:tcPrChange w:id="3343" w:author="Alexandru Uicoabă" w:date="2022-06-16T15:46:00Z">
              <w:tcPr>
                <w:tcW w:w="2254" w:type="dxa"/>
                <w:gridSpan w:val="2"/>
              </w:tcPr>
            </w:tcPrChange>
          </w:tcPr>
          <w:p w14:paraId="17EC3263" w14:textId="6B45B9BB" w:rsidR="00A2203E" w:rsidRPr="0078286B" w:rsidRDefault="00A2203E" w:rsidP="00825E4B">
            <w:pPr>
              <w:jc w:val="both"/>
              <w:rPr>
                <w:ins w:id="3344" w:author="Alexandru Uicoabă" w:date="2022-06-16T09:54:00Z"/>
                <w:rFonts w:ascii="Arial" w:hAnsi="Arial" w:cs="Arial"/>
                <w:sz w:val="24"/>
                <w:szCs w:val="24"/>
                <w:rPrChange w:id="3345" w:author="Alexandru Uicoabă" w:date="2022-06-16T14:49:00Z">
                  <w:rPr>
                    <w:ins w:id="3346" w:author="Alexandru Uicoabă" w:date="2022-06-16T09:54:00Z"/>
                    <w:rFonts w:ascii="Times New Roman" w:hAnsi="Times New Roman" w:cs="Times New Roman"/>
                    <w:sz w:val="24"/>
                    <w:szCs w:val="24"/>
                  </w:rPr>
                </w:rPrChange>
              </w:rPr>
            </w:pPr>
            <w:ins w:id="3347" w:author="Alexandru Uicoabă" w:date="2022-06-16T09:54:00Z">
              <w:r w:rsidRPr="0078286B">
                <w:rPr>
                  <w:rFonts w:ascii="Arial" w:hAnsi="Arial" w:cs="Arial"/>
                  <w:sz w:val="24"/>
                  <w:szCs w:val="24"/>
                  <w:rPrChange w:id="3348" w:author="Alexandru Uicoabă" w:date="2022-06-16T14:49:00Z">
                    <w:rPr>
                      <w:rFonts w:ascii="Times New Roman" w:hAnsi="Times New Roman" w:cs="Times New Roman"/>
                      <w:sz w:val="24"/>
                      <w:szCs w:val="24"/>
                    </w:rPr>
                  </w:rPrChange>
                </w:rPr>
                <w:t>Descriere</w:t>
              </w:r>
            </w:ins>
          </w:p>
        </w:tc>
        <w:tc>
          <w:tcPr>
            <w:tcW w:w="1012" w:type="dxa"/>
            <w:tcPrChange w:id="3349" w:author="Alexandru Uicoabă" w:date="2022-06-16T15:46:00Z">
              <w:tcPr>
                <w:tcW w:w="2254" w:type="dxa"/>
                <w:gridSpan w:val="2"/>
              </w:tcPr>
            </w:tcPrChange>
          </w:tcPr>
          <w:p w14:paraId="5B55C246" w14:textId="2FC76B38" w:rsidR="00A2203E" w:rsidRPr="0078286B" w:rsidRDefault="00A2203E" w:rsidP="00825E4B">
            <w:pPr>
              <w:jc w:val="both"/>
              <w:rPr>
                <w:ins w:id="3350" w:author="Alexandru Uicoabă" w:date="2022-06-16T09:54:00Z"/>
                <w:rFonts w:ascii="Arial" w:hAnsi="Arial" w:cs="Arial"/>
                <w:sz w:val="24"/>
                <w:szCs w:val="24"/>
                <w:rPrChange w:id="3351" w:author="Alexandru Uicoabă" w:date="2022-06-16T14:49:00Z">
                  <w:rPr>
                    <w:ins w:id="3352" w:author="Alexandru Uicoabă" w:date="2022-06-16T09:54:00Z"/>
                    <w:rFonts w:ascii="Times New Roman" w:hAnsi="Times New Roman" w:cs="Times New Roman"/>
                    <w:sz w:val="24"/>
                    <w:szCs w:val="24"/>
                  </w:rPr>
                </w:rPrChange>
              </w:rPr>
            </w:pPr>
            <w:ins w:id="3353" w:author="Alexandru Uicoabă" w:date="2022-06-16T09:54:00Z">
              <w:r w:rsidRPr="0078286B">
                <w:rPr>
                  <w:rFonts w:ascii="Arial" w:hAnsi="Arial" w:cs="Arial"/>
                  <w:sz w:val="24"/>
                  <w:szCs w:val="24"/>
                  <w:rPrChange w:id="3354" w:author="Alexandru Uicoabă" w:date="2022-06-16T14:49:00Z">
                    <w:rPr>
                      <w:rFonts w:ascii="Times New Roman" w:hAnsi="Times New Roman" w:cs="Times New Roman"/>
                      <w:sz w:val="24"/>
                      <w:szCs w:val="24"/>
                    </w:rPr>
                  </w:rPrChange>
                </w:rPr>
                <w:t>Intrare/</w:t>
              </w:r>
            </w:ins>
            <w:ins w:id="3355" w:author="Alexandru Uicoabă" w:date="2022-06-16T15:46:00Z">
              <w:r w:rsidR="00106208">
                <w:rPr>
                  <w:rFonts w:ascii="Arial" w:hAnsi="Arial" w:cs="Arial"/>
                  <w:sz w:val="24"/>
                  <w:szCs w:val="24"/>
                </w:rPr>
                <w:t xml:space="preserve"> </w:t>
              </w:r>
            </w:ins>
            <w:ins w:id="3356" w:author="Alexandru Uicoabă" w:date="2022-06-16T09:54:00Z">
              <w:r w:rsidRPr="0078286B">
                <w:rPr>
                  <w:rFonts w:ascii="Arial" w:hAnsi="Arial" w:cs="Arial"/>
                  <w:sz w:val="24"/>
                  <w:szCs w:val="24"/>
                  <w:rPrChange w:id="3357" w:author="Alexandru Uicoabă" w:date="2022-06-16T14:49:00Z">
                    <w:rPr>
                      <w:rFonts w:ascii="Times New Roman" w:hAnsi="Times New Roman" w:cs="Times New Roman"/>
                      <w:sz w:val="24"/>
                      <w:szCs w:val="24"/>
                    </w:rPr>
                  </w:rPrChange>
                </w:rPr>
                <w:t>Ieșire</w:t>
              </w:r>
            </w:ins>
          </w:p>
        </w:tc>
        <w:tc>
          <w:tcPr>
            <w:tcW w:w="2587" w:type="dxa"/>
            <w:tcPrChange w:id="3358" w:author="Alexandru Uicoabă" w:date="2022-06-16T15:46:00Z">
              <w:tcPr>
                <w:tcW w:w="2254" w:type="dxa"/>
                <w:gridSpan w:val="2"/>
              </w:tcPr>
            </w:tcPrChange>
          </w:tcPr>
          <w:p w14:paraId="040AEE1F" w14:textId="64510EB3" w:rsidR="00A2203E" w:rsidRPr="0078286B" w:rsidRDefault="00A2203E" w:rsidP="00825E4B">
            <w:pPr>
              <w:jc w:val="both"/>
              <w:rPr>
                <w:ins w:id="3359" w:author="Alexandru Uicoabă" w:date="2022-06-16T09:54:00Z"/>
                <w:rFonts w:ascii="Arial" w:hAnsi="Arial" w:cs="Arial"/>
                <w:sz w:val="24"/>
                <w:szCs w:val="24"/>
                <w:rPrChange w:id="3360" w:author="Alexandru Uicoabă" w:date="2022-06-16T14:49:00Z">
                  <w:rPr>
                    <w:ins w:id="3361" w:author="Alexandru Uicoabă" w:date="2022-06-16T09:54:00Z"/>
                    <w:rFonts w:ascii="Times New Roman" w:hAnsi="Times New Roman" w:cs="Times New Roman"/>
                    <w:sz w:val="24"/>
                    <w:szCs w:val="24"/>
                  </w:rPr>
                </w:rPrChange>
              </w:rPr>
            </w:pPr>
            <w:ins w:id="3362" w:author="Alexandru Uicoabă" w:date="2022-06-16T09:54:00Z">
              <w:r w:rsidRPr="0078286B">
                <w:rPr>
                  <w:rFonts w:ascii="Arial" w:hAnsi="Arial" w:cs="Arial"/>
                  <w:sz w:val="24"/>
                  <w:szCs w:val="24"/>
                  <w:rPrChange w:id="3363" w:author="Alexandru Uicoabă" w:date="2022-06-16T14:49:00Z">
                    <w:rPr>
                      <w:rFonts w:ascii="Times New Roman" w:hAnsi="Times New Roman" w:cs="Times New Roman"/>
                      <w:sz w:val="24"/>
                      <w:szCs w:val="24"/>
                    </w:rPr>
                  </w:rPrChange>
                </w:rPr>
                <w:t>Tip</w:t>
              </w:r>
            </w:ins>
          </w:p>
        </w:tc>
      </w:tr>
      <w:tr w:rsidR="00A2203E" w:rsidRPr="0078286B" w14:paraId="29F78374" w14:textId="77777777" w:rsidTr="00106208">
        <w:trPr>
          <w:ins w:id="3364" w:author="Alexandru Uicoabă" w:date="2022-06-16T09:54:00Z"/>
        </w:trPr>
        <w:tc>
          <w:tcPr>
            <w:tcW w:w="2751" w:type="dxa"/>
            <w:tcPrChange w:id="3365" w:author="Alexandru Uicoabă" w:date="2022-06-16T15:46:00Z">
              <w:tcPr>
                <w:tcW w:w="2254" w:type="dxa"/>
              </w:tcPr>
            </w:tcPrChange>
          </w:tcPr>
          <w:p w14:paraId="52330CF4" w14:textId="53AEBA3B" w:rsidR="00A2203E" w:rsidRPr="0078286B" w:rsidRDefault="001C4327" w:rsidP="00825E4B">
            <w:pPr>
              <w:jc w:val="both"/>
              <w:rPr>
                <w:ins w:id="3366" w:author="Alexandru Uicoabă" w:date="2022-06-16T09:54:00Z"/>
                <w:rFonts w:ascii="Arial" w:hAnsi="Arial" w:cs="Arial"/>
                <w:sz w:val="24"/>
                <w:szCs w:val="24"/>
                <w:rPrChange w:id="3367" w:author="Alexandru Uicoabă" w:date="2022-06-16T14:49:00Z">
                  <w:rPr>
                    <w:ins w:id="3368" w:author="Alexandru Uicoabă" w:date="2022-06-16T09:54:00Z"/>
                    <w:rFonts w:ascii="Times New Roman" w:hAnsi="Times New Roman" w:cs="Times New Roman"/>
                    <w:sz w:val="24"/>
                    <w:szCs w:val="24"/>
                  </w:rPr>
                </w:rPrChange>
              </w:rPr>
            </w:pPr>
            <w:ins w:id="3369" w:author="Alexandru Uicoabă" w:date="2022-06-16T09:55:00Z">
              <w:r w:rsidRPr="001C4327">
                <w:rPr>
                  <w:rFonts w:ascii="Arial" w:hAnsi="Arial" w:cs="Arial"/>
                  <w:sz w:val="24"/>
                  <w:szCs w:val="24"/>
                </w:rPr>
                <w:t>T</w:t>
              </w:r>
              <w:r w:rsidR="00A2203E" w:rsidRPr="0078286B">
                <w:rPr>
                  <w:rFonts w:ascii="Arial" w:hAnsi="Arial" w:cs="Arial"/>
                  <w:sz w:val="24"/>
                  <w:szCs w:val="24"/>
                  <w:rPrChange w:id="3370" w:author="Alexandru Uicoabă" w:date="2022-06-16T14:49:00Z">
                    <w:rPr>
                      <w:rFonts w:ascii="Times New Roman" w:hAnsi="Times New Roman" w:cs="Times New Roman"/>
                      <w:sz w:val="24"/>
                      <w:szCs w:val="24"/>
                    </w:rPr>
                  </w:rPrChange>
                </w:rPr>
                <w:t>ime</w:t>
              </w:r>
            </w:ins>
          </w:p>
        </w:tc>
        <w:tc>
          <w:tcPr>
            <w:tcW w:w="2895" w:type="dxa"/>
            <w:tcPrChange w:id="3371" w:author="Alexandru Uicoabă" w:date="2022-06-16T15:46:00Z">
              <w:tcPr>
                <w:tcW w:w="2254" w:type="dxa"/>
                <w:gridSpan w:val="2"/>
              </w:tcPr>
            </w:tcPrChange>
          </w:tcPr>
          <w:p w14:paraId="0B84D804" w14:textId="062A9C49" w:rsidR="00A2203E" w:rsidRPr="0078286B" w:rsidRDefault="00A2203E" w:rsidP="00825E4B">
            <w:pPr>
              <w:jc w:val="both"/>
              <w:rPr>
                <w:ins w:id="3372" w:author="Alexandru Uicoabă" w:date="2022-06-16T09:54:00Z"/>
                <w:rFonts w:ascii="Arial" w:hAnsi="Arial" w:cs="Arial"/>
                <w:sz w:val="24"/>
                <w:szCs w:val="24"/>
                <w:rPrChange w:id="3373" w:author="Alexandru Uicoabă" w:date="2022-06-16T14:49:00Z">
                  <w:rPr>
                    <w:ins w:id="3374" w:author="Alexandru Uicoabă" w:date="2022-06-16T09:54:00Z"/>
                    <w:rFonts w:ascii="Times New Roman" w:hAnsi="Times New Roman" w:cs="Times New Roman"/>
                    <w:sz w:val="24"/>
                    <w:szCs w:val="24"/>
                  </w:rPr>
                </w:rPrChange>
              </w:rPr>
            </w:pPr>
            <w:ins w:id="3375" w:author="Alexandru Uicoabă" w:date="2022-06-16T09:55:00Z">
              <w:r w:rsidRPr="0078286B">
                <w:rPr>
                  <w:rFonts w:ascii="Arial" w:hAnsi="Arial" w:cs="Arial"/>
                  <w:sz w:val="24"/>
                  <w:szCs w:val="24"/>
                  <w:rPrChange w:id="3376" w:author="Alexandru Uicoabă" w:date="2022-06-16T14:49:00Z">
                    <w:rPr>
                      <w:rFonts w:ascii="Times New Roman" w:hAnsi="Times New Roman" w:cs="Times New Roman"/>
                      <w:sz w:val="24"/>
                      <w:szCs w:val="24"/>
                    </w:rPr>
                  </w:rPrChange>
                </w:rPr>
                <w:t>Timpul din joc</w:t>
              </w:r>
            </w:ins>
          </w:p>
        </w:tc>
        <w:tc>
          <w:tcPr>
            <w:tcW w:w="1012" w:type="dxa"/>
            <w:tcPrChange w:id="3377" w:author="Alexandru Uicoabă" w:date="2022-06-16T15:46:00Z">
              <w:tcPr>
                <w:tcW w:w="2254" w:type="dxa"/>
                <w:gridSpan w:val="2"/>
              </w:tcPr>
            </w:tcPrChange>
          </w:tcPr>
          <w:p w14:paraId="025FD019" w14:textId="0FB513C2" w:rsidR="00A2203E" w:rsidRPr="0078286B" w:rsidRDefault="00A2203E" w:rsidP="00825E4B">
            <w:pPr>
              <w:jc w:val="both"/>
              <w:rPr>
                <w:ins w:id="3378" w:author="Alexandru Uicoabă" w:date="2022-06-16T09:54:00Z"/>
                <w:rFonts w:ascii="Arial" w:hAnsi="Arial" w:cs="Arial"/>
                <w:sz w:val="24"/>
                <w:szCs w:val="24"/>
                <w:rPrChange w:id="3379" w:author="Alexandru Uicoabă" w:date="2022-06-16T14:49:00Z">
                  <w:rPr>
                    <w:ins w:id="3380" w:author="Alexandru Uicoabă" w:date="2022-06-16T09:54:00Z"/>
                    <w:rFonts w:ascii="Times New Roman" w:hAnsi="Times New Roman" w:cs="Times New Roman"/>
                    <w:sz w:val="24"/>
                    <w:szCs w:val="24"/>
                  </w:rPr>
                </w:rPrChange>
              </w:rPr>
            </w:pPr>
            <w:ins w:id="3381" w:author="Alexandru Uicoabă" w:date="2022-06-16T09:55:00Z">
              <w:r w:rsidRPr="0078286B">
                <w:rPr>
                  <w:rFonts w:ascii="Arial" w:hAnsi="Arial" w:cs="Arial"/>
                  <w:sz w:val="24"/>
                  <w:szCs w:val="24"/>
                  <w:rPrChange w:id="3382" w:author="Alexandru Uicoabă" w:date="2022-06-16T14:49:00Z">
                    <w:rPr>
                      <w:rFonts w:ascii="Times New Roman" w:hAnsi="Times New Roman" w:cs="Times New Roman"/>
                      <w:sz w:val="24"/>
                      <w:szCs w:val="24"/>
                    </w:rPr>
                  </w:rPrChange>
                </w:rPr>
                <w:t>Intrare</w:t>
              </w:r>
            </w:ins>
          </w:p>
        </w:tc>
        <w:tc>
          <w:tcPr>
            <w:tcW w:w="2587" w:type="dxa"/>
            <w:tcPrChange w:id="3383" w:author="Alexandru Uicoabă" w:date="2022-06-16T15:46:00Z">
              <w:tcPr>
                <w:tcW w:w="2254" w:type="dxa"/>
                <w:gridSpan w:val="2"/>
              </w:tcPr>
            </w:tcPrChange>
          </w:tcPr>
          <w:p w14:paraId="30BEFCDD" w14:textId="07DD767E" w:rsidR="00A2203E" w:rsidRPr="0078286B" w:rsidRDefault="00A2203E" w:rsidP="00825E4B">
            <w:pPr>
              <w:jc w:val="both"/>
              <w:rPr>
                <w:ins w:id="3384" w:author="Alexandru Uicoabă" w:date="2022-06-16T09:54:00Z"/>
                <w:rFonts w:ascii="Arial" w:hAnsi="Arial" w:cs="Arial"/>
                <w:sz w:val="24"/>
                <w:szCs w:val="24"/>
                <w:rPrChange w:id="3385" w:author="Alexandru Uicoabă" w:date="2022-06-16T14:49:00Z">
                  <w:rPr>
                    <w:ins w:id="3386" w:author="Alexandru Uicoabă" w:date="2022-06-16T09:54:00Z"/>
                    <w:rFonts w:ascii="Times New Roman" w:hAnsi="Times New Roman" w:cs="Times New Roman"/>
                    <w:sz w:val="24"/>
                    <w:szCs w:val="24"/>
                  </w:rPr>
                </w:rPrChange>
              </w:rPr>
            </w:pPr>
            <w:proofErr w:type="spellStart"/>
            <w:ins w:id="3387" w:author="Alexandru Uicoabă" w:date="2022-06-16T09:55:00Z">
              <w:r w:rsidRPr="0078286B">
                <w:rPr>
                  <w:rFonts w:ascii="Arial" w:hAnsi="Arial" w:cs="Arial"/>
                  <w:sz w:val="24"/>
                  <w:szCs w:val="24"/>
                  <w:rPrChange w:id="3388" w:author="Alexandru Uicoabă" w:date="2022-06-16T14:49:00Z">
                    <w:rPr>
                      <w:rFonts w:ascii="Times New Roman" w:hAnsi="Times New Roman" w:cs="Times New Roman"/>
                      <w:sz w:val="24"/>
                      <w:szCs w:val="24"/>
                    </w:rPr>
                  </w:rPrChange>
                </w:rPr>
                <w:t>Float</w:t>
              </w:r>
            </w:ins>
            <w:proofErr w:type="spellEnd"/>
          </w:p>
        </w:tc>
      </w:tr>
      <w:tr w:rsidR="00A2203E" w:rsidRPr="0078286B" w14:paraId="5192B2C1" w14:textId="77777777" w:rsidTr="00106208">
        <w:trPr>
          <w:ins w:id="3389" w:author="Alexandru Uicoabă" w:date="2022-06-16T09:54:00Z"/>
        </w:trPr>
        <w:tc>
          <w:tcPr>
            <w:tcW w:w="2751" w:type="dxa"/>
            <w:tcPrChange w:id="3390" w:author="Alexandru Uicoabă" w:date="2022-06-16T15:46:00Z">
              <w:tcPr>
                <w:tcW w:w="2254" w:type="dxa"/>
              </w:tcPr>
            </w:tcPrChange>
          </w:tcPr>
          <w:p w14:paraId="177AC977" w14:textId="224618D9" w:rsidR="00A2203E" w:rsidRPr="0078286B" w:rsidRDefault="00A2203E" w:rsidP="00825E4B">
            <w:pPr>
              <w:jc w:val="both"/>
              <w:rPr>
                <w:ins w:id="3391" w:author="Alexandru Uicoabă" w:date="2022-06-16T09:54:00Z"/>
                <w:rFonts w:ascii="Arial" w:hAnsi="Arial" w:cs="Arial"/>
                <w:sz w:val="24"/>
                <w:szCs w:val="24"/>
                <w:rPrChange w:id="3392" w:author="Alexandru Uicoabă" w:date="2022-06-16T14:49:00Z">
                  <w:rPr>
                    <w:ins w:id="3393" w:author="Alexandru Uicoabă" w:date="2022-06-16T09:54:00Z"/>
                    <w:rFonts w:ascii="Times New Roman" w:hAnsi="Times New Roman" w:cs="Times New Roman"/>
                    <w:sz w:val="24"/>
                    <w:szCs w:val="24"/>
                  </w:rPr>
                </w:rPrChange>
              </w:rPr>
            </w:pPr>
            <w:proofErr w:type="spellStart"/>
            <w:ins w:id="3394" w:author="Alexandru Uicoabă" w:date="2022-06-16T09:56:00Z">
              <w:r w:rsidRPr="0078286B">
                <w:rPr>
                  <w:rFonts w:ascii="Arial" w:hAnsi="Arial" w:cs="Arial"/>
                  <w:sz w:val="24"/>
                  <w:szCs w:val="24"/>
                  <w:rPrChange w:id="3395" w:author="Alexandru Uicoabă" w:date="2022-06-16T14:49:00Z">
                    <w:rPr>
                      <w:rFonts w:ascii="Times New Roman" w:hAnsi="Times New Roman" w:cs="Times New Roman"/>
                      <w:sz w:val="24"/>
                      <w:szCs w:val="24"/>
                    </w:rPr>
                  </w:rPrChange>
                </w:rPr>
                <w:t>xPos</w:t>
              </w:r>
            </w:ins>
            <w:proofErr w:type="spellEnd"/>
          </w:p>
        </w:tc>
        <w:tc>
          <w:tcPr>
            <w:tcW w:w="2895" w:type="dxa"/>
            <w:tcPrChange w:id="3396" w:author="Alexandru Uicoabă" w:date="2022-06-16T15:46:00Z">
              <w:tcPr>
                <w:tcW w:w="2254" w:type="dxa"/>
                <w:gridSpan w:val="2"/>
              </w:tcPr>
            </w:tcPrChange>
          </w:tcPr>
          <w:p w14:paraId="5C8FA947" w14:textId="13D007F5" w:rsidR="00A2203E" w:rsidRPr="0078286B" w:rsidRDefault="00A2203E" w:rsidP="00825E4B">
            <w:pPr>
              <w:jc w:val="both"/>
              <w:rPr>
                <w:ins w:id="3397" w:author="Alexandru Uicoabă" w:date="2022-06-16T09:54:00Z"/>
                <w:rFonts w:ascii="Arial" w:hAnsi="Arial" w:cs="Arial"/>
                <w:sz w:val="24"/>
                <w:szCs w:val="24"/>
                <w:rPrChange w:id="3398" w:author="Alexandru Uicoabă" w:date="2022-06-16T14:49:00Z">
                  <w:rPr>
                    <w:ins w:id="3399" w:author="Alexandru Uicoabă" w:date="2022-06-16T09:54:00Z"/>
                    <w:rFonts w:ascii="Times New Roman" w:hAnsi="Times New Roman" w:cs="Times New Roman"/>
                    <w:sz w:val="24"/>
                    <w:szCs w:val="24"/>
                  </w:rPr>
                </w:rPrChange>
              </w:rPr>
            </w:pPr>
            <w:proofErr w:type="spellStart"/>
            <w:ins w:id="3400" w:author="Alexandru Uicoabă" w:date="2022-06-16T09:56:00Z">
              <w:r w:rsidRPr="0078286B">
                <w:rPr>
                  <w:rFonts w:ascii="Arial" w:hAnsi="Arial" w:cs="Arial"/>
                  <w:sz w:val="24"/>
                  <w:szCs w:val="24"/>
                  <w:rPrChange w:id="3401" w:author="Alexandru Uicoabă" w:date="2022-06-16T14:49:00Z">
                    <w:rPr>
                      <w:rFonts w:ascii="Times New Roman" w:hAnsi="Times New Roman" w:cs="Times New Roman"/>
                      <w:sz w:val="24"/>
                      <w:szCs w:val="24"/>
                    </w:rPr>
                  </w:rPrChange>
                </w:rPr>
                <w:t>Pozitia</w:t>
              </w:r>
              <w:proofErr w:type="spellEnd"/>
              <w:r w:rsidRPr="0078286B">
                <w:rPr>
                  <w:rFonts w:ascii="Arial" w:hAnsi="Arial" w:cs="Arial"/>
                  <w:sz w:val="24"/>
                  <w:szCs w:val="24"/>
                  <w:rPrChange w:id="3402" w:author="Alexandru Uicoabă" w:date="2022-06-16T14:49:00Z">
                    <w:rPr>
                      <w:rFonts w:ascii="Times New Roman" w:hAnsi="Times New Roman" w:cs="Times New Roman"/>
                      <w:sz w:val="24"/>
                      <w:szCs w:val="24"/>
                    </w:rPr>
                  </w:rPrChange>
                </w:rPr>
                <w:t xml:space="preserve"> pe axa </w:t>
              </w:r>
              <w:proofErr w:type="spellStart"/>
              <w:r w:rsidRPr="0078286B">
                <w:rPr>
                  <w:rFonts w:ascii="Arial" w:hAnsi="Arial" w:cs="Arial"/>
                  <w:sz w:val="24"/>
                  <w:szCs w:val="24"/>
                  <w:rPrChange w:id="3403" w:author="Alexandru Uicoabă" w:date="2022-06-16T14:49:00Z">
                    <w:rPr>
                      <w:rFonts w:ascii="Times New Roman" w:hAnsi="Times New Roman" w:cs="Times New Roman"/>
                      <w:sz w:val="24"/>
                      <w:szCs w:val="24"/>
                    </w:rPr>
                  </w:rPrChange>
                </w:rPr>
                <w:t>Ox</w:t>
              </w:r>
            </w:ins>
            <w:proofErr w:type="spellEnd"/>
          </w:p>
        </w:tc>
        <w:tc>
          <w:tcPr>
            <w:tcW w:w="1012" w:type="dxa"/>
            <w:tcPrChange w:id="3404" w:author="Alexandru Uicoabă" w:date="2022-06-16T15:46:00Z">
              <w:tcPr>
                <w:tcW w:w="2254" w:type="dxa"/>
                <w:gridSpan w:val="2"/>
              </w:tcPr>
            </w:tcPrChange>
          </w:tcPr>
          <w:p w14:paraId="0E5DFAD6" w14:textId="53015420" w:rsidR="00A2203E" w:rsidRPr="0078286B" w:rsidRDefault="00A2203E" w:rsidP="00825E4B">
            <w:pPr>
              <w:jc w:val="both"/>
              <w:rPr>
                <w:ins w:id="3405" w:author="Alexandru Uicoabă" w:date="2022-06-16T09:54:00Z"/>
                <w:rFonts w:ascii="Arial" w:hAnsi="Arial" w:cs="Arial"/>
                <w:sz w:val="24"/>
                <w:szCs w:val="24"/>
                <w:rPrChange w:id="3406" w:author="Alexandru Uicoabă" w:date="2022-06-16T14:49:00Z">
                  <w:rPr>
                    <w:ins w:id="3407" w:author="Alexandru Uicoabă" w:date="2022-06-16T09:54:00Z"/>
                    <w:rFonts w:ascii="Times New Roman" w:hAnsi="Times New Roman" w:cs="Times New Roman"/>
                    <w:sz w:val="24"/>
                    <w:szCs w:val="24"/>
                  </w:rPr>
                </w:rPrChange>
              </w:rPr>
            </w:pPr>
            <w:ins w:id="3408" w:author="Alexandru Uicoabă" w:date="2022-06-16T09:56:00Z">
              <w:r w:rsidRPr="0078286B">
                <w:rPr>
                  <w:rFonts w:ascii="Arial" w:hAnsi="Arial" w:cs="Arial"/>
                  <w:sz w:val="24"/>
                  <w:szCs w:val="24"/>
                  <w:rPrChange w:id="3409" w:author="Alexandru Uicoabă" w:date="2022-06-16T14:49:00Z">
                    <w:rPr>
                      <w:rFonts w:ascii="Times New Roman" w:hAnsi="Times New Roman" w:cs="Times New Roman"/>
                      <w:sz w:val="24"/>
                      <w:szCs w:val="24"/>
                    </w:rPr>
                  </w:rPrChange>
                </w:rPr>
                <w:t>Intrare</w:t>
              </w:r>
            </w:ins>
          </w:p>
        </w:tc>
        <w:tc>
          <w:tcPr>
            <w:tcW w:w="2587" w:type="dxa"/>
            <w:tcPrChange w:id="3410" w:author="Alexandru Uicoabă" w:date="2022-06-16T15:46:00Z">
              <w:tcPr>
                <w:tcW w:w="2254" w:type="dxa"/>
                <w:gridSpan w:val="2"/>
              </w:tcPr>
            </w:tcPrChange>
          </w:tcPr>
          <w:p w14:paraId="466CA8C0" w14:textId="56B0A44E" w:rsidR="00A2203E" w:rsidRPr="0078286B" w:rsidRDefault="00A2203E" w:rsidP="00825E4B">
            <w:pPr>
              <w:jc w:val="both"/>
              <w:rPr>
                <w:ins w:id="3411" w:author="Alexandru Uicoabă" w:date="2022-06-16T09:54:00Z"/>
                <w:rFonts w:ascii="Arial" w:hAnsi="Arial" w:cs="Arial"/>
                <w:sz w:val="24"/>
                <w:szCs w:val="24"/>
                <w:rPrChange w:id="3412" w:author="Alexandru Uicoabă" w:date="2022-06-16T14:49:00Z">
                  <w:rPr>
                    <w:ins w:id="3413" w:author="Alexandru Uicoabă" w:date="2022-06-16T09:54:00Z"/>
                    <w:rFonts w:ascii="Times New Roman" w:hAnsi="Times New Roman" w:cs="Times New Roman"/>
                    <w:sz w:val="24"/>
                    <w:szCs w:val="24"/>
                  </w:rPr>
                </w:rPrChange>
              </w:rPr>
            </w:pPr>
            <w:proofErr w:type="spellStart"/>
            <w:ins w:id="3414" w:author="Alexandru Uicoabă" w:date="2022-06-16T09:56:00Z">
              <w:r w:rsidRPr="0078286B">
                <w:rPr>
                  <w:rFonts w:ascii="Arial" w:hAnsi="Arial" w:cs="Arial"/>
                  <w:sz w:val="24"/>
                  <w:szCs w:val="24"/>
                  <w:rPrChange w:id="3415" w:author="Alexandru Uicoabă" w:date="2022-06-16T14:49:00Z">
                    <w:rPr>
                      <w:rFonts w:ascii="Times New Roman" w:hAnsi="Times New Roman" w:cs="Times New Roman"/>
                      <w:sz w:val="24"/>
                      <w:szCs w:val="24"/>
                    </w:rPr>
                  </w:rPrChange>
                </w:rPr>
                <w:t>Float</w:t>
              </w:r>
            </w:ins>
            <w:proofErr w:type="spellEnd"/>
          </w:p>
        </w:tc>
      </w:tr>
      <w:tr w:rsidR="00A2203E" w:rsidRPr="0078286B" w14:paraId="785AF0DB" w14:textId="77777777" w:rsidTr="00106208">
        <w:trPr>
          <w:ins w:id="3416" w:author="Alexandru Uicoabă" w:date="2022-06-16T09:54:00Z"/>
        </w:trPr>
        <w:tc>
          <w:tcPr>
            <w:tcW w:w="2751" w:type="dxa"/>
            <w:tcPrChange w:id="3417" w:author="Alexandru Uicoabă" w:date="2022-06-16T15:46:00Z">
              <w:tcPr>
                <w:tcW w:w="2254" w:type="dxa"/>
              </w:tcPr>
            </w:tcPrChange>
          </w:tcPr>
          <w:p w14:paraId="03E06A43" w14:textId="7341D14E" w:rsidR="00A2203E" w:rsidRPr="0078286B" w:rsidRDefault="00A2203E" w:rsidP="00825E4B">
            <w:pPr>
              <w:jc w:val="both"/>
              <w:rPr>
                <w:ins w:id="3418" w:author="Alexandru Uicoabă" w:date="2022-06-16T09:54:00Z"/>
                <w:rFonts w:ascii="Arial" w:hAnsi="Arial" w:cs="Arial"/>
                <w:sz w:val="24"/>
                <w:szCs w:val="24"/>
                <w:rPrChange w:id="3419" w:author="Alexandru Uicoabă" w:date="2022-06-16T14:49:00Z">
                  <w:rPr>
                    <w:ins w:id="3420" w:author="Alexandru Uicoabă" w:date="2022-06-16T09:54:00Z"/>
                    <w:rFonts w:ascii="Times New Roman" w:hAnsi="Times New Roman" w:cs="Times New Roman"/>
                    <w:sz w:val="24"/>
                    <w:szCs w:val="24"/>
                  </w:rPr>
                </w:rPrChange>
              </w:rPr>
            </w:pPr>
            <w:proofErr w:type="spellStart"/>
            <w:ins w:id="3421" w:author="Alexandru Uicoabă" w:date="2022-06-16T09:56:00Z">
              <w:r w:rsidRPr="0078286B">
                <w:rPr>
                  <w:rFonts w:ascii="Arial" w:hAnsi="Arial" w:cs="Arial"/>
                  <w:sz w:val="24"/>
                  <w:szCs w:val="24"/>
                  <w:rPrChange w:id="3422" w:author="Alexandru Uicoabă" w:date="2022-06-16T14:49:00Z">
                    <w:rPr>
                      <w:rFonts w:ascii="Times New Roman" w:hAnsi="Times New Roman" w:cs="Times New Roman"/>
                      <w:sz w:val="24"/>
                      <w:szCs w:val="24"/>
                    </w:rPr>
                  </w:rPrChange>
                </w:rPr>
                <w:t>yPos</w:t>
              </w:r>
            </w:ins>
            <w:proofErr w:type="spellEnd"/>
          </w:p>
        </w:tc>
        <w:tc>
          <w:tcPr>
            <w:tcW w:w="2895" w:type="dxa"/>
            <w:tcPrChange w:id="3423" w:author="Alexandru Uicoabă" w:date="2022-06-16T15:46:00Z">
              <w:tcPr>
                <w:tcW w:w="2254" w:type="dxa"/>
                <w:gridSpan w:val="2"/>
              </w:tcPr>
            </w:tcPrChange>
          </w:tcPr>
          <w:p w14:paraId="53593F24" w14:textId="617C9CF0" w:rsidR="00A2203E" w:rsidRPr="0078286B" w:rsidRDefault="00A2203E" w:rsidP="00825E4B">
            <w:pPr>
              <w:jc w:val="both"/>
              <w:rPr>
                <w:ins w:id="3424" w:author="Alexandru Uicoabă" w:date="2022-06-16T09:54:00Z"/>
                <w:rFonts w:ascii="Arial" w:hAnsi="Arial" w:cs="Arial"/>
                <w:sz w:val="24"/>
                <w:szCs w:val="24"/>
                <w:rPrChange w:id="3425" w:author="Alexandru Uicoabă" w:date="2022-06-16T14:49:00Z">
                  <w:rPr>
                    <w:ins w:id="3426" w:author="Alexandru Uicoabă" w:date="2022-06-16T09:54:00Z"/>
                    <w:rFonts w:ascii="Times New Roman" w:hAnsi="Times New Roman" w:cs="Times New Roman"/>
                    <w:sz w:val="24"/>
                    <w:szCs w:val="24"/>
                  </w:rPr>
                </w:rPrChange>
              </w:rPr>
            </w:pPr>
            <w:proofErr w:type="spellStart"/>
            <w:ins w:id="3427" w:author="Alexandru Uicoabă" w:date="2022-06-16T09:56:00Z">
              <w:r w:rsidRPr="0078286B">
                <w:rPr>
                  <w:rFonts w:ascii="Arial" w:hAnsi="Arial" w:cs="Arial"/>
                  <w:sz w:val="24"/>
                  <w:szCs w:val="24"/>
                  <w:rPrChange w:id="3428" w:author="Alexandru Uicoabă" w:date="2022-06-16T14:49:00Z">
                    <w:rPr>
                      <w:rFonts w:ascii="Times New Roman" w:hAnsi="Times New Roman" w:cs="Times New Roman"/>
                      <w:sz w:val="24"/>
                      <w:szCs w:val="24"/>
                    </w:rPr>
                  </w:rPrChange>
                </w:rPr>
                <w:t>Pozitia</w:t>
              </w:r>
              <w:proofErr w:type="spellEnd"/>
              <w:r w:rsidRPr="0078286B">
                <w:rPr>
                  <w:rFonts w:ascii="Arial" w:hAnsi="Arial" w:cs="Arial"/>
                  <w:sz w:val="24"/>
                  <w:szCs w:val="24"/>
                  <w:rPrChange w:id="3429" w:author="Alexandru Uicoabă" w:date="2022-06-16T14:49:00Z">
                    <w:rPr>
                      <w:rFonts w:ascii="Times New Roman" w:hAnsi="Times New Roman" w:cs="Times New Roman"/>
                      <w:sz w:val="24"/>
                      <w:szCs w:val="24"/>
                    </w:rPr>
                  </w:rPrChange>
                </w:rPr>
                <w:t xml:space="preserve"> pe axa </w:t>
              </w:r>
              <w:proofErr w:type="spellStart"/>
              <w:r w:rsidRPr="0078286B">
                <w:rPr>
                  <w:rFonts w:ascii="Arial" w:hAnsi="Arial" w:cs="Arial"/>
                  <w:sz w:val="24"/>
                  <w:szCs w:val="24"/>
                  <w:rPrChange w:id="3430" w:author="Alexandru Uicoabă" w:date="2022-06-16T14:49:00Z">
                    <w:rPr>
                      <w:rFonts w:ascii="Times New Roman" w:hAnsi="Times New Roman" w:cs="Times New Roman"/>
                      <w:sz w:val="24"/>
                      <w:szCs w:val="24"/>
                    </w:rPr>
                  </w:rPrChange>
                </w:rPr>
                <w:t>Oy</w:t>
              </w:r>
            </w:ins>
            <w:proofErr w:type="spellEnd"/>
          </w:p>
        </w:tc>
        <w:tc>
          <w:tcPr>
            <w:tcW w:w="1012" w:type="dxa"/>
            <w:tcPrChange w:id="3431" w:author="Alexandru Uicoabă" w:date="2022-06-16T15:46:00Z">
              <w:tcPr>
                <w:tcW w:w="2254" w:type="dxa"/>
                <w:gridSpan w:val="2"/>
              </w:tcPr>
            </w:tcPrChange>
          </w:tcPr>
          <w:p w14:paraId="21D827C4" w14:textId="267EB8B1" w:rsidR="00A2203E" w:rsidRPr="0078286B" w:rsidRDefault="000E5A2A" w:rsidP="00825E4B">
            <w:pPr>
              <w:jc w:val="both"/>
              <w:rPr>
                <w:ins w:id="3432" w:author="Alexandru Uicoabă" w:date="2022-06-16T09:54:00Z"/>
                <w:rFonts w:ascii="Arial" w:hAnsi="Arial" w:cs="Arial"/>
                <w:sz w:val="24"/>
                <w:szCs w:val="24"/>
                <w:rPrChange w:id="3433" w:author="Alexandru Uicoabă" w:date="2022-06-16T14:49:00Z">
                  <w:rPr>
                    <w:ins w:id="3434" w:author="Alexandru Uicoabă" w:date="2022-06-16T09:54:00Z"/>
                    <w:rFonts w:ascii="Times New Roman" w:hAnsi="Times New Roman" w:cs="Times New Roman"/>
                    <w:sz w:val="24"/>
                    <w:szCs w:val="24"/>
                  </w:rPr>
                </w:rPrChange>
              </w:rPr>
            </w:pPr>
            <w:ins w:id="3435" w:author="Alexandru Uicoabă" w:date="2022-06-16T09:58:00Z">
              <w:r w:rsidRPr="0078286B">
                <w:rPr>
                  <w:rFonts w:ascii="Arial" w:hAnsi="Arial" w:cs="Arial"/>
                  <w:sz w:val="24"/>
                  <w:szCs w:val="24"/>
                  <w:rPrChange w:id="3436" w:author="Alexandru Uicoabă" w:date="2022-06-16T14:49:00Z">
                    <w:rPr>
                      <w:rFonts w:ascii="Times New Roman" w:hAnsi="Times New Roman" w:cs="Times New Roman"/>
                      <w:sz w:val="24"/>
                      <w:szCs w:val="24"/>
                    </w:rPr>
                  </w:rPrChange>
                </w:rPr>
                <w:t>Intrare</w:t>
              </w:r>
            </w:ins>
          </w:p>
        </w:tc>
        <w:tc>
          <w:tcPr>
            <w:tcW w:w="2587" w:type="dxa"/>
            <w:tcPrChange w:id="3437" w:author="Alexandru Uicoabă" w:date="2022-06-16T15:46:00Z">
              <w:tcPr>
                <w:tcW w:w="2254" w:type="dxa"/>
                <w:gridSpan w:val="2"/>
              </w:tcPr>
            </w:tcPrChange>
          </w:tcPr>
          <w:p w14:paraId="7C7A3BF4" w14:textId="72BFF877" w:rsidR="00A2203E" w:rsidRPr="0078286B" w:rsidRDefault="000E5A2A" w:rsidP="00825E4B">
            <w:pPr>
              <w:jc w:val="both"/>
              <w:rPr>
                <w:ins w:id="3438" w:author="Alexandru Uicoabă" w:date="2022-06-16T09:54:00Z"/>
                <w:rFonts w:ascii="Arial" w:hAnsi="Arial" w:cs="Arial"/>
                <w:sz w:val="24"/>
                <w:szCs w:val="24"/>
                <w:rPrChange w:id="3439" w:author="Alexandru Uicoabă" w:date="2022-06-16T14:49:00Z">
                  <w:rPr>
                    <w:ins w:id="3440" w:author="Alexandru Uicoabă" w:date="2022-06-16T09:54:00Z"/>
                    <w:rFonts w:ascii="Times New Roman" w:hAnsi="Times New Roman" w:cs="Times New Roman"/>
                    <w:sz w:val="24"/>
                    <w:szCs w:val="24"/>
                  </w:rPr>
                </w:rPrChange>
              </w:rPr>
            </w:pPr>
            <w:proofErr w:type="spellStart"/>
            <w:ins w:id="3441" w:author="Alexandru Uicoabă" w:date="2022-06-16T09:58:00Z">
              <w:r w:rsidRPr="0078286B">
                <w:rPr>
                  <w:rFonts w:ascii="Arial" w:hAnsi="Arial" w:cs="Arial"/>
                  <w:sz w:val="24"/>
                  <w:szCs w:val="24"/>
                  <w:rPrChange w:id="3442" w:author="Alexandru Uicoabă" w:date="2022-06-16T14:49:00Z">
                    <w:rPr>
                      <w:rFonts w:ascii="Times New Roman" w:hAnsi="Times New Roman" w:cs="Times New Roman"/>
                      <w:sz w:val="24"/>
                      <w:szCs w:val="24"/>
                    </w:rPr>
                  </w:rPrChange>
                </w:rPr>
                <w:t>Float</w:t>
              </w:r>
            </w:ins>
            <w:proofErr w:type="spellEnd"/>
          </w:p>
        </w:tc>
      </w:tr>
      <w:tr w:rsidR="00A2203E" w:rsidRPr="0078286B" w14:paraId="545C11FF" w14:textId="77777777" w:rsidTr="00106208">
        <w:trPr>
          <w:ins w:id="3443" w:author="Alexandru Uicoabă" w:date="2022-06-16T09:54:00Z"/>
        </w:trPr>
        <w:tc>
          <w:tcPr>
            <w:tcW w:w="2751" w:type="dxa"/>
            <w:tcPrChange w:id="3444" w:author="Alexandru Uicoabă" w:date="2022-06-16T15:46:00Z">
              <w:tcPr>
                <w:tcW w:w="2254" w:type="dxa"/>
              </w:tcPr>
            </w:tcPrChange>
          </w:tcPr>
          <w:p w14:paraId="53D6ED14" w14:textId="285847B2" w:rsidR="00A2203E" w:rsidRPr="0078286B" w:rsidRDefault="000E5A2A" w:rsidP="00825E4B">
            <w:pPr>
              <w:jc w:val="both"/>
              <w:rPr>
                <w:ins w:id="3445" w:author="Alexandru Uicoabă" w:date="2022-06-16T09:54:00Z"/>
                <w:rFonts w:ascii="Arial" w:hAnsi="Arial" w:cs="Arial"/>
                <w:sz w:val="24"/>
                <w:szCs w:val="24"/>
                <w:rPrChange w:id="3446" w:author="Alexandru Uicoabă" w:date="2022-06-16T14:49:00Z">
                  <w:rPr>
                    <w:ins w:id="3447" w:author="Alexandru Uicoabă" w:date="2022-06-16T09:54:00Z"/>
                    <w:rFonts w:ascii="Times New Roman" w:hAnsi="Times New Roman" w:cs="Times New Roman"/>
                    <w:sz w:val="24"/>
                    <w:szCs w:val="24"/>
                  </w:rPr>
                </w:rPrChange>
              </w:rPr>
            </w:pPr>
            <w:proofErr w:type="spellStart"/>
            <w:ins w:id="3448" w:author="Alexandru Uicoabă" w:date="2022-06-16T09:58:00Z">
              <w:r w:rsidRPr="0078286B">
                <w:rPr>
                  <w:rFonts w:ascii="Arial" w:hAnsi="Arial" w:cs="Arial"/>
                  <w:sz w:val="24"/>
                  <w:szCs w:val="24"/>
                  <w:rPrChange w:id="3449" w:author="Alexandru Uicoabă" w:date="2022-06-16T14:49:00Z">
                    <w:rPr>
                      <w:rFonts w:ascii="Times New Roman" w:hAnsi="Times New Roman" w:cs="Times New Roman"/>
                      <w:sz w:val="24"/>
                      <w:szCs w:val="24"/>
                    </w:rPr>
                  </w:rPrChange>
                </w:rPr>
                <w:t>zPos</w:t>
              </w:r>
            </w:ins>
            <w:proofErr w:type="spellEnd"/>
          </w:p>
        </w:tc>
        <w:tc>
          <w:tcPr>
            <w:tcW w:w="2895" w:type="dxa"/>
            <w:tcPrChange w:id="3450" w:author="Alexandru Uicoabă" w:date="2022-06-16T15:46:00Z">
              <w:tcPr>
                <w:tcW w:w="2254" w:type="dxa"/>
                <w:gridSpan w:val="2"/>
              </w:tcPr>
            </w:tcPrChange>
          </w:tcPr>
          <w:p w14:paraId="77520B47" w14:textId="6C049488" w:rsidR="00A2203E" w:rsidRPr="0078286B" w:rsidRDefault="000E5A2A" w:rsidP="00825E4B">
            <w:pPr>
              <w:jc w:val="both"/>
              <w:rPr>
                <w:ins w:id="3451" w:author="Alexandru Uicoabă" w:date="2022-06-16T09:54:00Z"/>
                <w:rFonts w:ascii="Arial" w:hAnsi="Arial" w:cs="Arial"/>
                <w:sz w:val="24"/>
                <w:szCs w:val="24"/>
                <w:rPrChange w:id="3452" w:author="Alexandru Uicoabă" w:date="2022-06-16T14:49:00Z">
                  <w:rPr>
                    <w:ins w:id="3453" w:author="Alexandru Uicoabă" w:date="2022-06-16T09:54:00Z"/>
                    <w:rFonts w:ascii="Times New Roman" w:hAnsi="Times New Roman" w:cs="Times New Roman"/>
                    <w:sz w:val="24"/>
                    <w:szCs w:val="24"/>
                  </w:rPr>
                </w:rPrChange>
              </w:rPr>
            </w:pPr>
            <w:proofErr w:type="spellStart"/>
            <w:ins w:id="3454" w:author="Alexandru Uicoabă" w:date="2022-06-16T09:58:00Z">
              <w:r w:rsidRPr="0078286B">
                <w:rPr>
                  <w:rFonts w:ascii="Arial" w:hAnsi="Arial" w:cs="Arial"/>
                  <w:sz w:val="24"/>
                  <w:szCs w:val="24"/>
                  <w:rPrChange w:id="3455" w:author="Alexandru Uicoabă" w:date="2022-06-16T14:49:00Z">
                    <w:rPr>
                      <w:rFonts w:ascii="Times New Roman" w:hAnsi="Times New Roman" w:cs="Times New Roman"/>
                      <w:sz w:val="24"/>
                      <w:szCs w:val="24"/>
                    </w:rPr>
                  </w:rPrChange>
                </w:rPr>
                <w:t>Pozitia</w:t>
              </w:r>
              <w:proofErr w:type="spellEnd"/>
              <w:r w:rsidRPr="0078286B">
                <w:rPr>
                  <w:rFonts w:ascii="Arial" w:hAnsi="Arial" w:cs="Arial"/>
                  <w:sz w:val="24"/>
                  <w:szCs w:val="24"/>
                  <w:rPrChange w:id="3456" w:author="Alexandru Uicoabă" w:date="2022-06-16T14:49:00Z">
                    <w:rPr>
                      <w:rFonts w:ascii="Times New Roman" w:hAnsi="Times New Roman" w:cs="Times New Roman"/>
                      <w:sz w:val="24"/>
                      <w:szCs w:val="24"/>
                    </w:rPr>
                  </w:rPrChange>
                </w:rPr>
                <w:t xml:space="preserve"> pe axa Oz</w:t>
              </w:r>
            </w:ins>
          </w:p>
        </w:tc>
        <w:tc>
          <w:tcPr>
            <w:tcW w:w="1012" w:type="dxa"/>
            <w:tcPrChange w:id="3457" w:author="Alexandru Uicoabă" w:date="2022-06-16T15:46:00Z">
              <w:tcPr>
                <w:tcW w:w="2254" w:type="dxa"/>
                <w:gridSpan w:val="2"/>
              </w:tcPr>
            </w:tcPrChange>
          </w:tcPr>
          <w:p w14:paraId="21879C07" w14:textId="41C9F6A6" w:rsidR="00A2203E" w:rsidRPr="0078286B" w:rsidRDefault="000E5A2A" w:rsidP="00825E4B">
            <w:pPr>
              <w:jc w:val="both"/>
              <w:rPr>
                <w:ins w:id="3458" w:author="Alexandru Uicoabă" w:date="2022-06-16T09:54:00Z"/>
                <w:rFonts w:ascii="Arial" w:hAnsi="Arial" w:cs="Arial"/>
                <w:sz w:val="24"/>
                <w:szCs w:val="24"/>
                <w:rPrChange w:id="3459" w:author="Alexandru Uicoabă" w:date="2022-06-16T14:49:00Z">
                  <w:rPr>
                    <w:ins w:id="3460" w:author="Alexandru Uicoabă" w:date="2022-06-16T09:54:00Z"/>
                    <w:rFonts w:ascii="Times New Roman" w:hAnsi="Times New Roman" w:cs="Times New Roman"/>
                    <w:sz w:val="24"/>
                    <w:szCs w:val="24"/>
                  </w:rPr>
                </w:rPrChange>
              </w:rPr>
            </w:pPr>
            <w:ins w:id="3461" w:author="Alexandru Uicoabă" w:date="2022-06-16T09:58:00Z">
              <w:r w:rsidRPr="0078286B">
                <w:rPr>
                  <w:rFonts w:ascii="Arial" w:hAnsi="Arial" w:cs="Arial"/>
                  <w:sz w:val="24"/>
                  <w:szCs w:val="24"/>
                  <w:rPrChange w:id="3462" w:author="Alexandru Uicoabă" w:date="2022-06-16T14:49:00Z">
                    <w:rPr>
                      <w:rFonts w:ascii="Times New Roman" w:hAnsi="Times New Roman" w:cs="Times New Roman"/>
                      <w:sz w:val="24"/>
                      <w:szCs w:val="24"/>
                    </w:rPr>
                  </w:rPrChange>
                </w:rPr>
                <w:t>Intrare</w:t>
              </w:r>
            </w:ins>
          </w:p>
        </w:tc>
        <w:tc>
          <w:tcPr>
            <w:tcW w:w="2587" w:type="dxa"/>
            <w:tcPrChange w:id="3463" w:author="Alexandru Uicoabă" w:date="2022-06-16T15:46:00Z">
              <w:tcPr>
                <w:tcW w:w="2254" w:type="dxa"/>
                <w:gridSpan w:val="2"/>
              </w:tcPr>
            </w:tcPrChange>
          </w:tcPr>
          <w:p w14:paraId="6A798E7C" w14:textId="03BDB3E9" w:rsidR="00A2203E" w:rsidRPr="0078286B" w:rsidRDefault="000E5A2A" w:rsidP="00825E4B">
            <w:pPr>
              <w:jc w:val="both"/>
              <w:rPr>
                <w:ins w:id="3464" w:author="Alexandru Uicoabă" w:date="2022-06-16T09:54:00Z"/>
                <w:rFonts w:ascii="Arial" w:hAnsi="Arial" w:cs="Arial"/>
                <w:sz w:val="24"/>
                <w:szCs w:val="24"/>
                <w:rPrChange w:id="3465" w:author="Alexandru Uicoabă" w:date="2022-06-16T14:49:00Z">
                  <w:rPr>
                    <w:ins w:id="3466" w:author="Alexandru Uicoabă" w:date="2022-06-16T09:54:00Z"/>
                    <w:rFonts w:ascii="Times New Roman" w:hAnsi="Times New Roman" w:cs="Times New Roman"/>
                    <w:sz w:val="24"/>
                    <w:szCs w:val="24"/>
                  </w:rPr>
                </w:rPrChange>
              </w:rPr>
            </w:pPr>
            <w:proofErr w:type="spellStart"/>
            <w:ins w:id="3467" w:author="Alexandru Uicoabă" w:date="2022-06-16T09:58:00Z">
              <w:r w:rsidRPr="0078286B">
                <w:rPr>
                  <w:rFonts w:ascii="Arial" w:hAnsi="Arial" w:cs="Arial"/>
                  <w:sz w:val="24"/>
                  <w:szCs w:val="24"/>
                  <w:rPrChange w:id="3468" w:author="Alexandru Uicoabă" w:date="2022-06-16T14:49:00Z">
                    <w:rPr>
                      <w:rFonts w:ascii="Times New Roman" w:hAnsi="Times New Roman" w:cs="Times New Roman"/>
                      <w:sz w:val="24"/>
                      <w:szCs w:val="24"/>
                    </w:rPr>
                  </w:rPrChange>
                </w:rPr>
                <w:t>Float</w:t>
              </w:r>
            </w:ins>
            <w:proofErr w:type="spellEnd"/>
          </w:p>
        </w:tc>
      </w:tr>
      <w:tr w:rsidR="00A2203E" w:rsidRPr="0078286B" w14:paraId="7D57CBA7" w14:textId="77777777" w:rsidTr="00106208">
        <w:trPr>
          <w:ins w:id="3469" w:author="Alexandru Uicoabă" w:date="2022-06-16T09:54:00Z"/>
        </w:trPr>
        <w:tc>
          <w:tcPr>
            <w:tcW w:w="2751" w:type="dxa"/>
            <w:tcPrChange w:id="3470" w:author="Alexandru Uicoabă" w:date="2022-06-16T15:46:00Z">
              <w:tcPr>
                <w:tcW w:w="2254" w:type="dxa"/>
              </w:tcPr>
            </w:tcPrChange>
          </w:tcPr>
          <w:p w14:paraId="6B2B5381" w14:textId="4F5AF581" w:rsidR="00A2203E" w:rsidRPr="0078286B" w:rsidRDefault="000E5A2A" w:rsidP="00825E4B">
            <w:pPr>
              <w:jc w:val="both"/>
              <w:rPr>
                <w:ins w:id="3471" w:author="Alexandru Uicoabă" w:date="2022-06-16T09:54:00Z"/>
                <w:rFonts w:ascii="Arial" w:hAnsi="Arial" w:cs="Arial"/>
                <w:sz w:val="24"/>
                <w:szCs w:val="24"/>
                <w:rPrChange w:id="3472" w:author="Alexandru Uicoabă" w:date="2022-06-16T14:49:00Z">
                  <w:rPr>
                    <w:ins w:id="3473" w:author="Alexandru Uicoabă" w:date="2022-06-16T09:54:00Z"/>
                    <w:rFonts w:ascii="Times New Roman" w:hAnsi="Times New Roman" w:cs="Times New Roman"/>
                    <w:sz w:val="24"/>
                    <w:szCs w:val="24"/>
                  </w:rPr>
                </w:rPrChange>
              </w:rPr>
            </w:pPr>
            <w:proofErr w:type="spellStart"/>
            <w:ins w:id="3474" w:author="Alexandru Uicoabă" w:date="2022-06-16T09:58:00Z">
              <w:r w:rsidRPr="0078286B">
                <w:rPr>
                  <w:rFonts w:ascii="Arial" w:hAnsi="Arial" w:cs="Arial"/>
                  <w:sz w:val="24"/>
                  <w:szCs w:val="24"/>
                  <w:rPrChange w:id="3475" w:author="Alexandru Uicoabă" w:date="2022-06-16T14:49:00Z">
                    <w:rPr>
                      <w:rFonts w:ascii="Times New Roman" w:hAnsi="Times New Roman" w:cs="Times New Roman"/>
                      <w:sz w:val="24"/>
                      <w:szCs w:val="24"/>
                    </w:rPr>
                  </w:rPrChange>
                </w:rPr>
                <w:t>leftSideDistance</w:t>
              </w:r>
            </w:ins>
            <w:proofErr w:type="spellEnd"/>
          </w:p>
        </w:tc>
        <w:tc>
          <w:tcPr>
            <w:tcW w:w="2895" w:type="dxa"/>
            <w:tcPrChange w:id="3476" w:author="Alexandru Uicoabă" w:date="2022-06-16T15:46:00Z">
              <w:tcPr>
                <w:tcW w:w="2254" w:type="dxa"/>
                <w:gridSpan w:val="2"/>
              </w:tcPr>
            </w:tcPrChange>
          </w:tcPr>
          <w:p w14:paraId="782F5CF8" w14:textId="5E9117A7" w:rsidR="00A2203E" w:rsidRPr="0078286B" w:rsidRDefault="000E5A2A" w:rsidP="00106208">
            <w:pPr>
              <w:jc w:val="both"/>
              <w:rPr>
                <w:ins w:id="3477" w:author="Alexandru Uicoabă" w:date="2022-06-16T09:54:00Z"/>
                <w:rFonts w:ascii="Arial" w:hAnsi="Arial" w:cs="Arial"/>
                <w:sz w:val="24"/>
                <w:szCs w:val="24"/>
                <w:rPrChange w:id="3478" w:author="Alexandru Uicoabă" w:date="2022-06-16T14:49:00Z">
                  <w:rPr>
                    <w:ins w:id="3479" w:author="Alexandru Uicoabă" w:date="2022-06-16T09:54:00Z"/>
                    <w:rFonts w:ascii="Times New Roman" w:hAnsi="Times New Roman" w:cs="Times New Roman"/>
                    <w:sz w:val="24"/>
                    <w:szCs w:val="24"/>
                  </w:rPr>
                </w:rPrChange>
              </w:rPr>
            </w:pPr>
            <w:ins w:id="3480" w:author="Alexandru Uicoabă" w:date="2022-06-16T10:03:00Z">
              <w:r w:rsidRPr="0078286B">
                <w:rPr>
                  <w:rFonts w:ascii="Arial" w:hAnsi="Arial" w:cs="Arial"/>
                  <w:sz w:val="24"/>
                  <w:szCs w:val="24"/>
                  <w:rPrChange w:id="3481" w:author="Alexandru Uicoabă" w:date="2022-06-16T14:49:00Z">
                    <w:rPr>
                      <w:rFonts w:ascii="Times New Roman" w:hAnsi="Times New Roman" w:cs="Times New Roman"/>
                      <w:sz w:val="24"/>
                      <w:szCs w:val="24"/>
                    </w:rPr>
                  </w:rPrChange>
                </w:rPr>
                <w:t>Distanța până la obstacol</w:t>
              </w:r>
            </w:ins>
          </w:p>
        </w:tc>
        <w:tc>
          <w:tcPr>
            <w:tcW w:w="1012" w:type="dxa"/>
            <w:tcPrChange w:id="3482" w:author="Alexandru Uicoabă" w:date="2022-06-16T15:46:00Z">
              <w:tcPr>
                <w:tcW w:w="2254" w:type="dxa"/>
                <w:gridSpan w:val="2"/>
              </w:tcPr>
            </w:tcPrChange>
          </w:tcPr>
          <w:p w14:paraId="4C0E7F84" w14:textId="112DB904" w:rsidR="00A2203E" w:rsidRPr="0078286B" w:rsidRDefault="000E5A2A" w:rsidP="00825E4B">
            <w:pPr>
              <w:jc w:val="both"/>
              <w:rPr>
                <w:ins w:id="3483" w:author="Alexandru Uicoabă" w:date="2022-06-16T09:54:00Z"/>
                <w:rFonts w:ascii="Arial" w:hAnsi="Arial" w:cs="Arial"/>
                <w:sz w:val="24"/>
                <w:szCs w:val="24"/>
                <w:rPrChange w:id="3484" w:author="Alexandru Uicoabă" w:date="2022-06-16T14:49:00Z">
                  <w:rPr>
                    <w:ins w:id="3485" w:author="Alexandru Uicoabă" w:date="2022-06-16T09:54:00Z"/>
                    <w:rFonts w:ascii="Times New Roman" w:hAnsi="Times New Roman" w:cs="Times New Roman"/>
                    <w:sz w:val="24"/>
                    <w:szCs w:val="24"/>
                  </w:rPr>
                </w:rPrChange>
              </w:rPr>
            </w:pPr>
            <w:ins w:id="3486" w:author="Alexandru Uicoabă" w:date="2022-06-16T09:58:00Z">
              <w:r w:rsidRPr="0078286B">
                <w:rPr>
                  <w:rFonts w:ascii="Arial" w:hAnsi="Arial" w:cs="Arial"/>
                  <w:sz w:val="24"/>
                  <w:szCs w:val="24"/>
                  <w:rPrChange w:id="3487" w:author="Alexandru Uicoabă" w:date="2022-06-16T14:49:00Z">
                    <w:rPr>
                      <w:rFonts w:ascii="Times New Roman" w:hAnsi="Times New Roman" w:cs="Times New Roman"/>
                      <w:sz w:val="24"/>
                      <w:szCs w:val="24"/>
                    </w:rPr>
                  </w:rPrChange>
                </w:rPr>
                <w:t>Int</w:t>
              </w:r>
            </w:ins>
            <w:ins w:id="3488" w:author="Alexandru Uicoabă" w:date="2022-06-16T09:59:00Z">
              <w:r w:rsidRPr="0078286B">
                <w:rPr>
                  <w:rFonts w:ascii="Arial" w:hAnsi="Arial" w:cs="Arial"/>
                  <w:sz w:val="24"/>
                  <w:szCs w:val="24"/>
                  <w:rPrChange w:id="3489" w:author="Alexandru Uicoabă" w:date="2022-06-16T14:49:00Z">
                    <w:rPr>
                      <w:rFonts w:ascii="Times New Roman" w:hAnsi="Times New Roman" w:cs="Times New Roman"/>
                      <w:sz w:val="24"/>
                      <w:szCs w:val="24"/>
                    </w:rPr>
                  </w:rPrChange>
                </w:rPr>
                <w:t>r</w:t>
              </w:r>
            </w:ins>
            <w:ins w:id="3490" w:author="Alexandru Uicoabă" w:date="2022-06-16T09:58:00Z">
              <w:r w:rsidRPr="0078286B">
                <w:rPr>
                  <w:rFonts w:ascii="Arial" w:hAnsi="Arial" w:cs="Arial"/>
                  <w:sz w:val="24"/>
                  <w:szCs w:val="24"/>
                  <w:rPrChange w:id="3491" w:author="Alexandru Uicoabă" w:date="2022-06-16T14:49:00Z">
                    <w:rPr>
                      <w:rFonts w:ascii="Times New Roman" w:hAnsi="Times New Roman" w:cs="Times New Roman"/>
                      <w:sz w:val="24"/>
                      <w:szCs w:val="24"/>
                    </w:rPr>
                  </w:rPrChange>
                </w:rPr>
                <w:t>are</w:t>
              </w:r>
            </w:ins>
          </w:p>
        </w:tc>
        <w:tc>
          <w:tcPr>
            <w:tcW w:w="2587" w:type="dxa"/>
            <w:tcPrChange w:id="3492" w:author="Alexandru Uicoabă" w:date="2022-06-16T15:46:00Z">
              <w:tcPr>
                <w:tcW w:w="2254" w:type="dxa"/>
                <w:gridSpan w:val="2"/>
              </w:tcPr>
            </w:tcPrChange>
          </w:tcPr>
          <w:p w14:paraId="633EDAAB" w14:textId="3711F50F" w:rsidR="00A2203E" w:rsidRPr="0078286B" w:rsidRDefault="000E5A2A" w:rsidP="00825E4B">
            <w:pPr>
              <w:jc w:val="both"/>
              <w:rPr>
                <w:ins w:id="3493" w:author="Alexandru Uicoabă" w:date="2022-06-16T09:54:00Z"/>
                <w:rFonts w:ascii="Arial" w:hAnsi="Arial" w:cs="Arial"/>
                <w:sz w:val="24"/>
                <w:szCs w:val="24"/>
                <w:rPrChange w:id="3494" w:author="Alexandru Uicoabă" w:date="2022-06-16T14:49:00Z">
                  <w:rPr>
                    <w:ins w:id="3495" w:author="Alexandru Uicoabă" w:date="2022-06-16T09:54:00Z"/>
                    <w:rFonts w:ascii="Times New Roman" w:hAnsi="Times New Roman" w:cs="Times New Roman"/>
                    <w:sz w:val="24"/>
                    <w:szCs w:val="24"/>
                  </w:rPr>
                </w:rPrChange>
              </w:rPr>
            </w:pPr>
            <w:proofErr w:type="spellStart"/>
            <w:ins w:id="3496" w:author="Alexandru Uicoabă" w:date="2022-06-16T09:58:00Z">
              <w:r w:rsidRPr="0078286B">
                <w:rPr>
                  <w:rFonts w:ascii="Arial" w:hAnsi="Arial" w:cs="Arial"/>
                  <w:sz w:val="24"/>
                  <w:szCs w:val="24"/>
                  <w:rPrChange w:id="3497" w:author="Alexandru Uicoabă" w:date="2022-06-16T14:49:00Z">
                    <w:rPr>
                      <w:rFonts w:ascii="Times New Roman" w:hAnsi="Times New Roman" w:cs="Times New Roman"/>
                      <w:sz w:val="24"/>
                      <w:szCs w:val="24"/>
                    </w:rPr>
                  </w:rPrChange>
                </w:rPr>
                <w:t>Float</w:t>
              </w:r>
              <w:proofErr w:type="spellEnd"/>
              <w:r w:rsidRPr="0078286B">
                <w:rPr>
                  <w:rFonts w:ascii="Arial" w:hAnsi="Arial" w:cs="Arial"/>
                  <w:sz w:val="24"/>
                  <w:szCs w:val="24"/>
                  <w:rPrChange w:id="3498" w:author="Alexandru Uicoabă" w:date="2022-06-16T14:49:00Z">
                    <w:rPr>
                      <w:rFonts w:ascii="Times New Roman" w:hAnsi="Times New Roman" w:cs="Times New Roman"/>
                      <w:sz w:val="24"/>
                      <w:szCs w:val="24"/>
                    </w:rPr>
                  </w:rPrChange>
                </w:rPr>
                <w:t xml:space="preserve"> (0</w:t>
              </w:r>
              <w:r w:rsidRPr="0078286B">
                <w:rPr>
                  <w:rFonts w:ascii="Arial" w:hAnsi="Arial" w:cs="Arial"/>
                  <w:sz w:val="24"/>
                  <w:szCs w:val="24"/>
                  <w:lang w:val="en-GB"/>
                  <w:rPrChange w:id="3499" w:author="Alexandru Uicoabă" w:date="2022-06-16T14:49:00Z">
                    <w:rPr>
                      <w:rFonts w:ascii="Times New Roman" w:hAnsi="Times New Roman" w:cs="Times New Roman"/>
                      <w:sz w:val="24"/>
                      <w:szCs w:val="24"/>
                      <w:lang w:val="en-GB"/>
                    </w:rPr>
                  </w:rPrChange>
                </w:rPr>
                <w:t>&lt;</w:t>
              </w:r>
            </w:ins>
            <w:ins w:id="3500" w:author="Alexandru Uicoabă" w:date="2022-06-16T09:59:00Z">
              <w:r w:rsidRPr="0078286B">
                <w:rPr>
                  <w:rFonts w:ascii="Arial" w:hAnsi="Arial" w:cs="Arial"/>
                  <w:sz w:val="24"/>
                  <w:szCs w:val="24"/>
                  <w:lang w:val="en-GB"/>
                  <w:rPrChange w:id="3501" w:author="Alexandru Uicoabă" w:date="2022-06-16T14:49:00Z">
                    <w:rPr>
                      <w:rFonts w:ascii="Times New Roman" w:hAnsi="Times New Roman" w:cs="Times New Roman"/>
                      <w:sz w:val="24"/>
                      <w:szCs w:val="24"/>
                      <w:lang w:val="en-GB"/>
                    </w:rPr>
                  </w:rPrChange>
                </w:rPr>
                <w:t>=</w:t>
              </w:r>
            </w:ins>
            <w:ins w:id="3502" w:author="Alexandru Uicoabă" w:date="2022-06-16T09:58:00Z">
              <w:r w:rsidRPr="0078286B">
                <w:rPr>
                  <w:rFonts w:ascii="Arial" w:hAnsi="Arial" w:cs="Arial"/>
                  <w:sz w:val="24"/>
                  <w:szCs w:val="24"/>
                  <w:lang w:val="en-GB"/>
                  <w:rPrChange w:id="3503" w:author="Alexandru Uicoabă" w:date="2022-06-16T14:49:00Z">
                    <w:rPr>
                      <w:rFonts w:ascii="Times New Roman" w:hAnsi="Times New Roman" w:cs="Times New Roman"/>
                      <w:sz w:val="24"/>
                      <w:szCs w:val="24"/>
                      <w:lang w:val="en-GB"/>
                    </w:rPr>
                  </w:rPrChange>
                </w:rPr>
                <w:t>dis&lt;=</w:t>
              </w:r>
            </w:ins>
            <w:ins w:id="3504" w:author="Alexandru Uicoabă" w:date="2022-06-16T09:59:00Z">
              <w:r w:rsidRPr="0078286B">
                <w:rPr>
                  <w:rFonts w:ascii="Arial" w:hAnsi="Arial" w:cs="Arial"/>
                  <w:sz w:val="24"/>
                  <w:szCs w:val="24"/>
                  <w:lang w:val="en-GB"/>
                  <w:rPrChange w:id="3505" w:author="Alexandru Uicoabă" w:date="2022-06-16T14:49:00Z">
                    <w:rPr>
                      <w:rFonts w:ascii="Times New Roman" w:hAnsi="Times New Roman" w:cs="Times New Roman"/>
                      <w:sz w:val="24"/>
                      <w:szCs w:val="24"/>
                      <w:lang w:val="en-GB"/>
                    </w:rPr>
                  </w:rPrChange>
                </w:rPr>
                <w:t>5</w:t>
              </w:r>
            </w:ins>
            <w:ins w:id="3506" w:author="Alexandru Uicoabă" w:date="2022-06-16T09:58:00Z">
              <w:r w:rsidRPr="0078286B">
                <w:rPr>
                  <w:rFonts w:ascii="Arial" w:hAnsi="Arial" w:cs="Arial"/>
                  <w:sz w:val="24"/>
                  <w:szCs w:val="24"/>
                  <w:rPrChange w:id="3507" w:author="Alexandru Uicoabă" w:date="2022-06-16T14:49:00Z">
                    <w:rPr>
                      <w:rFonts w:ascii="Times New Roman" w:hAnsi="Times New Roman" w:cs="Times New Roman"/>
                      <w:sz w:val="24"/>
                      <w:szCs w:val="24"/>
                    </w:rPr>
                  </w:rPrChange>
                </w:rPr>
                <w:t>)</w:t>
              </w:r>
            </w:ins>
          </w:p>
        </w:tc>
      </w:tr>
      <w:tr w:rsidR="000E5A2A" w:rsidRPr="0078286B" w14:paraId="4547AD73" w14:textId="77777777" w:rsidTr="00106208">
        <w:trPr>
          <w:ins w:id="3508" w:author="Alexandru Uicoabă" w:date="2022-06-16T09:54:00Z"/>
        </w:trPr>
        <w:tc>
          <w:tcPr>
            <w:tcW w:w="2751" w:type="dxa"/>
            <w:tcPrChange w:id="3509" w:author="Alexandru Uicoabă" w:date="2022-06-16T15:46:00Z">
              <w:tcPr>
                <w:tcW w:w="2254" w:type="dxa"/>
              </w:tcPr>
            </w:tcPrChange>
          </w:tcPr>
          <w:p w14:paraId="2C2CB756" w14:textId="64A084BC" w:rsidR="000E5A2A" w:rsidRPr="0078286B" w:rsidRDefault="000E5A2A" w:rsidP="000E5A2A">
            <w:pPr>
              <w:jc w:val="both"/>
              <w:rPr>
                <w:ins w:id="3510" w:author="Alexandru Uicoabă" w:date="2022-06-16T09:54:00Z"/>
                <w:rFonts w:ascii="Arial" w:hAnsi="Arial" w:cs="Arial"/>
                <w:sz w:val="24"/>
                <w:szCs w:val="24"/>
                <w:rPrChange w:id="3511" w:author="Alexandru Uicoabă" w:date="2022-06-16T14:49:00Z">
                  <w:rPr>
                    <w:ins w:id="3512" w:author="Alexandru Uicoabă" w:date="2022-06-16T09:54:00Z"/>
                    <w:rFonts w:ascii="Times New Roman" w:hAnsi="Times New Roman" w:cs="Times New Roman"/>
                    <w:sz w:val="24"/>
                    <w:szCs w:val="24"/>
                  </w:rPr>
                </w:rPrChange>
              </w:rPr>
            </w:pPr>
            <w:proofErr w:type="spellStart"/>
            <w:ins w:id="3513" w:author="Alexandru Uicoabă" w:date="2022-06-16T09:59:00Z">
              <w:r w:rsidRPr="0078286B">
                <w:rPr>
                  <w:rFonts w:ascii="Arial" w:hAnsi="Arial" w:cs="Arial"/>
                  <w:sz w:val="24"/>
                  <w:szCs w:val="24"/>
                  <w:rPrChange w:id="3514" w:author="Alexandru Uicoabă" w:date="2022-06-16T14:49:00Z">
                    <w:rPr>
                      <w:rFonts w:ascii="Times New Roman" w:hAnsi="Times New Roman" w:cs="Times New Roman"/>
                      <w:sz w:val="24"/>
                      <w:szCs w:val="24"/>
                    </w:rPr>
                  </w:rPrChange>
                </w:rPr>
                <w:t>leftForwardDistance</w:t>
              </w:r>
            </w:ins>
            <w:proofErr w:type="spellEnd"/>
          </w:p>
        </w:tc>
        <w:tc>
          <w:tcPr>
            <w:tcW w:w="2895" w:type="dxa"/>
            <w:tcPrChange w:id="3515" w:author="Alexandru Uicoabă" w:date="2022-06-16T15:46:00Z">
              <w:tcPr>
                <w:tcW w:w="2254" w:type="dxa"/>
                <w:gridSpan w:val="2"/>
              </w:tcPr>
            </w:tcPrChange>
          </w:tcPr>
          <w:p w14:paraId="4A8226D9" w14:textId="3D844E25" w:rsidR="000E5A2A" w:rsidRPr="0078286B" w:rsidRDefault="000E5A2A" w:rsidP="000E5A2A">
            <w:pPr>
              <w:jc w:val="both"/>
              <w:rPr>
                <w:ins w:id="3516" w:author="Alexandru Uicoabă" w:date="2022-06-16T09:54:00Z"/>
                <w:rFonts w:ascii="Arial" w:hAnsi="Arial" w:cs="Arial"/>
                <w:sz w:val="24"/>
                <w:szCs w:val="24"/>
                <w:rPrChange w:id="3517" w:author="Alexandru Uicoabă" w:date="2022-06-16T14:49:00Z">
                  <w:rPr>
                    <w:ins w:id="3518" w:author="Alexandru Uicoabă" w:date="2022-06-16T09:54:00Z"/>
                    <w:rFonts w:ascii="Times New Roman" w:hAnsi="Times New Roman" w:cs="Times New Roman"/>
                    <w:sz w:val="24"/>
                    <w:szCs w:val="24"/>
                  </w:rPr>
                </w:rPrChange>
              </w:rPr>
            </w:pPr>
            <w:ins w:id="3519" w:author="Alexandru Uicoabă" w:date="2022-06-16T10:03:00Z">
              <w:r w:rsidRPr="0078286B">
                <w:rPr>
                  <w:rFonts w:ascii="Arial" w:hAnsi="Arial" w:cs="Arial"/>
                  <w:sz w:val="24"/>
                  <w:szCs w:val="24"/>
                  <w:rPrChange w:id="3520" w:author="Alexandru Uicoabă" w:date="2022-06-16T14:49:00Z">
                    <w:rPr>
                      <w:rFonts w:ascii="Times New Roman" w:hAnsi="Times New Roman" w:cs="Times New Roman"/>
                      <w:sz w:val="24"/>
                      <w:szCs w:val="24"/>
                    </w:rPr>
                  </w:rPrChange>
                </w:rPr>
                <w:t>Distanța până la obstacol</w:t>
              </w:r>
            </w:ins>
          </w:p>
        </w:tc>
        <w:tc>
          <w:tcPr>
            <w:tcW w:w="1012" w:type="dxa"/>
            <w:tcPrChange w:id="3521" w:author="Alexandru Uicoabă" w:date="2022-06-16T15:46:00Z">
              <w:tcPr>
                <w:tcW w:w="2254" w:type="dxa"/>
                <w:gridSpan w:val="2"/>
              </w:tcPr>
            </w:tcPrChange>
          </w:tcPr>
          <w:p w14:paraId="7E192D0B" w14:textId="609AB7C2" w:rsidR="000E5A2A" w:rsidRPr="0078286B" w:rsidRDefault="000E5A2A" w:rsidP="000E5A2A">
            <w:pPr>
              <w:jc w:val="both"/>
              <w:rPr>
                <w:ins w:id="3522" w:author="Alexandru Uicoabă" w:date="2022-06-16T09:54:00Z"/>
                <w:rFonts w:ascii="Arial" w:hAnsi="Arial" w:cs="Arial"/>
                <w:sz w:val="24"/>
                <w:szCs w:val="24"/>
                <w:rPrChange w:id="3523" w:author="Alexandru Uicoabă" w:date="2022-06-16T14:49:00Z">
                  <w:rPr>
                    <w:ins w:id="3524" w:author="Alexandru Uicoabă" w:date="2022-06-16T09:54:00Z"/>
                    <w:rFonts w:ascii="Times New Roman" w:hAnsi="Times New Roman" w:cs="Times New Roman"/>
                    <w:sz w:val="24"/>
                    <w:szCs w:val="24"/>
                  </w:rPr>
                </w:rPrChange>
              </w:rPr>
            </w:pPr>
            <w:ins w:id="3525" w:author="Alexandru Uicoabă" w:date="2022-06-16T09:59:00Z">
              <w:r w:rsidRPr="0078286B">
                <w:rPr>
                  <w:rFonts w:ascii="Arial" w:hAnsi="Arial" w:cs="Arial"/>
                  <w:sz w:val="24"/>
                  <w:szCs w:val="24"/>
                  <w:rPrChange w:id="3526" w:author="Alexandru Uicoabă" w:date="2022-06-16T14:49:00Z">
                    <w:rPr>
                      <w:rFonts w:ascii="Times New Roman" w:hAnsi="Times New Roman" w:cs="Times New Roman"/>
                      <w:sz w:val="24"/>
                      <w:szCs w:val="24"/>
                    </w:rPr>
                  </w:rPrChange>
                </w:rPr>
                <w:t>Intrare</w:t>
              </w:r>
            </w:ins>
          </w:p>
        </w:tc>
        <w:tc>
          <w:tcPr>
            <w:tcW w:w="2587" w:type="dxa"/>
            <w:tcPrChange w:id="3527" w:author="Alexandru Uicoabă" w:date="2022-06-16T15:46:00Z">
              <w:tcPr>
                <w:tcW w:w="2254" w:type="dxa"/>
                <w:gridSpan w:val="2"/>
              </w:tcPr>
            </w:tcPrChange>
          </w:tcPr>
          <w:p w14:paraId="26E1F383" w14:textId="09ECC0C0" w:rsidR="000E5A2A" w:rsidRPr="0078286B" w:rsidRDefault="000E5A2A" w:rsidP="000E5A2A">
            <w:pPr>
              <w:jc w:val="both"/>
              <w:rPr>
                <w:ins w:id="3528" w:author="Alexandru Uicoabă" w:date="2022-06-16T09:54:00Z"/>
                <w:rFonts w:ascii="Arial" w:hAnsi="Arial" w:cs="Arial"/>
                <w:sz w:val="24"/>
                <w:szCs w:val="24"/>
                <w:rPrChange w:id="3529" w:author="Alexandru Uicoabă" w:date="2022-06-16T14:49:00Z">
                  <w:rPr>
                    <w:ins w:id="3530" w:author="Alexandru Uicoabă" w:date="2022-06-16T09:54:00Z"/>
                    <w:rFonts w:ascii="Times New Roman" w:hAnsi="Times New Roman" w:cs="Times New Roman"/>
                    <w:sz w:val="24"/>
                    <w:szCs w:val="24"/>
                  </w:rPr>
                </w:rPrChange>
              </w:rPr>
            </w:pPr>
            <w:proofErr w:type="spellStart"/>
            <w:ins w:id="3531" w:author="Alexandru Uicoabă" w:date="2022-06-16T09:59:00Z">
              <w:r w:rsidRPr="0078286B">
                <w:rPr>
                  <w:rFonts w:ascii="Arial" w:hAnsi="Arial" w:cs="Arial"/>
                  <w:sz w:val="24"/>
                  <w:szCs w:val="24"/>
                  <w:rPrChange w:id="3532" w:author="Alexandru Uicoabă" w:date="2022-06-16T14:49:00Z">
                    <w:rPr>
                      <w:rFonts w:ascii="Times New Roman" w:hAnsi="Times New Roman" w:cs="Times New Roman"/>
                      <w:sz w:val="24"/>
                      <w:szCs w:val="24"/>
                    </w:rPr>
                  </w:rPrChange>
                </w:rPr>
                <w:t>Float</w:t>
              </w:r>
              <w:proofErr w:type="spellEnd"/>
              <w:r w:rsidRPr="0078286B">
                <w:rPr>
                  <w:rFonts w:ascii="Arial" w:hAnsi="Arial" w:cs="Arial"/>
                  <w:sz w:val="24"/>
                  <w:szCs w:val="24"/>
                  <w:rPrChange w:id="3533" w:author="Alexandru Uicoabă" w:date="2022-06-16T14:49:00Z">
                    <w:rPr>
                      <w:rFonts w:ascii="Times New Roman" w:hAnsi="Times New Roman" w:cs="Times New Roman"/>
                      <w:sz w:val="24"/>
                      <w:szCs w:val="24"/>
                    </w:rPr>
                  </w:rPrChange>
                </w:rPr>
                <w:t xml:space="preserve"> (0</w:t>
              </w:r>
              <w:r w:rsidRPr="0078286B">
                <w:rPr>
                  <w:rFonts w:ascii="Arial" w:hAnsi="Arial" w:cs="Arial"/>
                  <w:sz w:val="24"/>
                  <w:szCs w:val="24"/>
                  <w:lang w:val="en-GB"/>
                  <w:rPrChange w:id="3534" w:author="Alexandru Uicoabă" w:date="2022-06-16T14:49:00Z">
                    <w:rPr>
                      <w:rFonts w:ascii="Times New Roman" w:hAnsi="Times New Roman" w:cs="Times New Roman"/>
                      <w:sz w:val="24"/>
                      <w:szCs w:val="24"/>
                      <w:lang w:val="en-GB"/>
                    </w:rPr>
                  </w:rPrChange>
                </w:rPr>
                <w:t>&lt;=dis&lt;=5</w:t>
              </w:r>
              <w:r w:rsidRPr="0078286B">
                <w:rPr>
                  <w:rFonts w:ascii="Arial" w:hAnsi="Arial" w:cs="Arial"/>
                  <w:sz w:val="24"/>
                  <w:szCs w:val="24"/>
                  <w:rPrChange w:id="3535" w:author="Alexandru Uicoabă" w:date="2022-06-16T14:49:00Z">
                    <w:rPr>
                      <w:rFonts w:ascii="Times New Roman" w:hAnsi="Times New Roman" w:cs="Times New Roman"/>
                      <w:sz w:val="24"/>
                      <w:szCs w:val="24"/>
                    </w:rPr>
                  </w:rPrChange>
                </w:rPr>
                <w:t>)</w:t>
              </w:r>
            </w:ins>
          </w:p>
        </w:tc>
      </w:tr>
      <w:tr w:rsidR="000E5A2A" w:rsidRPr="0078286B" w14:paraId="187E8F0A" w14:textId="77777777" w:rsidTr="00106208">
        <w:trPr>
          <w:ins w:id="3536" w:author="Alexandru Uicoabă" w:date="2022-06-16T09:54:00Z"/>
        </w:trPr>
        <w:tc>
          <w:tcPr>
            <w:tcW w:w="2751" w:type="dxa"/>
            <w:tcPrChange w:id="3537" w:author="Alexandru Uicoabă" w:date="2022-06-16T15:46:00Z">
              <w:tcPr>
                <w:tcW w:w="2254" w:type="dxa"/>
              </w:tcPr>
            </w:tcPrChange>
          </w:tcPr>
          <w:p w14:paraId="69D5EBD7" w14:textId="272F3000" w:rsidR="000E5A2A" w:rsidRPr="0078286B" w:rsidRDefault="000E5A2A" w:rsidP="000E5A2A">
            <w:pPr>
              <w:jc w:val="both"/>
              <w:rPr>
                <w:ins w:id="3538" w:author="Alexandru Uicoabă" w:date="2022-06-16T09:54:00Z"/>
                <w:rFonts w:ascii="Arial" w:hAnsi="Arial" w:cs="Arial"/>
                <w:sz w:val="24"/>
                <w:szCs w:val="24"/>
                <w:rPrChange w:id="3539" w:author="Alexandru Uicoabă" w:date="2022-06-16T14:49:00Z">
                  <w:rPr>
                    <w:ins w:id="3540" w:author="Alexandru Uicoabă" w:date="2022-06-16T09:54:00Z"/>
                    <w:rFonts w:ascii="Times New Roman" w:hAnsi="Times New Roman" w:cs="Times New Roman"/>
                    <w:sz w:val="24"/>
                    <w:szCs w:val="24"/>
                  </w:rPr>
                </w:rPrChange>
              </w:rPr>
            </w:pPr>
            <w:proofErr w:type="spellStart"/>
            <w:ins w:id="3541" w:author="Alexandru Uicoabă" w:date="2022-06-16T10:00:00Z">
              <w:r w:rsidRPr="0078286B">
                <w:rPr>
                  <w:rFonts w:ascii="Arial" w:hAnsi="Arial" w:cs="Arial"/>
                  <w:sz w:val="24"/>
                  <w:szCs w:val="24"/>
                  <w:rPrChange w:id="3542" w:author="Alexandru Uicoabă" w:date="2022-06-16T14:49:00Z">
                    <w:rPr>
                      <w:rFonts w:ascii="Times New Roman" w:hAnsi="Times New Roman" w:cs="Times New Roman"/>
                      <w:sz w:val="24"/>
                      <w:szCs w:val="24"/>
                    </w:rPr>
                  </w:rPrChange>
                </w:rPr>
                <w:t>centralForwardDistance</w:t>
              </w:r>
            </w:ins>
            <w:proofErr w:type="spellEnd"/>
          </w:p>
        </w:tc>
        <w:tc>
          <w:tcPr>
            <w:tcW w:w="2895" w:type="dxa"/>
            <w:tcPrChange w:id="3543" w:author="Alexandru Uicoabă" w:date="2022-06-16T15:46:00Z">
              <w:tcPr>
                <w:tcW w:w="2254" w:type="dxa"/>
                <w:gridSpan w:val="2"/>
              </w:tcPr>
            </w:tcPrChange>
          </w:tcPr>
          <w:p w14:paraId="4EC599DB" w14:textId="25582DDB" w:rsidR="000E5A2A" w:rsidRPr="0078286B" w:rsidRDefault="000E5A2A" w:rsidP="000E5A2A">
            <w:pPr>
              <w:jc w:val="both"/>
              <w:rPr>
                <w:ins w:id="3544" w:author="Alexandru Uicoabă" w:date="2022-06-16T09:54:00Z"/>
                <w:rFonts w:ascii="Arial" w:hAnsi="Arial" w:cs="Arial"/>
                <w:sz w:val="24"/>
                <w:szCs w:val="24"/>
                <w:rPrChange w:id="3545" w:author="Alexandru Uicoabă" w:date="2022-06-16T14:49:00Z">
                  <w:rPr>
                    <w:ins w:id="3546" w:author="Alexandru Uicoabă" w:date="2022-06-16T09:54:00Z"/>
                    <w:rFonts w:ascii="Times New Roman" w:hAnsi="Times New Roman" w:cs="Times New Roman"/>
                    <w:sz w:val="24"/>
                    <w:szCs w:val="24"/>
                  </w:rPr>
                </w:rPrChange>
              </w:rPr>
            </w:pPr>
            <w:ins w:id="3547" w:author="Alexandru Uicoabă" w:date="2022-06-16T10:03:00Z">
              <w:r w:rsidRPr="0078286B">
                <w:rPr>
                  <w:rFonts w:ascii="Arial" w:hAnsi="Arial" w:cs="Arial"/>
                  <w:sz w:val="24"/>
                  <w:szCs w:val="24"/>
                  <w:rPrChange w:id="3548" w:author="Alexandru Uicoabă" w:date="2022-06-16T14:49:00Z">
                    <w:rPr>
                      <w:rFonts w:ascii="Times New Roman" w:hAnsi="Times New Roman" w:cs="Times New Roman"/>
                      <w:sz w:val="24"/>
                      <w:szCs w:val="24"/>
                    </w:rPr>
                  </w:rPrChange>
                </w:rPr>
                <w:t>Distanța până la obstacol</w:t>
              </w:r>
            </w:ins>
          </w:p>
        </w:tc>
        <w:tc>
          <w:tcPr>
            <w:tcW w:w="1012" w:type="dxa"/>
            <w:tcPrChange w:id="3549" w:author="Alexandru Uicoabă" w:date="2022-06-16T15:46:00Z">
              <w:tcPr>
                <w:tcW w:w="2254" w:type="dxa"/>
                <w:gridSpan w:val="2"/>
              </w:tcPr>
            </w:tcPrChange>
          </w:tcPr>
          <w:p w14:paraId="0DAC3EFA" w14:textId="089A1FA2" w:rsidR="000E5A2A" w:rsidRPr="0078286B" w:rsidRDefault="000E5A2A" w:rsidP="000E5A2A">
            <w:pPr>
              <w:jc w:val="both"/>
              <w:rPr>
                <w:ins w:id="3550" w:author="Alexandru Uicoabă" w:date="2022-06-16T09:54:00Z"/>
                <w:rFonts w:ascii="Arial" w:hAnsi="Arial" w:cs="Arial"/>
                <w:sz w:val="24"/>
                <w:szCs w:val="24"/>
                <w:rPrChange w:id="3551" w:author="Alexandru Uicoabă" w:date="2022-06-16T14:49:00Z">
                  <w:rPr>
                    <w:ins w:id="3552" w:author="Alexandru Uicoabă" w:date="2022-06-16T09:54:00Z"/>
                    <w:rFonts w:ascii="Times New Roman" w:hAnsi="Times New Roman" w:cs="Times New Roman"/>
                    <w:sz w:val="24"/>
                    <w:szCs w:val="24"/>
                  </w:rPr>
                </w:rPrChange>
              </w:rPr>
            </w:pPr>
            <w:ins w:id="3553" w:author="Alexandru Uicoabă" w:date="2022-06-16T09:59:00Z">
              <w:r w:rsidRPr="0078286B">
                <w:rPr>
                  <w:rFonts w:ascii="Arial" w:hAnsi="Arial" w:cs="Arial"/>
                  <w:sz w:val="24"/>
                  <w:szCs w:val="24"/>
                  <w:rPrChange w:id="3554" w:author="Alexandru Uicoabă" w:date="2022-06-16T14:49:00Z">
                    <w:rPr>
                      <w:rFonts w:ascii="Times New Roman" w:hAnsi="Times New Roman" w:cs="Times New Roman"/>
                      <w:sz w:val="24"/>
                      <w:szCs w:val="24"/>
                    </w:rPr>
                  </w:rPrChange>
                </w:rPr>
                <w:t>Intrare</w:t>
              </w:r>
            </w:ins>
          </w:p>
        </w:tc>
        <w:tc>
          <w:tcPr>
            <w:tcW w:w="2587" w:type="dxa"/>
            <w:tcPrChange w:id="3555" w:author="Alexandru Uicoabă" w:date="2022-06-16T15:46:00Z">
              <w:tcPr>
                <w:tcW w:w="2254" w:type="dxa"/>
                <w:gridSpan w:val="2"/>
              </w:tcPr>
            </w:tcPrChange>
          </w:tcPr>
          <w:p w14:paraId="23F8BD30" w14:textId="6EDD247D" w:rsidR="000E5A2A" w:rsidRPr="0078286B" w:rsidRDefault="000E5A2A" w:rsidP="000E5A2A">
            <w:pPr>
              <w:jc w:val="both"/>
              <w:rPr>
                <w:ins w:id="3556" w:author="Alexandru Uicoabă" w:date="2022-06-16T09:54:00Z"/>
                <w:rFonts w:ascii="Arial" w:hAnsi="Arial" w:cs="Arial"/>
                <w:sz w:val="24"/>
                <w:szCs w:val="24"/>
                <w:rPrChange w:id="3557" w:author="Alexandru Uicoabă" w:date="2022-06-16T14:49:00Z">
                  <w:rPr>
                    <w:ins w:id="3558" w:author="Alexandru Uicoabă" w:date="2022-06-16T09:54:00Z"/>
                    <w:rFonts w:ascii="Times New Roman" w:hAnsi="Times New Roman" w:cs="Times New Roman"/>
                    <w:sz w:val="24"/>
                    <w:szCs w:val="24"/>
                  </w:rPr>
                </w:rPrChange>
              </w:rPr>
            </w:pPr>
            <w:proofErr w:type="spellStart"/>
            <w:ins w:id="3559" w:author="Alexandru Uicoabă" w:date="2022-06-16T09:59:00Z">
              <w:r w:rsidRPr="0078286B">
                <w:rPr>
                  <w:rFonts w:ascii="Arial" w:hAnsi="Arial" w:cs="Arial"/>
                  <w:sz w:val="24"/>
                  <w:szCs w:val="24"/>
                  <w:rPrChange w:id="3560" w:author="Alexandru Uicoabă" w:date="2022-06-16T14:49:00Z">
                    <w:rPr>
                      <w:rFonts w:ascii="Times New Roman" w:hAnsi="Times New Roman" w:cs="Times New Roman"/>
                      <w:sz w:val="24"/>
                      <w:szCs w:val="24"/>
                    </w:rPr>
                  </w:rPrChange>
                </w:rPr>
                <w:t>Float</w:t>
              </w:r>
              <w:proofErr w:type="spellEnd"/>
              <w:r w:rsidRPr="0078286B">
                <w:rPr>
                  <w:rFonts w:ascii="Arial" w:hAnsi="Arial" w:cs="Arial"/>
                  <w:sz w:val="24"/>
                  <w:szCs w:val="24"/>
                  <w:rPrChange w:id="3561" w:author="Alexandru Uicoabă" w:date="2022-06-16T14:49:00Z">
                    <w:rPr>
                      <w:rFonts w:ascii="Times New Roman" w:hAnsi="Times New Roman" w:cs="Times New Roman"/>
                      <w:sz w:val="24"/>
                      <w:szCs w:val="24"/>
                    </w:rPr>
                  </w:rPrChange>
                </w:rPr>
                <w:t xml:space="preserve"> (0</w:t>
              </w:r>
              <w:r w:rsidRPr="0078286B">
                <w:rPr>
                  <w:rFonts w:ascii="Arial" w:hAnsi="Arial" w:cs="Arial"/>
                  <w:sz w:val="24"/>
                  <w:szCs w:val="24"/>
                  <w:lang w:val="en-GB"/>
                  <w:rPrChange w:id="3562" w:author="Alexandru Uicoabă" w:date="2022-06-16T14:49:00Z">
                    <w:rPr>
                      <w:rFonts w:ascii="Times New Roman" w:hAnsi="Times New Roman" w:cs="Times New Roman"/>
                      <w:sz w:val="24"/>
                      <w:szCs w:val="24"/>
                      <w:lang w:val="en-GB"/>
                    </w:rPr>
                  </w:rPrChange>
                </w:rPr>
                <w:t>&lt;=dis&lt;=5</w:t>
              </w:r>
              <w:r w:rsidRPr="0078286B">
                <w:rPr>
                  <w:rFonts w:ascii="Arial" w:hAnsi="Arial" w:cs="Arial"/>
                  <w:sz w:val="24"/>
                  <w:szCs w:val="24"/>
                  <w:rPrChange w:id="3563" w:author="Alexandru Uicoabă" w:date="2022-06-16T14:49:00Z">
                    <w:rPr>
                      <w:rFonts w:ascii="Times New Roman" w:hAnsi="Times New Roman" w:cs="Times New Roman"/>
                      <w:sz w:val="24"/>
                      <w:szCs w:val="24"/>
                    </w:rPr>
                  </w:rPrChange>
                </w:rPr>
                <w:t>)</w:t>
              </w:r>
            </w:ins>
          </w:p>
        </w:tc>
      </w:tr>
      <w:tr w:rsidR="000E5A2A" w:rsidRPr="0078286B" w14:paraId="33445FDB" w14:textId="77777777" w:rsidTr="00106208">
        <w:trPr>
          <w:ins w:id="3564" w:author="Alexandru Uicoabă" w:date="2022-06-16T10:00:00Z"/>
        </w:trPr>
        <w:tc>
          <w:tcPr>
            <w:tcW w:w="2751" w:type="dxa"/>
            <w:tcPrChange w:id="3565" w:author="Alexandru Uicoabă" w:date="2022-06-16T15:46:00Z">
              <w:tcPr>
                <w:tcW w:w="2254" w:type="dxa"/>
                <w:gridSpan w:val="2"/>
              </w:tcPr>
            </w:tcPrChange>
          </w:tcPr>
          <w:p w14:paraId="52D810F5" w14:textId="37A10FDD" w:rsidR="000E5A2A" w:rsidRPr="0078286B" w:rsidRDefault="000E5A2A" w:rsidP="000E5A2A">
            <w:pPr>
              <w:jc w:val="both"/>
              <w:rPr>
                <w:ins w:id="3566" w:author="Alexandru Uicoabă" w:date="2022-06-16T10:00:00Z"/>
                <w:rFonts w:ascii="Arial" w:hAnsi="Arial" w:cs="Arial"/>
                <w:sz w:val="24"/>
                <w:szCs w:val="24"/>
                <w:rPrChange w:id="3567" w:author="Alexandru Uicoabă" w:date="2022-06-16T14:49:00Z">
                  <w:rPr>
                    <w:ins w:id="3568" w:author="Alexandru Uicoabă" w:date="2022-06-16T10:00:00Z"/>
                    <w:rFonts w:ascii="Times New Roman" w:hAnsi="Times New Roman" w:cs="Times New Roman"/>
                    <w:sz w:val="24"/>
                    <w:szCs w:val="24"/>
                  </w:rPr>
                </w:rPrChange>
              </w:rPr>
            </w:pPr>
            <w:proofErr w:type="spellStart"/>
            <w:ins w:id="3569" w:author="Alexandru Uicoabă" w:date="2022-06-16T10:00:00Z">
              <w:r w:rsidRPr="0078286B">
                <w:rPr>
                  <w:rFonts w:ascii="Arial" w:hAnsi="Arial" w:cs="Arial"/>
                  <w:sz w:val="24"/>
                  <w:szCs w:val="24"/>
                  <w:rPrChange w:id="3570" w:author="Alexandru Uicoabă" w:date="2022-06-16T14:49:00Z">
                    <w:rPr>
                      <w:rFonts w:ascii="Times New Roman" w:hAnsi="Times New Roman" w:cs="Times New Roman"/>
                      <w:sz w:val="24"/>
                      <w:szCs w:val="24"/>
                    </w:rPr>
                  </w:rPrChange>
                </w:rPr>
                <w:t>rightForwardDistance</w:t>
              </w:r>
              <w:proofErr w:type="spellEnd"/>
            </w:ins>
          </w:p>
        </w:tc>
        <w:tc>
          <w:tcPr>
            <w:tcW w:w="2895" w:type="dxa"/>
            <w:tcPrChange w:id="3571" w:author="Alexandru Uicoabă" w:date="2022-06-16T15:46:00Z">
              <w:tcPr>
                <w:tcW w:w="2844" w:type="dxa"/>
                <w:gridSpan w:val="2"/>
              </w:tcPr>
            </w:tcPrChange>
          </w:tcPr>
          <w:p w14:paraId="460F6CAE" w14:textId="5F18FC97" w:rsidR="000E5A2A" w:rsidRPr="0078286B" w:rsidRDefault="000E5A2A" w:rsidP="000E5A2A">
            <w:pPr>
              <w:jc w:val="both"/>
              <w:rPr>
                <w:ins w:id="3572" w:author="Alexandru Uicoabă" w:date="2022-06-16T10:00:00Z"/>
                <w:rFonts w:ascii="Arial" w:hAnsi="Arial" w:cs="Arial"/>
                <w:sz w:val="24"/>
                <w:szCs w:val="24"/>
                <w:rPrChange w:id="3573" w:author="Alexandru Uicoabă" w:date="2022-06-16T14:49:00Z">
                  <w:rPr>
                    <w:ins w:id="3574" w:author="Alexandru Uicoabă" w:date="2022-06-16T10:00:00Z"/>
                    <w:rFonts w:ascii="Times New Roman" w:hAnsi="Times New Roman" w:cs="Times New Roman"/>
                    <w:sz w:val="24"/>
                    <w:szCs w:val="24"/>
                  </w:rPr>
                </w:rPrChange>
              </w:rPr>
            </w:pPr>
            <w:ins w:id="3575" w:author="Alexandru Uicoabă" w:date="2022-06-16T10:03:00Z">
              <w:r w:rsidRPr="0078286B">
                <w:rPr>
                  <w:rFonts w:ascii="Arial" w:hAnsi="Arial" w:cs="Arial"/>
                  <w:sz w:val="24"/>
                  <w:szCs w:val="24"/>
                  <w:rPrChange w:id="3576" w:author="Alexandru Uicoabă" w:date="2022-06-16T14:49:00Z">
                    <w:rPr>
                      <w:rFonts w:ascii="Times New Roman" w:hAnsi="Times New Roman" w:cs="Times New Roman"/>
                      <w:sz w:val="24"/>
                      <w:szCs w:val="24"/>
                    </w:rPr>
                  </w:rPrChange>
                </w:rPr>
                <w:t>Distanța până la obstacol</w:t>
              </w:r>
            </w:ins>
          </w:p>
        </w:tc>
        <w:tc>
          <w:tcPr>
            <w:tcW w:w="1012" w:type="dxa"/>
            <w:tcPrChange w:id="3577" w:author="Alexandru Uicoabă" w:date="2022-06-16T15:46:00Z">
              <w:tcPr>
                <w:tcW w:w="1843" w:type="dxa"/>
                <w:gridSpan w:val="2"/>
              </w:tcPr>
            </w:tcPrChange>
          </w:tcPr>
          <w:p w14:paraId="58C93BB5" w14:textId="1B8B048D" w:rsidR="000E5A2A" w:rsidRPr="0078286B" w:rsidRDefault="000E5A2A" w:rsidP="000E5A2A">
            <w:pPr>
              <w:jc w:val="both"/>
              <w:rPr>
                <w:ins w:id="3578" w:author="Alexandru Uicoabă" w:date="2022-06-16T10:00:00Z"/>
                <w:rFonts w:ascii="Arial" w:hAnsi="Arial" w:cs="Arial"/>
                <w:sz w:val="24"/>
                <w:szCs w:val="24"/>
                <w:rPrChange w:id="3579" w:author="Alexandru Uicoabă" w:date="2022-06-16T14:49:00Z">
                  <w:rPr>
                    <w:ins w:id="3580" w:author="Alexandru Uicoabă" w:date="2022-06-16T10:00:00Z"/>
                    <w:rFonts w:ascii="Times New Roman" w:hAnsi="Times New Roman" w:cs="Times New Roman"/>
                    <w:sz w:val="24"/>
                    <w:szCs w:val="24"/>
                  </w:rPr>
                </w:rPrChange>
              </w:rPr>
            </w:pPr>
            <w:ins w:id="3581" w:author="Alexandru Uicoabă" w:date="2022-06-16T10:03:00Z">
              <w:r w:rsidRPr="0078286B">
                <w:rPr>
                  <w:rFonts w:ascii="Arial" w:hAnsi="Arial" w:cs="Arial"/>
                  <w:sz w:val="24"/>
                  <w:szCs w:val="24"/>
                  <w:rPrChange w:id="3582" w:author="Alexandru Uicoabă" w:date="2022-06-16T14:49:00Z">
                    <w:rPr>
                      <w:rFonts w:ascii="Times New Roman" w:hAnsi="Times New Roman" w:cs="Times New Roman"/>
                      <w:sz w:val="24"/>
                      <w:szCs w:val="24"/>
                    </w:rPr>
                  </w:rPrChange>
                </w:rPr>
                <w:t>Intrare</w:t>
              </w:r>
            </w:ins>
          </w:p>
        </w:tc>
        <w:tc>
          <w:tcPr>
            <w:tcW w:w="2587" w:type="dxa"/>
            <w:tcPrChange w:id="3583" w:author="Alexandru Uicoabă" w:date="2022-06-16T15:46:00Z">
              <w:tcPr>
                <w:tcW w:w="2075" w:type="dxa"/>
              </w:tcPr>
            </w:tcPrChange>
          </w:tcPr>
          <w:p w14:paraId="3B046931" w14:textId="5931BF77" w:rsidR="000E5A2A" w:rsidRPr="0078286B" w:rsidRDefault="000E5A2A" w:rsidP="000E5A2A">
            <w:pPr>
              <w:jc w:val="both"/>
              <w:rPr>
                <w:ins w:id="3584" w:author="Alexandru Uicoabă" w:date="2022-06-16T10:00:00Z"/>
                <w:rFonts w:ascii="Arial" w:hAnsi="Arial" w:cs="Arial"/>
                <w:sz w:val="24"/>
                <w:szCs w:val="24"/>
                <w:rPrChange w:id="3585" w:author="Alexandru Uicoabă" w:date="2022-06-16T14:49:00Z">
                  <w:rPr>
                    <w:ins w:id="3586" w:author="Alexandru Uicoabă" w:date="2022-06-16T10:00:00Z"/>
                    <w:rFonts w:ascii="Times New Roman" w:hAnsi="Times New Roman" w:cs="Times New Roman"/>
                    <w:sz w:val="24"/>
                    <w:szCs w:val="24"/>
                  </w:rPr>
                </w:rPrChange>
              </w:rPr>
            </w:pPr>
            <w:proofErr w:type="spellStart"/>
            <w:ins w:id="3587" w:author="Alexandru Uicoabă" w:date="2022-06-16T10:03:00Z">
              <w:r w:rsidRPr="0078286B">
                <w:rPr>
                  <w:rFonts w:ascii="Arial" w:hAnsi="Arial" w:cs="Arial"/>
                  <w:sz w:val="24"/>
                  <w:szCs w:val="24"/>
                  <w:rPrChange w:id="3588" w:author="Alexandru Uicoabă" w:date="2022-06-16T14:49:00Z">
                    <w:rPr>
                      <w:rFonts w:ascii="Times New Roman" w:hAnsi="Times New Roman" w:cs="Times New Roman"/>
                      <w:sz w:val="24"/>
                      <w:szCs w:val="24"/>
                    </w:rPr>
                  </w:rPrChange>
                </w:rPr>
                <w:t>Float</w:t>
              </w:r>
              <w:proofErr w:type="spellEnd"/>
              <w:r w:rsidRPr="0078286B">
                <w:rPr>
                  <w:rFonts w:ascii="Arial" w:hAnsi="Arial" w:cs="Arial"/>
                  <w:sz w:val="24"/>
                  <w:szCs w:val="24"/>
                  <w:rPrChange w:id="3589" w:author="Alexandru Uicoabă" w:date="2022-06-16T14:49:00Z">
                    <w:rPr>
                      <w:rFonts w:ascii="Times New Roman" w:hAnsi="Times New Roman" w:cs="Times New Roman"/>
                      <w:sz w:val="24"/>
                      <w:szCs w:val="24"/>
                    </w:rPr>
                  </w:rPrChange>
                </w:rPr>
                <w:t xml:space="preserve"> (0</w:t>
              </w:r>
              <w:r w:rsidRPr="0078286B">
                <w:rPr>
                  <w:rFonts w:ascii="Arial" w:hAnsi="Arial" w:cs="Arial"/>
                  <w:sz w:val="24"/>
                  <w:szCs w:val="24"/>
                  <w:lang w:val="en-GB"/>
                  <w:rPrChange w:id="3590" w:author="Alexandru Uicoabă" w:date="2022-06-16T14:49:00Z">
                    <w:rPr>
                      <w:rFonts w:ascii="Times New Roman" w:hAnsi="Times New Roman" w:cs="Times New Roman"/>
                      <w:sz w:val="24"/>
                      <w:szCs w:val="24"/>
                      <w:lang w:val="en-GB"/>
                    </w:rPr>
                  </w:rPrChange>
                </w:rPr>
                <w:t>&lt;=dis&lt;=5</w:t>
              </w:r>
              <w:r w:rsidRPr="0078286B">
                <w:rPr>
                  <w:rFonts w:ascii="Arial" w:hAnsi="Arial" w:cs="Arial"/>
                  <w:sz w:val="24"/>
                  <w:szCs w:val="24"/>
                  <w:rPrChange w:id="3591" w:author="Alexandru Uicoabă" w:date="2022-06-16T14:49:00Z">
                    <w:rPr>
                      <w:rFonts w:ascii="Times New Roman" w:hAnsi="Times New Roman" w:cs="Times New Roman"/>
                      <w:sz w:val="24"/>
                      <w:szCs w:val="24"/>
                    </w:rPr>
                  </w:rPrChange>
                </w:rPr>
                <w:t>)</w:t>
              </w:r>
            </w:ins>
          </w:p>
        </w:tc>
      </w:tr>
      <w:tr w:rsidR="000E5A2A" w:rsidRPr="0078286B" w14:paraId="53DAC053" w14:textId="77777777" w:rsidTr="00106208">
        <w:trPr>
          <w:ins w:id="3592" w:author="Alexandru Uicoabă" w:date="2022-06-16T10:00:00Z"/>
        </w:trPr>
        <w:tc>
          <w:tcPr>
            <w:tcW w:w="2751" w:type="dxa"/>
            <w:tcPrChange w:id="3593" w:author="Alexandru Uicoabă" w:date="2022-06-16T15:46:00Z">
              <w:tcPr>
                <w:tcW w:w="2254" w:type="dxa"/>
                <w:gridSpan w:val="2"/>
              </w:tcPr>
            </w:tcPrChange>
          </w:tcPr>
          <w:p w14:paraId="611E3357" w14:textId="0F7CBCE3" w:rsidR="000E5A2A" w:rsidRPr="0078286B" w:rsidRDefault="000E5A2A" w:rsidP="000E5A2A">
            <w:pPr>
              <w:jc w:val="both"/>
              <w:rPr>
                <w:ins w:id="3594" w:author="Alexandru Uicoabă" w:date="2022-06-16T10:00:00Z"/>
                <w:rFonts w:ascii="Arial" w:hAnsi="Arial" w:cs="Arial"/>
                <w:sz w:val="24"/>
                <w:szCs w:val="24"/>
                <w:rPrChange w:id="3595" w:author="Alexandru Uicoabă" w:date="2022-06-16T14:49:00Z">
                  <w:rPr>
                    <w:ins w:id="3596" w:author="Alexandru Uicoabă" w:date="2022-06-16T10:00:00Z"/>
                    <w:rFonts w:ascii="Times New Roman" w:hAnsi="Times New Roman" w:cs="Times New Roman"/>
                    <w:sz w:val="24"/>
                    <w:szCs w:val="24"/>
                  </w:rPr>
                </w:rPrChange>
              </w:rPr>
            </w:pPr>
            <w:proofErr w:type="spellStart"/>
            <w:ins w:id="3597" w:author="Alexandru Uicoabă" w:date="2022-06-16T10:00:00Z">
              <w:r w:rsidRPr="0078286B">
                <w:rPr>
                  <w:rFonts w:ascii="Arial" w:hAnsi="Arial" w:cs="Arial"/>
                  <w:sz w:val="24"/>
                  <w:szCs w:val="24"/>
                  <w:rPrChange w:id="3598" w:author="Alexandru Uicoabă" w:date="2022-06-16T14:49:00Z">
                    <w:rPr>
                      <w:rFonts w:ascii="Times New Roman" w:hAnsi="Times New Roman" w:cs="Times New Roman"/>
                      <w:sz w:val="24"/>
                      <w:szCs w:val="24"/>
                    </w:rPr>
                  </w:rPrChange>
                </w:rPr>
                <w:t>rightSideDistance</w:t>
              </w:r>
              <w:proofErr w:type="spellEnd"/>
            </w:ins>
          </w:p>
        </w:tc>
        <w:tc>
          <w:tcPr>
            <w:tcW w:w="2895" w:type="dxa"/>
            <w:tcPrChange w:id="3599" w:author="Alexandru Uicoabă" w:date="2022-06-16T15:46:00Z">
              <w:tcPr>
                <w:tcW w:w="2844" w:type="dxa"/>
                <w:gridSpan w:val="2"/>
              </w:tcPr>
            </w:tcPrChange>
          </w:tcPr>
          <w:p w14:paraId="5EA48831" w14:textId="14C3F918" w:rsidR="000E5A2A" w:rsidRPr="0078286B" w:rsidRDefault="000E5A2A" w:rsidP="000E5A2A">
            <w:pPr>
              <w:jc w:val="both"/>
              <w:rPr>
                <w:ins w:id="3600" w:author="Alexandru Uicoabă" w:date="2022-06-16T10:00:00Z"/>
                <w:rFonts w:ascii="Arial" w:hAnsi="Arial" w:cs="Arial"/>
                <w:sz w:val="24"/>
                <w:szCs w:val="24"/>
                <w:rPrChange w:id="3601" w:author="Alexandru Uicoabă" w:date="2022-06-16T14:49:00Z">
                  <w:rPr>
                    <w:ins w:id="3602" w:author="Alexandru Uicoabă" w:date="2022-06-16T10:00:00Z"/>
                    <w:rFonts w:ascii="Times New Roman" w:hAnsi="Times New Roman" w:cs="Times New Roman"/>
                    <w:sz w:val="24"/>
                    <w:szCs w:val="24"/>
                  </w:rPr>
                </w:rPrChange>
              </w:rPr>
            </w:pPr>
            <w:ins w:id="3603" w:author="Alexandru Uicoabă" w:date="2022-06-16T10:02:00Z">
              <w:r w:rsidRPr="0078286B">
                <w:rPr>
                  <w:rFonts w:ascii="Arial" w:hAnsi="Arial" w:cs="Arial"/>
                  <w:sz w:val="24"/>
                  <w:szCs w:val="24"/>
                  <w:rPrChange w:id="3604" w:author="Alexandru Uicoabă" w:date="2022-06-16T14:49:00Z">
                    <w:rPr>
                      <w:rFonts w:ascii="Times New Roman" w:hAnsi="Times New Roman" w:cs="Times New Roman"/>
                      <w:sz w:val="24"/>
                      <w:szCs w:val="24"/>
                    </w:rPr>
                  </w:rPrChange>
                </w:rPr>
                <w:t>Distanța până la obstacol</w:t>
              </w:r>
            </w:ins>
          </w:p>
        </w:tc>
        <w:tc>
          <w:tcPr>
            <w:tcW w:w="1012" w:type="dxa"/>
            <w:tcPrChange w:id="3605" w:author="Alexandru Uicoabă" w:date="2022-06-16T15:46:00Z">
              <w:tcPr>
                <w:tcW w:w="1843" w:type="dxa"/>
                <w:gridSpan w:val="2"/>
              </w:tcPr>
            </w:tcPrChange>
          </w:tcPr>
          <w:p w14:paraId="690995BE" w14:textId="64B0DF6E" w:rsidR="000E5A2A" w:rsidRPr="0078286B" w:rsidRDefault="000E5A2A" w:rsidP="000E5A2A">
            <w:pPr>
              <w:jc w:val="both"/>
              <w:rPr>
                <w:ins w:id="3606" w:author="Alexandru Uicoabă" w:date="2022-06-16T10:00:00Z"/>
                <w:rFonts w:ascii="Arial" w:hAnsi="Arial" w:cs="Arial"/>
                <w:sz w:val="24"/>
                <w:szCs w:val="24"/>
                <w:rPrChange w:id="3607" w:author="Alexandru Uicoabă" w:date="2022-06-16T14:49:00Z">
                  <w:rPr>
                    <w:ins w:id="3608" w:author="Alexandru Uicoabă" w:date="2022-06-16T10:00:00Z"/>
                    <w:rFonts w:ascii="Times New Roman" w:hAnsi="Times New Roman" w:cs="Times New Roman"/>
                    <w:sz w:val="24"/>
                    <w:szCs w:val="24"/>
                  </w:rPr>
                </w:rPrChange>
              </w:rPr>
            </w:pPr>
            <w:ins w:id="3609" w:author="Alexandru Uicoabă" w:date="2022-06-16T10:03:00Z">
              <w:r w:rsidRPr="0078286B">
                <w:rPr>
                  <w:rFonts w:ascii="Arial" w:hAnsi="Arial" w:cs="Arial"/>
                  <w:sz w:val="24"/>
                  <w:szCs w:val="24"/>
                  <w:rPrChange w:id="3610" w:author="Alexandru Uicoabă" w:date="2022-06-16T14:49:00Z">
                    <w:rPr>
                      <w:rFonts w:ascii="Times New Roman" w:hAnsi="Times New Roman" w:cs="Times New Roman"/>
                      <w:sz w:val="24"/>
                      <w:szCs w:val="24"/>
                    </w:rPr>
                  </w:rPrChange>
                </w:rPr>
                <w:t>Intrare</w:t>
              </w:r>
            </w:ins>
          </w:p>
        </w:tc>
        <w:tc>
          <w:tcPr>
            <w:tcW w:w="2587" w:type="dxa"/>
            <w:tcPrChange w:id="3611" w:author="Alexandru Uicoabă" w:date="2022-06-16T15:46:00Z">
              <w:tcPr>
                <w:tcW w:w="2075" w:type="dxa"/>
              </w:tcPr>
            </w:tcPrChange>
          </w:tcPr>
          <w:p w14:paraId="2FC280FA" w14:textId="648B13A4" w:rsidR="000E5A2A" w:rsidRPr="0078286B" w:rsidRDefault="000E5A2A" w:rsidP="000E5A2A">
            <w:pPr>
              <w:jc w:val="both"/>
              <w:rPr>
                <w:ins w:id="3612" w:author="Alexandru Uicoabă" w:date="2022-06-16T10:00:00Z"/>
                <w:rFonts w:ascii="Arial" w:hAnsi="Arial" w:cs="Arial"/>
                <w:sz w:val="24"/>
                <w:szCs w:val="24"/>
                <w:rPrChange w:id="3613" w:author="Alexandru Uicoabă" w:date="2022-06-16T14:49:00Z">
                  <w:rPr>
                    <w:ins w:id="3614" w:author="Alexandru Uicoabă" w:date="2022-06-16T10:00:00Z"/>
                    <w:rFonts w:ascii="Times New Roman" w:hAnsi="Times New Roman" w:cs="Times New Roman"/>
                    <w:sz w:val="24"/>
                    <w:szCs w:val="24"/>
                  </w:rPr>
                </w:rPrChange>
              </w:rPr>
            </w:pPr>
            <w:proofErr w:type="spellStart"/>
            <w:ins w:id="3615" w:author="Alexandru Uicoabă" w:date="2022-06-16T10:03:00Z">
              <w:r w:rsidRPr="0078286B">
                <w:rPr>
                  <w:rFonts w:ascii="Arial" w:hAnsi="Arial" w:cs="Arial"/>
                  <w:sz w:val="24"/>
                  <w:szCs w:val="24"/>
                  <w:rPrChange w:id="3616" w:author="Alexandru Uicoabă" w:date="2022-06-16T14:49:00Z">
                    <w:rPr>
                      <w:rFonts w:ascii="Times New Roman" w:hAnsi="Times New Roman" w:cs="Times New Roman"/>
                      <w:sz w:val="24"/>
                      <w:szCs w:val="24"/>
                    </w:rPr>
                  </w:rPrChange>
                </w:rPr>
                <w:t>Float</w:t>
              </w:r>
              <w:proofErr w:type="spellEnd"/>
              <w:r w:rsidRPr="0078286B">
                <w:rPr>
                  <w:rFonts w:ascii="Arial" w:hAnsi="Arial" w:cs="Arial"/>
                  <w:sz w:val="24"/>
                  <w:szCs w:val="24"/>
                  <w:rPrChange w:id="3617" w:author="Alexandru Uicoabă" w:date="2022-06-16T14:49:00Z">
                    <w:rPr>
                      <w:rFonts w:ascii="Times New Roman" w:hAnsi="Times New Roman" w:cs="Times New Roman"/>
                      <w:sz w:val="24"/>
                      <w:szCs w:val="24"/>
                    </w:rPr>
                  </w:rPrChange>
                </w:rPr>
                <w:t xml:space="preserve"> (0</w:t>
              </w:r>
              <w:r w:rsidRPr="0078286B">
                <w:rPr>
                  <w:rFonts w:ascii="Arial" w:hAnsi="Arial" w:cs="Arial"/>
                  <w:sz w:val="24"/>
                  <w:szCs w:val="24"/>
                  <w:lang w:val="en-GB"/>
                  <w:rPrChange w:id="3618" w:author="Alexandru Uicoabă" w:date="2022-06-16T14:49:00Z">
                    <w:rPr>
                      <w:rFonts w:ascii="Times New Roman" w:hAnsi="Times New Roman" w:cs="Times New Roman"/>
                      <w:sz w:val="24"/>
                      <w:szCs w:val="24"/>
                      <w:lang w:val="en-GB"/>
                    </w:rPr>
                  </w:rPrChange>
                </w:rPr>
                <w:t>&lt;=dis&lt;=5</w:t>
              </w:r>
              <w:r w:rsidRPr="0078286B">
                <w:rPr>
                  <w:rFonts w:ascii="Arial" w:hAnsi="Arial" w:cs="Arial"/>
                  <w:sz w:val="24"/>
                  <w:szCs w:val="24"/>
                  <w:rPrChange w:id="3619" w:author="Alexandru Uicoabă" w:date="2022-06-16T14:49:00Z">
                    <w:rPr>
                      <w:rFonts w:ascii="Times New Roman" w:hAnsi="Times New Roman" w:cs="Times New Roman"/>
                      <w:sz w:val="24"/>
                      <w:szCs w:val="24"/>
                    </w:rPr>
                  </w:rPrChange>
                </w:rPr>
                <w:t>)</w:t>
              </w:r>
            </w:ins>
          </w:p>
        </w:tc>
      </w:tr>
      <w:tr w:rsidR="000E5A2A" w:rsidRPr="0078286B" w14:paraId="44F443DC" w14:textId="77777777" w:rsidTr="00106208">
        <w:trPr>
          <w:ins w:id="3620" w:author="Alexandru Uicoabă" w:date="2022-06-16T10:00:00Z"/>
        </w:trPr>
        <w:tc>
          <w:tcPr>
            <w:tcW w:w="2751" w:type="dxa"/>
            <w:tcPrChange w:id="3621" w:author="Alexandru Uicoabă" w:date="2022-06-16T15:46:00Z">
              <w:tcPr>
                <w:tcW w:w="2254" w:type="dxa"/>
                <w:gridSpan w:val="2"/>
              </w:tcPr>
            </w:tcPrChange>
          </w:tcPr>
          <w:p w14:paraId="0A111143" w14:textId="24533F82" w:rsidR="000E5A2A" w:rsidRPr="0078286B" w:rsidRDefault="001C4327" w:rsidP="000E5A2A">
            <w:pPr>
              <w:jc w:val="both"/>
              <w:rPr>
                <w:ins w:id="3622" w:author="Alexandru Uicoabă" w:date="2022-06-16T10:00:00Z"/>
                <w:rFonts w:ascii="Arial" w:hAnsi="Arial" w:cs="Arial"/>
                <w:sz w:val="24"/>
                <w:szCs w:val="24"/>
                <w:rPrChange w:id="3623" w:author="Alexandru Uicoabă" w:date="2022-06-16T14:49:00Z">
                  <w:rPr>
                    <w:ins w:id="3624" w:author="Alexandru Uicoabă" w:date="2022-06-16T10:00:00Z"/>
                    <w:rFonts w:ascii="Times New Roman" w:hAnsi="Times New Roman" w:cs="Times New Roman"/>
                    <w:sz w:val="24"/>
                    <w:szCs w:val="24"/>
                  </w:rPr>
                </w:rPrChange>
              </w:rPr>
            </w:pPr>
            <w:ins w:id="3625" w:author="Alexandru Uicoabă" w:date="2022-06-16T10:00:00Z">
              <w:r w:rsidRPr="001C4327">
                <w:rPr>
                  <w:rFonts w:ascii="Arial" w:hAnsi="Arial" w:cs="Arial"/>
                  <w:sz w:val="24"/>
                  <w:szCs w:val="24"/>
                </w:rPr>
                <w:t>Z</w:t>
              </w:r>
              <w:r w:rsidR="000E5A2A" w:rsidRPr="0078286B">
                <w:rPr>
                  <w:rFonts w:ascii="Arial" w:hAnsi="Arial" w:cs="Arial"/>
                  <w:sz w:val="24"/>
                  <w:szCs w:val="24"/>
                  <w:rPrChange w:id="3626" w:author="Alexandru Uicoabă" w:date="2022-06-16T14:49:00Z">
                    <w:rPr>
                      <w:rFonts w:ascii="Times New Roman" w:hAnsi="Times New Roman" w:cs="Times New Roman"/>
                      <w:sz w:val="24"/>
                      <w:szCs w:val="24"/>
                    </w:rPr>
                  </w:rPrChange>
                </w:rPr>
                <w:t>one</w:t>
              </w:r>
            </w:ins>
          </w:p>
        </w:tc>
        <w:tc>
          <w:tcPr>
            <w:tcW w:w="2895" w:type="dxa"/>
            <w:tcPrChange w:id="3627" w:author="Alexandru Uicoabă" w:date="2022-06-16T15:46:00Z">
              <w:tcPr>
                <w:tcW w:w="2844" w:type="dxa"/>
                <w:gridSpan w:val="2"/>
              </w:tcPr>
            </w:tcPrChange>
          </w:tcPr>
          <w:p w14:paraId="4BCFFA66" w14:textId="070D007A" w:rsidR="000E5A2A" w:rsidRPr="0078286B" w:rsidRDefault="000E5A2A" w:rsidP="000E5A2A">
            <w:pPr>
              <w:jc w:val="both"/>
              <w:rPr>
                <w:ins w:id="3628" w:author="Alexandru Uicoabă" w:date="2022-06-16T10:00:00Z"/>
                <w:rFonts w:ascii="Arial" w:hAnsi="Arial" w:cs="Arial"/>
                <w:sz w:val="24"/>
                <w:szCs w:val="24"/>
                <w:rPrChange w:id="3629" w:author="Alexandru Uicoabă" w:date="2022-06-16T14:49:00Z">
                  <w:rPr>
                    <w:ins w:id="3630" w:author="Alexandru Uicoabă" w:date="2022-06-16T10:00:00Z"/>
                    <w:rFonts w:ascii="Times New Roman" w:hAnsi="Times New Roman" w:cs="Times New Roman"/>
                    <w:sz w:val="24"/>
                    <w:szCs w:val="24"/>
                  </w:rPr>
                </w:rPrChange>
              </w:rPr>
            </w:pPr>
            <w:ins w:id="3631" w:author="Alexandru Uicoabă" w:date="2022-06-16T10:02:00Z">
              <w:r w:rsidRPr="0078286B">
                <w:rPr>
                  <w:rFonts w:ascii="Arial" w:hAnsi="Arial" w:cs="Arial"/>
                  <w:sz w:val="24"/>
                  <w:szCs w:val="24"/>
                  <w:rPrChange w:id="3632" w:author="Alexandru Uicoabă" w:date="2022-06-16T14:49:00Z">
                    <w:rPr>
                      <w:rFonts w:ascii="Times New Roman" w:hAnsi="Times New Roman" w:cs="Times New Roman"/>
                      <w:sz w:val="24"/>
                      <w:szCs w:val="24"/>
                    </w:rPr>
                  </w:rPrChange>
                </w:rPr>
                <w:t>Zona circuitului</w:t>
              </w:r>
            </w:ins>
          </w:p>
        </w:tc>
        <w:tc>
          <w:tcPr>
            <w:tcW w:w="1012" w:type="dxa"/>
            <w:tcPrChange w:id="3633" w:author="Alexandru Uicoabă" w:date="2022-06-16T15:46:00Z">
              <w:tcPr>
                <w:tcW w:w="1843" w:type="dxa"/>
                <w:gridSpan w:val="2"/>
              </w:tcPr>
            </w:tcPrChange>
          </w:tcPr>
          <w:p w14:paraId="04C60AB4" w14:textId="1BDEADB4" w:rsidR="000E5A2A" w:rsidRPr="0078286B" w:rsidRDefault="000E5A2A" w:rsidP="000E5A2A">
            <w:pPr>
              <w:jc w:val="both"/>
              <w:rPr>
                <w:ins w:id="3634" w:author="Alexandru Uicoabă" w:date="2022-06-16T10:00:00Z"/>
                <w:rFonts w:ascii="Arial" w:hAnsi="Arial" w:cs="Arial"/>
                <w:sz w:val="24"/>
                <w:szCs w:val="24"/>
                <w:rPrChange w:id="3635" w:author="Alexandru Uicoabă" w:date="2022-06-16T14:49:00Z">
                  <w:rPr>
                    <w:ins w:id="3636" w:author="Alexandru Uicoabă" w:date="2022-06-16T10:00:00Z"/>
                    <w:rFonts w:ascii="Times New Roman" w:hAnsi="Times New Roman" w:cs="Times New Roman"/>
                    <w:sz w:val="24"/>
                    <w:szCs w:val="24"/>
                  </w:rPr>
                </w:rPrChange>
              </w:rPr>
            </w:pPr>
            <w:ins w:id="3637" w:author="Alexandru Uicoabă" w:date="2022-06-16T10:02:00Z">
              <w:r w:rsidRPr="0078286B">
                <w:rPr>
                  <w:rFonts w:ascii="Arial" w:hAnsi="Arial" w:cs="Arial"/>
                  <w:sz w:val="24"/>
                  <w:szCs w:val="24"/>
                  <w:rPrChange w:id="3638" w:author="Alexandru Uicoabă" w:date="2022-06-16T14:49:00Z">
                    <w:rPr>
                      <w:rFonts w:ascii="Times New Roman" w:hAnsi="Times New Roman" w:cs="Times New Roman"/>
                      <w:sz w:val="24"/>
                      <w:szCs w:val="24"/>
                    </w:rPr>
                  </w:rPrChange>
                </w:rPr>
                <w:t>Intrare</w:t>
              </w:r>
            </w:ins>
          </w:p>
        </w:tc>
        <w:tc>
          <w:tcPr>
            <w:tcW w:w="2587" w:type="dxa"/>
            <w:tcPrChange w:id="3639" w:author="Alexandru Uicoabă" w:date="2022-06-16T15:46:00Z">
              <w:tcPr>
                <w:tcW w:w="2075" w:type="dxa"/>
              </w:tcPr>
            </w:tcPrChange>
          </w:tcPr>
          <w:p w14:paraId="3C95413B" w14:textId="11F14B94" w:rsidR="000E5A2A" w:rsidRPr="0078286B" w:rsidRDefault="000E5A2A" w:rsidP="000E5A2A">
            <w:pPr>
              <w:jc w:val="both"/>
              <w:rPr>
                <w:ins w:id="3640" w:author="Alexandru Uicoabă" w:date="2022-06-16T10:00:00Z"/>
                <w:rFonts w:ascii="Arial" w:hAnsi="Arial" w:cs="Arial"/>
                <w:sz w:val="24"/>
                <w:szCs w:val="24"/>
                <w:rPrChange w:id="3641" w:author="Alexandru Uicoabă" w:date="2022-06-16T14:49:00Z">
                  <w:rPr>
                    <w:ins w:id="3642" w:author="Alexandru Uicoabă" w:date="2022-06-16T10:00:00Z"/>
                    <w:rFonts w:ascii="Times New Roman" w:hAnsi="Times New Roman" w:cs="Times New Roman"/>
                    <w:sz w:val="24"/>
                    <w:szCs w:val="24"/>
                  </w:rPr>
                </w:rPrChange>
              </w:rPr>
            </w:pPr>
            <w:proofErr w:type="spellStart"/>
            <w:ins w:id="3643" w:author="Alexandru Uicoabă" w:date="2022-06-16T10:02:00Z">
              <w:r w:rsidRPr="0078286B">
                <w:rPr>
                  <w:rFonts w:ascii="Arial" w:hAnsi="Arial" w:cs="Arial"/>
                  <w:sz w:val="24"/>
                  <w:szCs w:val="24"/>
                  <w:rPrChange w:id="3644" w:author="Alexandru Uicoabă" w:date="2022-06-16T14:49:00Z">
                    <w:rPr>
                      <w:rFonts w:ascii="Times New Roman" w:hAnsi="Times New Roman" w:cs="Times New Roman"/>
                      <w:sz w:val="24"/>
                      <w:szCs w:val="24"/>
                    </w:rPr>
                  </w:rPrChange>
                </w:rPr>
                <w:t>String</w:t>
              </w:r>
              <w:proofErr w:type="spellEnd"/>
              <w:r w:rsidRPr="0078286B">
                <w:rPr>
                  <w:rFonts w:ascii="Arial" w:hAnsi="Arial" w:cs="Arial"/>
                  <w:sz w:val="24"/>
                  <w:szCs w:val="24"/>
                  <w:rPrChange w:id="3645" w:author="Alexandru Uicoabă" w:date="2022-06-16T14:49:00Z">
                    <w:rPr>
                      <w:rFonts w:ascii="Times New Roman" w:hAnsi="Times New Roman" w:cs="Times New Roman"/>
                      <w:sz w:val="24"/>
                      <w:szCs w:val="24"/>
                    </w:rPr>
                  </w:rPrChange>
                </w:rPr>
                <w:t xml:space="preserve"> </w:t>
              </w:r>
            </w:ins>
          </w:p>
        </w:tc>
      </w:tr>
      <w:tr w:rsidR="000E5A2A" w:rsidRPr="0078286B" w14:paraId="47117FD0" w14:textId="77777777" w:rsidTr="00106208">
        <w:trPr>
          <w:ins w:id="3646" w:author="Alexandru Uicoabă" w:date="2022-06-16T10:00:00Z"/>
        </w:trPr>
        <w:tc>
          <w:tcPr>
            <w:tcW w:w="2751" w:type="dxa"/>
            <w:tcPrChange w:id="3647" w:author="Alexandru Uicoabă" w:date="2022-06-16T15:46:00Z">
              <w:tcPr>
                <w:tcW w:w="2254" w:type="dxa"/>
                <w:gridSpan w:val="2"/>
              </w:tcPr>
            </w:tcPrChange>
          </w:tcPr>
          <w:p w14:paraId="69DC1713" w14:textId="0D64481C" w:rsidR="000E5A2A" w:rsidRPr="0078286B" w:rsidRDefault="000E5A2A" w:rsidP="000E5A2A">
            <w:pPr>
              <w:jc w:val="both"/>
              <w:rPr>
                <w:ins w:id="3648" w:author="Alexandru Uicoabă" w:date="2022-06-16T10:00:00Z"/>
                <w:rFonts w:ascii="Arial" w:hAnsi="Arial" w:cs="Arial"/>
                <w:sz w:val="24"/>
                <w:szCs w:val="24"/>
                <w:rPrChange w:id="3649" w:author="Alexandru Uicoabă" w:date="2022-06-16T14:49:00Z">
                  <w:rPr>
                    <w:ins w:id="3650" w:author="Alexandru Uicoabă" w:date="2022-06-16T10:00:00Z"/>
                    <w:rFonts w:ascii="Times New Roman" w:hAnsi="Times New Roman" w:cs="Times New Roman"/>
                    <w:sz w:val="24"/>
                    <w:szCs w:val="24"/>
                  </w:rPr>
                </w:rPrChange>
              </w:rPr>
            </w:pPr>
            <w:proofErr w:type="spellStart"/>
            <w:ins w:id="3651" w:author="Alexandru Uicoabă" w:date="2022-06-16T10:00:00Z">
              <w:r w:rsidRPr="0078286B">
                <w:rPr>
                  <w:rFonts w:ascii="Arial" w:hAnsi="Arial" w:cs="Arial"/>
                  <w:sz w:val="24"/>
                  <w:szCs w:val="24"/>
                  <w:rPrChange w:id="3652" w:author="Alexandru Uicoabă" w:date="2022-06-16T14:49:00Z">
                    <w:rPr>
                      <w:rFonts w:ascii="Times New Roman" w:hAnsi="Times New Roman" w:cs="Times New Roman"/>
                      <w:sz w:val="24"/>
                      <w:szCs w:val="24"/>
                    </w:rPr>
                  </w:rPrChange>
                </w:rPr>
                <w:t>movin</w:t>
              </w:r>
            </w:ins>
            <w:ins w:id="3653" w:author="Alexandru Uicoabă" w:date="2022-06-16T10:01:00Z">
              <w:r w:rsidRPr="0078286B">
                <w:rPr>
                  <w:rFonts w:ascii="Arial" w:hAnsi="Arial" w:cs="Arial"/>
                  <w:sz w:val="24"/>
                  <w:szCs w:val="24"/>
                  <w:rPrChange w:id="3654" w:author="Alexandru Uicoabă" w:date="2022-06-16T14:49:00Z">
                    <w:rPr>
                      <w:rFonts w:ascii="Times New Roman" w:hAnsi="Times New Roman" w:cs="Times New Roman"/>
                      <w:sz w:val="24"/>
                      <w:szCs w:val="24"/>
                    </w:rPr>
                  </w:rPrChange>
                </w:rPr>
                <w:t>gForward</w:t>
              </w:r>
            </w:ins>
            <w:proofErr w:type="spellEnd"/>
          </w:p>
        </w:tc>
        <w:tc>
          <w:tcPr>
            <w:tcW w:w="2895" w:type="dxa"/>
            <w:tcPrChange w:id="3655" w:author="Alexandru Uicoabă" w:date="2022-06-16T15:46:00Z">
              <w:tcPr>
                <w:tcW w:w="2844" w:type="dxa"/>
                <w:gridSpan w:val="2"/>
              </w:tcPr>
            </w:tcPrChange>
          </w:tcPr>
          <w:p w14:paraId="3B6E3108" w14:textId="2C975F3C" w:rsidR="000E5A2A" w:rsidRPr="0078286B" w:rsidRDefault="000E5A2A" w:rsidP="000E5A2A">
            <w:pPr>
              <w:jc w:val="both"/>
              <w:rPr>
                <w:ins w:id="3656" w:author="Alexandru Uicoabă" w:date="2022-06-16T10:00:00Z"/>
                <w:rFonts w:ascii="Arial" w:hAnsi="Arial" w:cs="Arial"/>
                <w:sz w:val="24"/>
                <w:szCs w:val="24"/>
                <w:rPrChange w:id="3657" w:author="Alexandru Uicoabă" w:date="2022-06-16T14:49:00Z">
                  <w:rPr>
                    <w:ins w:id="3658" w:author="Alexandru Uicoabă" w:date="2022-06-16T10:00:00Z"/>
                    <w:rFonts w:ascii="Times New Roman" w:hAnsi="Times New Roman" w:cs="Times New Roman"/>
                    <w:sz w:val="24"/>
                    <w:szCs w:val="24"/>
                  </w:rPr>
                </w:rPrChange>
              </w:rPr>
            </w:pPr>
            <w:ins w:id="3659" w:author="Alexandru Uicoabă" w:date="2022-06-16T10:02:00Z">
              <w:r w:rsidRPr="0078286B">
                <w:rPr>
                  <w:rFonts w:ascii="Arial" w:hAnsi="Arial" w:cs="Arial"/>
                  <w:sz w:val="24"/>
                  <w:szCs w:val="24"/>
                  <w:rPrChange w:id="3660" w:author="Alexandru Uicoabă" w:date="2022-06-16T14:49:00Z">
                    <w:rPr>
                      <w:rFonts w:ascii="Times New Roman" w:hAnsi="Times New Roman" w:cs="Times New Roman"/>
                      <w:sz w:val="24"/>
                      <w:szCs w:val="24"/>
                    </w:rPr>
                  </w:rPrChange>
                </w:rPr>
                <w:t>Direcția de deplasare</w:t>
              </w:r>
            </w:ins>
          </w:p>
        </w:tc>
        <w:tc>
          <w:tcPr>
            <w:tcW w:w="1012" w:type="dxa"/>
            <w:tcPrChange w:id="3661" w:author="Alexandru Uicoabă" w:date="2022-06-16T15:46:00Z">
              <w:tcPr>
                <w:tcW w:w="1843" w:type="dxa"/>
                <w:gridSpan w:val="2"/>
              </w:tcPr>
            </w:tcPrChange>
          </w:tcPr>
          <w:p w14:paraId="0D5BE6C9" w14:textId="29298459" w:rsidR="000E5A2A" w:rsidRPr="0078286B" w:rsidRDefault="000E5A2A" w:rsidP="000E5A2A">
            <w:pPr>
              <w:jc w:val="both"/>
              <w:rPr>
                <w:ins w:id="3662" w:author="Alexandru Uicoabă" w:date="2022-06-16T10:00:00Z"/>
                <w:rFonts w:ascii="Arial" w:hAnsi="Arial" w:cs="Arial"/>
                <w:sz w:val="24"/>
                <w:szCs w:val="24"/>
                <w:rPrChange w:id="3663" w:author="Alexandru Uicoabă" w:date="2022-06-16T14:49:00Z">
                  <w:rPr>
                    <w:ins w:id="3664" w:author="Alexandru Uicoabă" w:date="2022-06-16T10:00:00Z"/>
                    <w:rFonts w:ascii="Times New Roman" w:hAnsi="Times New Roman" w:cs="Times New Roman"/>
                    <w:sz w:val="24"/>
                    <w:szCs w:val="24"/>
                  </w:rPr>
                </w:rPrChange>
              </w:rPr>
            </w:pPr>
            <w:ins w:id="3665" w:author="Alexandru Uicoabă" w:date="2022-06-16T10:02:00Z">
              <w:r w:rsidRPr="0078286B">
                <w:rPr>
                  <w:rFonts w:ascii="Arial" w:hAnsi="Arial" w:cs="Arial"/>
                  <w:sz w:val="24"/>
                  <w:szCs w:val="24"/>
                  <w:rPrChange w:id="3666" w:author="Alexandru Uicoabă" w:date="2022-06-16T14:49:00Z">
                    <w:rPr>
                      <w:rFonts w:ascii="Times New Roman" w:hAnsi="Times New Roman" w:cs="Times New Roman"/>
                      <w:sz w:val="24"/>
                      <w:szCs w:val="24"/>
                    </w:rPr>
                  </w:rPrChange>
                </w:rPr>
                <w:t>Intrare</w:t>
              </w:r>
            </w:ins>
          </w:p>
        </w:tc>
        <w:tc>
          <w:tcPr>
            <w:tcW w:w="2587" w:type="dxa"/>
            <w:tcPrChange w:id="3667" w:author="Alexandru Uicoabă" w:date="2022-06-16T15:46:00Z">
              <w:tcPr>
                <w:tcW w:w="2075" w:type="dxa"/>
              </w:tcPr>
            </w:tcPrChange>
          </w:tcPr>
          <w:p w14:paraId="19B16F8F" w14:textId="3420530C" w:rsidR="000E5A2A" w:rsidRPr="0078286B" w:rsidRDefault="000E5A2A" w:rsidP="000E5A2A">
            <w:pPr>
              <w:jc w:val="both"/>
              <w:rPr>
                <w:ins w:id="3668" w:author="Alexandru Uicoabă" w:date="2022-06-16T10:00:00Z"/>
                <w:rFonts w:ascii="Arial" w:hAnsi="Arial" w:cs="Arial"/>
                <w:sz w:val="24"/>
                <w:szCs w:val="24"/>
                <w:rPrChange w:id="3669" w:author="Alexandru Uicoabă" w:date="2022-06-16T14:49:00Z">
                  <w:rPr>
                    <w:ins w:id="3670" w:author="Alexandru Uicoabă" w:date="2022-06-16T10:00:00Z"/>
                    <w:rFonts w:ascii="Times New Roman" w:hAnsi="Times New Roman" w:cs="Times New Roman"/>
                    <w:sz w:val="24"/>
                    <w:szCs w:val="24"/>
                  </w:rPr>
                </w:rPrChange>
              </w:rPr>
            </w:pPr>
            <w:ins w:id="3671" w:author="Alexandru Uicoabă" w:date="2022-06-16T10:02:00Z">
              <w:r w:rsidRPr="0078286B">
                <w:rPr>
                  <w:rFonts w:ascii="Arial" w:hAnsi="Arial" w:cs="Arial"/>
                  <w:sz w:val="24"/>
                  <w:szCs w:val="24"/>
                  <w:rPrChange w:id="3672" w:author="Alexandru Uicoabă" w:date="2022-06-16T14:49:00Z">
                    <w:rPr>
                      <w:rFonts w:ascii="Times New Roman" w:hAnsi="Times New Roman" w:cs="Times New Roman"/>
                      <w:sz w:val="24"/>
                      <w:szCs w:val="24"/>
                    </w:rPr>
                  </w:rPrChange>
                </w:rPr>
                <w:t>Boolean</w:t>
              </w:r>
            </w:ins>
          </w:p>
        </w:tc>
      </w:tr>
      <w:tr w:rsidR="000E5A2A" w:rsidRPr="0078286B" w14:paraId="45D283B2" w14:textId="77777777" w:rsidTr="00106208">
        <w:trPr>
          <w:ins w:id="3673" w:author="Alexandru Uicoabă" w:date="2022-06-16T10:00:00Z"/>
        </w:trPr>
        <w:tc>
          <w:tcPr>
            <w:tcW w:w="2751" w:type="dxa"/>
            <w:tcPrChange w:id="3674" w:author="Alexandru Uicoabă" w:date="2022-06-16T15:46:00Z">
              <w:tcPr>
                <w:tcW w:w="2254" w:type="dxa"/>
                <w:gridSpan w:val="2"/>
              </w:tcPr>
            </w:tcPrChange>
          </w:tcPr>
          <w:p w14:paraId="0561379E" w14:textId="54693AF3" w:rsidR="000E5A2A" w:rsidRPr="0078286B" w:rsidRDefault="000E5A2A" w:rsidP="000E5A2A">
            <w:pPr>
              <w:jc w:val="both"/>
              <w:rPr>
                <w:ins w:id="3675" w:author="Alexandru Uicoabă" w:date="2022-06-16T10:00:00Z"/>
                <w:rFonts w:ascii="Arial" w:hAnsi="Arial" w:cs="Arial"/>
                <w:sz w:val="24"/>
                <w:szCs w:val="24"/>
                <w:rPrChange w:id="3676" w:author="Alexandru Uicoabă" w:date="2022-06-16T14:49:00Z">
                  <w:rPr>
                    <w:ins w:id="3677" w:author="Alexandru Uicoabă" w:date="2022-06-16T10:00:00Z"/>
                    <w:rFonts w:ascii="Times New Roman" w:hAnsi="Times New Roman" w:cs="Times New Roman"/>
                    <w:sz w:val="24"/>
                    <w:szCs w:val="24"/>
                  </w:rPr>
                </w:rPrChange>
              </w:rPr>
            </w:pPr>
            <w:proofErr w:type="spellStart"/>
            <w:ins w:id="3678" w:author="Alexandru Uicoabă" w:date="2022-06-16T10:01:00Z">
              <w:r w:rsidRPr="0078286B">
                <w:rPr>
                  <w:rFonts w:ascii="Arial" w:hAnsi="Arial" w:cs="Arial"/>
                  <w:sz w:val="24"/>
                  <w:szCs w:val="24"/>
                  <w:rPrChange w:id="3679" w:author="Alexandru Uicoabă" w:date="2022-06-16T14:49:00Z">
                    <w:rPr>
                      <w:rFonts w:ascii="Times New Roman" w:hAnsi="Times New Roman" w:cs="Times New Roman"/>
                      <w:sz w:val="24"/>
                      <w:szCs w:val="24"/>
                    </w:rPr>
                  </w:rPrChange>
                </w:rPr>
                <w:t>gameOver</w:t>
              </w:r>
            </w:ins>
            <w:proofErr w:type="spellEnd"/>
          </w:p>
        </w:tc>
        <w:tc>
          <w:tcPr>
            <w:tcW w:w="2895" w:type="dxa"/>
            <w:tcPrChange w:id="3680" w:author="Alexandru Uicoabă" w:date="2022-06-16T15:46:00Z">
              <w:tcPr>
                <w:tcW w:w="2844" w:type="dxa"/>
                <w:gridSpan w:val="2"/>
              </w:tcPr>
            </w:tcPrChange>
          </w:tcPr>
          <w:p w14:paraId="7D9F4ED5" w14:textId="0C3B4B53" w:rsidR="000E5A2A" w:rsidRPr="0078286B" w:rsidRDefault="000E5A2A" w:rsidP="000E5A2A">
            <w:pPr>
              <w:jc w:val="both"/>
              <w:rPr>
                <w:ins w:id="3681" w:author="Alexandru Uicoabă" w:date="2022-06-16T10:00:00Z"/>
                <w:rFonts w:ascii="Arial" w:hAnsi="Arial" w:cs="Arial"/>
                <w:sz w:val="24"/>
                <w:szCs w:val="24"/>
                <w:rPrChange w:id="3682" w:author="Alexandru Uicoabă" w:date="2022-06-16T14:49:00Z">
                  <w:rPr>
                    <w:ins w:id="3683" w:author="Alexandru Uicoabă" w:date="2022-06-16T10:00:00Z"/>
                    <w:rFonts w:ascii="Times New Roman" w:hAnsi="Times New Roman" w:cs="Times New Roman"/>
                    <w:sz w:val="24"/>
                    <w:szCs w:val="24"/>
                  </w:rPr>
                </w:rPrChange>
              </w:rPr>
            </w:pPr>
            <w:ins w:id="3684" w:author="Alexandru Uicoabă" w:date="2022-06-16T10:02:00Z">
              <w:r w:rsidRPr="0078286B">
                <w:rPr>
                  <w:rFonts w:ascii="Arial" w:hAnsi="Arial" w:cs="Arial"/>
                  <w:sz w:val="24"/>
                  <w:szCs w:val="24"/>
                  <w:rPrChange w:id="3685" w:author="Alexandru Uicoabă" w:date="2022-06-16T14:49:00Z">
                    <w:rPr>
                      <w:rFonts w:ascii="Times New Roman" w:hAnsi="Times New Roman" w:cs="Times New Roman"/>
                      <w:sz w:val="24"/>
                      <w:szCs w:val="24"/>
                    </w:rPr>
                  </w:rPrChange>
                </w:rPr>
                <w:t>Starea jocului</w:t>
              </w:r>
            </w:ins>
          </w:p>
        </w:tc>
        <w:tc>
          <w:tcPr>
            <w:tcW w:w="1012" w:type="dxa"/>
            <w:tcPrChange w:id="3686" w:author="Alexandru Uicoabă" w:date="2022-06-16T15:46:00Z">
              <w:tcPr>
                <w:tcW w:w="1843" w:type="dxa"/>
                <w:gridSpan w:val="2"/>
              </w:tcPr>
            </w:tcPrChange>
          </w:tcPr>
          <w:p w14:paraId="63A0488C" w14:textId="75494298" w:rsidR="000E5A2A" w:rsidRPr="0078286B" w:rsidRDefault="000E5A2A" w:rsidP="000E5A2A">
            <w:pPr>
              <w:jc w:val="both"/>
              <w:rPr>
                <w:ins w:id="3687" w:author="Alexandru Uicoabă" w:date="2022-06-16T10:00:00Z"/>
                <w:rFonts w:ascii="Arial" w:hAnsi="Arial" w:cs="Arial"/>
                <w:sz w:val="24"/>
                <w:szCs w:val="24"/>
                <w:rPrChange w:id="3688" w:author="Alexandru Uicoabă" w:date="2022-06-16T14:49:00Z">
                  <w:rPr>
                    <w:ins w:id="3689" w:author="Alexandru Uicoabă" w:date="2022-06-16T10:00:00Z"/>
                    <w:rFonts w:ascii="Times New Roman" w:hAnsi="Times New Roman" w:cs="Times New Roman"/>
                    <w:sz w:val="24"/>
                    <w:szCs w:val="24"/>
                  </w:rPr>
                </w:rPrChange>
              </w:rPr>
            </w:pPr>
            <w:ins w:id="3690" w:author="Alexandru Uicoabă" w:date="2022-06-16T10:02:00Z">
              <w:r w:rsidRPr="0078286B">
                <w:rPr>
                  <w:rFonts w:ascii="Arial" w:hAnsi="Arial" w:cs="Arial"/>
                  <w:sz w:val="24"/>
                  <w:szCs w:val="24"/>
                  <w:rPrChange w:id="3691" w:author="Alexandru Uicoabă" w:date="2022-06-16T14:49:00Z">
                    <w:rPr>
                      <w:rFonts w:ascii="Times New Roman" w:hAnsi="Times New Roman" w:cs="Times New Roman"/>
                      <w:sz w:val="24"/>
                      <w:szCs w:val="24"/>
                    </w:rPr>
                  </w:rPrChange>
                </w:rPr>
                <w:t>Intrare</w:t>
              </w:r>
            </w:ins>
          </w:p>
        </w:tc>
        <w:tc>
          <w:tcPr>
            <w:tcW w:w="2587" w:type="dxa"/>
            <w:tcPrChange w:id="3692" w:author="Alexandru Uicoabă" w:date="2022-06-16T15:46:00Z">
              <w:tcPr>
                <w:tcW w:w="2075" w:type="dxa"/>
              </w:tcPr>
            </w:tcPrChange>
          </w:tcPr>
          <w:p w14:paraId="170C16C7" w14:textId="4FBCB0C4" w:rsidR="000E5A2A" w:rsidRPr="0078286B" w:rsidRDefault="000E5A2A" w:rsidP="000E5A2A">
            <w:pPr>
              <w:jc w:val="both"/>
              <w:rPr>
                <w:ins w:id="3693" w:author="Alexandru Uicoabă" w:date="2022-06-16T10:00:00Z"/>
                <w:rFonts w:ascii="Arial" w:hAnsi="Arial" w:cs="Arial"/>
                <w:sz w:val="24"/>
                <w:szCs w:val="24"/>
                <w:rPrChange w:id="3694" w:author="Alexandru Uicoabă" w:date="2022-06-16T14:49:00Z">
                  <w:rPr>
                    <w:ins w:id="3695" w:author="Alexandru Uicoabă" w:date="2022-06-16T10:00:00Z"/>
                    <w:rFonts w:ascii="Times New Roman" w:hAnsi="Times New Roman" w:cs="Times New Roman"/>
                    <w:sz w:val="24"/>
                    <w:szCs w:val="24"/>
                  </w:rPr>
                </w:rPrChange>
              </w:rPr>
            </w:pPr>
            <w:ins w:id="3696" w:author="Alexandru Uicoabă" w:date="2022-06-16T10:02:00Z">
              <w:r w:rsidRPr="0078286B">
                <w:rPr>
                  <w:rFonts w:ascii="Arial" w:hAnsi="Arial" w:cs="Arial"/>
                  <w:sz w:val="24"/>
                  <w:szCs w:val="24"/>
                  <w:rPrChange w:id="3697" w:author="Alexandru Uicoabă" w:date="2022-06-16T14:49:00Z">
                    <w:rPr>
                      <w:rFonts w:ascii="Times New Roman" w:hAnsi="Times New Roman" w:cs="Times New Roman"/>
                      <w:sz w:val="24"/>
                      <w:szCs w:val="24"/>
                    </w:rPr>
                  </w:rPrChange>
                </w:rPr>
                <w:t>Boolean</w:t>
              </w:r>
            </w:ins>
          </w:p>
        </w:tc>
      </w:tr>
      <w:tr w:rsidR="000E5A2A" w:rsidRPr="0078286B" w14:paraId="66845BA0" w14:textId="77777777" w:rsidTr="00106208">
        <w:trPr>
          <w:ins w:id="3698" w:author="Alexandru Uicoabă" w:date="2022-06-16T10:00:00Z"/>
        </w:trPr>
        <w:tc>
          <w:tcPr>
            <w:tcW w:w="2751" w:type="dxa"/>
            <w:tcPrChange w:id="3699" w:author="Alexandru Uicoabă" w:date="2022-06-16T15:46:00Z">
              <w:tcPr>
                <w:tcW w:w="2254" w:type="dxa"/>
                <w:gridSpan w:val="2"/>
              </w:tcPr>
            </w:tcPrChange>
          </w:tcPr>
          <w:p w14:paraId="38130E5E" w14:textId="3B7D162E" w:rsidR="000E5A2A" w:rsidRPr="0078286B" w:rsidRDefault="001C4327" w:rsidP="000E5A2A">
            <w:pPr>
              <w:jc w:val="both"/>
              <w:rPr>
                <w:ins w:id="3700" w:author="Alexandru Uicoabă" w:date="2022-06-16T10:00:00Z"/>
                <w:rFonts w:ascii="Arial" w:hAnsi="Arial" w:cs="Arial"/>
                <w:sz w:val="24"/>
                <w:szCs w:val="24"/>
                <w:rPrChange w:id="3701" w:author="Alexandru Uicoabă" w:date="2022-06-16T14:49:00Z">
                  <w:rPr>
                    <w:ins w:id="3702" w:author="Alexandru Uicoabă" w:date="2022-06-16T10:00:00Z"/>
                    <w:rFonts w:ascii="Times New Roman" w:hAnsi="Times New Roman" w:cs="Times New Roman"/>
                    <w:sz w:val="24"/>
                    <w:szCs w:val="24"/>
                  </w:rPr>
                </w:rPrChange>
              </w:rPr>
            </w:pPr>
            <w:ins w:id="3703" w:author="Alexandru Uicoabă" w:date="2022-06-16T10:01:00Z">
              <w:r w:rsidRPr="001C4327">
                <w:rPr>
                  <w:rFonts w:ascii="Arial" w:hAnsi="Arial" w:cs="Arial"/>
                  <w:sz w:val="24"/>
                  <w:szCs w:val="24"/>
                </w:rPr>
                <w:t>S</w:t>
              </w:r>
              <w:r w:rsidR="000E5A2A" w:rsidRPr="0078286B">
                <w:rPr>
                  <w:rFonts w:ascii="Arial" w:hAnsi="Arial" w:cs="Arial"/>
                  <w:sz w:val="24"/>
                  <w:szCs w:val="24"/>
                  <w:rPrChange w:id="3704" w:author="Alexandru Uicoabă" w:date="2022-06-16T14:49:00Z">
                    <w:rPr>
                      <w:rFonts w:ascii="Times New Roman" w:hAnsi="Times New Roman" w:cs="Times New Roman"/>
                      <w:sz w:val="24"/>
                      <w:szCs w:val="24"/>
                    </w:rPr>
                  </w:rPrChange>
                </w:rPr>
                <w:t>tate</w:t>
              </w:r>
            </w:ins>
          </w:p>
        </w:tc>
        <w:tc>
          <w:tcPr>
            <w:tcW w:w="2895" w:type="dxa"/>
            <w:tcPrChange w:id="3705" w:author="Alexandru Uicoabă" w:date="2022-06-16T15:46:00Z">
              <w:tcPr>
                <w:tcW w:w="2844" w:type="dxa"/>
                <w:gridSpan w:val="2"/>
              </w:tcPr>
            </w:tcPrChange>
          </w:tcPr>
          <w:p w14:paraId="4E1B09A9" w14:textId="53F37EAB" w:rsidR="000E5A2A" w:rsidRPr="0078286B" w:rsidRDefault="000E5A2A" w:rsidP="000E5A2A">
            <w:pPr>
              <w:jc w:val="both"/>
              <w:rPr>
                <w:ins w:id="3706" w:author="Alexandru Uicoabă" w:date="2022-06-16T10:00:00Z"/>
                <w:rFonts w:ascii="Arial" w:hAnsi="Arial" w:cs="Arial"/>
                <w:sz w:val="24"/>
                <w:szCs w:val="24"/>
                <w:rPrChange w:id="3707" w:author="Alexandru Uicoabă" w:date="2022-06-16T14:49:00Z">
                  <w:rPr>
                    <w:ins w:id="3708" w:author="Alexandru Uicoabă" w:date="2022-06-16T10:00:00Z"/>
                    <w:rFonts w:ascii="Times New Roman" w:hAnsi="Times New Roman" w:cs="Times New Roman"/>
                    <w:sz w:val="24"/>
                    <w:szCs w:val="24"/>
                  </w:rPr>
                </w:rPrChange>
              </w:rPr>
            </w:pPr>
            <w:ins w:id="3709" w:author="Alexandru Uicoabă" w:date="2022-06-16T10:01:00Z">
              <w:r w:rsidRPr="0078286B">
                <w:rPr>
                  <w:rFonts w:ascii="Arial" w:hAnsi="Arial" w:cs="Arial"/>
                  <w:sz w:val="24"/>
                  <w:szCs w:val="24"/>
                  <w:rPrChange w:id="3710" w:author="Alexandru Uicoabă" w:date="2022-06-16T14:49:00Z">
                    <w:rPr>
                      <w:rFonts w:ascii="Times New Roman" w:hAnsi="Times New Roman" w:cs="Times New Roman"/>
                      <w:sz w:val="24"/>
                      <w:szCs w:val="24"/>
                    </w:rPr>
                  </w:rPrChange>
                </w:rPr>
                <w:t>Decizia luată de model</w:t>
              </w:r>
            </w:ins>
          </w:p>
        </w:tc>
        <w:tc>
          <w:tcPr>
            <w:tcW w:w="1012" w:type="dxa"/>
            <w:tcPrChange w:id="3711" w:author="Alexandru Uicoabă" w:date="2022-06-16T15:46:00Z">
              <w:tcPr>
                <w:tcW w:w="1843" w:type="dxa"/>
                <w:gridSpan w:val="2"/>
              </w:tcPr>
            </w:tcPrChange>
          </w:tcPr>
          <w:p w14:paraId="7E4E663E" w14:textId="7F13998D" w:rsidR="000E5A2A" w:rsidRPr="0078286B" w:rsidRDefault="000E5A2A" w:rsidP="000E5A2A">
            <w:pPr>
              <w:jc w:val="both"/>
              <w:rPr>
                <w:ins w:id="3712" w:author="Alexandru Uicoabă" w:date="2022-06-16T10:00:00Z"/>
                <w:rFonts w:ascii="Arial" w:hAnsi="Arial" w:cs="Arial"/>
                <w:sz w:val="24"/>
                <w:szCs w:val="24"/>
                <w:rPrChange w:id="3713" w:author="Alexandru Uicoabă" w:date="2022-06-16T14:49:00Z">
                  <w:rPr>
                    <w:ins w:id="3714" w:author="Alexandru Uicoabă" w:date="2022-06-16T10:00:00Z"/>
                    <w:rFonts w:ascii="Times New Roman" w:hAnsi="Times New Roman" w:cs="Times New Roman"/>
                    <w:sz w:val="24"/>
                    <w:szCs w:val="24"/>
                  </w:rPr>
                </w:rPrChange>
              </w:rPr>
            </w:pPr>
            <w:ins w:id="3715" w:author="Alexandru Uicoabă" w:date="2022-06-16T10:01:00Z">
              <w:r w:rsidRPr="0078286B">
                <w:rPr>
                  <w:rFonts w:ascii="Arial" w:hAnsi="Arial" w:cs="Arial"/>
                  <w:sz w:val="24"/>
                  <w:szCs w:val="24"/>
                  <w:rPrChange w:id="3716" w:author="Alexandru Uicoabă" w:date="2022-06-16T14:49:00Z">
                    <w:rPr>
                      <w:rFonts w:ascii="Times New Roman" w:hAnsi="Times New Roman" w:cs="Times New Roman"/>
                      <w:sz w:val="24"/>
                      <w:szCs w:val="24"/>
                    </w:rPr>
                  </w:rPrChange>
                </w:rPr>
                <w:t>Ieșire</w:t>
              </w:r>
            </w:ins>
          </w:p>
        </w:tc>
        <w:tc>
          <w:tcPr>
            <w:tcW w:w="2587" w:type="dxa"/>
            <w:tcPrChange w:id="3717" w:author="Alexandru Uicoabă" w:date="2022-06-16T15:46:00Z">
              <w:tcPr>
                <w:tcW w:w="2075" w:type="dxa"/>
              </w:tcPr>
            </w:tcPrChange>
          </w:tcPr>
          <w:p w14:paraId="20B54E2A" w14:textId="3BB15A93" w:rsidR="000E5A2A" w:rsidRPr="0078286B" w:rsidRDefault="000E5A2A" w:rsidP="000E5A2A">
            <w:pPr>
              <w:jc w:val="both"/>
              <w:rPr>
                <w:ins w:id="3718" w:author="Alexandru Uicoabă" w:date="2022-06-16T10:00:00Z"/>
                <w:rFonts w:ascii="Arial" w:hAnsi="Arial" w:cs="Arial"/>
                <w:sz w:val="24"/>
                <w:szCs w:val="24"/>
                <w:rPrChange w:id="3719" w:author="Alexandru Uicoabă" w:date="2022-06-16T14:49:00Z">
                  <w:rPr>
                    <w:ins w:id="3720" w:author="Alexandru Uicoabă" w:date="2022-06-16T10:00:00Z"/>
                    <w:rFonts w:ascii="Times New Roman" w:hAnsi="Times New Roman" w:cs="Times New Roman"/>
                    <w:sz w:val="24"/>
                    <w:szCs w:val="24"/>
                  </w:rPr>
                </w:rPrChange>
              </w:rPr>
            </w:pPr>
            <w:proofErr w:type="spellStart"/>
            <w:ins w:id="3721" w:author="Alexandru Uicoabă" w:date="2022-06-16T10:01:00Z">
              <w:r w:rsidRPr="0078286B">
                <w:rPr>
                  <w:rFonts w:ascii="Arial" w:hAnsi="Arial" w:cs="Arial"/>
                  <w:sz w:val="24"/>
                  <w:szCs w:val="24"/>
                  <w:rPrChange w:id="3722" w:author="Alexandru Uicoabă" w:date="2022-06-16T14:49:00Z">
                    <w:rPr>
                      <w:rFonts w:ascii="Times New Roman" w:hAnsi="Times New Roman" w:cs="Times New Roman"/>
                      <w:sz w:val="24"/>
                      <w:szCs w:val="24"/>
                    </w:rPr>
                  </w:rPrChange>
                </w:rPr>
                <w:t>Int</w:t>
              </w:r>
              <w:proofErr w:type="spellEnd"/>
              <w:r w:rsidRPr="0078286B">
                <w:rPr>
                  <w:rFonts w:ascii="Arial" w:hAnsi="Arial" w:cs="Arial"/>
                  <w:sz w:val="24"/>
                  <w:szCs w:val="24"/>
                  <w:rPrChange w:id="3723" w:author="Alexandru Uicoabă" w:date="2022-06-16T14:49:00Z">
                    <w:rPr>
                      <w:rFonts w:ascii="Times New Roman" w:hAnsi="Times New Roman" w:cs="Times New Roman"/>
                      <w:sz w:val="24"/>
                      <w:szCs w:val="24"/>
                    </w:rPr>
                  </w:rPrChange>
                </w:rPr>
                <w:t xml:space="preserve"> (0&lt;=state&lt;=15)</w:t>
              </w:r>
            </w:ins>
          </w:p>
        </w:tc>
      </w:tr>
    </w:tbl>
    <w:p w14:paraId="7A218043" w14:textId="77777777" w:rsidR="00A2203E" w:rsidRPr="0078286B" w:rsidDel="000535F0" w:rsidRDefault="00A2203E">
      <w:pPr>
        <w:jc w:val="both"/>
        <w:rPr>
          <w:del w:id="3724" w:author="Alexandru Uicoabă" w:date="2022-06-16T11:34:00Z"/>
          <w:rFonts w:ascii="Arial" w:hAnsi="Arial" w:cs="Arial"/>
          <w:sz w:val="24"/>
          <w:szCs w:val="24"/>
          <w:rPrChange w:id="3725" w:author="Alexandru Uicoabă" w:date="2022-06-16T14:49:00Z">
            <w:rPr>
              <w:del w:id="3726" w:author="Alexandru Uicoabă" w:date="2022-06-16T11:34:00Z"/>
              <w:rFonts w:ascii="Times New Roman" w:hAnsi="Times New Roman" w:cs="Times New Roman"/>
              <w:sz w:val="24"/>
              <w:szCs w:val="24"/>
            </w:rPr>
          </w:rPrChange>
        </w:rPr>
        <w:pPrChange w:id="3727" w:author="Alexandru Uicoabă" w:date="2022-06-16T11:34:00Z">
          <w:pPr>
            <w:ind w:firstLine="720"/>
            <w:jc w:val="both"/>
          </w:pPr>
        </w:pPrChange>
      </w:pPr>
    </w:p>
    <w:p w14:paraId="678A08F4" w14:textId="6D3E9023" w:rsidR="002C7D31" w:rsidRPr="0078286B" w:rsidDel="000E5A2A" w:rsidRDefault="002C7D31">
      <w:pPr>
        <w:rPr>
          <w:del w:id="3728" w:author="Alexandru Uicoabă" w:date="2022-06-16T10:04:00Z"/>
          <w:rFonts w:ascii="Arial" w:hAnsi="Arial" w:cs="Arial"/>
          <w:sz w:val="24"/>
          <w:szCs w:val="24"/>
          <w:lang w:val="en-GB"/>
          <w:rPrChange w:id="3729" w:author="Alexandru Uicoabă" w:date="2022-06-16T14:49:00Z">
            <w:rPr>
              <w:del w:id="3730" w:author="Alexandru Uicoabă" w:date="2022-06-16T10:04:00Z"/>
              <w:lang w:val="en-GB"/>
            </w:rPr>
          </w:rPrChange>
        </w:rPr>
        <w:pPrChange w:id="3731" w:author="Alexandru Uicoabă" w:date="2022-06-16T11:34:00Z">
          <w:pPr>
            <w:pStyle w:val="Listparagraf"/>
            <w:jc w:val="both"/>
          </w:pPr>
        </w:pPrChange>
      </w:pPr>
      <w:del w:id="3732" w:author="Alexandru Uicoabă" w:date="2022-06-16T10:04:00Z">
        <w:r w:rsidRPr="0078286B" w:rsidDel="000E5A2A">
          <w:rPr>
            <w:rFonts w:ascii="Arial" w:hAnsi="Arial" w:cs="Arial"/>
            <w:sz w:val="24"/>
            <w:szCs w:val="24"/>
            <w:rPrChange w:id="3733" w:author="Alexandru Uicoabă" w:date="2022-06-16T14:49:00Z">
              <w:rPr/>
            </w:rPrChange>
          </w:rPr>
          <w:delText xml:space="preserve">Avem următoarele date de </w:delText>
        </w:r>
        <w:r w:rsidR="003349BD" w:rsidRPr="0078286B" w:rsidDel="000E5A2A">
          <w:rPr>
            <w:rFonts w:ascii="Arial" w:hAnsi="Arial" w:cs="Arial"/>
            <w:sz w:val="24"/>
            <w:szCs w:val="24"/>
            <w:rPrChange w:id="3734" w:author="Alexandru Uicoabă" w:date="2022-06-16T14:49:00Z">
              <w:rPr/>
            </w:rPrChange>
          </w:rPr>
          <w:delText>intrare (</w:delText>
        </w:r>
        <w:r w:rsidR="00D958BA" w:rsidRPr="0078286B" w:rsidDel="000E5A2A">
          <w:rPr>
            <w:rFonts w:ascii="Arial" w:hAnsi="Arial" w:cs="Arial"/>
            <w:sz w:val="24"/>
            <w:szCs w:val="24"/>
            <w:rPrChange w:id="3735" w:author="Alexandru Uicoabă" w:date="2022-06-16T14:49:00Z">
              <w:rPr/>
            </w:rPrChange>
          </w:rPr>
          <w:delText>Unity</w:delText>
        </w:r>
        <w:r w:rsidR="00E435B2" w:rsidRPr="0078286B" w:rsidDel="000E5A2A">
          <w:rPr>
            <w:rFonts w:ascii="Arial" w:hAnsi="Arial" w:cs="Arial"/>
            <w:sz w:val="24"/>
            <w:szCs w:val="24"/>
            <w:rPrChange w:id="3736" w:author="Alexandru Uicoabă" w:date="2022-06-16T14:49:00Z">
              <w:rPr/>
            </w:rPrChange>
          </w:rPr>
          <w:delText xml:space="preserve"> -</w:delText>
        </w:r>
        <w:r w:rsidR="00E435B2" w:rsidRPr="0078286B" w:rsidDel="000E5A2A">
          <w:rPr>
            <w:rFonts w:ascii="Arial" w:hAnsi="Arial" w:cs="Arial"/>
            <w:sz w:val="24"/>
            <w:szCs w:val="24"/>
            <w:lang w:val="en-GB"/>
            <w:rPrChange w:id="3737" w:author="Alexandru Uicoabă" w:date="2022-06-16T14:49:00Z">
              <w:rPr>
                <w:lang w:val="en-GB"/>
              </w:rPr>
            </w:rPrChange>
          </w:rPr>
          <w:delText>&gt;</w:delText>
        </w:r>
        <w:r w:rsidR="00D958BA" w:rsidRPr="0078286B" w:rsidDel="000E5A2A">
          <w:rPr>
            <w:rFonts w:ascii="Arial" w:hAnsi="Arial" w:cs="Arial"/>
            <w:sz w:val="24"/>
            <w:szCs w:val="24"/>
            <w:lang w:val="en-GB"/>
            <w:rPrChange w:id="3738" w:author="Alexandru Uicoabă" w:date="2022-06-16T14:49:00Z">
              <w:rPr>
                <w:lang w:val="en-GB"/>
              </w:rPr>
            </w:rPrChange>
          </w:rPr>
          <w:delText xml:space="preserve"> </w:delText>
        </w:r>
        <w:r w:rsidR="00D958BA" w:rsidRPr="0078286B" w:rsidDel="000E5A2A">
          <w:rPr>
            <w:rFonts w:ascii="Arial" w:hAnsi="Arial" w:cs="Arial"/>
            <w:sz w:val="24"/>
            <w:szCs w:val="24"/>
            <w:rPrChange w:id="3739" w:author="Alexandru Uicoabă" w:date="2022-06-16T14:49:00Z">
              <w:rPr/>
            </w:rPrChange>
          </w:rPr>
          <w:delText>Python</w:delText>
        </w:r>
        <w:r w:rsidR="003349BD" w:rsidRPr="0078286B" w:rsidDel="000E5A2A">
          <w:rPr>
            <w:rFonts w:ascii="Arial" w:hAnsi="Arial" w:cs="Arial"/>
            <w:sz w:val="24"/>
            <w:szCs w:val="24"/>
            <w:rPrChange w:id="3740" w:author="Alexandru Uicoabă" w:date="2022-06-16T14:49:00Z">
              <w:rPr/>
            </w:rPrChange>
          </w:rPr>
          <w:delText>)</w:delText>
        </w:r>
        <w:r w:rsidRPr="0078286B" w:rsidDel="000E5A2A">
          <w:rPr>
            <w:rFonts w:ascii="Arial" w:hAnsi="Arial" w:cs="Arial"/>
            <w:sz w:val="24"/>
            <w:szCs w:val="24"/>
            <w:lang w:val="en-GB"/>
            <w:rPrChange w:id="3741" w:author="Alexandru Uicoabă" w:date="2022-06-16T14:49:00Z">
              <w:rPr>
                <w:lang w:val="en-GB"/>
              </w:rPr>
            </w:rPrChange>
          </w:rPr>
          <w:delText>:</w:delText>
        </w:r>
      </w:del>
    </w:p>
    <w:p w14:paraId="66E75770" w14:textId="0B234E54" w:rsidR="002C7D31" w:rsidRPr="0078286B" w:rsidDel="000E5A2A" w:rsidRDefault="002C7D31">
      <w:pPr>
        <w:rPr>
          <w:del w:id="3742" w:author="Alexandru Uicoabă" w:date="2022-06-16T10:04:00Z"/>
          <w:rFonts w:ascii="Arial" w:hAnsi="Arial" w:cs="Arial"/>
          <w:lang w:val="en-GB"/>
          <w:rPrChange w:id="3743" w:author="Alexandru Uicoabă" w:date="2022-06-16T14:49:00Z">
            <w:rPr>
              <w:del w:id="3744" w:author="Alexandru Uicoabă" w:date="2022-06-16T10:04:00Z"/>
              <w:lang w:val="en-GB"/>
            </w:rPr>
          </w:rPrChange>
        </w:rPr>
        <w:pPrChange w:id="3745" w:author="Alexandru Uicoabă" w:date="2022-06-16T11:34:00Z">
          <w:pPr>
            <w:pStyle w:val="Listparagraf"/>
            <w:numPr>
              <w:numId w:val="5"/>
            </w:numPr>
            <w:ind w:left="1080" w:hanging="360"/>
            <w:jc w:val="both"/>
          </w:pPr>
        </w:pPrChange>
      </w:pPr>
      <w:commentRangeStart w:id="3746"/>
      <w:commentRangeStart w:id="3747"/>
      <w:del w:id="3748" w:author="Alexandru Uicoabă" w:date="2022-06-16T10:04:00Z">
        <w:r w:rsidRPr="0078286B" w:rsidDel="000E5A2A">
          <w:rPr>
            <w:rFonts w:ascii="Arial" w:hAnsi="Arial" w:cs="Arial"/>
            <w:lang w:val="en-GB"/>
            <w:rPrChange w:id="3749" w:author="Alexandru Uicoabă" w:date="2022-06-16T14:49:00Z">
              <w:rPr>
                <w:lang w:val="en-GB"/>
              </w:rPr>
            </w:rPrChange>
          </w:rPr>
          <w:delText>Timpul din Unity</w:delText>
        </w:r>
      </w:del>
    </w:p>
    <w:p w14:paraId="5412483E" w14:textId="3510CA40" w:rsidR="002C7D31" w:rsidRPr="0078286B" w:rsidDel="000E5A2A" w:rsidRDefault="002C7D31">
      <w:pPr>
        <w:rPr>
          <w:del w:id="3750" w:author="Alexandru Uicoabă" w:date="2022-06-16T10:04:00Z"/>
          <w:rFonts w:ascii="Arial" w:hAnsi="Arial" w:cs="Arial"/>
          <w:lang w:val="en-GB"/>
          <w:rPrChange w:id="3751" w:author="Alexandru Uicoabă" w:date="2022-06-16T14:49:00Z">
            <w:rPr>
              <w:del w:id="3752" w:author="Alexandru Uicoabă" w:date="2022-06-16T10:04:00Z"/>
              <w:lang w:val="en-GB"/>
            </w:rPr>
          </w:rPrChange>
        </w:rPr>
        <w:pPrChange w:id="3753" w:author="Alexandru Uicoabă" w:date="2022-06-16T11:34:00Z">
          <w:pPr>
            <w:pStyle w:val="Listparagraf"/>
            <w:numPr>
              <w:numId w:val="5"/>
            </w:numPr>
            <w:ind w:left="1080" w:hanging="360"/>
            <w:jc w:val="both"/>
          </w:pPr>
        </w:pPrChange>
      </w:pPr>
      <w:del w:id="3754" w:author="Alexandru Uicoabă" w:date="2022-06-16T10:04:00Z">
        <w:r w:rsidRPr="0078286B" w:rsidDel="000E5A2A">
          <w:rPr>
            <w:rFonts w:ascii="Arial" w:hAnsi="Arial" w:cs="Arial"/>
            <w:lang w:val="en-GB"/>
            <w:rPrChange w:id="3755" w:author="Alexandru Uicoabă" w:date="2022-06-16T14:49:00Z">
              <w:rPr>
                <w:lang w:val="en-GB"/>
              </w:rPr>
            </w:rPrChange>
          </w:rPr>
          <w:delText>Poziția kart-ului pe axa X</w:delText>
        </w:r>
      </w:del>
    </w:p>
    <w:p w14:paraId="275574BE" w14:textId="08CFF340" w:rsidR="002C7D31" w:rsidRPr="0078286B" w:rsidDel="000E5A2A" w:rsidRDefault="002C7D31">
      <w:pPr>
        <w:rPr>
          <w:del w:id="3756" w:author="Alexandru Uicoabă" w:date="2022-06-16T10:04:00Z"/>
          <w:rFonts w:ascii="Arial" w:hAnsi="Arial" w:cs="Arial"/>
          <w:lang w:val="en-GB"/>
          <w:rPrChange w:id="3757" w:author="Alexandru Uicoabă" w:date="2022-06-16T14:49:00Z">
            <w:rPr>
              <w:del w:id="3758" w:author="Alexandru Uicoabă" w:date="2022-06-16T10:04:00Z"/>
              <w:lang w:val="en-GB"/>
            </w:rPr>
          </w:rPrChange>
        </w:rPr>
        <w:pPrChange w:id="3759" w:author="Alexandru Uicoabă" w:date="2022-06-16T11:34:00Z">
          <w:pPr>
            <w:pStyle w:val="Listparagraf"/>
            <w:numPr>
              <w:numId w:val="5"/>
            </w:numPr>
            <w:ind w:left="1080" w:hanging="360"/>
            <w:jc w:val="both"/>
          </w:pPr>
        </w:pPrChange>
      </w:pPr>
      <w:del w:id="3760" w:author="Alexandru Uicoabă" w:date="2022-06-16T10:04:00Z">
        <w:r w:rsidRPr="0078286B" w:rsidDel="000E5A2A">
          <w:rPr>
            <w:rFonts w:ascii="Arial" w:hAnsi="Arial" w:cs="Arial"/>
            <w:lang w:val="en-GB"/>
            <w:rPrChange w:id="3761" w:author="Alexandru Uicoabă" w:date="2022-06-16T14:49:00Z">
              <w:rPr>
                <w:lang w:val="en-GB"/>
              </w:rPr>
            </w:rPrChange>
          </w:rPr>
          <w:delText>Poziția kart-ului pe axa Y</w:delText>
        </w:r>
      </w:del>
    </w:p>
    <w:p w14:paraId="146C779D" w14:textId="4F0441B8" w:rsidR="002C7D31" w:rsidRPr="0078286B" w:rsidDel="000E5A2A" w:rsidRDefault="002C7D31">
      <w:pPr>
        <w:rPr>
          <w:del w:id="3762" w:author="Alexandru Uicoabă" w:date="2022-06-16T10:04:00Z"/>
          <w:rFonts w:ascii="Arial" w:hAnsi="Arial" w:cs="Arial"/>
          <w:lang w:val="en-GB"/>
          <w:rPrChange w:id="3763" w:author="Alexandru Uicoabă" w:date="2022-06-16T14:49:00Z">
            <w:rPr>
              <w:del w:id="3764" w:author="Alexandru Uicoabă" w:date="2022-06-16T10:04:00Z"/>
              <w:lang w:val="en-GB"/>
            </w:rPr>
          </w:rPrChange>
        </w:rPr>
        <w:pPrChange w:id="3765" w:author="Alexandru Uicoabă" w:date="2022-06-16T11:34:00Z">
          <w:pPr>
            <w:pStyle w:val="Listparagraf"/>
            <w:numPr>
              <w:numId w:val="5"/>
            </w:numPr>
            <w:ind w:left="1080" w:hanging="360"/>
            <w:jc w:val="both"/>
          </w:pPr>
        </w:pPrChange>
      </w:pPr>
      <w:del w:id="3766" w:author="Alexandru Uicoabă" w:date="2022-06-16T10:04:00Z">
        <w:r w:rsidRPr="0078286B" w:rsidDel="000E5A2A">
          <w:rPr>
            <w:rFonts w:ascii="Arial" w:hAnsi="Arial" w:cs="Arial"/>
            <w:lang w:val="en-GB"/>
            <w:rPrChange w:id="3767" w:author="Alexandru Uicoabă" w:date="2022-06-16T14:49:00Z">
              <w:rPr>
                <w:lang w:val="en-GB"/>
              </w:rPr>
            </w:rPrChange>
          </w:rPr>
          <w:delText>Poziția kart-ului pe axa Z</w:delText>
        </w:r>
      </w:del>
    </w:p>
    <w:p w14:paraId="1C7FB43C" w14:textId="057129D9" w:rsidR="002C7D31" w:rsidRPr="0078286B" w:rsidDel="000E5A2A" w:rsidRDefault="002C7D31">
      <w:pPr>
        <w:rPr>
          <w:del w:id="3768" w:author="Alexandru Uicoabă" w:date="2022-06-16T10:04:00Z"/>
          <w:rFonts w:ascii="Arial" w:hAnsi="Arial" w:cs="Arial"/>
          <w:lang w:val="en-GB"/>
          <w:rPrChange w:id="3769" w:author="Alexandru Uicoabă" w:date="2022-06-16T14:49:00Z">
            <w:rPr>
              <w:del w:id="3770" w:author="Alexandru Uicoabă" w:date="2022-06-16T10:04:00Z"/>
              <w:lang w:val="en-GB"/>
            </w:rPr>
          </w:rPrChange>
        </w:rPr>
        <w:pPrChange w:id="3771" w:author="Alexandru Uicoabă" w:date="2022-06-16T11:34:00Z">
          <w:pPr>
            <w:pStyle w:val="Listparagraf"/>
            <w:numPr>
              <w:numId w:val="5"/>
            </w:numPr>
            <w:ind w:left="1080" w:hanging="360"/>
            <w:jc w:val="both"/>
          </w:pPr>
        </w:pPrChange>
      </w:pPr>
      <w:del w:id="3772" w:author="Alexandru Uicoabă" w:date="2022-06-16T10:04:00Z">
        <w:r w:rsidRPr="0078286B" w:rsidDel="000E5A2A">
          <w:rPr>
            <w:rFonts w:ascii="Arial" w:hAnsi="Arial" w:cs="Arial"/>
            <w:lang w:val="en-GB"/>
            <w:rPrChange w:id="3773" w:author="Alexandru Uicoabă" w:date="2022-06-16T14:49:00Z">
              <w:rPr>
                <w:lang w:val="en-GB"/>
              </w:rPr>
            </w:rPrChange>
          </w:rPr>
          <w:delText xml:space="preserve">Senzorul din partea </w:delText>
        </w:r>
        <w:r w:rsidR="00FA26A1" w:rsidRPr="0078286B" w:rsidDel="000E5A2A">
          <w:rPr>
            <w:rFonts w:ascii="Arial" w:hAnsi="Arial" w:cs="Arial"/>
            <w:lang w:val="en-GB"/>
            <w:rPrChange w:id="3774" w:author="Alexandru Uicoabă" w:date="2022-06-16T14:49:00Z">
              <w:rPr>
                <w:lang w:val="en-GB"/>
              </w:rPr>
            </w:rPrChange>
          </w:rPr>
          <w:delText xml:space="preserve">din </w:delText>
        </w:r>
        <w:r w:rsidRPr="0078286B" w:rsidDel="000E5A2A">
          <w:rPr>
            <w:rFonts w:ascii="Arial" w:hAnsi="Arial" w:cs="Arial"/>
            <w:lang w:val="en-GB"/>
            <w:rPrChange w:id="3775" w:author="Alexandru Uicoabă" w:date="2022-06-16T14:49:00Z">
              <w:rPr>
                <w:lang w:val="en-GB"/>
              </w:rPr>
            </w:rPrChange>
          </w:rPr>
          <w:delText>stâng</w:delText>
        </w:r>
        <w:r w:rsidR="00027080" w:rsidRPr="0078286B" w:rsidDel="000E5A2A">
          <w:rPr>
            <w:rFonts w:ascii="Arial" w:hAnsi="Arial" w:cs="Arial"/>
            <w:lang w:val="en-GB"/>
            <w:rPrChange w:id="3776" w:author="Alexandru Uicoabă" w:date="2022-06-16T14:49:00Z">
              <w:rPr>
                <w:lang w:val="en-GB"/>
              </w:rPr>
            </w:rPrChange>
          </w:rPr>
          <w:delText>a</w:delText>
        </w:r>
        <w:r w:rsidRPr="0078286B" w:rsidDel="000E5A2A">
          <w:rPr>
            <w:rFonts w:ascii="Arial" w:hAnsi="Arial" w:cs="Arial"/>
            <w:lang w:val="en-GB"/>
            <w:rPrChange w:id="3777" w:author="Alexandru Uicoabă" w:date="2022-06-16T14:49:00Z">
              <w:rPr>
                <w:lang w:val="en-GB"/>
              </w:rPr>
            </w:rPrChange>
          </w:rPr>
          <w:delText xml:space="preserve"> </w:delText>
        </w:r>
      </w:del>
    </w:p>
    <w:p w14:paraId="6A3228C0" w14:textId="31DADA6C" w:rsidR="002C7D31" w:rsidRPr="0078286B" w:rsidDel="000E5A2A" w:rsidRDefault="00F9427C">
      <w:pPr>
        <w:rPr>
          <w:del w:id="3778" w:author="Alexandru Uicoabă" w:date="2022-06-16T10:04:00Z"/>
          <w:rFonts w:ascii="Arial" w:hAnsi="Arial" w:cs="Arial"/>
          <w:lang w:val="en-GB"/>
          <w:rPrChange w:id="3779" w:author="Alexandru Uicoabă" w:date="2022-06-16T14:49:00Z">
            <w:rPr>
              <w:del w:id="3780" w:author="Alexandru Uicoabă" w:date="2022-06-16T10:04:00Z"/>
              <w:lang w:val="en-GB"/>
            </w:rPr>
          </w:rPrChange>
        </w:rPr>
        <w:pPrChange w:id="3781" w:author="Alexandru Uicoabă" w:date="2022-06-16T11:34:00Z">
          <w:pPr>
            <w:pStyle w:val="Listparagraf"/>
            <w:numPr>
              <w:numId w:val="5"/>
            </w:numPr>
            <w:ind w:left="1080" w:hanging="360"/>
            <w:jc w:val="both"/>
          </w:pPr>
        </w:pPrChange>
      </w:pPr>
      <w:del w:id="3782" w:author="Alexandru Uicoabă" w:date="2022-06-16T10:04:00Z">
        <w:r w:rsidRPr="0078286B" w:rsidDel="000E5A2A">
          <w:rPr>
            <w:rFonts w:ascii="Arial" w:hAnsi="Arial" w:cs="Arial"/>
            <w:lang w:val="en-GB"/>
            <w:rPrChange w:id="3783" w:author="Alexandru Uicoabă" w:date="2022-06-16T14:49:00Z">
              <w:rPr>
                <w:lang w:val="en-GB"/>
              </w:rPr>
            </w:rPrChange>
          </w:rPr>
          <w:delText xml:space="preserve">Senzorul din partea </w:delText>
        </w:r>
        <w:r w:rsidR="00FA26A1" w:rsidRPr="0078286B" w:rsidDel="000E5A2A">
          <w:rPr>
            <w:rFonts w:ascii="Arial" w:hAnsi="Arial" w:cs="Arial"/>
            <w:lang w:val="en-GB"/>
            <w:rPrChange w:id="3784" w:author="Alexandru Uicoabă" w:date="2022-06-16T14:49:00Z">
              <w:rPr>
                <w:lang w:val="en-GB"/>
              </w:rPr>
            </w:rPrChange>
          </w:rPr>
          <w:delText xml:space="preserve">din </w:delText>
        </w:r>
        <w:r w:rsidRPr="0078286B" w:rsidDel="000E5A2A">
          <w:rPr>
            <w:rFonts w:ascii="Arial" w:hAnsi="Arial" w:cs="Arial"/>
            <w:lang w:val="en-GB"/>
            <w:rPrChange w:id="3785" w:author="Alexandru Uicoabă" w:date="2022-06-16T14:49:00Z">
              <w:rPr>
                <w:lang w:val="en-GB"/>
              </w:rPr>
            </w:rPrChange>
          </w:rPr>
          <w:delText>stânga față</w:delText>
        </w:r>
      </w:del>
    </w:p>
    <w:p w14:paraId="21524E7B" w14:textId="51688232" w:rsidR="002C7D31" w:rsidRPr="0078286B" w:rsidDel="000E5A2A" w:rsidRDefault="00CE7E25">
      <w:pPr>
        <w:rPr>
          <w:del w:id="3786" w:author="Alexandru Uicoabă" w:date="2022-06-16T10:04:00Z"/>
          <w:rFonts w:ascii="Arial" w:hAnsi="Arial" w:cs="Arial"/>
          <w:lang w:val="en-GB"/>
          <w:rPrChange w:id="3787" w:author="Alexandru Uicoabă" w:date="2022-06-16T14:49:00Z">
            <w:rPr>
              <w:del w:id="3788" w:author="Alexandru Uicoabă" w:date="2022-06-16T10:04:00Z"/>
              <w:lang w:val="en-GB"/>
            </w:rPr>
          </w:rPrChange>
        </w:rPr>
        <w:pPrChange w:id="3789" w:author="Alexandru Uicoabă" w:date="2022-06-16T11:34:00Z">
          <w:pPr>
            <w:pStyle w:val="Listparagraf"/>
            <w:numPr>
              <w:numId w:val="5"/>
            </w:numPr>
            <w:ind w:left="1080" w:hanging="360"/>
            <w:jc w:val="both"/>
          </w:pPr>
        </w:pPrChange>
      </w:pPr>
      <w:del w:id="3790" w:author="Alexandru Uicoabă" w:date="2022-06-16T10:04:00Z">
        <w:r w:rsidRPr="0078286B" w:rsidDel="000E5A2A">
          <w:rPr>
            <w:rFonts w:ascii="Arial" w:hAnsi="Arial" w:cs="Arial"/>
            <w:lang w:val="en-GB"/>
            <w:rPrChange w:id="3791" w:author="Alexandru Uicoabă" w:date="2022-06-16T14:49:00Z">
              <w:rPr>
                <w:lang w:val="en-GB"/>
              </w:rPr>
            </w:rPrChange>
          </w:rPr>
          <w:delText xml:space="preserve">Senzorul din partea din </w:delText>
        </w:r>
        <w:r w:rsidR="00FA26A1" w:rsidRPr="0078286B" w:rsidDel="000E5A2A">
          <w:rPr>
            <w:rFonts w:ascii="Arial" w:hAnsi="Arial" w:cs="Arial"/>
            <w:lang w:val="en-GB"/>
            <w:rPrChange w:id="3792" w:author="Alexandru Uicoabă" w:date="2022-06-16T14:49:00Z">
              <w:rPr>
                <w:lang w:val="en-GB"/>
              </w:rPr>
            </w:rPrChange>
          </w:rPr>
          <w:delText>f</w:delText>
        </w:r>
        <w:r w:rsidRPr="0078286B" w:rsidDel="000E5A2A">
          <w:rPr>
            <w:rFonts w:ascii="Arial" w:hAnsi="Arial" w:cs="Arial"/>
            <w:lang w:val="en-GB"/>
            <w:rPrChange w:id="3793" w:author="Alexandru Uicoabă" w:date="2022-06-16T14:49:00Z">
              <w:rPr>
                <w:lang w:val="en-GB"/>
              </w:rPr>
            </w:rPrChange>
          </w:rPr>
          <w:delText>ată</w:delText>
        </w:r>
      </w:del>
    </w:p>
    <w:p w14:paraId="6D997A68" w14:textId="510CC07F" w:rsidR="002C7D31" w:rsidRPr="0078286B" w:rsidDel="000E5A2A" w:rsidRDefault="00CE7E25">
      <w:pPr>
        <w:rPr>
          <w:del w:id="3794" w:author="Alexandru Uicoabă" w:date="2022-06-16T10:04:00Z"/>
          <w:rFonts w:ascii="Arial" w:hAnsi="Arial" w:cs="Arial"/>
          <w:lang w:val="en-GB"/>
          <w:rPrChange w:id="3795" w:author="Alexandru Uicoabă" w:date="2022-06-16T14:49:00Z">
            <w:rPr>
              <w:del w:id="3796" w:author="Alexandru Uicoabă" w:date="2022-06-16T10:04:00Z"/>
              <w:lang w:val="en-GB"/>
            </w:rPr>
          </w:rPrChange>
        </w:rPr>
        <w:pPrChange w:id="3797" w:author="Alexandru Uicoabă" w:date="2022-06-16T11:34:00Z">
          <w:pPr>
            <w:pStyle w:val="Listparagraf"/>
            <w:numPr>
              <w:numId w:val="5"/>
            </w:numPr>
            <w:ind w:left="1080" w:hanging="360"/>
            <w:jc w:val="both"/>
          </w:pPr>
        </w:pPrChange>
      </w:pPr>
      <w:del w:id="3798" w:author="Alexandru Uicoabă" w:date="2022-06-16T10:04:00Z">
        <w:r w:rsidRPr="0078286B" w:rsidDel="000E5A2A">
          <w:rPr>
            <w:rFonts w:ascii="Arial" w:hAnsi="Arial" w:cs="Arial"/>
            <w:lang w:val="en-GB"/>
            <w:rPrChange w:id="3799" w:author="Alexandru Uicoabă" w:date="2022-06-16T14:49:00Z">
              <w:rPr>
                <w:lang w:val="en-GB"/>
              </w:rPr>
            </w:rPrChange>
          </w:rPr>
          <w:delText xml:space="preserve">Senzorul din partea </w:delText>
        </w:r>
        <w:r w:rsidR="00FA26A1" w:rsidRPr="0078286B" w:rsidDel="000E5A2A">
          <w:rPr>
            <w:rFonts w:ascii="Arial" w:hAnsi="Arial" w:cs="Arial"/>
            <w:lang w:val="en-GB"/>
            <w:rPrChange w:id="3800" w:author="Alexandru Uicoabă" w:date="2022-06-16T14:49:00Z">
              <w:rPr>
                <w:lang w:val="en-GB"/>
              </w:rPr>
            </w:rPrChange>
          </w:rPr>
          <w:delText xml:space="preserve">din </w:delText>
        </w:r>
        <w:r w:rsidRPr="0078286B" w:rsidDel="000E5A2A">
          <w:rPr>
            <w:rFonts w:ascii="Arial" w:hAnsi="Arial" w:cs="Arial"/>
            <w:lang w:val="en-GB"/>
            <w:rPrChange w:id="3801" w:author="Alexandru Uicoabă" w:date="2022-06-16T14:49:00Z">
              <w:rPr>
                <w:lang w:val="en-GB"/>
              </w:rPr>
            </w:rPrChange>
          </w:rPr>
          <w:delText>dreapta față</w:delText>
        </w:r>
      </w:del>
    </w:p>
    <w:p w14:paraId="33F9CAB0" w14:textId="043B6515" w:rsidR="002C7D31" w:rsidRPr="0078286B" w:rsidDel="000E5A2A" w:rsidRDefault="00027080">
      <w:pPr>
        <w:rPr>
          <w:del w:id="3802" w:author="Alexandru Uicoabă" w:date="2022-06-16T10:04:00Z"/>
          <w:rFonts w:ascii="Arial" w:hAnsi="Arial" w:cs="Arial"/>
          <w:lang w:val="en-GB"/>
          <w:rPrChange w:id="3803" w:author="Alexandru Uicoabă" w:date="2022-06-16T14:49:00Z">
            <w:rPr>
              <w:del w:id="3804" w:author="Alexandru Uicoabă" w:date="2022-06-16T10:04:00Z"/>
              <w:lang w:val="en-GB"/>
            </w:rPr>
          </w:rPrChange>
        </w:rPr>
        <w:pPrChange w:id="3805" w:author="Alexandru Uicoabă" w:date="2022-06-16T11:34:00Z">
          <w:pPr>
            <w:pStyle w:val="Listparagraf"/>
            <w:numPr>
              <w:numId w:val="5"/>
            </w:numPr>
            <w:ind w:left="1080" w:hanging="360"/>
            <w:jc w:val="both"/>
          </w:pPr>
        </w:pPrChange>
      </w:pPr>
      <w:del w:id="3806" w:author="Alexandru Uicoabă" w:date="2022-06-16T10:04:00Z">
        <w:r w:rsidRPr="0078286B" w:rsidDel="000E5A2A">
          <w:rPr>
            <w:rFonts w:ascii="Arial" w:hAnsi="Arial" w:cs="Arial"/>
            <w:lang w:val="en-GB"/>
            <w:rPrChange w:id="3807" w:author="Alexandru Uicoabă" w:date="2022-06-16T14:49:00Z">
              <w:rPr>
                <w:lang w:val="en-GB"/>
              </w:rPr>
            </w:rPrChange>
          </w:rPr>
          <w:delText xml:space="preserve">Senzorul din partea </w:delText>
        </w:r>
        <w:r w:rsidR="00FA26A1" w:rsidRPr="0078286B" w:rsidDel="000E5A2A">
          <w:rPr>
            <w:rFonts w:ascii="Arial" w:hAnsi="Arial" w:cs="Arial"/>
            <w:lang w:val="en-GB"/>
            <w:rPrChange w:id="3808" w:author="Alexandru Uicoabă" w:date="2022-06-16T14:49:00Z">
              <w:rPr>
                <w:lang w:val="en-GB"/>
              </w:rPr>
            </w:rPrChange>
          </w:rPr>
          <w:delText xml:space="preserve">din </w:delText>
        </w:r>
        <w:r w:rsidRPr="0078286B" w:rsidDel="000E5A2A">
          <w:rPr>
            <w:rFonts w:ascii="Arial" w:hAnsi="Arial" w:cs="Arial"/>
            <w:lang w:val="en-GB"/>
            <w:rPrChange w:id="3809" w:author="Alexandru Uicoabă" w:date="2022-06-16T14:49:00Z">
              <w:rPr>
                <w:lang w:val="en-GB"/>
              </w:rPr>
            </w:rPrChange>
          </w:rPr>
          <w:delText xml:space="preserve">dreapta </w:delText>
        </w:r>
      </w:del>
    </w:p>
    <w:p w14:paraId="14EA800C" w14:textId="50EB831A" w:rsidR="00027080" w:rsidRPr="0078286B" w:rsidDel="000E5A2A" w:rsidRDefault="00027080">
      <w:pPr>
        <w:rPr>
          <w:del w:id="3810" w:author="Alexandru Uicoabă" w:date="2022-06-16T10:04:00Z"/>
          <w:rFonts w:ascii="Arial" w:hAnsi="Arial" w:cs="Arial"/>
          <w:lang w:val="en-GB"/>
          <w:rPrChange w:id="3811" w:author="Alexandru Uicoabă" w:date="2022-06-16T14:49:00Z">
            <w:rPr>
              <w:del w:id="3812" w:author="Alexandru Uicoabă" w:date="2022-06-16T10:04:00Z"/>
              <w:lang w:val="en-GB"/>
            </w:rPr>
          </w:rPrChange>
        </w:rPr>
        <w:pPrChange w:id="3813" w:author="Alexandru Uicoabă" w:date="2022-06-16T11:34:00Z">
          <w:pPr>
            <w:pStyle w:val="Listparagraf"/>
            <w:numPr>
              <w:numId w:val="5"/>
            </w:numPr>
            <w:ind w:left="1080" w:hanging="360"/>
            <w:jc w:val="both"/>
          </w:pPr>
        </w:pPrChange>
      </w:pPr>
      <w:del w:id="3814" w:author="Alexandru Uicoabă" w:date="2022-06-16T10:04:00Z">
        <w:r w:rsidRPr="0078286B" w:rsidDel="000E5A2A">
          <w:rPr>
            <w:rFonts w:ascii="Arial" w:hAnsi="Arial" w:cs="Arial"/>
            <w:lang w:val="en-GB"/>
            <w:rPrChange w:id="3815" w:author="Alexandru Uicoabă" w:date="2022-06-16T14:49:00Z">
              <w:rPr>
                <w:lang w:val="en-GB"/>
              </w:rPr>
            </w:rPrChange>
          </w:rPr>
          <w:delText xml:space="preserve">Distanța senzorului din stânga </w:delText>
        </w:r>
      </w:del>
    </w:p>
    <w:p w14:paraId="38C9027C" w14:textId="3A1DB2C5" w:rsidR="002C7D31" w:rsidRPr="0078286B" w:rsidDel="000E5A2A" w:rsidRDefault="00027080">
      <w:pPr>
        <w:rPr>
          <w:del w:id="3816" w:author="Alexandru Uicoabă" w:date="2022-06-16T10:04:00Z"/>
          <w:rFonts w:ascii="Arial" w:hAnsi="Arial" w:cs="Arial"/>
          <w:lang w:val="en-GB"/>
          <w:rPrChange w:id="3817" w:author="Alexandru Uicoabă" w:date="2022-06-16T14:49:00Z">
            <w:rPr>
              <w:del w:id="3818" w:author="Alexandru Uicoabă" w:date="2022-06-16T10:04:00Z"/>
              <w:lang w:val="en-GB"/>
            </w:rPr>
          </w:rPrChange>
        </w:rPr>
        <w:pPrChange w:id="3819" w:author="Alexandru Uicoabă" w:date="2022-06-16T11:34:00Z">
          <w:pPr>
            <w:pStyle w:val="Listparagraf"/>
            <w:numPr>
              <w:numId w:val="5"/>
            </w:numPr>
            <w:ind w:left="1080" w:hanging="360"/>
            <w:jc w:val="both"/>
          </w:pPr>
        </w:pPrChange>
      </w:pPr>
      <w:del w:id="3820" w:author="Alexandru Uicoabă" w:date="2022-06-16T10:04:00Z">
        <w:r w:rsidRPr="0078286B" w:rsidDel="000E5A2A">
          <w:rPr>
            <w:rFonts w:ascii="Arial" w:hAnsi="Arial" w:cs="Arial"/>
            <w:lang w:val="en-GB"/>
            <w:rPrChange w:id="3821" w:author="Alexandru Uicoabă" w:date="2022-06-16T14:49:00Z">
              <w:rPr>
                <w:lang w:val="en-GB"/>
              </w:rPr>
            </w:rPrChange>
          </w:rPr>
          <w:delText>Distanța senzorului din stânga</w:delText>
        </w:r>
        <w:r w:rsidR="00FA26A1" w:rsidRPr="0078286B" w:rsidDel="000E5A2A">
          <w:rPr>
            <w:rFonts w:ascii="Arial" w:hAnsi="Arial" w:cs="Arial"/>
            <w:lang w:val="en-GB"/>
            <w:rPrChange w:id="3822" w:author="Alexandru Uicoabă" w:date="2022-06-16T14:49:00Z">
              <w:rPr>
                <w:lang w:val="en-GB"/>
              </w:rPr>
            </w:rPrChange>
          </w:rPr>
          <w:delText xml:space="preserve"> față</w:delText>
        </w:r>
        <w:r w:rsidRPr="0078286B" w:rsidDel="000E5A2A">
          <w:rPr>
            <w:rFonts w:ascii="Arial" w:hAnsi="Arial" w:cs="Arial"/>
            <w:lang w:val="en-GB"/>
            <w:rPrChange w:id="3823" w:author="Alexandru Uicoabă" w:date="2022-06-16T14:49:00Z">
              <w:rPr>
                <w:lang w:val="en-GB"/>
              </w:rPr>
            </w:rPrChange>
          </w:rPr>
          <w:delText xml:space="preserve"> </w:delText>
        </w:r>
      </w:del>
    </w:p>
    <w:p w14:paraId="1271243E" w14:textId="56CE741D" w:rsidR="002C7D31" w:rsidRPr="0078286B" w:rsidDel="000E5A2A" w:rsidRDefault="00FA26A1">
      <w:pPr>
        <w:rPr>
          <w:del w:id="3824" w:author="Alexandru Uicoabă" w:date="2022-06-16T10:04:00Z"/>
          <w:rFonts w:ascii="Arial" w:hAnsi="Arial" w:cs="Arial"/>
          <w:lang w:val="en-GB"/>
          <w:rPrChange w:id="3825" w:author="Alexandru Uicoabă" w:date="2022-06-16T14:49:00Z">
            <w:rPr>
              <w:del w:id="3826" w:author="Alexandru Uicoabă" w:date="2022-06-16T10:04:00Z"/>
              <w:lang w:val="en-GB"/>
            </w:rPr>
          </w:rPrChange>
        </w:rPr>
        <w:pPrChange w:id="3827" w:author="Alexandru Uicoabă" w:date="2022-06-16T11:34:00Z">
          <w:pPr>
            <w:pStyle w:val="Listparagraf"/>
            <w:numPr>
              <w:numId w:val="5"/>
            </w:numPr>
            <w:ind w:left="1080" w:hanging="360"/>
            <w:jc w:val="both"/>
          </w:pPr>
        </w:pPrChange>
      </w:pPr>
      <w:del w:id="3828" w:author="Alexandru Uicoabă" w:date="2022-06-16T10:04:00Z">
        <w:r w:rsidRPr="0078286B" w:rsidDel="000E5A2A">
          <w:rPr>
            <w:rFonts w:ascii="Arial" w:hAnsi="Arial" w:cs="Arial"/>
            <w:lang w:val="en-GB"/>
            <w:rPrChange w:id="3829" w:author="Alexandru Uicoabă" w:date="2022-06-16T14:49:00Z">
              <w:rPr>
                <w:lang w:val="en-GB"/>
              </w:rPr>
            </w:rPrChange>
          </w:rPr>
          <w:delText xml:space="preserve">Distanța senzorului din față </w:delText>
        </w:r>
      </w:del>
    </w:p>
    <w:p w14:paraId="036E4019" w14:textId="1C4A20A5" w:rsidR="00FA26A1" w:rsidRPr="0078286B" w:rsidDel="000E5A2A" w:rsidRDefault="00FA26A1">
      <w:pPr>
        <w:rPr>
          <w:del w:id="3830" w:author="Alexandru Uicoabă" w:date="2022-06-16T10:04:00Z"/>
          <w:rFonts w:ascii="Arial" w:hAnsi="Arial" w:cs="Arial"/>
          <w:lang w:val="en-GB"/>
          <w:rPrChange w:id="3831" w:author="Alexandru Uicoabă" w:date="2022-06-16T14:49:00Z">
            <w:rPr>
              <w:del w:id="3832" w:author="Alexandru Uicoabă" w:date="2022-06-16T10:04:00Z"/>
              <w:lang w:val="en-GB"/>
            </w:rPr>
          </w:rPrChange>
        </w:rPr>
        <w:pPrChange w:id="3833" w:author="Alexandru Uicoabă" w:date="2022-06-16T11:34:00Z">
          <w:pPr>
            <w:pStyle w:val="Listparagraf"/>
            <w:numPr>
              <w:numId w:val="5"/>
            </w:numPr>
            <w:ind w:left="1080" w:hanging="360"/>
            <w:jc w:val="both"/>
          </w:pPr>
        </w:pPrChange>
      </w:pPr>
      <w:del w:id="3834" w:author="Alexandru Uicoabă" w:date="2022-06-16T10:04:00Z">
        <w:r w:rsidRPr="0078286B" w:rsidDel="000E5A2A">
          <w:rPr>
            <w:rFonts w:ascii="Arial" w:hAnsi="Arial" w:cs="Arial"/>
            <w:lang w:val="en-GB"/>
            <w:rPrChange w:id="3835" w:author="Alexandru Uicoabă" w:date="2022-06-16T14:49:00Z">
              <w:rPr>
                <w:lang w:val="en-GB"/>
              </w:rPr>
            </w:rPrChange>
          </w:rPr>
          <w:delText>Distanța senzorului din dreapta față</w:delText>
        </w:r>
      </w:del>
    </w:p>
    <w:p w14:paraId="172C98E3" w14:textId="59B8C55F" w:rsidR="002C7D31" w:rsidRPr="0078286B" w:rsidDel="000E5A2A" w:rsidRDefault="00FA26A1">
      <w:pPr>
        <w:rPr>
          <w:del w:id="3836" w:author="Alexandru Uicoabă" w:date="2022-06-16T10:04:00Z"/>
          <w:rFonts w:ascii="Arial" w:hAnsi="Arial" w:cs="Arial"/>
          <w:lang w:val="en-GB"/>
          <w:rPrChange w:id="3837" w:author="Alexandru Uicoabă" w:date="2022-06-16T14:49:00Z">
            <w:rPr>
              <w:del w:id="3838" w:author="Alexandru Uicoabă" w:date="2022-06-16T10:04:00Z"/>
              <w:lang w:val="en-GB"/>
            </w:rPr>
          </w:rPrChange>
        </w:rPr>
        <w:pPrChange w:id="3839" w:author="Alexandru Uicoabă" w:date="2022-06-16T11:34:00Z">
          <w:pPr>
            <w:pStyle w:val="Listparagraf"/>
            <w:numPr>
              <w:numId w:val="5"/>
            </w:numPr>
            <w:ind w:left="1080" w:hanging="360"/>
            <w:jc w:val="both"/>
          </w:pPr>
        </w:pPrChange>
      </w:pPr>
      <w:del w:id="3840" w:author="Alexandru Uicoabă" w:date="2022-06-16T10:04:00Z">
        <w:r w:rsidRPr="0078286B" w:rsidDel="000E5A2A">
          <w:rPr>
            <w:rFonts w:ascii="Arial" w:hAnsi="Arial" w:cs="Arial"/>
            <w:lang w:val="en-GB"/>
            <w:rPrChange w:id="3841" w:author="Alexandru Uicoabă" w:date="2022-06-16T14:49:00Z">
              <w:rPr>
                <w:lang w:val="en-GB"/>
              </w:rPr>
            </w:rPrChange>
          </w:rPr>
          <w:delText>Distanța senzorului din dreapta</w:delText>
        </w:r>
      </w:del>
    </w:p>
    <w:p w14:paraId="24F1F377" w14:textId="5364EF14" w:rsidR="002C7D31" w:rsidRPr="0078286B" w:rsidDel="000E5A2A" w:rsidRDefault="00592EDC">
      <w:pPr>
        <w:rPr>
          <w:del w:id="3842" w:author="Alexandru Uicoabă" w:date="2022-06-16T10:04:00Z"/>
          <w:rFonts w:ascii="Arial" w:hAnsi="Arial" w:cs="Arial"/>
          <w:lang w:val="en-GB"/>
          <w:rPrChange w:id="3843" w:author="Alexandru Uicoabă" w:date="2022-06-16T14:49:00Z">
            <w:rPr>
              <w:del w:id="3844" w:author="Alexandru Uicoabă" w:date="2022-06-16T10:04:00Z"/>
              <w:lang w:val="en-GB"/>
            </w:rPr>
          </w:rPrChange>
        </w:rPr>
        <w:pPrChange w:id="3845" w:author="Alexandru Uicoabă" w:date="2022-06-16T11:34:00Z">
          <w:pPr>
            <w:pStyle w:val="Listparagraf"/>
            <w:numPr>
              <w:numId w:val="5"/>
            </w:numPr>
            <w:ind w:left="1080" w:hanging="360"/>
            <w:jc w:val="both"/>
          </w:pPr>
        </w:pPrChange>
      </w:pPr>
      <w:del w:id="3846" w:author="Alexandru Uicoabă" w:date="2022-06-16T10:04:00Z">
        <w:r w:rsidRPr="0078286B" w:rsidDel="000E5A2A">
          <w:rPr>
            <w:rFonts w:ascii="Arial" w:hAnsi="Arial" w:cs="Arial"/>
            <w:lang w:val="en-GB"/>
            <w:rPrChange w:id="3847" w:author="Alexandru Uicoabă" w:date="2022-06-16T14:49:00Z">
              <w:rPr>
                <w:lang w:val="en-GB"/>
              </w:rPr>
            </w:rPrChange>
          </w:rPr>
          <w:delText>Deplasarea în fată</w:delText>
        </w:r>
      </w:del>
    </w:p>
    <w:p w14:paraId="7115DC24" w14:textId="667C2D74" w:rsidR="002C7D31" w:rsidDel="00E43237" w:rsidRDefault="002C7D31" w:rsidP="00E43237">
      <w:pPr>
        <w:rPr>
          <w:del w:id="3848" w:author="Alexandru Uicoabă" w:date="2022-06-16T10:04:00Z"/>
          <w:rFonts w:ascii="Arial" w:hAnsi="Arial" w:cs="Arial"/>
          <w:sz w:val="24"/>
          <w:szCs w:val="24"/>
        </w:rPr>
      </w:pPr>
      <w:del w:id="3849" w:author="Alexandru Uicoabă" w:date="2022-06-16T10:04:00Z">
        <w:r w:rsidRPr="0078286B" w:rsidDel="000E5A2A">
          <w:rPr>
            <w:rFonts w:ascii="Arial" w:hAnsi="Arial" w:cs="Arial"/>
            <w:lang w:val="en-GB"/>
            <w:rPrChange w:id="3850" w:author="Alexandru Uicoabă" w:date="2022-06-16T14:49:00Z">
              <w:rPr>
                <w:lang w:val="en-GB"/>
              </w:rPr>
            </w:rPrChange>
          </w:rPr>
          <w:delText>Z</w:delText>
        </w:r>
        <w:r w:rsidR="00592EDC" w:rsidRPr="0078286B" w:rsidDel="000E5A2A">
          <w:rPr>
            <w:rFonts w:ascii="Arial" w:hAnsi="Arial" w:cs="Arial"/>
            <w:lang w:val="en-GB"/>
            <w:rPrChange w:id="3851" w:author="Alexandru Uicoabă" w:date="2022-06-16T14:49:00Z">
              <w:rPr>
                <w:lang w:val="en-GB"/>
              </w:rPr>
            </w:rPrChange>
          </w:rPr>
          <w:delText>ona</w:delText>
        </w:r>
        <w:commentRangeEnd w:id="3746"/>
        <w:r w:rsidR="002E360E" w:rsidRPr="0078286B" w:rsidDel="000E5A2A">
          <w:rPr>
            <w:rStyle w:val="Referincomentariu"/>
            <w:rFonts w:ascii="Arial" w:hAnsi="Arial" w:cs="Arial"/>
            <w:rPrChange w:id="3852" w:author="Alexandru Uicoabă" w:date="2022-06-16T14:49:00Z">
              <w:rPr>
                <w:rStyle w:val="Referincomentariu"/>
              </w:rPr>
            </w:rPrChange>
          </w:rPr>
          <w:commentReference w:id="3746"/>
        </w:r>
      </w:del>
      <w:commentRangeEnd w:id="3747"/>
      <w:r w:rsidR="007F0B77" w:rsidRPr="0078286B">
        <w:rPr>
          <w:rStyle w:val="Referincomentariu"/>
          <w:rFonts w:ascii="Arial" w:hAnsi="Arial" w:cs="Arial"/>
          <w:rPrChange w:id="3853" w:author="Alexandru Uicoabă" w:date="2022-06-16T14:49:00Z">
            <w:rPr>
              <w:rStyle w:val="Referincomentariu"/>
            </w:rPr>
          </w:rPrChange>
        </w:rPr>
        <w:commentReference w:id="3747"/>
      </w:r>
    </w:p>
    <w:p w14:paraId="524973AB" w14:textId="23DE3D24" w:rsidR="002C7D31" w:rsidRPr="0078286B" w:rsidDel="000535F0" w:rsidRDefault="002C7D31">
      <w:pPr>
        <w:rPr>
          <w:del w:id="3854" w:author="Alexandru Uicoabă" w:date="2022-06-16T11:34:00Z"/>
          <w:rFonts w:ascii="Arial" w:hAnsi="Arial" w:cs="Arial"/>
          <w:rPrChange w:id="3855" w:author="Alexandru Uicoabă" w:date="2022-06-16T14:49:00Z">
            <w:rPr>
              <w:del w:id="3856" w:author="Alexandru Uicoabă" w:date="2022-06-16T11:34:00Z"/>
            </w:rPr>
          </w:rPrChange>
        </w:rPr>
        <w:pPrChange w:id="3857" w:author="Alexandru Uicoabă" w:date="2022-06-16T11:34:00Z">
          <w:pPr>
            <w:pStyle w:val="Listparagraf"/>
            <w:jc w:val="both"/>
          </w:pPr>
        </w:pPrChange>
      </w:pPr>
    </w:p>
    <w:p w14:paraId="1FDC4694" w14:textId="6C37BA88" w:rsidR="003349BD" w:rsidRPr="0078286B" w:rsidDel="000E5A2A" w:rsidRDefault="003349BD">
      <w:pPr>
        <w:rPr>
          <w:del w:id="3858" w:author="Alexandru Uicoabă" w:date="2022-06-16T10:04:00Z"/>
          <w:rFonts w:ascii="Arial" w:hAnsi="Arial" w:cs="Arial"/>
          <w:sz w:val="24"/>
          <w:szCs w:val="24"/>
          <w:rPrChange w:id="3859" w:author="Alexandru Uicoabă" w:date="2022-06-16T14:49:00Z">
            <w:rPr>
              <w:del w:id="3860" w:author="Alexandru Uicoabă" w:date="2022-06-16T10:04:00Z"/>
              <w:lang w:val="en-GB"/>
            </w:rPr>
          </w:rPrChange>
        </w:rPr>
        <w:pPrChange w:id="3861" w:author="Alexandru Uicoabă" w:date="2022-06-16T14:57:00Z">
          <w:pPr>
            <w:pStyle w:val="Listparagraf"/>
            <w:jc w:val="both"/>
          </w:pPr>
        </w:pPrChange>
      </w:pPr>
      <w:del w:id="3862" w:author="Alexandru Uicoabă" w:date="2022-06-16T10:04:00Z">
        <w:r w:rsidRPr="0078286B" w:rsidDel="000E5A2A">
          <w:rPr>
            <w:rFonts w:ascii="Arial" w:hAnsi="Arial" w:cs="Arial"/>
            <w:sz w:val="24"/>
            <w:szCs w:val="24"/>
            <w:rPrChange w:id="3863" w:author="Alexandru Uicoabă" w:date="2022-06-16T14:49:00Z">
              <w:rPr/>
            </w:rPrChange>
          </w:rPr>
          <w:delText>Avem următoarele date in ieșire</w:delText>
        </w:r>
        <w:r w:rsidR="00E435B2" w:rsidRPr="0078286B" w:rsidDel="000E5A2A">
          <w:rPr>
            <w:rFonts w:ascii="Arial" w:hAnsi="Arial" w:cs="Arial"/>
            <w:sz w:val="24"/>
            <w:szCs w:val="24"/>
            <w:rPrChange w:id="3864" w:author="Alexandru Uicoabă" w:date="2022-06-16T14:49:00Z">
              <w:rPr/>
            </w:rPrChange>
          </w:rPr>
          <w:delText>(</w:delText>
        </w:r>
        <w:r w:rsidR="00D958BA" w:rsidRPr="0078286B" w:rsidDel="000E5A2A">
          <w:rPr>
            <w:rFonts w:ascii="Arial" w:hAnsi="Arial" w:cs="Arial"/>
            <w:sz w:val="24"/>
            <w:szCs w:val="24"/>
            <w:rPrChange w:id="3865" w:author="Alexandru Uicoabă" w:date="2022-06-16T14:49:00Z">
              <w:rPr/>
            </w:rPrChange>
          </w:rPr>
          <w:delText>Python</w:delText>
        </w:r>
        <w:r w:rsidR="00E435B2" w:rsidRPr="0078286B" w:rsidDel="000E5A2A">
          <w:rPr>
            <w:rFonts w:ascii="Arial" w:hAnsi="Arial" w:cs="Arial"/>
            <w:sz w:val="24"/>
            <w:szCs w:val="24"/>
            <w:rPrChange w:id="3866" w:author="Alexandru Uicoabă" w:date="2022-06-16T14:49:00Z">
              <w:rPr/>
            </w:rPrChange>
          </w:rPr>
          <w:delText xml:space="preserve"> -</w:delText>
        </w:r>
        <w:r w:rsidR="00E435B2" w:rsidRPr="0078286B" w:rsidDel="000E5A2A">
          <w:rPr>
            <w:rFonts w:ascii="Arial" w:hAnsi="Arial" w:cs="Arial"/>
            <w:sz w:val="24"/>
            <w:szCs w:val="24"/>
            <w:rPrChange w:id="3867" w:author="Alexandru Uicoabă" w:date="2022-06-16T14:49:00Z">
              <w:rPr>
                <w:lang w:val="en-GB"/>
              </w:rPr>
            </w:rPrChange>
          </w:rPr>
          <w:delText>&gt;</w:delText>
        </w:r>
        <w:r w:rsidR="00E435B2" w:rsidRPr="0078286B" w:rsidDel="000E5A2A">
          <w:rPr>
            <w:rFonts w:ascii="Arial" w:hAnsi="Arial" w:cs="Arial"/>
            <w:sz w:val="24"/>
            <w:szCs w:val="24"/>
            <w:rPrChange w:id="3868" w:author="Alexandru Uicoabă" w:date="2022-06-16T14:49:00Z">
              <w:rPr/>
            </w:rPrChange>
          </w:rPr>
          <w:delText xml:space="preserve"> </w:delText>
        </w:r>
        <w:r w:rsidR="00D958BA" w:rsidRPr="0078286B" w:rsidDel="000E5A2A">
          <w:rPr>
            <w:rFonts w:ascii="Arial" w:hAnsi="Arial" w:cs="Arial"/>
            <w:sz w:val="24"/>
            <w:szCs w:val="24"/>
            <w:rPrChange w:id="3869" w:author="Alexandru Uicoabă" w:date="2022-06-16T14:49:00Z">
              <w:rPr/>
            </w:rPrChange>
          </w:rPr>
          <w:delText>U</w:delText>
        </w:r>
        <w:r w:rsidR="00E435B2" w:rsidRPr="0078286B" w:rsidDel="000E5A2A">
          <w:rPr>
            <w:rFonts w:ascii="Arial" w:hAnsi="Arial" w:cs="Arial"/>
            <w:sz w:val="24"/>
            <w:szCs w:val="24"/>
            <w:rPrChange w:id="3870" w:author="Alexandru Uicoabă" w:date="2022-06-16T14:49:00Z">
              <w:rPr/>
            </w:rPrChange>
          </w:rPr>
          <w:delText>nity)</w:delText>
        </w:r>
        <w:r w:rsidRPr="0078286B" w:rsidDel="000E5A2A">
          <w:rPr>
            <w:rFonts w:ascii="Arial" w:hAnsi="Arial" w:cs="Arial"/>
            <w:sz w:val="24"/>
            <w:szCs w:val="24"/>
            <w:rPrChange w:id="3871" w:author="Alexandru Uicoabă" w:date="2022-06-16T14:49:00Z">
              <w:rPr>
                <w:lang w:val="en-GB"/>
              </w:rPr>
            </w:rPrChange>
          </w:rPr>
          <w:delText>:</w:delText>
        </w:r>
      </w:del>
    </w:p>
    <w:p w14:paraId="356850E8" w14:textId="23935AB0" w:rsidR="006D672E" w:rsidRPr="0078286B" w:rsidDel="004A6139" w:rsidRDefault="006D672E">
      <w:pPr>
        <w:rPr>
          <w:del w:id="3872" w:author="Alexandru Uicoabă" w:date="2022-06-16T10:05:00Z"/>
          <w:rFonts w:ascii="Arial" w:hAnsi="Arial" w:cs="Arial"/>
          <w:rPrChange w:id="3873" w:author="Alexandru Uicoabă" w:date="2022-06-16T14:49:00Z">
            <w:rPr>
              <w:del w:id="3874" w:author="Alexandru Uicoabă" w:date="2022-06-16T10:05:00Z"/>
            </w:rPr>
          </w:rPrChange>
        </w:rPr>
        <w:pPrChange w:id="3875" w:author="Alexandru Uicoabă" w:date="2022-06-16T14:57:00Z">
          <w:pPr>
            <w:pStyle w:val="Listparagraf"/>
            <w:numPr>
              <w:numId w:val="5"/>
            </w:numPr>
            <w:ind w:left="1080" w:hanging="360"/>
            <w:jc w:val="both"/>
          </w:pPr>
        </w:pPrChange>
      </w:pPr>
      <w:commentRangeStart w:id="3876"/>
      <w:commentRangeStart w:id="3877"/>
      <w:del w:id="3878" w:author="Alexandru Uicoabă" w:date="2022-06-16T10:05:00Z">
        <w:r w:rsidRPr="0078286B" w:rsidDel="004A6139">
          <w:rPr>
            <w:rFonts w:ascii="Arial" w:hAnsi="Arial" w:cs="Arial"/>
            <w:rPrChange w:id="3879" w:author="Alexandru Uicoabă" w:date="2022-06-16T14:49:00Z">
              <w:rPr/>
            </w:rPrChange>
          </w:rPr>
          <w:delText>În față</w:delText>
        </w:r>
        <w:r w:rsidR="002C7D31" w:rsidRPr="0078286B" w:rsidDel="004A6139">
          <w:rPr>
            <w:rFonts w:ascii="Arial" w:hAnsi="Arial" w:cs="Arial"/>
            <w:rPrChange w:id="3880" w:author="Alexandru Uicoabă" w:date="2022-06-16T14:49:00Z">
              <w:rPr/>
            </w:rPrChange>
          </w:rPr>
          <w:delText xml:space="preserve"> </w:delText>
        </w:r>
      </w:del>
    </w:p>
    <w:p w14:paraId="31BFC68D" w14:textId="105105B2" w:rsidR="006D672E" w:rsidRPr="0078286B" w:rsidDel="004A6139" w:rsidRDefault="006D672E">
      <w:pPr>
        <w:rPr>
          <w:del w:id="3881" w:author="Alexandru Uicoabă" w:date="2022-06-16T10:05:00Z"/>
          <w:rFonts w:ascii="Arial" w:hAnsi="Arial" w:cs="Arial"/>
          <w:rPrChange w:id="3882" w:author="Alexandru Uicoabă" w:date="2022-06-16T14:49:00Z">
            <w:rPr>
              <w:del w:id="3883" w:author="Alexandru Uicoabă" w:date="2022-06-16T10:05:00Z"/>
            </w:rPr>
          </w:rPrChange>
        </w:rPr>
        <w:pPrChange w:id="3884" w:author="Alexandru Uicoabă" w:date="2022-06-16T14:57:00Z">
          <w:pPr>
            <w:pStyle w:val="Listparagraf"/>
            <w:numPr>
              <w:numId w:val="5"/>
            </w:numPr>
            <w:ind w:left="1080" w:hanging="360"/>
            <w:jc w:val="both"/>
          </w:pPr>
        </w:pPrChange>
      </w:pPr>
      <w:del w:id="3885" w:author="Alexandru Uicoabă" w:date="2022-06-16T10:05:00Z">
        <w:r w:rsidRPr="0078286B" w:rsidDel="004A6139">
          <w:rPr>
            <w:rFonts w:ascii="Arial" w:hAnsi="Arial" w:cs="Arial"/>
            <w:rPrChange w:id="3886" w:author="Alexandru Uicoabă" w:date="2022-06-16T14:49:00Z">
              <w:rPr/>
            </w:rPrChange>
          </w:rPr>
          <w:delText>În stânga</w:delText>
        </w:r>
      </w:del>
    </w:p>
    <w:p w14:paraId="585F35DB" w14:textId="2F3B1DBB" w:rsidR="006D672E" w:rsidRPr="0078286B" w:rsidDel="004A6139" w:rsidRDefault="006D672E">
      <w:pPr>
        <w:rPr>
          <w:del w:id="3887" w:author="Alexandru Uicoabă" w:date="2022-06-16T10:05:00Z"/>
          <w:rFonts w:ascii="Arial" w:hAnsi="Arial" w:cs="Arial"/>
          <w:rPrChange w:id="3888" w:author="Alexandru Uicoabă" w:date="2022-06-16T14:49:00Z">
            <w:rPr>
              <w:del w:id="3889" w:author="Alexandru Uicoabă" w:date="2022-06-16T10:05:00Z"/>
            </w:rPr>
          </w:rPrChange>
        </w:rPr>
        <w:pPrChange w:id="3890" w:author="Alexandru Uicoabă" w:date="2022-06-16T14:57:00Z">
          <w:pPr>
            <w:pStyle w:val="Listparagraf"/>
            <w:numPr>
              <w:numId w:val="5"/>
            </w:numPr>
            <w:ind w:left="1080" w:hanging="360"/>
            <w:jc w:val="both"/>
          </w:pPr>
        </w:pPrChange>
      </w:pPr>
      <w:del w:id="3891" w:author="Alexandru Uicoabă" w:date="2022-06-16T10:05:00Z">
        <w:r w:rsidRPr="0078286B" w:rsidDel="004A6139">
          <w:rPr>
            <w:rFonts w:ascii="Arial" w:hAnsi="Arial" w:cs="Arial"/>
            <w:rPrChange w:id="3892" w:author="Alexandru Uicoabă" w:date="2022-06-16T14:49:00Z">
              <w:rPr/>
            </w:rPrChange>
          </w:rPr>
          <w:delText>În dreapta</w:delText>
        </w:r>
      </w:del>
    </w:p>
    <w:p w14:paraId="30862AAB" w14:textId="124CB9D4" w:rsidR="00D60EB4" w:rsidRPr="0078286B" w:rsidDel="004A6139" w:rsidRDefault="006D672E">
      <w:pPr>
        <w:rPr>
          <w:del w:id="3893" w:author="Alexandru Uicoabă" w:date="2022-06-16T10:05:00Z"/>
          <w:rFonts w:ascii="Arial" w:hAnsi="Arial" w:cs="Arial"/>
          <w:rPrChange w:id="3894" w:author="Alexandru Uicoabă" w:date="2022-06-16T14:49:00Z">
            <w:rPr>
              <w:del w:id="3895" w:author="Alexandru Uicoabă" w:date="2022-06-16T10:05:00Z"/>
            </w:rPr>
          </w:rPrChange>
        </w:rPr>
        <w:pPrChange w:id="3896" w:author="Alexandru Uicoabă" w:date="2022-06-16T14:57:00Z">
          <w:pPr>
            <w:pStyle w:val="Listparagraf"/>
            <w:numPr>
              <w:numId w:val="5"/>
            </w:numPr>
            <w:ind w:left="1080" w:hanging="360"/>
            <w:jc w:val="both"/>
          </w:pPr>
        </w:pPrChange>
      </w:pPr>
      <w:del w:id="3897" w:author="Alexandru Uicoabă" w:date="2022-06-16T10:05:00Z">
        <w:r w:rsidRPr="0078286B" w:rsidDel="004A6139">
          <w:rPr>
            <w:rFonts w:ascii="Arial" w:hAnsi="Arial" w:cs="Arial"/>
            <w:rPrChange w:id="3898" w:author="Alexandru Uicoabă" w:date="2022-06-16T14:49:00Z">
              <w:rPr/>
            </w:rPrChange>
          </w:rPr>
          <w:delText>În spate</w:delText>
        </w:r>
        <w:r w:rsidR="00AF4364" w:rsidRPr="0078286B" w:rsidDel="004A6139">
          <w:rPr>
            <w:rFonts w:ascii="Arial" w:hAnsi="Arial" w:cs="Arial"/>
            <w:rPrChange w:id="3899" w:author="Alexandru Uicoabă" w:date="2022-06-16T14:49:00Z">
              <w:rPr/>
            </w:rPrChange>
          </w:rPr>
          <w:delText xml:space="preserve"> </w:delText>
        </w:r>
        <w:commentRangeEnd w:id="3876"/>
        <w:r w:rsidR="002E360E" w:rsidRPr="0078286B" w:rsidDel="004A6139">
          <w:rPr>
            <w:rStyle w:val="Referincomentariu"/>
            <w:rFonts w:ascii="Arial" w:hAnsi="Arial" w:cs="Arial"/>
            <w:rPrChange w:id="3900" w:author="Alexandru Uicoabă" w:date="2022-06-16T14:49:00Z">
              <w:rPr>
                <w:rStyle w:val="Referincomentariu"/>
              </w:rPr>
            </w:rPrChange>
          </w:rPr>
          <w:commentReference w:id="3876"/>
        </w:r>
      </w:del>
      <w:commentRangeEnd w:id="3877"/>
      <w:r w:rsidR="00DF6500" w:rsidRPr="0078286B">
        <w:rPr>
          <w:rStyle w:val="Referincomentariu"/>
          <w:rFonts w:ascii="Arial" w:hAnsi="Arial" w:cs="Arial"/>
          <w:rPrChange w:id="3901" w:author="Alexandru Uicoabă" w:date="2022-06-16T14:49:00Z">
            <w:rPr>
              <w:rStyle w:val="Referincomentariu"/>
            </w:rPr>
          </w:rPrChange>
        </w:rPr>
        <w:commentReference w:id="3877"/>
      </w:r>
    </w:p>
    <w:p w14:paraId="14EF4881" w14:textId="35167F85" w:rsidR="006D672E" w:rsidRPr="0078286B" w:rsidDel="000535F0" w:rsidRDefault="006D672E">
      <w:pPr>
        <w:rPr>
          <w:del w:id="3902" w:author="Alexandru Uicoabă" w:date="2022-06-16T11:34:00Z"/>
          <w:rFonts w:ascii="Arial" w:hAnsi="Arial" w:cs="Arial"/>
          <w:rPrChange w:id="3903" w:author="Alexandru Uicoabă" w:date="2022-06-16T14:49:00Z">
            <w:rPr>
              <w:del w:id="3904" w:author="Alexandru Uicoabă" w:date="2022-06-16T11:34:00Z"/>
              <w:lang w:val="en-GB"/>
            </w:rPr>
          </w:rPrChange>
        </w:rPr>
        <w:pPrChange w:id="3905" w:author="Alexandru Uicoabă" w:date="2022-06-16T14:57:00Z">
          <w:pPr>
            <w:pStyle w:val="Listparagraf"/>
          </w:pPr>
        </w:pPrChange>
      </w:pPr>
    </w:p>
    <w:p w14:paraId="3B26F472" w14:textId="2C3D7B60" w:rsidR="002C2E13" w:rsidRPr="0078286B" w:rsidDel="000535F0" w:rsidRDefault="002C2E13">
      <w:pPr>
        <w:rPr>
          <w:del w:id="3906" w:author="Alexandru Uicoabă" w:date="2022-06-16T11:34:00Z"/>
          <w:rFonts w:ascii="Arial" w:hAnsi="Arial" w:cs="Arial"/>
          <w:rPrChange w:id="3907" w:author="Alexandru Uicoabă" w:date="2022-06-16T14:49:00Z">
            <w:rPr>
              <w:del w:id="3908" w:author="Alexandru Uicoabă" w:date="2022-06-16T11:34:00Z"/>
              <w:lang w:val="en-GB"/>
            </w:rPr>
          </w:rPrChange>
        </w:rPr>
        <w:pPrChange w:id="3909" w:author="Alexandru Uicoabă" w:date="2022-06-16T14:57:00Z">
          <w:pPr>
            <w:pStyle w:val="Listparagraf"/>
          </w:pPr>
        </w:pPrChange>
      </w:pPr>
    </w:p>
    <w:p w14:paraId="27F301B9" w14:textId="4DB2DFF3" w:rsidR="002C2E13" w:rsidRPr="0078286B" w:rsidDel="000535F0" w:rsidRDefault="002C2E13">
      <w:pPr>
        <w:rPr>
          <w:del w:id="3910" w:author="Alexandru Uicoabă" w:date="2022-06-16T11:34:00Z"/>
          <w:rFonts w:ascii="Arial" w:hAnsi="Arial" w:cs="Arial"/>
          <w:rPrChange w:id="3911" w:author="Alexandru Uicoabă" w:date="2022-06-16T14:49:00Z">
            <w:rPr>
              <w:del w:id="3912" w:author="Alexandru Uicoabă" w:date="2022-06-16T11:34:00Z"/>
              <w:lang w:val="en-GB"/>
            </w:rPr>
          </w:rPrChange>
        </w:rPr>
        <w:pPrChange w:id="3913" w:author="Alexandru Uicoabă" w:date="2022-06-16T14:57:00Z">
          <w:pPr>
            <w:pStyle w:val="Listparagraf"/>
          </w:pPr>
        </w:pPrChange>
      </w:pPr>
    </w:p>
    <w:p w14:paraId="3B85924F" w14:textId="62465174" w:rsidR="002C2E13" w:rsidRPr="0078286B" w:rsidDel="000535F0" w:rsidRDefault="002C2E13">
      <w:pPr>
        <w:rPr>
          <w:del w:id="3914" w:author="Alexandru Uicoabă" w:date="2022-06-16T11:34:00Z"/>
          <w:rFonts w:ascii="Arial" w:hAnsi="Arial" w:cs="Arial"/>
          <w:rPrChange w:id="3915" w:author="Alexandru Uicoabă" w:date="2022-06-16T14:49:00Z">
            <w:rPr>
              <w:del w:id="3916" w:author="Alexandru Uicoabă" w:date="2022-06-16T11:34:00Z"/>
              <w:lang w:val="en-GB"/>
            </w:rPr>
          </w:rPrChange>
        </w:rPr>
        <w:pPrChange w:id="3917" w:author="Alexandru Uicoabă" w:date="2022-06-16T14:57:00Z">
          <w:pPr>
            <w:pStyle w:val="Listparagraf"/>
          </w:pPr>
        </w:pPrChange>
      </w:pPr>
    </w:p>
    <w:p w14:paraId="39F40141" w14:textId="3EAFC9B9" w:rsidR="002C2E13" w:rsidRPr="0078286B" w:rsidDel="000535F0" w:rsidRDefault="002C2E13">
      <w:pPr>
        <w:rPr>
          <w:del w:id="3918" w:author="Alexandru Uicoabă" w:date="2022-06-16T11:34:00Z"/>
          <w:rFonts w:ascii="Arial" w:hAnsi="Arial" w:cs="Arial"/>
          <w:rPrChange w:id="3919" w:author="Alexandru Uicoabă" w:date="2022-06-16T14:49:00Z">
            <w:rPr>
              <w:del w:id="3920" w:author="Alexandru Uicoabă" w:date="2022-06-16T11:34:00Z"/>
              <w:lang w:val="en-GB"/>
            </w:rPr>
          </w:rPrChange>
        </w:rPr>
        <w:pPrChange w:id="3921" w:author="Alexandru Uicoabă" w:date="2022-06-16T14:57:00Z">
          <w:pPr>
            <w:pStyle w:val="Listparagraf"/>
          </w:pPr>
        </w:pPrChange>
      </w:pPr>
    </w:p>
    <w:p w14:paraId="6E6D5A90" w14:textId="78DA9E56" w:rsidR="002C2E13" w:rsidRPr="0078286B" w:rsidDel="000535F0" w:rsidRDefault="002C2E13">
      <w:pPr>
        <w:rPr>
          <w:del w:id="3922" w:author="Alexandru Uicoabă" w:date="2022-06-16T11:34:00Z"/>
          <w:rFonts w:ascii="Arial" w:hAnsi="Arial" w:cs="Arial"/>
          <w:rPrChange w:id="3923" w:author="Alexandru Uicoabă" w:date="2022-06-16T14:49:00Z">
            <w:rPr>
              <w:del w:id="3924" w:author="Alexandru Uicoabă" w:date="2022-06-16T11:34:00Z"/>
              <w:lang w:val="en-GB"/>
            </w:rPr>
          </w:rPrChange>
        </w:rPr>
        <w:pPrChange w:id="3925" w:author="Alexandru Uicoabă" w:date="2022-06-16T14:57:00Z">
          <w:pPr>
            <w:pStyle w:val="Listparagraf"/>
          </w:pPr>
        </w:pPrChange>
      </w:pPr>
    </w:p>
    <w:p w14:paraId="65E8FF73" w14:textId="75F94B2A" w:rsidR="002C2E13" w:rsidRPr="0078286B" w:rsidDel="000535F0" w:rsidRDefault="002C2E13">
      <w:pPr>
        <w:rPr>
          <w:del w:id="3926" w:author="Alexandru Uicoabă" w:date="2022-06-16T11:34:00Z"/>
          <w:rFonts w:ascii="Arial" w:hAnsi="Arial" w:cs="Arial"/>
          <w:rPrChange w:id="3927" w:author="Alexandru Uicoabă" w:date="2022-06-16T14:49:00Z">
            <w:rPr>
              <w:del w:id="3928" w:author="Alexandru Uicoabă" w:date="2022-06-16T11:34:00Z"/>
              <w:lang w:val="en-GB"/>
            </w:rPr>
          </w:rPrChange>
        </w:rPr>
        <w:pPrChange w:id="3929" w:author="Alexandru Uicoabă" w:date="2022-06-16T14:57:00Z">
          <w:pPr>
            <w:pStyle w:val="Listparagraf"/>
          </w:pPr>
        </w:pPrChange>
      </w:pPr>
    </w:p>
    <w:p w14:paraId="07D617C2" w14:textId="77C58942" w:rsidR="002C2E13" w:rsidRPr="0078286B" w:rsidDel="000535F0" w:rsidRDefault="002C2E13">
      <w:pPr>
        <w:rPr>
          <w:del w:id="3930" w:author="Alexandru Uicoabă" w:date="2022-06-16T11:34:00Z"/>
          <w:rFonts w:ascii="Arial" w:hAnsi="Arial" w:cs="Arial"/>
          <w:rPrChange w:id="3931" w:author="Alexandru Uicoabă" w:date="2022-06-16T14:49:00Z">
            <w:rPr>
              <w:del w:id="3932" w:author="Alexandru Uicoabă" w:date="2022-06-16T11:34:00Z"/>
              <w:lang w:val="en-GB"/>
            </w:rPr>
          </w:rPrChange>
        </w:rPr>
        <w:pPrChange w:id="3933" w:author="Alexandru Uicoabă" w:date="2022-06-16T14:57:00Z">
          <w:pPr>
            <w:pStyle w:val="Listparagraf"/>
          </w:pPr>
        </w:pPrChange>
      </w:pPr>
    </w:p>
    <w:p w14:paraId="4A2E2C2A" w14:textId="702FA4AE" w:rsidR="002C2E13" w:rsidRPr="0078286B" w:rsidDel="000535F0" w:rsidRDefault="002C2E13">
      <w:pPr>
        <w:rPr>
          <w:del w:id="3934" w:author="Alexandru Uicoabă" w:date="2022-06-16T11:34:00Z"/>
          <w:rFonts w:ascii="Arial" w:hAnsi="Arial" w:cs="Arial"/>
          <w:rPrChange w:id="3935" w:author="Alexandru Uicoabă" w:date="2022-06-16T14:49:00Z">
            <w:rPr>
              <w:del w:id="3936" w:author="Alexandru Uicoabă" w:date="2022-06-16T11:34:00Z"/>
              <w:lang w:val="en-GB"/>
            </w:rPr>
          </w:rPrChange>
        </w:rPr>
        <w:pPrChange w:id="3937" w:author="Alexandru Uicoabă" w:date="2022-06-16T14:57:00Z">
          <w:pPr>
            <w:pStyle w:val="Listparagraf"/>
          </w:pPr>
        </w:pPrChange>
      </w:pPr>
    </w:p>
    <w:p w14:paraId="6BBA14E2" w14:textId="6ECDA337" w:rsidR="002C2E13" w:rsidRPr="0078286B" w:rsidDel="000535F0" w:rsidRDefault="002C2E13">
      <w:pPr>
        <w:rPr>
          <w:del w:id="3938" w:author="Alexandru Uicoabă" w:date="2022-06-16T11:34:00Z"/>
          <w:rFonts w:ascii="Arial" w:hAnsi="Arial" w:cs="Arial"/>
          <w:rPrChange w:id="3939" w:author="Alexandru Uicoabă" w:date="2022-06-16T14:49:00Z">
            <w:rPr>
              <w:del w:id="3940" w:author="Alexandru Uicoabă" w:date="2022-06-16T11:34:00Z"/>
              <w:lang w:val="en-GB"/>
            </w:rPr>
          </w:rPrChange>
        </w:rPr>
        <w:pPrChange w:id="3941" w:author="Alexandru Uicoabă" w:date="2022-06-16T14:57:00Z">
          <w:pPr>
            <w:pStyle w:val="Listparagraf"/>
          </w:pPr>
        </w:pPrChange>
      </w:pPr>
    </w:p>
    <w:p w14:paraId="251FE684" w14:textId="61FB667F" w:rsidR="002C2E13" w:rsidRPr="0078286B" w:rsidDel="000535F0" w:rsidRDefault="002C2E13">
      <w:pPr>
        <w:rPr>
          <w:del w:id="3942" w:author="Alexandru Uicoabă" w:date="2022-06-16T11:34:00Z"/>
          <w:rFonts w:ascii="Arial" w:hAnsi="Arial" w:cs="Arial"/>
          <w:rPrChange w:id="3943" w:author="Alexandru Uicoabă" w:date="2022-06-16T14:49:00Z">
            <w:rPr>
              <w:del w:id="3944" w:author="Alexandru Uicoabă" w:date="2022-06-16T11:34:00Z"/>
              <w:lang w:val="en-GB"/>
            </w:rPr>
          </w:rPrChange>
        </w:rPr>
        <w:pPrChange w:id="3945" w:author="Alexandru Uicoabă" w:date="2022-06-16T14:57:00Z">
          <w:pPr>
            <w:pStyle w:val="Listparagraf"/>
          </w:pPr>
        </w:pPrChange>
      </w:pPr>
    </w:p>
    <w:p w14:paraId="041A090A" w14:textId="0497F72C" w:rsidR="002C2E13" w:rsidRPr="0078286B" w:rsidDel="000535F0" w:rsidRDefault="002C2E13">
      <w:pPr>
        <w:rPr>
          <w:del w:id="3946" w:author="Alexandru Uicoabă" w:date="2022-06-16T11:34:00Z"/>
          <w:rFonts w:ascii="Arial" w:hAnsi="Arial" w:cs="Arial"/>
          <w:rPrChange w:id="3947" w:author="Alexandru Uicoabă" w:date="2022-06-16T14:49:00Z">
            <w:rPr>
              <w:del w:id="3948" w:author="Alexandru Uicoabă" w:date="2022-06-16T11:34:00Z"/>
              <w:lang w:val="en-GB"/>
            </w:rPr>
          </w:rPrChange>
        </w:rPr>
        <w:pPrChange w:id="3949" w:author="Alexandru Uicoabă" w:date="2022-06-16T14:57:00Z">
          <w:pPr>
            <w:pStyle w:val="Listparagraf"/>
          </w:pPr>
        </w:pPrChange>
      </w:pPr>
    </w:p>
    <w:p w14:paraId="7F4CDE8A" w14:textId="54F20F13" w:rsidR="002C2E13" w:rsidRPr="0078286B" w:rsidDel="000535F0" w:rsidRDefault="002C2E13">
      <w:pPr>
        <w:rPr>
          <w:del w:id="3950" w:author="Alexandru Uicoabă" w:date="2022-06-16T11:34:00Z"/>
          <w:rFonts w:ascii="Arial" w:hAnsi="Arial" w:cs="Arial"/>
          <w:rPrChange w:id="3951" w:author="Alexandru Uicoabă" w:date="2022-06-16T14:49:00Z">
            <w:rPr>
              <w:del w:id="3952" w:author="Alexandru Uicoabă" w:date="2022-06-16T11:34:00Z"/>
              <w:lang w:val="en-GB"/>
            </w:rPr>
          </w:rPrChange>
        </w:rPr>
        <w:pPrChange w:id="3953" w:author="Alexandru Uicoabă" w:date="2022-06-16T14:57:00Z">
          <w:pPr>
            <w:pStyle w:val="Listparagraf"/>
          </w:pPr>
        </w:pPrChange>
      </w:pPr>
    </w:p>
    <w:p w14:paraId="7D75BBFA" w14:textId="65393FAA" w:rsidR="002C2E13" w:rsidRPr="0078286B" w:rsidDel="000535F0" w:rsidRDefault="002C2E13">
      <w:pPr>
        <w:rPr>
          <w:del w:id="3954" w:author="Alexandru Uicoabă" w:date="2022-06-16T11:34:00Z"/>
          <w:rFonts w:ascii="Arial" w:hAnsi="Arial" w:cs="Arial"/>
          <w:rPrChange w:id="3955" w:author="Alexandru Uicoabă" w:date="2022-06-16T14:49:00Z">
            <w:rPr>
              <w:del w:id="3956" w:author="Alexandru Uicoabă" w:date="2022-06-16T11:34:00Z"/>
              <w:lang w:val="en-GB"/>
            </w:rPr>
          </w:rPrChange>
        </w:rPr>
        <w:pPrChange w:id="3957" w:author="Alexandru Uicoabă" w:date="2022-06-16T14:57:00Z">
          <w:pPr>
            <w:pStyle w:val="Listparagraf"/>
          </w:pPr>
        </w:pPrChange>
      </w:pPr>
    </w:p>
    <w:p w14:paraId="1B0DD067" w14:textId="77777777" w:rsidR="002C2E13" w:rsidRPr="0078286B" w:rsidRDefault="002C2E13">
      <w:pPr>
        <w:rPr>
          <w:rFonts w:ascii="Arial" w:hAnsi="Arial" w:cs="Arial"/>
          <w:rPrChange w:id="3958" w:author="Alexandru Uicoabă" w:date="2022-06-16T14:49:00Z">
            <w:rPr>
              <w:lang w:val="en-GB"/>
            </w:rPr>
          </w:rPrChange>
        </w:rPr>
        <w:pPrChange w:id="3959" w:author="Alexandru Uicoabă" w:date="2022-06-16T14:57:00Z">
          <w:pPr>
            <w:pStyle w:val="Listparagraf"/>
          </w:pPr>
        </w:pPrChange>
      </w:pPr>
    </w:p>
    <w:p w14:paraId="78609CAF" w14:textId="59923239" w:rsidR="00F920BE" w:rsidRPr="0078286B" w:rsidRDefault="00A3605F" w:rsidP="00B06324">
      <w:pPr>
        <w:pStyle w:val="Titlu3"/>
        <w:rPr>
          <w:rFonts w:ascii="Arial" w:hAnsi="Arial" w:cs="Arial"/>
          <w:b/>
          <w:bCs/>
          <w:color w:val="auto"/>
          <w:sz w:val="28"/>
          <w:szCs w:val="28"/>
          <w:rPrChange w:id="3960" w:author="Alexandru Uicoabă" w:date="2022-06-16T14:49:00Z">
            <w:rPr>
              <w:rFonts w:ascii="Times New Roman" w:hAnsi="Times New Roman" w:cs="Times New Roman"/>
              <w:b/>
              <w:bCs/>
              <w:color w:val="auto"/>
              <w:sz w:val="28"/>
              <w:szCs w:val="28"/>
              <w:lang w:val="en-GB"/>
            </w:rPr>
          </w:rPrChange>
        </w:rPr>
      </w:pPr>
      <w:bookmarkStart w:id="3961" w:name="_Toc106343209"/>
      <w:r w:rsidRPr="0078286B">
        <w:rPr>
          <w:rFonts w:ascii="Arial" w:hAnsi="Arial" w:cs="Arial"/>
          <w:b/>
          <w:bCs/>
          <w:color w:val="auto"/>
          <w:sz w:val="28"/>
          <w:szCs w:val="28"/>
          <w:rPrChange w:id="3962" w:author="Alexandru Uicoabă" w:date="2022-06-16T14:49:00Z">
            <w:rPr>
              <w:rFonts w:ascii="Times New Roman" w:hAnsi="Times New Roman" w:cs="Times New Roman"/>
              <w:b/>
              <w:bCs/>
              <w:color w:val="auto"/>
              <w:sz w:val="28"/>
              <w:szCs w:val="28"/>
              <w:lang w:val="en-GB"/>
            </w:rPr>
          </w:rPrChange>
        </w:rPr>
        <w:t xml:space="preserve">4.2.3 Scriptul în </w:t>
      </w:r>
      <w:proofErr w:type="spellStart"/>
      <w:r w:rsidRPr="007A71AF">
        <w:rPr>
          <w:rFonts w:ascii="Arial" w:hAnsi="Arial" w:cs="Arial"/>
          <w:b/>
          <w:bCs/>
          <w:i/>
          <w:iCs/>
          <w:color w:val="auto"/>
          <w:sz w:val="28"/>
          <w:szCs w:val="28"/>
          <w:rPrChange w:id="3963" w:author="Alexandru Uicoabă" w:date="2022-06-16T16:51:00Z">
            <w:rPr>
              <w:rFonts w:ascii="Times New Roman" w:hAnsi="Times New Roman" w:cs="Times New Roman"/>
              <w:b/>
              <w:bCs/>
              <w:color w:val="auto"/>
              <w:sz w:val="28"/>
              <w:szCs w:val="28"/>
              <w:lang w:val="en-GB"/>
            </w:rPr>
          </w:rPrChange>
        </w:rPr>
        <w:t>Python</w:t>
      </w:r>
      <w:proofErr w:type="spellEnd"/>
      <w:r w:rsidR="004C40EE" w:rsidRPr="0078286B">
        <w:rPr>
          <w:rFonts w:ascii="Arial" w:hAnsi="Arial" w:cs="Arial"/>
          <w:b/>
          <w:bCs/>
          <w:color w:val="auto"/>
          <w:sz w:val="28"/>
          <w:szCs w:val="28"/>
          <w:rPrChange w:id="3964" w:author="Alexandru Uicoabă" w:date="2022-06-16T14:49:00Z">
            <w:rPr>
              <w:rFonts w:ascii="Times New Roman" w:hAnsi="Times New Roman" w:cs="Times New Roman"/>
              <w:b/>
              <w:bCs/>
              <w:color w:val="auto"/>
              <w:sz w:val="28"/>
              <w:szCs w:val="28"/>
              <w:lang w:val="en-GB"/>
            </w:rPr>
          </w:rPrChange>
        </w:rPr>
        <w:t xml:space="preserve"> </w:t>
      </w:r>
      <w:r w:rsidR="00694457" w:rsidRPr="0078286B">
        <w:rPr>
          <w:rFonts w:ascii="Arial" w:hAnsi="Arial" w:cs="Arial"/>
          <w:b/>
          <w:bCs/>
          <w:color w:val="auto"/>
          <w:sz w:val="28"/>
          <w:szCs w:val="28"/>
          <w:rPrChange w:id="3965" w:author="Alexandru Uicoabă" w:date="2022-06-16T14:49:00Z">
            <w:rPr>
              <w:rFonts w:ascii="Times New Roman" w:hAnsi="Times New Roman" w:cs="Times New Roman"/>
              <w:b/>
              <w:bCs/>
              <w:color w:val="auto"/>
              <w:sz w:val="28"/>
              <w:szCs w:val="28"/>
              <w:lang w:val="en-GB"/>
            </w:rPr>
          </w:rPrChange>
        </w:rPr>
        <w:t xml:space="preserve">– </w:t>
      </w:r>
      <w:proofErr w:type="spellStart"/>
      <w:r w:rsidR="00694457" w:rsidRPr="007A71AF">
        <w:rPr>
          <w:rFonts w:ascii="Arial" w:hAnsi="Arial" w:cs="Arial"/>
          <w:b/>
          <w:bCs/>
          <w:i/>
          <w:iCs/>
          <w:color w:val="auto"/>
          <w:sz w:val="28"/>
          <w:szCs w:val="28"/>
          <w:rPrChange w:id="3966" w:author="Alexandru Uicoabă" w:date="2022-06-16T16:51:00Z">
            <w:rPr>
              <w:rFonts w:ascii="Times New Roman" w:hAnsi="Times New Roman" w:cs="Times New Roman"/>
              <w:b/>
              <w:bCs/>
              <w:color w:val="auto"/>
              <w:sz w:val="28"/>
              <w:szCs w:val="28"/>
              <w:lang w:val="en-GB"/>
            </w:rPr>
          </w:rPrChange>
        </w:rPr>
        <w:t>Flask</w:t>
      </w:r>
      <w:proofErr w:type="spellEnd"/>
      <w:r w:rsidR="00694457" w:rsidRPr="007A71AF">
        <w:rPr>
          <w:rFonts w:ascii="Arial" w:hAnsi="Arial" w:cs="Arial"/>
          <w:b/>
          <w:bCs/>
          <w:i/>
          <w:iCs/>
          <w:color w:val="auto"/>
          <w:sz w:val="28"/>
          <w:szCs w:val="28"/>
          <w:rPrChange w:id="3967" w:author="Alexandru Uicoabă" w:date="2022-06-16T16:51:00Z">
            <w:rPr>
              <w:rFonts w:ascii="Times New Roman" w:hAnsi="Times New Roman" w:cs="Times New Roman"/>
              <w:b/>
              <w:bCs/>
              <w:color w:val="auto"/>
              <w:sz w:val="28"/>
              <w:szCs w:val="28"/>
              <w:lang w:val="en-GB"/>
            </w:rPr>
          </w:rPrChange>
        </w:rPr>
        <w:t xml:space="preserve"> API</w:t>
      </w:r>
      <w:bookmarkEnd w:id="3961"/>
    </w:p>
    <w:p w14:paraId="589D9DAE" w14:textId="77777777" w:rsidR="00B06324" w:rsidRPr="00E43237" w:rsidRDefault="00B06324" w:rsidP="00B06324">
      <w:pPr>
        <w:rPr>
          <w:rFonts w:ascii="Arial" w:hAnsi="Arial" w:cs="Arial"/>
          <w:sz w:val="24"/>
          <w:szCs w:val="24"/>
          <w:rPrChange w:id="3968" w:author="Alexandru Uicoabă" w:date="2022-06-16T14:57:00Z">
            <w:rPr>
              <w:lang w:val="en-GB"/>
            </w:rPr>
          </w:rPrChange>
        </w:rPr>
      </w:pPr>
    </w:p>
    <w:p w14:paraId="485D0F08" w14:textId="1B077C60" w:rsidR="002C2E13" w:rsidRPr="00E43237" w:rsidRDefault="004C40EE" w:rsidP="00B06324">
      <w:pPr>
        <w:jc w:val="both"/>
        <w:rPr>
          <w:rFonts w:ascii="Arial" w:hAnsi="Arial" w:cs="Arial"/>
          <w:sz w:val="24"/>
          <w:szCs w:val="24"/>
          <w:rPrChange w:id="3969" w:author="Alexandru Uicoabă" w:date="2022-06-16T14:58:00Z">
            <w:rPr>
              <w:rFonts w:ascii="Times New Roman" w:hAnsi="Times New Roman" w:cs="Times New Roman"/>
              <w:sz w:val="24"/>
              <w:szCs w:val="24"/>
              <w:lang w:val="en-GB"/>
            </w:rPr>
          </w:rPrChange>
        </w:rPr>
      </w:pPr>
      <w:r w:rsidRPr="0078286B">
        <w:rPr>
          <w:rFonts w:ascii="Arial" w:hAnsi="Arial" w:cs="Arial"/>
          <w:rPrChange w:id="3970" w:author="Alexandru Uicoabă" w:date="2022-06-16T14:49:00Z">
            <w:rPr>
              <w:lang w:val="en-GB"/>
            </w:rPr>
          </w:rPrChange>
        </w:rPr>
        <w:tab/>
      </w:r>
      <w:r w:rsidRPr="00E43237">
        <w:rPr>
          <w:rFonts w:ascii="Arial" w:hAnsi="Arial" w:cs="Arial"/>
          <w:sz w:val="24"/>
          <w:szCs w:val="24"/>
          <w:rPrChange w:id="3971" w:author="Alexandru Uicoabă" w:date="2022-06-16T14:58:00Z">
            <w:rPr>
              <w:rFonts w:ascii="Times New Roman" w:hAnsi="Times New Roman" w:cs="Times New Roman"/>
              <w:sz w:val="24"/>
              <w:szCs w:val="24"/>
              <w:lang w:val="en-GB"/>
            </w:rPr>
          </w:rPrChange>
        </w:rPr>
        <w:t xml:space="preserve">Scriptul în </w:t>
      </w:r>
      <w:proofErr w:type="spellStart"/>
      <w:ins w:id="3972" w:author="Alexandru Uicoabă" w:date="2022-06-16T16:51:00Z">
        <w:r w:rsidR="007A71AF" w:rsidRPr="007A71AF">
          <w:rPr>
            <w:rFonts w:ascii="Arial" w:hAnsi="Arial" w:cs="Arial"/>
            <w:i/>
            <w:iCs/>
            <w:sz w:val="24"/>
            <w:szCs w:val="24"/>
            <w:rPrChange w:id="3973" w:author="Alexandru Uicoabă" w:date="2022-06-16T16:51:00Z">
              <w:rPr>
                <w:rFonts w:ascii="Arial" w:hAnsi="Arial" w:cs="Arial"/>
                <w:sz w:val="24"/>
                <w:szCs w:val="24"/>
              </w:rPr>
            </w:rPrChange>
          </w:rPr>
          <w:t>P</w:t>
        </w:r>
      </w:ins>
      <w:del w:id="3974" w:author="Alexandru Uicoabă" w:date="2022-06-16T16:51:00Z">
        <w:r w:rsidRPr="007A71AF" w:rsidDel="007A71AF">
          <w:rPr>
            <w:rFonts w:ascii="Arial" w:hAnsi="Arial" w:cs="Arial"/>
            <w:i/>
            <w:iCs/>
            <w:sz w:val="24"/>
            <w:szCs w:val="24"/>
            <w:rPrChange w:id="3975" w:author="Alexandru Uicoabă" w:date="2022-06-16T16:51:00Z">
              <w:rPr>
                <w:rFonts w:ascii="Times New Roman" w:hAnsi="Times New Roman" w:cs="Times New Roman"/>
                <w:sz w:val="24"/>
                <w:szCs w:val="24"/>
                <w:lang w:val="en-GB"/>
              </w:rPr>
            </w:rPrChange>
          </w:rPr>
          <w:delText>p</w:delText>
        </w:r>
      </w:del>
      <w:r w:rsidRPr="007A71AF">
        <w:rPr>
          <w:rFonts w:ascii="Arial" w:hAnsi="Arial" w:cs="Arial"/>
          <w:i/>
          <w:iCs/>
          <w:sz w:val="24"/>
          <w:szCs w:val="24"/>
          <w:rPrChange w:id="3976" w:author="Alexandru Uicoabă" w:date="2022-06-16T16:51:00Z">
            <w:rPr>
              <w:rFonts w:ascii="Times New Roman" w:hAnsi="Times New Roman" w:cs="Times New Roman"/>
              <w:sz w:val="24"/>
              <w:szCs w:val="24"/>
              <w:lang w:val="en-GB"/>
            </w:rPr>
          </w:rPrChange>
        </w:rPr>
        <w:t>ython</w:t>
      </w:r>
      <w:proofErr w:type="spellEnd"/>
      <w:r w:rsidRPr="00E43237">
        <w:rPr>
          <w:rFonts w:ascii="Arial" w:hAnsi="Arial" w:cs="Arial"/>
          <w:sz w:val="24"/>
          <w:szCs w:val="24"/>
          <w:rPrChange w:id="3977" w:author="Alexandru Uicoabă" w:date="2022-06-16T14:58:00Z">
            <w:rPr>
              <w:rFonts w:ascii="Times New Roman" w:hAnsi="Times New Roman" w:cs="Times New Roman"/>
              <w:sz w:val="24"/>
              <w:szCs w:val="24"/>
              <w:lang w:val="en-GB"/>
            </w:rPr>
          </w:rPrChange>
        </w:rPr>
        <w:t xml:space="preserve"> a fost implementat folosind pachetul software anaconda, prin intermediul căruia s-a creat un </w:t>
      </w:r>
      <w:del w:id="3978" w:author="Alexandru Uicoabă" w:date="2022-06-16T11:44:00Z">
        <w:r w:rsidRPr="00E43237" w:rsidDel="005A5437">
          <w:rPr>
            <w:rFonts w:ascii="Arial" w:hAnsi="Arial" w:cs="Arial"/>
            <w:sz w:val="24"/>
            <w:szCs w:val="24"/>
            <w:rPrChange w:id="3979" w:author="Alexandru Uicoabă" w:date="2022-06-16T14:58:00Z">
              <w:rPr>
                <w:rFonts w:ascii="Times New Roman" w:hAnsi="Times New Roman" w:cs="Times New Roman"/>
                <w:sz w:val="24"/>
                <w:szCs w:val="24"/>
                <w:lang w:val="en-GB"/>
              </w:rPr>
            </w:rPrChange>
          </w:rPr>
          <w:delText xml:space="preserve">environment </w:delText>
        </w:r>
      </w:del>
      <w:ins w:id="3980" w:author="Alexandru Uicoabă" w:date="2022-06-16T11:44:00Z">
        <w:r w:rsidR="005A5437" w:rsidRPr="00E43237">
          <w:rPr>
            <w:rFonts w:ascii="Arial" w:hAnsi="Arial" w:cs="Arial"/>
            <w:sz w:val="24"/>
            <w:szCs w:val="24"/>
            <w:rPrChange w:id="3981" w:author="Alexandru Uicoabă" w:date="2022-06-16T14:58:00Z">
              <w:rPr>
                <w:rFonts w:ascii="Times New Roman" w:hAnsi="Times New Roman" w:cs="Times New Roman"/>
                <w:sz w:val="24"/>
                <w:szCs w:val="24"/>
              </w:rPr>
            </w:rPrChange>
          </w:rPr>
          <w:t>mediu</w:t>
        </w:r>
        <w:r w:rsidR="005A5437" w:rsidRPr="00E43237">
          <w:rPr>
            <w:rFonts w:ascii="Arial" w:hAnsi="Arial" w:cs="Arial"/>
            <w:sz w:val="24"/>
            <w:szCs w:val="24"/>
            <w:rPrChange w:id="3982" w:author="Alexandru Uicoabă" w:date="2022-06-16T14:58:00Z">
              <w:rPr>
                <w:rFonts w:ascii="Times New Roman" w:hAnsi="Times New Roman" w:cs="Times New Roman"/>
                <w:sz w:val="24"/>
                <w:szCs w:val="24"/>
                <w:lang w:val="en-GB"/>
              </w:rPr>
            </w:rPrChange>
          </w:rPr>
          <w:t xml:space="preserve"> </w:t>
        </w:r>
      </w:ins>
      <w:r w:rsidRPr="00E43237">
        <w:rPr>
          <w:rFonts w:ascii="Arial" w:hAnsi="Arial" w:cs="Arial"/>
          <w:sz w:val="24"/>
          <w:szCs w:val="24"/>
          <w:rPrChange w:id="3983" w:author="Alexandru Uicoabă" w:date="2022-06-16T14:58:00Z">
            <w:rPr>
              <w:rFonts w:ascii="Times New Roman" w:hAnsi="Times New Roman" w:cs="Times New Roman"/>
              <w:sz w:val="24"/>
              <w:szCs w:val="24"/>
              <w:lang w:val="en-GB"/>
            </w:rPr>
          </w:rPrChange>
        </w:rPr>
        <w:t>care va conține pachetele necesare pentru implementarea soluției.</w:t>
      </w:r>
      <w:ins w:id="3984" w:author="Alexandru Uicoabă" w:date="2022-06-16T11:44:00Z">
        <w:r w:rsidR="005A5437" w:rsidRPr="00E43237">
          <w:rPr>
            <w:rFonts w:ascii="Arial" w:hAnsi="Arial" w:cs="Arial"/>
            <w:sz w:val="24"/>
            <w:szCs w:val="24"/>
            <w:rPrChange w:id="3985" w:author="Alexandru Uicoabă" w:date="2022-06-16T14:58:00Z">
              <w:rPr>
                <w:rFonts w:ascii="Times New Roman" w:hAnsi="Times New Roman" w:cs="Times New Roman"/>
                <w:sz w:val="24"/>
                <w:szCs w:val="24"/>
              </w:rPr>
            </w:rPrChange>
          </w:rPr>
          <w:t xml:space="preserve"> </w:t>
        </w:r>
      </w:ins>
      <w:del w:id="3986" w:author="Bogdan Dragulescu" w:date="2022-06-14T12:27:00Z">
        <w:r w:rsidRPr="00E43237" w:rsidDel="002E360E">
          <w:rPr>
            <w:rFonts w:ascii="Arial" w:hAnsi="Arial" w:cs="Arial"/>
            <w:sz w:val="24"/>
            <w:szCs w:val="24"/>
            <w:rPrChange w:id="3987" w:author="Alexandru Uicoabă" w:date="2022-06-16T14:58:00Z">
              <w:rPr>
                <w:rFonts w:ascii="Times New Roman" w:hAnsi="Times New Roman" w:cs="Times New Roman"/>
                <w:sz w:val="24"/>
                <w:szCs w:val="24"/>
                <w:lang w:val="en-GB"/>
              </w:rPr>
            </w:rPrChange>
          </w:rPr>
          <w:tab/>
        </w:r>
      </w:del>
      <w:r w:rsidRPr="00E43237">
        <w:rPr>
          <w:rFonts w:ascii="Arial" w:hAnsi="Arial" w:cs="Arial"/>
          <w:sz w:val="24"/>
          <w:szCs w:val="24"/>
          <w:rPrChange w:id="3988" w:author="Alexandru Uicoabă" w:date="2022-06-16T14:58:00Z">
            <w:rPr>
              <w:rFonts w:ascii="Times New Roman" w:hAnsi="Times New Roman" w:cs="Times New Roman"/>
              <w:sz w:val="24"/>
              <w:szCs w:val="24"/>
              <w:lang w:val="en-GB"/>
            </w:rPr>
          </w:rPrChange>
        </w:rPr>
        <w:t xml:space="preserve">O primă componentă a </w:t>
      </w:r>
      <w:del w:id="3989" w:author="Alexandru Uicoabă" w:date="2022-06-16T11:44:00Z">
        <w:r w:rsidRPr="00E43237" w:rsidDel="005A5437">
          <w:rPr>
            <w:rFonts w:ascii="Arial" w:hAnsi="Arial" w:cs="Arial"/>
            <w:sz w:val="24"/>
            <w:szCs w:val="24"/>
            <w:rPrChange w:id="3990" w:author="Alexandru Uicoabă" w:date="2022-06-16T14:58:00Z">
              <w:rPr>
                <w:rFonts w:ascii="Times New Roman" w:hAnsi="Times New Roman" w:cs="Times New Roman"/>
                <w:sz w:val="24"/>
                <w:szCs w:val="24"/>
                <w:lang w:val="en-GB"/>
              </w:rPr>
            </w:rPrChange>
          </w:rPr>
          <w:delText>sciptului</w:delText>
        </w:r>
      </w:del>
      <w:ins w:id="3991" w:author="Alexandru Uicoabă" w:date="2022-06-16T11:44:00Z">
        <w:r w:rsidR="005A5437" w:rsidRPr="00E43237">
          <w:rPr>
            <w:rFonts w:ascii="Arial" w:hAnsi="Arial" w:cs="Arial"/>
            <w:sz w:val="24"/>
            <w:szCs w:val="24"/>
            <w:rPrChange w:id="3992" w:author="Alexandru Uicoabă" w:date="2022-06-16T14:58:00Z">
              <w:rPr>
                <w:rFonts w:ascii="Times New Roman" w:hAnsi="Times New Roman" w:cs="Times New Roman"/>
                <w:sz w:val="24"/>
                <w:szCs w:val="24"/>
              </w:rPr>
            </w:rPrChange>
          </w:rPr>
          <w:t>scriptului</w:t>
        </w:r>
      </w:ins>
      <w:r w:rsidRPr="00E43237">
        <w:rPr>
          <w:rFonts w:ascii="Arial" w:hAnsi="Arial" w:cs="Arial"/>
          <w:sz w:val="24"/>
          <w:szCs w:val="24"/>
          <w:rPrChange w:id="3993" w:author="Alexandru Uicoabă" w:date="2022-06-16T14:58:00Z">
            <w:rPr>
              <w:rFonts w:ascii="Times New Roman" w:hAnsi="Times New Roman" w:cs="Times New Roman"/>
              <w:sz w:val="24"/>
              <w:szCs w:val="24"/>
              <w:lang w:val="en-GB"/>
            </w:rPr>
          </w:rPrChange>
        </w:rPr>
        <w:t xml:space="preserve"> </w:t>
      </w:r>
      <w:proofErr w:type="spellStart"/>
      <w:ins w:id="3994" w:author="Alexandru Uicoabă" w:date="2022-06-16T16:51:00Z">
        <w:r w:rsidR="007A71AF" w:rsidRPr="007A71AF">
          <w:rPr>
            <w:rFonts w:ascii="Arial" w:hAnsi="Arial" w:cs="Arial"/>
            <w:i/>
            <w:iCs/>
            <w:sz w:val="24"/>
            <w:szCs w:val="24"/>
            <w:rPrChange w:id="3995" w:author="Alexandru Uicoabă" w:date="2022-06-16T16:51:00Z">
              <w:rPr>
                <w:rFonts w:ascii="Arial" w:hAnsi="Arial" w:cs="Arial"/>
                <w:sz w:val="24"/>
                <w:szCs w:val="24"/>
              </w:rPr>
            </w:rPrChange>
          </w:rPr>
          <w:t>P</w:t>
        </w:r>
      </w:ins>
      <w:del w:id="3996" w:author="Alexandru Uicoabă" w:date="2022-06-16T16:51:00Z">
        <w:r w:rsidRPr="007A71AF" w:rsidDel="007A71AF">
          <w:rPr>
            <w:rFonts w:ascii="Arial" w:hAnsi="Arial" w:cs="Arial"/>
            <w:i/>
            <w:iCs/>
            <w:sz w:val="24"/>
            <w:szCs w:val="24"/>
            <w:rPrChange w:id="3997" w:author="Alexandru Uicoabă" w:date="2022-06-16T16:51:00Z">
              <w:rPr>
                <w:rFonts w:ascii="Times New Roman" w:hAnsi="Times New Roman" w:cs="Times New Roman"/>
                <w:sz w:val="24"/>
                <w:szCs w:val="24"/>
                <w:lang w:val="en-GB"/>
              </w:rPr>
            </w:rPrChange>
          </w:rPr>
          <w:delText>p</w:delText>
        </w:r>
      </w:del>
      <w:r w:rsidRPr="007A71AF">
        <w:rPr>
          <w:rFonts w:ascii="Arial" w:hAnsi="Arial" w:cs="Arial"/>
          <w:i/>
          <w:iCs/>
          <w:sz w:val="24"/>
          <w:szCs w:val="24"/>
          <w:rPrChange w:id="3998" w:author="Alexandru Uicoabă" w:date="2022-06-16T16:51:00Z">
            <w:rPr>
              <w:rFonts w:ascii="Times New Roman" w:hAnsi="Times New Roman" w:cs="Times New Roman"/>
              <w:sz w:val="24"/>
              <w:szCs w:val="24"/>
              <w:lang w:val="en-GB"/>
            </w:rPr>
          </w:rPrChange>
        </w:rPr>
        <w:t>ython</w:t>
      </w:r>
      <w:proofErr w:type="spellEnd"/>
      <w:r w:rsidRPr="00E43237">
        <w:rPr>
          <w:rFonts w:ascii="Arial" w:hAnsi="Arial" w:cs="Arial"/>
          <w:sz w:val="24"/>
          <w:szCs w:val="24"/>
          <w:rPrChange w:id="3999" w:author="Alexandru Uicoabă" w:date="2022-06-16T14:58:00Z">
            <w:rPr>
              <w:rFonts w:ascii="Times New Roman" w:hAnsi="Times New Roman" w:cs="Times New Roman"/>
              <w:sz w:val="24"/>
              <w:szCs w:val="24"/>
              <w:lang w:val="en-GB"/>
            </w:rPr>
          </w:rPrChange>
        </w:rPr>
        <w:t xml:space="preserve"> este reprezentată de </w:t>
      </w:r>
      <w:proofErr w:type="spellStart"/>
      <w:r w:rsidRPr="007A71AF">
        <w:rPr>
          <w:rFonts w:ascii="Arial" w:hAnsi="Arial" w:cs="Arial"/>
          <w:i/>
          <w:iCs/>
          <w:sz w:val="24"/>
          <w:szCs w:val="24"/>
          <w:rPrChange w:id="4000" w:author="Alexandru Uicoabă" w:date="2022-06-16T16:51:00Z">
            <w:rPr>
              <w:rFonts w:ascii="Times New Roman" w:hAnsi="Times New Roman" w:cs="Times New Roman"/>
              <w:sz w:val="24"/>
              <w:szCs w:val="24"/>
              <w:lang w:val="en-GB"/>
            </w:rPr>
          </w:rPrChange>
        </w:rPr>
        <w:t>Flask</w:t>
      </w:r>
      <w:proofErr w:type="spellEnd"/>
      <w:r w:rsidRPr="00E43237">
        <w:rPr>
          <w:rFonts w:ascii="Arial" w:hAnsi="Arial" w:cs="Arial"/>
          <w:sz w:val="24"/>
          <w:szCs w:val="24"/>
          <w:rPrChange w:id="4001" w:author="Alexandru Uicoabă" w:date="2022-06-16T14:58:00Z">
            <w:rPr>
              <w:rFonts w:ascii="Times New Roman" w:hAnsi="Times New Roman" w:cs="Times New Roman"/>
              <w:sz w:val="24"/>
              <w:szCs w:val="24"/>
              <w:lang w:val="en-GB"/>
            </w:rPr>
          </w:rPrChange>
        </w:rPr>
        <w:t xml:space="preserve"> </w:t>
      </w:r>
      <w:r w:rsidRPr="007A71AF">
        <w:rPr>
          <w:rFonts w:ascii="Arial" w:hAnsi="Arial" w:cs="Arial"/>
          <w:i/>
          <w:iCs/>
          <w:sz w:val="24"/>
          <w:szCs w:val="24"/>
          <w:rPrChange w:id="4002" w:author="Alexandru Uicoabă" w:date="2022-06-16T16:51:00Z">
            <w:rPr>
              <w:rFonts w:ascii="Times New Roman" w:hAnsi="Times New Roman" w:cs="Times New Roman"/>
              <w:sz w:val="24"/>
              <w:szCs w:val="24"/>
              <w:lang w:val="en-GB"/>
            </w:rPr>
          </w:rPrChange>
        </w:rPr>
        <w:t>API</w:t>
      </w:r>
      <w:r w:rsidRPr="00E43237">
        <w:rPr>
          <w:rFonts w:ascii="Arial" w:hAnsi="Arial" w:cs="Arial"/>
          <w:sz w:val="24"/>
          <w:szCs w:val="24"/>
          <w:rPrChange w:id="4003" w:author="Alexandru Uicoabă" w:date="2022-06-16T14:58:00Z">
            <w:rPr>
              <w:rFonts w:ascii="Times New Roman" w:hAnsi="Times New Roman" w:cs="Times New Roman"/>
              <w:sz w:val="24"/>
              <w:szCs w:val="24"/>
              <w:lang w:val="en-GB"/>
            </w:rPr>
          </w:rPrChange>
        </w:rPr>
        <w:t>, prin intermediul căr</w:t>
      </w:r>
      <w:ins w:id="4004" w:author="Bogdan Dragulescu" w:date="2022-06-14T12:27:00Z">
        <w:r w:rsidR="002E360E" w:rsidRPr="00E43237">
          <w:rPr>
            <w:rFonts w:ascii="Arial" w:hAnsi="Arial" w:cs="Arial"/>
            <w:sz w:val="24"/>
            <w:szCs w:val="24"/>
            <w:rPrChange w:id="4005" w:author="Alexandru Uicoabă" w:date="2022-06-16T14:58:00Z">
              <w:rPr>
                <w:rFonts w:ascii="Times New Roman" w:hAnsi="Times New Roman" w:cs="Times New Roman"/>
                <w:sz w:val="24"/>
                <w:szCs w:val="24"/>
                <w:lang w:val="en-GB"/>
              </w:rPr>
            </w:rPrChange>
          </w:rPr>
          <w:t>u</w:t>
        </w:r>
      </w:ins>
      <w:del w:id="4006" w:author="Bogdan Dragulescu" w:date="2022-06-14T12:27:00Z">
        <w:r w:rsidRPr="00E43237" w:rsidDel="002E360E">
          <w:rPr>
            <w:rFonts w:ascii="Arial" w:hAnsi="Arial" w:cs="Arial"/>
            <w:sz w:val="24"/>
            <w:szCs w:val="24"/>
            <w:rPrChange w:id="4007" w:author="Alexandru Uicoabă" w:date="2022-06-16T14:58:00Z">
              <w:rPr>
                <w:rFonts w:ascii="Times New Roman" w:hAnsi="Times New Roman" w:cs="Times New Roman"/>
                <w:sz w:val="24"/>
                <w:szCs w:val="24"/>
                <w:lang w:val="en-GB"/>
              </w:rPr>
            </w:rPrChange>
          </w:rPr>
          <w:delText>eai</w:delText>
        </w:r>
      </w:del>
      <w:ins w:id="4008" w:author="Bogdan Dragulescu" w:date="2022-06-14T12:27:00Z">
        <w:r w:rsidR="002E360E" w:rsidRPr="00E43237">
          <w:rPr>
            <w:rFonts w:ascii="Arial" w:hAnsi="Arial" w:cs="Arial"/>
            <w:sz w:val="24"/>
            <w:szCs w:val="24"/>
            <w:rPrChange w:id="4009" w:author="Alexandru Uicoabă" w:date="2022-06-16T14:58:00Z">
              <w:rPr>
                <w:rFonts w:ascii="Times New Roman" w:hAnsi="Times New Roman" w:cs="Times New Roman"/>
                <w:sz w:val="24"/>
                <w:szCs w:val="24"/>
                <w:lang w:val="en-GB"/>
              </w:rPr>
            </w:rPrChange>
          </w:rPr>
          <w:t>ia</w:t>
        </w:r>
      </w:ins>
      <w:r w:rsidRPr="00E43237">
        <w:rPr>
          <w:rFonts w:ascii="Arial" w:hAnsi="Arial" w:cs="Arial"/>
          <w:sz w:val="24"/>
          <w:szCs w:val="24"/>
          <w:rPrChange w:id="4010" w:author="Alexandru Uicoabă" w:date="2022-06-16T14:58:00Z">
            <w:rPr>
              <w:rFonts w:ascii="Times New Roman" w:hAnsi="Times New Roman" w:cs="Times New Roman"/>
              <w:sz w:val="24"/>
              <w:szCs w:val="24"/>
              <w:lang w:val="en-GB"/>
            </w:rPr>
          </w:rPrChange>
        </w:rPr>
        <w:t xml:space="preserve"> s-a realizat </w:t>
      </w:r>
      <w:del w:id="4011" w:author="Alexandru Uicoabă" w:date="2022-06-14T21:36:00Z">
        <w:r w:rsidRPr="00E43237" w:rsidDel="007B4C11">
          <w:rPr>
            <w:rFonts w:ascii="Arial" w:hAnsi="Arial" w:cs="Arial"/>
            <w:sz w:val="24"/>
            <w:szCs w:val="24"/>
            <w:rPrChange w:id="4012" w:author="Alexandru Uicoabă" w:date="2022-06-16T14:58:00Z">
              <w:rPr>
                <w:rFonts w:ascii="Times New Roman" w:hAnsi="Times New Roman" w:cs="Times New Roman"/>
                <w:sz w:val="24"/>
                <w:szCs w:val="24"/>
                <w:lang w:val="en-GB"/>
              </w:rPr>
            </w:rPrChange>
          </w:rPr>
          <w:delText xml:space="preserve">un </w:delText>
        </w:r>
      </w:del>
      <w:ins w:id="4013" w:author="Alexandru Uicoabă" w:date="2022-06-14T21:36:00Z">
        <w:r w:rsidR="007B4C11" w:rsidRPr="00E43237">
          <w:rPr>
            <w:rFonts w:ascii="Arial" w:hAnsi="Arial" w:cs="Arial"/>
            <w:sz w:val="24"/>
            <w:szCs w:val="24"/>
            <w:rPrChange w:id="4014" w:author="Alexandru Uicoabă" w:date="2022-06-16T14:58:00Z">
              <w:rPr>
                <w:rFonts w:ascii="Times New Roman" w:hAnsi="Times New Roman" w:cs="Times New Roman"/>
                <w:sz w:val="24"/>
                <w:szCs w:val="24"/>
                <w:lang w:val="en-GB"/>
              </w:rPr>
            </w:rPrChange>
          </w:rPr>
          <w:t xml:space="preserve">o interfață API </w:t>
        </w:r>
      </w:ins>
      <w:del w:id="4015" w:author="Alexandru Uicoabă" w:date="2022-06-14T21:36:00Z">
        <w:r w:rsidRPr="00E43237" w:rsidDel="007B4C11">
          <w:rPr>
            <w:rFonts w:ascii="Arial" w:hAnsi="Arial" w:cs="Arial"/>
            <w:sz w:val="24"/>
            <w:szCs w:val="24"/>
            <w:rPrChange w:id="4016" w:author="Alexandru Uicoabă" w:date="2022-06-16T14:58:00Z">
              <w:rPr>
                <w:rFonts w:ascii="Times New Roman" w:hAnsi="Times New Roman" w:cs="Times New Roman"/>
                <w:sz w:val="24"/>
                <w:szCs w:val="24"/>
                <w:lang w:val="en-GB"/>
              </w:rPr>
            </w:rPrChange>
          </w:rPr>
          <w:delText xml:space="preserve">endpoint </w:delText>
        </w:r>
      </w:del>
      <w:r w:rsidRPr="00E43237">
        <w:rPr>
          <w:rFonts w:ascii="Arial" w:hAnsi="Arial" w:cs="Arial"/>
          <w:sz w:val="24"/>
          <w:szCs w:val="24"/>
          <w:rPrChange w:id="4017" w:author="Alexandru Uicoabă" w:date="2022-06-16T14:58:00Z">
            <w:rPr>
              <w:rFonts w:ascii="Times New Roman" w:hAnsi="Times New Roman" w:cs="Times New Roman"/>
              <w:sz w:val="24"/>
              <w:szCs w:val="24"/>
              <w:lang w:val="en-GB"/>
            </w:rPr>
          </w:rPrChange>
        </w:rPr>
        <w:t xml:space="preserve">de tip </w:t>
      </w:r>
      <w:r w:rsidRPr="007A71AF">
        <w:rPr>
          <w:rFonts w:ascii="Arial" w:hAnsi="Arial" w:cs="Arial"/>
          <w:i/>
          <w:iCs/>
          <w:sz w:val="24"/>
          <w:szCs w:val="24"/>
          <w:rPrChange w:id="4018" w:author="Alexandru Uicoabă" w:date="2022-06-16T16:51:00Z">
            <w:rPr>
              <w:rFonts w:ascii="Times New Roman" w:hAnsi="Times New Roman" w:cs="Times New Roman"/>
              <w:sz w:val="24"/>
              <w:szCs w:val="24"/>
              <w:lang w:val="en-GB"/>
            </w:rPr>
          </w:rPrChange>
        </w:rPr>
        <w:t>POST</w:t>
      </w:r>
      <w:r w:rsidRPr="00E43237">
        <w:rPr>
          <w:rFonts w:ascii="Arial" w:hAnsi="Arial" w:cs="Arial"/>
          <w:sz w:val="24"/>
          <w:szCs w:val="24"/>
          <w:rPrChange w:id="4019" w:author="Alexandru Uicoabă" w:date="2022-06-16T14:58:00Z">
            <w:rPr>
              <w:rFonts w:ascii="Times New Roman" w:hAnsi="Times New Roman" w:cs="Times New Roman"/>
              <w:sz w:val="24"/>
              <w:szCs w:val="24"/>
              <w:lang w:val="en-GB"/>
            </w:rPr>
          </w:rPrChange>
        </w:rPr>
        <w:t xml:space="preserve">, prin intermediul căreia datele de intrare sunt trimise de către componenta </w:t>
      </w:r>
      <w:proofErr w:type="spellStart"/>
      <w:r w:rsidRPr="007A71AF">
        <w:rPr>
          <w:rFonts w:ascii="Arial" w:hAnsi="Arial" w:cs="Arial"/>
          <w:i/>
          <w:iCs/>
          <w:sz w:val="24"/>
          <w:szCs w:val="24"/>
          <w:rPrChange w:id="4020" w:author="Alexandru Uicoabă" w:date="2022-06-16T16:51:00Z">
            <w:rPr>
              <w:rFonts w:ascii="Times New Roman" w:hAnsi="Times New Roman" w:cs="Times New Roman"/>
              <w:sz w:val="24"/>
              <w:szCs w:val="24"/>
              <w:lang w:val="en-GB"/>
            </w:rPr>
          </w:rPrChange>
        </w:rPr>
        <w:t>Unity</w:t>
      </w:r>
      <w:proofErr w:type="spellEnd"/>
      <w:r w:rsidRPr="00E43237">
        <w:rPr>
          <w:rFonts w:ascii="Arial" w:hAnsi="Arial" w:cs="Arial"/>
          <w:sz w:val="24"/>
          <w:szCs w:val="24"/>
          <w:rPrChange w:id="4021" w:author="Alexandru Uicoabă" w:date="2022-06-16T14:58:00Z">
            <w:rPr>
              <w:rFonts w:ascii="Times New Roman" w:hAnsi="Times New Roman" w:cs="Times New Roman"/>
              <w:sz w:val="24"/>
              <w:szCs w:val="24"/>
              <w:lang w:val="en-GB"/>
            </w:rPr>
          </w:rPrChange>
        </w:rPr>
        <w:t xml:space="preserve">, iar </w:t>
      </w:r>
      <w:del w:id="4022" w:author="Alexandru Uicoabă" w:date="2022-06-16T11:44:00Z">
        <w:r w:rsidRPr="00E43237" w:rsidDel="005A5437">
          <w:rPr>
            <w:rFonts w:ascii="Arial" w:hAnsi="Arial" w:cs="Arial"/>
            <w:sz w:val="24"/>
            <w:szCs w:val="24"/>
            <w:rPrChange w:id="4023" w:author="Alexandru Uicoabă" w:date="2022-06-16T14:58:00Z">
              <w:rPr>
                <w:rFonts w:ascii="Times New Roman" w:hAnsi="Times New Roman" w:cs="Times New Roman"/>
                <w:sz w:val="24"/>
                <w:szCs w:val="24"/>
                <w:lang w:val="en-GB"/>
              </w:rPr>
            </w:rPrChange>
          </w:rPr>
          <w:delText>raspunsul</w:delText>
        </w:r>
      </w:del>
      <w:ins w:id="4024" w:author="Alexandru Uicoabă" w:date="2022-06-16T11:44:00Z">
        <w:r w:rsidR="005A5437" w:rsidRPr="00E43237">
          <w:rPr>
            <w:rFonts w:ascii="Arial" w:hAnsi="Arial" w:cs="Arial"/>
            <w:sz w:val="24"/>
            <w:szCs w:val="24"/>
            <w:rPrChange w:id="4025" w:author="Alexandru Uicoabă" w:date="2022-06-16T14:58:00Z">
              <w:rPr>
                <w:rFonts w:ascii="Times New Roman" w:hAnsi="Times New Roman" w:cs="Times New Roman"/>
                <w:sz w:val="24"/>
                <w:szCs w:val="24"/>
              </w:rPr>
            </w:rPrChange>
          </w:rPr>
          <w:t>răspunsul</w:t>
        </w:r>
      </w:ins>
      <w:r w:rsidRPr="00E43237">
        <w:rPr>
          <w:rFonts w:ascii="Arial" w:hAnsi="Arial" w:cs="Arial"/>
          <w:sz w:val="24"/>
          <w:szCs w:val="24"/>
          <w:rPrChange w:id="4026" w:author="Alexandru Uicoabă" w:date="2022-06-16T14:58:00Z">
            <w:rPr>
              <w:rFonts w:ascii="Times New Roman" w:hAnsi="Times New Roman" w:cs="Times New Roman"/>
              <w:sz w:val="24"/>
              <w:szCs w:val="24"/>
              <w:lang w:val="en-GB"/>
            </w:rPr>
          </w:rPrChange>
        </w:rPr>
        <w:t xml:space="preserve"> este dat de decizia luată de </w:t>
      </w:r>
      <w:proofErr w:type="spellStart"/>
      <w:r w:rsidRPr="00E43237">
        <w:rPr>
          <w:rFonts w:ascii="Arial" w:hAnsi="Arial" w:cs="Arial"/>
          <w:sz w:val="24"/>
          <w:szCs w:val="24"/>
          <w:rPrChange w:id="4027" w:author="Alexandru Uicoabă" w:date="2022-06-16T14:58:00Z">
            <w:rPr>
              <w:rFonts w:ascii="Times New Roman" w:hAnsi="Times New Roman" w:cs="Times New Roman"/>
              <w:sz w:val="24"/>
              <w:szCs w:val="24"/>
              <w:lang w:val="en-GB"/>
            </w:rPr>
          </w:rPrChange>
        </w:rPr>
        <w:t>machine</w:t>
      </w:r>
      <w:proofErr w:type="spellEnd"/>
      <w:r w:rsidRPr="00E43237">
        <w:rPr>
          <w:rFonts w:ascii="Arial" w:hAnsi="Arial" w:cs="Arial"/>
          <w:sz w:val="24"/>
          <w:szCs w:val="24"/>
          <w:rPrChange w:id="4028" w:author="Alexandru Uicoabă" w:date="2022-06-16T14:58:00Z">
            <w:rPr>
              <w:rFonts w:ascii="Times New Roman" w:hAnsi="Times New Roman" w:cs="Times New Roman"/>
              <w:sz w:val="24"/>
              <w:szCs w:val="24"/>
              <w:lang w:val="en-GB"/>
            </w:rPr>
          </w:rPrChange>
        </w:rPr>
        <w:t xml:space="preserve"> </w:t>
      </w:r>
      <w:proofErr w:type="spellStart"/>
      <w:r w:rsidRPr="00E43237">
        <w:rPr>
          <w:rFonts w:ascii="Arial" w:hAnsi="Arial" w:cs="Arial"/>
          <w:sz w:val="24"/>
          <w:szCs w:val="24"/>
          <w:rPrChange w:id="4029" w:author="Alexandru Uicoabă" w:date="2022-06-16T14:58:00Z">
            <w:rPr>
              <w:rFonts w:ascii="Times New Roman" w:hAnsi="Times New Roman" w:cs="Times New Roman"/>
              <w:sz w:val="24"/>
              <w:szCs w:val="24"/>
              <w:lang w:val="en-GB"/>
            </w:rPr>
          </w:rPrChange>
        </w:rPr>
        <w:t>learning</w:t>
      </w:r>
      <w:proofErr w:type="spellEnd"/>
      <w:r w:rsidRPr="00E43237">
        <w:rPr>
          <w:rFonts w:ascii="Arial" w:hAnsi="Arial" w:cs="Arial"/>
          <w:sz w:val="24"/>
          <w:szCs w:val="24"/>
          <w:rPrChange w:id="4030" w:author="Alexandru Uicoabă" w:date="2022-06-16T14:58:00Z">
            <w:rPr>
              <w:rFonts w:ascii="Times New Roman" w:hAnsi="Times New Roman" w:cs="Times New Roman"/>
              <w:sz w:val="24"/>
              <w:szCs w:val="24"/>
              <w:lang w:val="en-GB"/>
            </w:rPr>
          </w:rPrChange>
        </w:rPr>
        <w:t xml:space="preserve">. </w:t>
      </w:r>
    </w:p>
    <w:p w14:paraId="073EDAE5" w14:textId="1CE14188" w:rsidR="00835749" w:rsidRPr="00E43237" w:rsidRDefault="004C40EE" w:rsidP="00B06324">
      <w:pPr>
        <w:ind w:firstLine="720"/>
        <w:jc w:val="both"/>
        <w:rPr>
          <w:rFonts w:ascii="Arial" w:hAnsi="Arial" w:cs="Arial"/>
          <w:sz w:val="24"/>
          <w:szCs w:val="24"/>
          <w:rPrChange w:id="4031" w:author="Alexandru Uicoabă" w:date="2022-06-16T14:58:00Z">
            <w:rPr>
              <w:rFonts w:ascii="Times New Roman" w:hAnsi="Times New Roman" w:cs="Times New Roman"/>
              <w:sz w:val="24"/>
              <w:szCs w:val="24"/>
              <w:lang w:val="en-GB"/>
            </w:rPr>
          </w:rPrChange>
        </w:rPr>
      </w:pPr>
      <w:r w:rsidRPr="00E43237">
        <w:rPr>
          <w:rFonts w:ascii="Arial" w:hAnsi="Arial" w:cs="Arial"/>
          <w:sz w:val="24"/>
          <w:szCs w:val="24"/>
          <w:rPrChange w:id="4032" w:author="Alexandru Uicoabă" w:date="2022-06-16T14:58:00Z">
            <w:rPr>
              <w:rFonts w:ascii="Times New Roman" w:hAnsi="Times New Roman" w:cs="Times New Roman"/>
              <w:sz w:val="24"/>
              <w:szCs w:val="24"/>
              <w:lang w:val="en-GB"/>
            </w:rPr>
          </w:rPrChange>
        </w:rPr>
        <w:t>Ace</w:t>
      </w:r>
      <w:ins w:id="4033" w:author="Alexandru Uicoabă" w:date="2022-06-16T11:44:00Z">
        <w:r w:rsidR="005A5437" w:rsidRPr="00E43237">
          <w:rPr>
            <w:rFonts w:ascii="Arial" w:hAnsi="Arial" w:cs="Arial"/>
            <w:sz w:val="24"/>
            <w:szCs w:val="24"/>
            <w:rPrChange w:id="4034" w:author="Alexandru Uicoabă" w:date="2022-06-16T14:58:00Z">
              <w:rPr>
                <w:rFonts w:ascii="Times New Roman" w:hAnsi="Times New Roman" w:cs="Times New Roman"/>
                <w:sz w:val="24"/>
                <w:szCs w:val="24"/>
              </w:rPr>
            </w:rPrChange>
          </w:rPr>
          <w:t>a</w:t>
        </w:r>
      </w:ins>
      <w:r w:rsidRPr="00E43237">
        <w:rPr>
          <w:rFonts w:ascii="Arial" w:hAnsi="Arial" w:cs="Arial"/>
          <w:sz w:val="24"/>
          <w:szCs w:val="24"/>
          <w:rPrChange w:id="4035" w:author="Alexandru Uicoabă" w:date="2022-06-16T14:58:00Z">
            <w:rPr>
              <w:rFonts w:ascii="Times New Roman" w:hAnsi="Times New Roman" w:cs="Times New Roman"/>
              <w:sz w:val="24"/>
              <w:szCs w:val="24"/>
              <w:lang w:val="en-GB"/>
            </w:rPr>
          </w:rPrChange>
        </w:rPr>
        <w:t>st</w:t>
      </w:r>
      <w:ins w:id="4036" w:author="Alexandru Uicoabă" w:date="2022-06-14T21:37:00Z">
        <w:r w:rsidR="007B4C11" w:rsidRPr="00E43237">
          <w:rPr>
            <w:rFonts w:ascii="Arial" w:hAnsi="Arial" w:cs="Arial"/>
            <w:sz w:val="24"/>
            <w:szCs w:val="24"/>
            <w:rPrChange w:id="4037" w:author="Alexandru Uicoabă" w:date="2022-06-16T14:58:00Z">
              <w:rPr>
                <w:rFonts w:ascii="Times New Roman" w:hAnsi="Times New Roman" w:cs="Times New Roman"/>
                <w:sz w:val="24"/>
                <w:szCs w:val="24"/>
                <w:lang w:val="en-GB"/>
              </w:rPr>
            </w:rPrChange>
          </w:rPr>
          <w:t>ă</w:t>
        </w:r>
      </w:ins>
      <w:r w:rsidRPr="00E43237">
        <w:rPr>
          <w:rFonts w:ascii="Arial" w:hAnsi="Arial" w:cs="Arial"/>
          <w:sz w:val="24"/>
          <w:szCs w:val="24"/>
          <w:rPrChange w:id="4038" w:author="Alexandru Uicoabă" w:date="2022-06-16T14:58:00Z">
            <w:rPr>
              <w:rFonts w:ascii="Times New Roman" w:hAnsi="Times New Roman" w:cs="Times New Roman"/>
              <w:sz w:val="24"/>
              <w:szCs w:val="24"/>
              <w:lang w:val="en-GB"/>
            </w:rPr>
          </w:rPrChange>
        </w:rPr>
        <w:t xml:space="preserve"> </w:t>
      </w:r>
      <w:ins w:id="4039" w:author="Alexandru Uicoabă" w:date="2022-06-14T21:37:00Z">
        <w:r w:rsidR="007B4C11" w:rsidRPr="00E43237">
          <w:rPr>
            <w:rFonts w:ascii="Arial" w:hAnsi="Arial" w:cs="Arial"/>
            <w:sz w:val="24"/>
            <w:szCs w:val="24"/>
            <w:rPrChange w:id="4040" w:author="Alexandru Uicoabă" w:date="2022-06-16T14:58:00Z">
              <w:rPr>
                <w:rFonts w:ascii="Times New Roman" w:hAnsi="Times New Roman" w:cs="Times New Roman"/>
                <w:sz w:val="24"/>
                <w:szCs w:val="24"/>
                <w:lang w:val="en-GB"/>
              </w:rPr>
            </w:rPrChange>
          </w:rPr>
          <w:t>interfață</w:t>
        </w:r>
      </w:ins>
      <w:ins w:id="4041" w:author="Alexandru Uicoabă" w:date="2022-06-16T11:44:00Z">
        <w:r w:rsidR="005A5437" w:rsidRPr="00E43237">
          <w:rPr>
            <w:rFonts w:ascii="Arial" w:hAnsi="Arial" w:cs="Arial"/>
            <w:sz w:val="24"/>
            <w:szCs w:val="24"/>
            <w:rPrChange w:id="4042" w:author="Alexandru Uicoabă" w:date="2022-06-16T14:58:00Z">
              <w:rPr>
                <w:rFonts w:ascii="Times New Roman" w:hAnsi="Times New Roman" w:cs="Times New Roman"/>
                <w:sz w:val="24"/>
                <w:szCs w:val="24"/>
              </w:rPr>
            </w:rPrChange>
          </w:rPr>
          <w:t xml:space="preserve"> </w:t>
        </w:r>
      </w:ins>
      <w:del w:id="4043" w:author="Alexandru Uicoabă" w:date="2022-06-14T21:37:00Z">
        <w:r w:rsidRPr="00E43237" w:rsidDel="007B4C11">
          <w:rPr>
            <w:rFonts w:ascii="Arial" w:hAnsi="Arial" w:cs="Arial"/>
            <w:sz w:val="24"/>
            <w:szCs w:val="24"/>
            <w:rPrChange w:id="4044" w:author="Alexandru Uicoabă" w:date="2022-06-16T14:58:00Z">
              <w:rPr>
                <w:rFonts w:ascii="Times New Roman" w:hAnsi="Times New Roman" w:cs="Times New Roman"/>
                <w:sz w:val="24"/>
                <w:szCs w:val="24"/>
                <w:lang w:val="en-GB"/>
              </w:rPr>
            </w:rPrChange>
          </w:rPr>
          <w:delText>endpoint</w:delText>
        </w:r>
        <w:r w:rsidR="00835749" w:rsidRPr="00E43237" w:rsidDel="007B4C11">
          <w:rPr>
            <w:rFonts w:ascii="Arial" w:hAnsi="Arial" w:cs="Arial"/>
            <w:sz w:val="24"/>
            <w:szCs w:val="24"/>
            <w:rPrChange w:id="4045" w:author="Alexandru Uicoabă" w:date="2022-06-16T14:58:00Z">
              <w:rPr>
                <w:rFonts w:ascii="Times New Roman" w:hAnsi="Times New Roman" w:cs="Times New Roman"/>
                <w:sz w:val="24"/>
                <w:szCs w:val="24"/>
                <w:lang w:val="en-GB"/>
              </w:rPr>
            </w:rPrChange>
          </w:rPr>
          <w:delText xml:space="preserve"> </w:delText>
        </w:r>
      </w:del>
      <w:r w:rsidR="00835749" w:rsidRPr="00E43237">
        <w:rPr>
          <w:rFonts w:ascii="Arial" w:hAnsi="Arial" w:cs="Arial"/>
          <w:sz w:val="24"/>
          <w:szCs w:val="24"/>
          <w:rPrChange w:id="4046" w:author="Alexandru Uicoabă" w:date="2022-06-16T14:58:00Z">
            <w:rPr>
              <w:rFonts w:ascii="Times New Roman" w:hAnsi="Times New Roman" w:cs="Times New Roman"/>
              <w:sz w:val="24"/>
              <w:szCs w:val="24"/>
              <w:lang w:val="en-GB"/>
            </w:rPr>
          </w:rPrChange>
        </w:rPr>
        <w:t xml:space="preserve">de tip </w:t>
      </w:r>
      <w:r w:rsidR="00835749" w:rsidRPr="007A71AF">
        <w:rPr>
          <w:rFonts w:ascii="Arial" w:hAnsi="Arial" w:cs="Arial"/>
          <w:i/>
          <w:iCs/>
          <w:sz w:val="24"/>
          <w:szCs w:val="24"/>
          <w:rPrChange w:id="4047" w:author="Alexandru Uicoabă" w:date="2022-06-16T16:51:00Z">
            <w:rPr>
              <w:rFonts w:ascii="Times New Roman" w:hAnsi="Times New Roman" w:cs="Times New Roman"/>
              <w:sz w:val="24"/>
              <w:szCs w:val="24"/>
              <w:lang w:val="en-GB"/>
            </w:rPr>
          </w:rPrChange>
        </w:rPr>
        <w:t>POST</w:t>
      </w:r>
      <w:r w:rsidR="00835749" w:rsidRPr="00E43237">
        <w:rPr>
          <w:rFonts w:ascii="Arial" w:hAnsi="Arial" w:cs="Arial"/>
          <w:sz w:val="24"/>
          <w:szCs w:val="24"/>
          <w:rPrChange w:id="4048" w:author="Alexandru Uicoabă" w:date="2022-06-16T14:58:00Z">
            <w:rPr>
              <w:rFonts w:ascii="Times New Roman" w:hAnsi="Times New Roman" w:cs="Times New Roman"/>
              <w:sz w:val="24"/>
              <w:szCs w:val="24"/>
              <w:lang w:val="en-GB"/>
            </w:rPr>
          </w:rPrChange>
        </w:rPr>
        <w:t xml:space="preserve"> </w:t>
      </w:r>
      <w:r w:rsidRPr="00E43237">
        <w:rPr>
          <w:rFonts w:ascii="Arial" w:hAnsi="Arial" w:cs="Arial"/>
          <w:sz w:val="24"/>
          <w:szCs w:val="24"/>
          <w:rPrChange w:id="4049" w:author="Alexandru Uicoabă" w:date="2022-06-16T14:58:00Z">
            <w:rPr>
              <w:rFonts w:ascii="Times New Roman" w:hAnsi="Times New Roman" w:cs="Times New Roman"/>
              <w:sz w:val="24"/>
              <w:szCs w:val="24"/>
              <w:lang w:val="en-GB"/>
            </w:rPr>
          </w:rPrChange>
        </w:rPr>
        <w:t xml:space="preserve">este apelat de către joc la fiecare </w:t>
      </w:r>
      <w:del w:id="4050" w:author="Alexandru Uicoabă" w:date="2022-06-16T11:44:00Z">
        <w:r w:rsidRPr="00E43237" w:rsidDel="005A5437">
          <w:rPr>
            <w:rFonts w:ascii="Arial" w:hAnsi="Arial" w:cs="Arial"/>
            <w:sz w:val="24"/>
            <w:szCs w:val="24"/>
            <w:rPrChange w:id="4051" w:author="Alexandru Uicoabă" w:date="2022-06-16T14:58:00Z">
              <w:rPr>
                <w:rFonts w:ascii="Times New Roman" w:hAnsi="Times New Roman" w:cs="Times New Roman"/>
                <w:sz w:val="24"/>
                <w:szCs w:val="24"/>
                <w:lang w:val="en-GB"/>
              </w:rPr>
            </w:rPrChange>
          </w:rPr>
          <w:delText>frame</w:delText>
        </w:r>
      </w:del>
      <w:ins w:id="4052" w:author="Alexandru Uicoabă" w:date="2022-06-16T11:44:00Z">
        <w:r w:rsidR="005A5437" w:rsidRPr="00E43237">
          <w:rPr>
            <w:rFonts w:ascii="Arial" w:hAnsi="Arial" w:cs="Arial"/>
            <w:sz w:val="24"/>
            <w:szCs w:val="24"/>
            <w:rPrChange w:id="4053" w:author="Alexandru Uicoabă" w:date="2022-06-16T14:58:00Z">
              <w:rPr>
                <w:rFonts w:ascii="Times New Roman" w:hAnsi="Times New Roman" w:cs="Times New Roman"/>
                <w:sz w:val="24"/>
                <w:szCs w:val="24"/>
              </w:rPr>
            </w:rPrChange>
          </w:rPr>
          <w:t>cadru</w:t>
        </w:r>
      </w:ins>
      <w:r w:rsidRPr="00E43237">
        <w:rPr>
          <w:rFonts w:ascii="Arial" w:hAnsi="Arial" w:cs="Arial"/>
          <w:sz w:val="24"/>
          <w:szCs w:val="24"/>
          <w:rPrChange w:id="4054" w:author="Alexandru Uicoabă" w:date="2022-06-16T14:58:00Z">
            <w:rPr>
              <w:rFonts w:ascii="Times New Roman" w:hAnsi="Times New Roman" w:cs="Times New Roman"/>
              <w:sz w:val="24"/>
              <w:szCs w:val="24"/>
              <w:lang w:val="en-GB"/>
            </w:rPr>
          </w:rPrChange>
        </w:rPr>
        <w:t xml:space="preserve">, din interiorul metodei </w:t>
      </w:r>
      <w:r w:rsidRPr="00E43237">
        <w:rPr>
          <w:rFonts w:ascii="Arial" w:hAnsi="Arial" w:cs="Arial"/>
          <w:i/>
          <w:iCs/>
          <w:sz w:val="24"/>
          <w:szCs w:val="24"/>
          <w:rPrChange w:id="4055" w:author="Alexandru Uicoabă" w:date="2022-06-16T14:58:00Z">
            <w:rPr>
              <w:rFonts w:ascii="Times New Roman" w:hAnsi="Times New Roman" w:cs="Times New Roman"/>
              <w:i/>
              <w:iCs/>
              <w:sz w:val="24"/>
              <w:szCs w:val="24"/>
              <w:lang w:val="en-GB"/>
            </w:rPr>
          </w:rPrChange>
        </w:rPr>
        <w:t>Update</w:t>
      </w:r>
      <w:r w:rsidRPr="00E43237">
        <w:rPr>
          <w:rFonts w:ascii="Arial" w:hAnsi="Arial" w:cs="Arial"/>
          <w:sz w:val="24"/>
          <w:szCs w:val="24"/>
          <w:rPrChange w:id="4056" w:author="Alexandru Uicoabă" w:date="2022-06-16T14:58:00Z">
            <w:rPr>
              <w:rFonts w:ascii="Times New Roman" w:hAnsi="Times New Roman" w:cs="Times New Roman"/>
              <w:sz w:val="24"/>
              <w:szCs w:val="24"/>
              <w:lang w:val="en-GB"/>
            </w:rPr>
          </w:rPrChange>
        </w:rPr>
        <w:t xml:space="preserve"> din </w:t>
      </w:r>
      <w:proofErr w:type="spellStart"/>
      <w:r w:rsidRPr="007A71AF">
        <w:rPr>
          <w:rFonts w:ascii="Arial" w:hAnsi="Arial" w:cs="Arial"/>
          <w:i/>
          <w:iCs/>
          <w:sz w:val="24"/>
          <w:szCs w:val="24"/>
          <w:rPrChange w:id="4057" w:author="Alexandru Uicoabă" w:date="2022-06-16T16:51:00Z">
            <w:rPr>
              <w:rFonts w:ascii="Times New Roman" w:hAnsi="Times New Roman" w:cs="Times New Roman"/>
              <w:sz w:val="24"/>
              <w:szCs w:val="24"/>
              <w:lang w:val="en-GB"/>
            </w:rPr>
          </w:rPrChange>
        </w:rPr>
        <w:t>Unity</w:t>
      </w:r>
      <w:proofErr w:type="spellEnd"/>
      <w:r w:rsidRPr="00E43237">
        <w:rPr>
          <w:rFonts w:ascii="Arial" w:hAnsi="Arial" w:cs="Arial"/>
          <w:sz w:val="24"/>
          <w:szCs w:val="24"/>
          <w:rPrChange w:id="4058" w:author="Alexandru Uicoabă" w:date="2022-06-16T14:58:00Z">
            <w:rPr>
              <w:rFonts w:ascii="Times New Roman" w:hAnsi="Times New Roman" w:cs="Times New Roman"/>
              <w:sz w:val="24"/>
              <w:szCs w:val="24"/>
              <w:lang w:val="en-GB"/>
            </w:rPr>
          </w:rPrChange>
        </w:rPr>
        <w:t>.</w:t>
      </w:r>
      <w:r w:rsidR="00835749" w:rsidRPr="00E43237">
        <w:rPr>
          <w:rFonts w:ascii="Arial" w:hAnsi="Arial" w:cs="Arial"/>
          <w:sz w:val="24"/>
          <w:szCs w:val="24"/>
          <w:rPrChange w:id="4059" w:author="Alexandru Uicoabă" w:date="2022-06-16T14:58:00Z">
            <w:rPr>
              <w:rFonts w:ascii="Times New Roman" w:hAnsi="Times New Roman" w:cs="Times New Roman"/>
              <w:sz w:val="24"/>
              <w:szCs w:val="24"/>
              <w:lang w:val="en-GB"/>
            </w:rPr>
          </w:rPrChange>
        </w:rPr>
        <w:t xml:space="preserve"> Body-</w:t>
      </w:r>
      <w:proofErr w:type="spellStart"/>
      <w:r w:rsidR="00835749" w:rsidRPr="00E43237">
        <w:rPr>
          <w:rFonts w:ascii="Arial" w:hAnsi="Arial" w:cs="Arial"/>
          <w:sz w:val="24"/>
          <w:szCs w:val="24"/>
          <w:rPrChange w:id="4060" w:author="Alexandru Uicoabă" w:date="2022-06-16T14:58:00Z">
            <w:rPr>
              <w:rFonts w:ascii="Times New Roman" w:hAnsi="Times New Roman" w:cs="Times New Roman"/>
              <w:sz w:val="24"/>
              <w:szCs w:val="24"/>
              <w:lang w:val="en-GB"/>
            </w:rPr>
          </w:rPrChange>
        </w:rPr>
        <w:t>ul</w:t>
      </w:r>
      <w:proofErr w:type="spellEnd"/>
      <w:r w:rsidR="00835749" w:rsidRPr="00E43237">
        <w:rPr>
          <w:rFonts w:ascii="Arial" w:hAnsi="Arial" w:cs="Arial"/>
          <w:sz w:val="24"/>
          <w:szCs w:val="24"/>
          <w:rPrChange w:id="4061" w:author="Alexandru Uicoabă" w:date="2022-06-16T14:58:00Z">
            <w:rPr>
              <w:rFonts w:ascii="Times New Roman" w:hAnsi="Times New Roman" w:cs="Times New Roman"/>
              <w:sz w:val="24"/>
              <w:szCs w:val="24"/>
              <w:lang w:val="en-GB"/>
            </w:rPr>
          </w:rPrChange>
        </w:rPr>
        <w:t xml:space="preserve"> acest</w:t>
      </w:r>
      <w:ins w:id="4062" w:author="Alexandru Uicoabă" w:date="2022-06-14T21:37:00Z">
        <w:r w:rsidR="007B4C11" w:rsidRPr="00E43237">
          <w:rPr>
            <w:rFonts w:ascii="Arial" w:hAnsi="Arial" w:cs="Arial"/>
            <w:sz w:val="24"/>
            <w:szCs w:val="24"/>
            <w:rPrChange w:id="4063" w:author="Alexandru Uicoabă" w:date="2022-06-16T14:58:00Z">
              <w:rPr>
                <w:rFonts w:ascii="Times New Roman" w:hAnsi="Times New Roman" w:cs="Times New Roman"/>
                <w:sz w:val="24"/>
                <w:szCs w:val="24"/>
                <w:lang w:val="en-GB"/>
              </w:rPr>
            </w:rPrChange>
          </w:rPr>
          <w:t>ei</w:t>
        </w:r>
      </w:ins>
      <w:del w:id="4064" w:author="Alexandru Uicoabă" w:date="2022-06-14T21:37:00Z">
        <w:r w:rsidR="00835749" w:rsidRPr="00E43237" w:rsidDel="007B4C11">
          <w:rPr>
            <w:rFonts w:ascii="Arial" w:hAnsi="Arial" w:cs="Arial"/>
            <w:sz w:val="24"/>
            <w:szCs w:val="24"/>
            <w:rPrChange w:id="4065" w:author="Alexandru Uicoabă" w:date="2022-06-16T14:58:00Z">
              <w:rPr>
                <w:rFonts w:ascii="Times New Roman" w:hAnsi="Times New Roman" w:cs="Times New Roman"/>
                <w:sz w:val="24"/>
                <w:szCs w:val="24"/>
                <w:lang w:val="en-GB"/>
              </w:rPr>
            </w:rPrChange>
          </w:rPr>
          <w:delText>ui</w:delText>
        </w:r>
      </w:del>
      <w:r w:rsidR="00835749" w:rsidRPr="00E43237">
        <w:rPr>
          <w:rFonts w:ascii="Arial" w:hAnsi="Arial" w:cs="Arial"/>
          <w:sz w:val="24"/>
          <w:szCs w:val="24"/>
          <w:rPrChange w:id="4066" w:author="Alexandru Uicoabă" w:date="2022-06-16T14:58:00Z">
            <w:rPr>
              <w:rFonts w:ascii="Times New Roman" w:hAnsi="Times New Roman" w:cs="Times New Roman"/>
              <w:sz w:val="24"/>
              <w:szCs w:val="24"/>
              <w:lang w:val="en-GB"/>
            </w:rPr>
          </w:rPrChange>
        </w:rPr>
        <w:t xml:space="preserve"> </w:t>
      </w:r>
      <w:ins w:id="4067" w:author="Alexandru Uicoabă" w:date="2022-06-14T21:37:00Z">
        <w:r w:rsidR="007B4C11" w:rsidRPr="00E43237">
          <w:rPr>
            <w:rFonts w:ascii="Arial" w:hAnsi="Arial" w:cs="Arial"/>
            <w:sz w:val="24"/>
            <w:szCs w:val="24"/>
            <w:rPrChange w:id="4068" w:author="Alexandru Uicoabă" w:date="2022-06-16T14:58:00Z">
              <w:rPr>
                <w:rFonts w:ascii="Times New Roman" w:hAnsi="Times New Roman" w:cs="Times New Roman"/>
                <w:sz w:val="24"/>
                <w:szCs w:val="24"/>
                <w:lang w:val="en-GB"/>
              </w:rPr>
            </w:rPrChange>
          </w:rPr>
          <w:t>interfețe</w:t>
        </w:r>
      </w:ins>
      <w:ins w:id="4069" w:author="Alexandru Uicoabă" w:date="2022-06-16T11:44:00Z">
        <w:r w:rsidR="005A5437" w:rsidRPr="00E43237">
          <w:rPr>
            <w:rFonts w:ascii="Arial" w:hAnsi="Arial" w:cs="Arial"/>
            <w:sz w:val="24"/>
            <w:szCs w:val="24"/>
            <w:rPrChange w:id="4070" w:author="Alexandru Uicoabă" w:date="2022-06-16T14:58:00Z">
              <w:rPr>
                <w:rFonts w:ascii="Times New Roman" w:hAnsi="Times New Roman" w:cs="Times New Roman"/>
                <w:sz w:val="24"/>
                <w:szCs w:val="24"/>
              </w:rPr>
            </w:rPrChange>
          </w:rPr>
          <w:t xml:space="preserve"> </w:t>
        </w:r>
      </w:ins>
      <w:del w:id="4071" w:author="Alexandru Uicoabă" w:date="2022-06-14T21:37:00Z">
        <w:r w:rsidR="00835749" w:rsidRPr="00E43237" w:rsidDel="007B4C11">
          <w:rPr>
            <w:rFonts w:ascii="Arial" w:hAnsi="Arial" w:cs="Arial"/>
            <w:sz w:val="24"/>
            <w:szCs w:val="24"/>
            <w:rPrChange w:id="4072" w:author="Alexandru Uicoabă" w:date="2022-06-16T14:58:00Z">
              <w:rPr>
                <w:rFonts w:ascii="Times New Roman" w:hAnsi="Times New Roman" w:cs="Times New Roman"/>
                <w:sz w:val="24"/>
                <w:szCs w:val="24"/>
                <w:lang w:val="en-GB"/>
              </w:rPr>
            </w:rPrChange>
          </w:rPr>
          <w:delText xml:space="preserve">endpoint </w:delText>
        </w:r>
      </w:del>
      <w:r w:rsidR="00835749" w:rsidRPr="00E43237">
        <w:rPr>
          <w:rFonts w:ascii="Arial" w:hAnsi="Arial" w:cs="Arial"/>
          <w:sz w:val="24"/>
          <w:szCs w:val="24"/>
          <w:rPrChange w:id="4073" w:author="Alexandru Uicoabă" w:date="2022-06-16T14:58:00Z">
            <w:rPr>
              <w:rFonts w:ascii="Times New Roman" w:hAnsi="Times New Roman" w:cs="Times New Roman"/>
              <w:sz w:val="24"/>
              <w:szCs w:val="24"/>
              <w:lang w:val="en-GB"/>
            </w:rPr>
          </w:rPrChange>
        </w:rPr>
        <w:t xml:space="preserve">este alcătuit din toate informațiile colectate din mediu, necesare ulterior pentru luarea deciziei. </w:t>
      </w:r>
      <w:del w:id="4074" w:author="Bogdan Dragulescu" w:date="2022-06-14T14:09:00Z">
        <w:r w:rsidR="00835749" w:rsidRPr="00E43237" w:rsidDel="00051758">
          <w:rPr>
            <w:rFonts w:ascii="Arial" w:hAnsi="Arial" w:cs="Arial"/>
            <w:sz w:val="24"/>
            <w:szCs w:val="24"/>
            <w:rPrChange w:id="4075" w:author="Alexandru Uicoabă" w:date="2022-06-16T14:58:00Z">
              <w:rPr>
                <w:rFonts w:ascii="Times New Roman" w:hAnsi="Times New Roman" w:cs="Times New Roman"/>
                <w:sz w:val="24"/>
                <w:szCs w:val="24"/>
                <w:lang w:val="en-GB"/>
              </w:rPr>
            </w:rPrChange>
          </w:rPr>
          <w:delText>Repsonse-ul</w:delText>
        </w:r>
      </w:del>
      <w:ins w:id="4076" w:author="Bogdan Dragulescu" w:date="2022-06-14T14:09:00Z">
        <w:r w:rsidR="00051758" w:rsidRPr="00E43237">
          <w:rPr>
            <w:rFonts w:ascii="Arial" w:hAnsi="Arial" w:cs="Arial"/>
            <w:sz w:val="24"/>
            <w:szCs w:val="24"/>
            <w:rPrChange w:id="4077" w:author="Alexandru Uicoabă" w:date="2022-06-16T14:58:00Z">
              <w:rPr>
                <w:rFonts w:ascii="Times New Roman" w:hAnsi="Times New Roman" w:cs="Times New Roman"/>
                <w:sz w:val="24"/>
                <w:szCs w:val="24"/>
                <w:lang w:val="en-GB"/>
              </w:rPr>
            </w:rPrChange>
          </w:rPr>
          <w:t>R</w:t>
        </w:r>
        <w:r w:rsidR="00051758" w:rsidRPr="00E43237">
          <w:rPr>
            <w:rFonts w:ascii="Arial" w:hAnsi="Arial" w:cs="Arial"/>
            <w:sz w:val="24"/>
            <w:szCs w:val="24"/>
            <w:rPrChange w:id="4078" w:author="Alexandru Uicoabă" w:date="2022-06-16T14:58:00Z">
              <w:rPr>
                <w:rFonts w:ascii="Times New Roman" w:hAnsi="Times New Roman" w:cs="Times New Roman"/>
                <w:sz w:val="24"/>
                <w:szCs w:val="24"/>
              </w:rPr>
            </w:rPrChange>
          </w:rPr>
          <w:t>ăspunsul</w:t>
        </w:r>
      </w:ins>
      <w:r w:rsidR="00835749" w:rsidRPr="00E43237">
        <w:rPr>
          <w:rFonts w:ascii="Arial" w:hAnsi="Arial" w:cs="Arial"/>
          <w:sz w:val="24"/>
          <w:szCs w:val="24"/>
          <w:rPrChange w:id="4079" w:author="Alexandru Uicoabă" w:date="2022-06-16T14:58:00Z">
            <w:rPr>
              <w:rFonts w:ascii="Times New Roman" w:hAnsi="Times New Roman" w:cs="Times New Roman"/>
              <w:sz w:val="24"/>
              <w:szCs w:val="24"/>
              <w:lang w:val="en-GB"/>
            </w:rPr>
          </w:rPrChange>
        </w:rPr>
        <w:t xml:space="preserve"> </w:t>
      </w:r>
      <w:del w:id="4080" w:author="Alexandru Uicoabă" w:date="2022-06-14T21:37:00Z">
        <w:r w:rsidR="00835749" w:rsidRPr="00E43237" w:rsidDel="007B4C11">
          <w:rPr>
            <w:rFonts w:ascii="Arial" w:hAnsi="Arial" w:cs="Arial"/>
            <w:sz w:val="24"/>
            <w:szCs w:val="24"/>
            <w:rPrChange w:id="4081" w:author="Alexandru Uicoabă" w:date="2022-06-16T14:58:00Z">
              <w:rPr>
                <w:rFonts w:ascii="Times New Roman" w:hAnsi="Times New Roman" w:cs="Times New Roman"/>
                <w:sz w:val="24"/>
                <w:szCs w:val="24"/>
                <w:lang w:val="en-GB"/>
              </w:rPr>
            </w:rPrChange>
          </w:rPr>
          <w:delText xml:space="preserve">endpointului </w:delText>
        </w:r>
      </w:del>
      <w:ins w:id="4082" w:author="Alexandru Uicoabă" w:date="2022-06-14T21:37:00Z">
        <w:r w:rsidR="007B4C11" w:rsidRPr="00E43237">
          <w:rPr>
            <w:rFonts w:ascii="Arial" w:hAnsi="Arial" w:cs="Arial"/>
            <w:sz w:val="24"/>
            <w:szCs w:val="24"/>
            <w:rPrChange w:id="4083" w:author="Alexandru Uicoabă" w:date="2022-06-16T14:58:00Z">
              <w:rPr>
                <w:rFonts w:ascii="Times New Roman" w:hAnsi="Times New Roman" w:cs="Times New Roman"/>
                <w:sz w:val="24"/>
                <w:szCs w:val="24"/>
                <w:lang w:val="en-GB"/>
              </w:rPr>
            </w:rPrChange>
          </w:rPr>
          <w:t>inter</w:t>
        </w:r>
      </w:ins>
      <w:ins w:id="4084" w:author="Alexandru Uicoabă" w:date="2022-06-14T21:38:00Z">
        <w:r w:rsidR="007B4C11" w:rsidRPr="00E43237">
          <w:rPr>
            <w:rFonts w:ascii="Arial" w:hAnsi="Arial" w:cs="Arial"/>
            <w:sz w:val="24"/>
            <w:szCs w:val="24"/>
            <w:rPrChange w:id="4085" w:author="Alexandru Uicoabă" w:date="2022-06-16T14:58:00Z">
              <w:rPr>
                <w:rFonts w:ascii="Times New Roman" w:hAnsi="Times New Roman" w:cs="Times New Roman"/>
                <w:sz w:val="24"/>
                <w:szCs w:val="24"/>
                <w:lang w:val="en-GB"/>
              </w:rPr>
            </w:rPrChange>
          </w:rPr>
          <w:t>feței</w:t>
        </w:r>
      </w:ins>
      <w:ins w:id="4086" w:author="Alexandru Uicoabă" w:date="2022-06-14T21:37:00Z">
        <w:r w:rsidR="007B4C11" w:rsidRPr="00E43237">
          <w:rPr>
            <w:rFonts w:ascii="Arial" w:hAnsi="Arial" w:cs="Arial"/>
            <w:sz w:val="24"/>
            <w:szCs w:val="24"/>
            <w:rPrChange w:id="4087" w:author="Alexandru Uicoabă" w:date="2022-06-16T14:58:00Z">
              <w:rPr>
                <w:rFonts w:ascii="Times New Roman" w:hAnsi="Times New Roman" w:cs="Times New Roman"/>
                <w:sz w:val="24"/>
                <w:szCs w:val="24"/>
                <w:lang w:val="en-GB"/>
              </w:rPr>
            </w:rPrChange>
          </w:rPr>
          <w:t xml:space="preserve"> </w:t>
        </w:r>
      </w:ins>
      <w:r w:rsidR="00835749" w:rsidRPr="00E43237">
        <w:rPr>
          <w:rFonts w:ascii="Arial" w:hAnsi="Arial" w:cs="Arial"/>
          <w:sz w:val="24"/>
          <w:szCs w:val="24"/>
          <w:rPrChange w:id="4088" w:author="Alexandru Uicoabă" w:date="2022-06-16T14:58:00Z">
            <w:rPr>
              <w:rFonts w:ascii="Times New Roman" w:hAnsi="Times New Roman" w:cs="Times New Roman"/>
              <w:sz w:val="24"/>
              <w:szCs w:val="24"/>
              <w:lang w:val="en-GB"/>
            </w:rPr>
          </w:rPrChange>
        </w:rPr>
        <w:t xml:space="preserve">reprezintă decizia pe </w:t>
      </w:r>
      <w:commentRangeStart w:id="4089"/>
      <w:commentRangeStart w:id="4090"/>
      <w:commentRangeStart w:id="4091"/>
      <w:r w:rsidR="00835749" w:rsidRPr="00E43237">
        <w:rPr>
          <w:rFonts w:ascii="Arial" w:hAnsi="Arial" w:cs="Arial"/>
          <w:sz w:val="24"/>
          <w:szCs w:val="24"/>
          <w:rPrChange w:id="4092" w:author="Alexandru Uicoabă" w:date="2022-06-16T14:58:00Z">
            <w:rPr>
              <w:rFonts w:ascii="Times New Roman" w:hAnsi="Times New Roman" w:cs="Times New Roman"/>
              <w:sz w:val="24"/>
              <w:szCs w:val="24"/>
              <w:lang w:val="en-GB"/>
            </w:rPr>
          </w:rPrChange>
        </w:rPr>
        <w:t xml:space="preserve">care </w:t>
      </w:r>
      <w:ins w:id="4093" w:author="Alexandru Uicoabă" w:date="2022-06-16T11:45:00Z">
        <w:r w:rsidR="005A5437" w:rsidRPr="00E43237">
          <w:rPr>
            <w:rFonts w:ascii="Arial" w:hAnsi="Arial" w:cs="Arial"/>
            <w:sz w:val="24"/>
            <w:szCs w:val="24"/>
            <w:rPrChange w:id="4094" w:author="Alexandru Uicoabă" w:date="2022-06-16T14:58:00Z">
              <w:rPr>
                <w:rFonts w:ascii="Times New Roman" w:hAnsi="Times New Roman" w:cs="Times New Roman"/>
                <w:sz w:val="24"/>
                <w:szCs w:val="24"/>
              </w:rPr>
            </w:rPrChange>
          </w:rPr>
          <w:t>k</w:t>
        </w:r>
      </w:ins>
      <w:ins w:id="4095" w:author="Alexandru Uicoabă" w:date="2022-06-14T21:55:00Z">
        <w:r w:rsidR="00964CFD" w:rsidRPr="00E43237">
          <w:rPr>
            <w:rFonts w:ascii="Arial" w:hAnsi="Arial" w:cs="Arial"/>
            <w:sz w:val="24"/>
            <w:szCs w:val="24"/>
            <w:rPrChange w:id="4096" w:author="Alexandru Uicoabă" w:date="2022-06-16T14:58:00Z">
              <w:rPr>
                <w:rFonts w:ascii="Times New Roman" w:hAnsi="Times New Roman" w:cs="Times New Roman"/>
                <w:sz w:val="24"/>
                <w:szCs w:val="24"/>
                <w:lang w:val="en-GB"/>
              </w:rPr>
            </w:rPrChange>
          </w:rPr>
          <w:t>artul</w:t>
        </w:r>
      </w:ins>
      <w:ins w:id="4097" w:author="Alexandru Uicoabă" w:date="2022-06-16T11:45:00Z">
        <w:r w:rsidR="005A5437" w:rsidRPr="00E43237">
          <w:rPr>
            <w:rFonts w:ascii="Arial" w:hAnsi="Arial" w:cs="Arial"/>
            <w:sz w:val="24"/>
            <w:szCs w:val="24"/>
            <w:rPrChange w:id="4098" w:author="Alexandru Uicoabă" w:date="2022-06-16T14:58:00Z">
              <w:rPr>
                <w:rFonts w:ascii="Times New Roman" w:hAnsi="Times New Roman" w:cs="Times New Roman"/>
                <w:sz w:val="24"/>
                <w:szCs w:val="24"/>
              </w:rPr>
            </w:rPrChange>
          </w:rPr>
          <w:t xml:space="preserve"> </w:t>
        </w:r>
      </w:ins>
      <w:del w:id="4099" w:author="Alexandru Uicoabă" w:date="2022-06-14T21:54:00Z">
        <w:r w:rsidR="00835749" w:rsidRPr="00E43237" w:rsidDel="00964CFD">
          <w:rPr>
            <w:rFonts w:ascii="Arial" w:hAnsi="Arial" w:cs="Arial"/>
            <w:sz w:val="24"/>
            <w:szCs w:val="24"/>
            <w:rPrChange w:id="4100" w:author="Alexandru Uicoabă" w:date="2022-06-16T14:58:00Z">
              <w:rPr>
                <w:rFonts w:ascii="Times New Roman" w:hAnsi="Times New Roman" w:cs="Times New Roman"/>
                <w:sz w:val="24"/>
                <w:szCs w:val="24"/>
                <w:lang w:val="en-GB"/>
              </w:rPr>
            </w:rPrChange>
          </w:rPr>
          <w:delText xml:space="preserve">kartul </w:delText>
        </w:r>
      </w:del>
      <w:r w:rsidR="00835749" w:rsidRPr="00E43237">
        <w:rPr>
          <w:rFonts w:ascii="Arial" w:hAnsi="Arial" w:cs="Arial"/>
          <w:sz w:val="24"/>
          <w:szCs w:val="24"/>
          <w:rPrChange w:id="4101" w:author="Alexandru Uicoabă" w:date="2022-06-16T14:58:00Z">
            <w:rPr>
              <w:rFonts w:ascii="Times New Roman" w:hAnsi="Times New Roman" w:cs="Times New Roman"/>
              <w:sz w:val="24"/>
              <w:szCs w:val="24"/>
              <w:lang w:val="en-GB"/>
            </w:rPr>
          </w:rPrChange>
        </w:rPr>
        <w:t>o ia</w:t>
      </w:r>
      <w:commentRangeEnd w:id="4089"/>
      <w:commentRangeEnd w:id="4090"/>
      <w:commentRangeEnd w:id="4091"/>
      <w:ins w:id="4102" w:author="Alexandru Uicoabă" w:date="2022-06-14T21:55:00Z">
        <w:r w:rsidR="00964CFD" w:rsidRPr="00E43237">
          <w:rPr>
            <w:rFonts w:ascii="Arial" w:hAnsi="Arial" w:cs="Arial"/>
            <w:sz w:val="24"/>
            <w:szCs w:val="24"/>
            <w:rPrChange w:id="4103" w:author="Alexandru Uicoabă" w:date="2022-06-16T14:58:00Z">
              <w:rPr>
                <w:rFonts w:ascii="Times New Roman" w:hAnsi="Times New Roman" w:cs="Times New Roman"/>
                <w:sz w:val="24"/>
                <w:szCs w:val="24"/>
                <w:lang w:val="en-GB"/>
              </w:rPr>
            </w:rPrChange>
          </w:rPr>
          <w:t xml:space="preserve"> în pasul următor</w:t>
        </w:r>
      </w:ins>
      <w:r w:rsidR="00051758" w:rsidRPr="00E43237">
        <w:rPr>
          <w:rStyle w:val="Referincomentariu"/>
          <w:rFonts w:ascii="Arial" w:hAnsi="Arial" w:cs="Arial"/>
          <w:sz w:val="24"/>
          <w:szCs w:val="24"/>
          <w:rPrChange w:id="4104" w:author="Alexandru Uicoabă" w:date="2022-06-16T14:58:00Z">
            <w:rPr>
              <w:rStyle w:val="Referincomentariu"/>
            </w:rPr>
          </w:rPrChange>
        </w:rPr>
        <w:commentReference w:id="4089"/>
      </w:r>
      <w:r w:rsidR="00226031" w:rsidRPr="00E43237">
        <w:rPr>
          <w:rStyle w:val="Referincomentariu"/>
          <w:rFonts w:ascii="Arial" w:hAnsi="Arial" w:cs="Arial"/>
          <w:sz w:val="24"/>
          <w:szCs w:val="24"/>
          <w:rPrChange w:id="4105" w:author="Alexandru Uicoabă" w:date="2022-06-16T14:58:00Z">
            <w:rPr>
              <w:rStyle w:val="Referincomentariu"/>
            </w:rPr>
          </w:rPrChange>
        </w:rPr>
        <w:commentReference w:id="4090"/>
      </w:r>
      <w:r w:rsidR="00226031" w:rsidRPr="00E43237">
        <w:rPr>
          <w:rStyle w:val="Referincomentariu"/>
          <w:rFonts w:ascii="Arial" w:hAnsi="Arial" w:cs="Arial"/>
          <w:sz w:val="24"/>
          <w:szCs w:val="24"/>
          <w:rPrChange w:id="4106" w:author="Alexandru Uicoabă" w:date="2022-06-16T14:58:00Z">
            <w:rPr>
              <w:rStyle w:val="Referincomentariu"/>
            </w:rPr>
          </w:rPrChange>
        </w:rPr>
        <w:commentReference w:id="4091"/>
      </w:r>
      <w:r w:rsidR="00835749" w:rsidRPr="00E43237">
        <w:rPr>
          <w:rFonts w:ascii="Arial" w:hAnsi="Arial" w:cs="Arial"/>
          <w:sz w:val="24"/>
          <w:szCs w:val="24"/>
          <w:rPrChange w:id="4107" w:author="Alexandru Uicoabă" w:date="2022-06-16T14:58:00Z">
            <w:rPr>
              <w:rFonts w:ascii="Times New Roman" w:hAnsi="Times New Roman" w:cs="Times New Roman"/>
              <w:sz w:val="24"/>
              <w:szCs w:val="24"/>
              <w:lang w:val="en-GB"/>
            </w:rPr>
          </w:rPrChange>
        </w:rPr>
        <w:t>. Atât body-</w:t>
      </w:r>
      <w:proofErr w:type="spellStart"/>
      <w:r w:rsidR="00835749" w:rsidRPr="00E43237">
        <w:rPr>
          <w:rFonts w:ascii="Arial" w:hAnsi="Arial" w:cs="Arial"/>
          <w:sz w:val="24"/>
          <w:szCs w:val="24"/>
          <w:rPrChange w:id="4108" w:author="Alexandru Uicoabă" w:date="2022-06-16T14:58:00Z">
            <w:rPr>
              <w:rFonts w:ascii="Times New Roman" w:hAnsi="Times New Roman" w:cs="Times New Roman"/>
              <w:sz w:val="24"/>
              <w:szCs w:val="24"/>
              <w:lang w:val="en-GB"/>
            </w:rPr>
          </w:rPrChange>
        </w:rPr>
        <w:t>ul</w:t>
      </w:r>
      <w:proofErr w:type="spellEnd"/>
      <w:r w:rsidR="00835749" w:rsidRPr="00E43237">
        <w:rPr>
          <w:rFonts w:ascii="Arial" w:hAnsi="Arial" w:cs="Arial"/>
          <w:sz w:val="24"/>
          <w:szCs w:val="24"/>
          <w:rPrChange w:id="4109" w:author="Alexandru Uicoabă" w:date="2022-06-16T14:58:00Z">
            <w:rPr>
              <w:rFonts w:ascii="Times New Roman" w:hAnsi="Times New Roman" w:cs="Times New Roman"/>
              <w:sz w:val="24"/>
              <w:szCs w:val="24"/>
              <w:lang w:val="en-GB"/>
            </w:rPr>
          </w:rPrChange>
        </w:rPr>
        <w:t xml:space="preserve"> cât și </w:t>
      </w:r>
      <w:ins w:id="4110" w:author="Alexandru Uicoabă" w:date="2022-06-14T21:38:00Z">
        <w:r w:rsidR="007B4C11" w:rsidRPr="00E43237">
          <w:rPr>
            <w:rFonts w:ascii="Arial" w:hAnsi="Arial" w:cs="Arial"/>
            <w:sz w:val="24"/>
            <w:szCs w:val="24"/>
            <w:rPrChange w:id="4111" w:author="Alexandru Uicoabă" w:date="2022-06-16T14:58:00Z">
              <w:rPr>
                <w:rFonts w:ascii="Times New Roman" w:hAnsi="Times New Roman" w:cs="Times New Roman"/>
                <w:sz w:val="24"/>
                <w:szCs w:val="24"/>
                <w:lang w:val="en-GB"/>
              </w:rPr>
            </w:rPrChange>
          </w:rPr>
          <w:t>răspunsul acestuia</w:t>
        </w:r>
      </w:ins>
      <w:ins w:id="4112" w:author="Alexandru Uicoabă" w:date="2022-06-16T11:45:00Z">
        <w:r w:rsidR="005A5437" w:rsidRPr="00E43237">
          <w:rPr>
            <w:rFonts w:ascii="Arial" w:hAnsi="Arial" w:cs="Arial"/>
            <w:sz w:val="24"/>
            <w:szCs w:val="24"/>
            <w:rPrChange w:id="4113" w:author="Alexandru Uicoabă" w:date="2022-06-16T14:58:00Z">
              <w:rPr>
                <w:rFonts w:ascii="Times New Roman" w:hAnsi="Times New Roman" w:cs="Times New Roman"/>
                <w:sz w:val="24"/>
                <w:szCs w:val="24"/>
              </w:rPr>
            </w:rPrChange>
          </w:rPr>
          <w:t xml:space="preserve"> </w:t>
        </w:r>
      </w:ins>
      <w:del w:id="4114" w:author="Alexandru Uicoabă" w:date="2022-06-14T21:38:00Z">
        <w:r w:rsidR="00835749" w:rsidRPr="00E43237" w:rsidDel="007B4C11">
          <w:rPr>
            <w:rFonts w:ascii="Arial" w:hAnsi="Arial" w:cs="Arial"/>
            <w:sz w:val="24"/>
            <w:szCs w:val="24"/>
            <w:rPrChange w:id="4115" w:author="Alexandru Uicoabă" w:date="2022-06-16T14:58:00Z">
              <w:rPr>
                <w:rFonts w:ascii="Times New Roman" w:hAnsi="Times New Roman" w:cs="Times New Roman"/>
                <w:sz w:val="24"/>
                <w:szCs w:val="24"/>
                <w:lang w:val="en-GB"/>
              </w:rPr>
            </w:rPrChange>
          </w:rPr>
          <w:delText xml:space="preserve">response-ul </w:delText>
        </w:r>
      </w:del>
      <w:r w:rsidR="00835749" w:rsidRPr="00E43237">
        <w:rPr>
          <w:rFonts w:ascii="Arial" w:hAnsi="Arial" w:cs="Arial"/>
          <w:sz w:val="24"/>
          <w:szCs w:val="24"/>
          <w:rPrChange w:id="4116" w:author="Alexandru Uicoabă" w:date="2022-06-16T14:58:00Z">
            <w:rPr>
              <w:rFonts w:ascii="Times New Roman" w:hAnsi="Times New Roman" w:cs="Times New Roman"/>
              <w:sz w:val="24"/>
              <w:szCs w:val="24"/>
              <w:lang w:val="en-GB"/>
            </w:rPr>
          </w:rPrChange>
        </w:rPr>
        <w:t xml:space="preserve">sunt sub formă de </w:t>
      </w:r>
      <w:r w:rsidR="00835749" w:rsidRPr="007A71AF">
        <w:rPr>
          <w:rFonts w:ascii="Arial" w:hAnsi="Arial" w:cs="Arial"/>
          <w:i/>
          <w:iCs/>
          <w:sz w:val="24"/>
          <w:szCs w:val="24"/>
          <w:rPrChange w:id="4117" w:author="Alexandru Uicoabă" w:date="2022-06-16T16:51:00Z">
            <w:rPr>
              <w:rFonts w:ascii="Times New Roman" w:hAnsi="Times New Roman" w:cs="Times New Roman"/>
              <w:sz w:val="24"/>
              <w:szCs w:val="24"/>
              <w:lang w:val="en-GB"/>
            </w:rPr>
          </w:rPrChange>
        </w:rPr>
        <w:t>JSON</w:t>
      </w:r>
      <w:r w:rsidR="00835749" w:rsidRPr="00E43237">
        <w:rPr>
          <w:rFonts w:ascii="Arial" w:hAnsi="Arial" w:cs="Arial"/>
          <w:sz w:val="24"/>
          <w:szCs w:val="24"/>
          <w:rPrChange w:id="4118" w:author="Alexandru Uicoabă" w:date="2022-06-16T14:58:00Z">
            <w:rPr>
              <w:rFonts w:ascii="Times New Roman" w:hAnsi="Times New Roman" w:cs="Times New Roman"/>
              <w:sz w:val="24"/>
              <w:szCs w:val="24"/>
              <w:lang w:val="en-GB"/>
            </w:rPr>
          </w:rPrChange>
        </w:rPr>
        <w:t>.</w:t>
      </w:r>
    </w:p>
    <w:p w14:paraId="55CA62B5" w14:textId="779DE452" w:rsidR="00B06324" w:rsidRDefault="00835749" w:rsidP="00B06324">
      <w:pPr>
        <w:ind w:firstLine="720"/>
        <w:jc w:val="both"/>
        <w:rPr>
          <w:ins w:id="4119" w:author="Alexandru Uicoabă" w:date="2022-06-16T14:58:00Z"/>
          <w:rFonts w:ascii="Arial" w:hAnsi="Arial" w:cs="Arial"/>
          <w:sz w:val="24"/>
          <w:szCs w:val="24"/>
        </w:rPr>
      </w:pPr>
      <w:r w:rsidRPr="00E43237">
        <w:rPr>
          <w:rFonts w:ascii="Arial" w:hAnsi="Arial" w:cs="Arial"/>
          <w:sz w:val="24"/>
          <w:szCs w:val="24"/>
          <w:rPrChange w:id="4120" w:author="Alexandru Uicoabă" w:date="2022-06-16T14:58:00Z">
            <w:rPr>
              <w:rFonts w:ascii="Times New Roman" w:hAnsi="Times New Roman" w:cs="Times New Roman"/>
              <w:sz w:val="24"/>
              <w:szCs w:val="24"/>
              <w:lang w:val="en-GB"/>
            </w:rPr>
          </w:rPrChange>
        </w:rPr>
        <w:t>Aceast</w:t>
      </w:r>
      <w:r w:rsidRPr="00E43237">
        <w:rPr>
          <w:rFonts w:ascii="Arial" w:hAnsi="Arial" w:cs="Arial"/>
          <w:sz w:val="24"/>
          <w:szCs w:val="24"/>
          <w:rPrChange w:id="4121" w:author="Alexandru Uicoabă" w:date="2022-06-16T14:58:00Z">
            <w:rPr>
              <w:rFonts w:ascii="Times New Roman" w:hAnsi="Times New Roman" w:cs="Times New Roman"/>
              <w:sz w:val="24"/>
              <w:szCs w:val="24"/>
            </w:rPr>
          </w:rPrChange>
        </w:rPr>
        <w:t xml:space="preserve">ă componentă este folosită în ambele experimente, atât în cazul algoritmilor de </w:t>
      </w:r>
      <w:del w:id="4122" w:author="Alexandru Uicoabă" w:date="2022-06-16T16:51:00Z">
        <w:r w:rsidRPr="00E43237" w:rsidDel="007A71AF">
          <w:rPr>
            <w:rFonts w:ascii="Arial" w:hAnsi="Arial" w:cs="Arial"/>
            <w:sz w:val="24"/>
            <w:szCs w:val="24"/>
            <w:rPrChange w:id="4123" w:author="Alexandru Uicoabă" w:date="2022-06-16T14:58:00Z">
              <w:rPr>
                <w:rFonts w:ascii="Times New Roman" w:hAnsi="Times New Roman" w:cs="Times New Roman"/>
                <w:sz w:val="24"/>
                <w:szCs w:val="24"/>
              </w:rPr>
            </w:rPrChange>
          </w:rPr>
          <w:delText>machine learning</w:delText>
        </w:r>
      </w:del>
      <w:ins w:id="4124" w:author="Alexandru Uicoabă" w:date="2022-06-16T16:51:00Z">
        <w:r w:rsidR="007A71AF">
          <w:rPr>
            <w:rFonts w:ascii="Arial" w:hAnsi="Arial" w:cs="Arial"/>
            <w:sz w:val="24"/>
            <w:szCs w:val="24"/>
          </w:rPr>
          <w:t>învă</w:t>
        </w:r>
      </w:ins>
      <w:ins w:id="4125" w:author="Alexandru Uicoabă" w:date="2022-06-16T16:52:00Z">
        <w:r w:rsidR="007A71AF">
          <w:rPr>
            <w:rFonts w:ascii="Arial" w:hAnsi="Arial" w:cs="Arial"/>
            <w:sz w:val="24"/>
            <w:szCs w:val="24"/>
          </w:rPr>
          <w:t>țare automată</w:t>
        </w:r>
      </w:ins>
      <w:r w:rsidRPr="00E43237">
        <w:rPr>
          <w:rFonts w:ascii="Arial" w:hAnsi="Arial" w:cs="Arial"/>
          <w:sz w:val="24"/>
          <w:szCs w:val="24"/>
          <w:rPrChange w:id="4126" w:author="Alexandru Uicoabă" w:date="2022-06-16T14:58:00Z">
            <w:rPr>
              <w:rFonts w:ascii="Times New Roman" w:hAnsi="Times New Roman" w:cs="Times New Roman"/>
              <w:sz w:val="24"/>
              <w:szCs w:val="24"/>
            </w:rPr>
          </w:rPrChange>
        </w:rPr>
        <w:t xml:space="preserve"> nesupraveghea</w:t>
      </w:r>
      <w:ins w:id="4127" w:author="Alexandru Uicoabă" w:date="2022-06-16T16:52:00Z">
        <w:r w:rsidR="007A71AF">
          <w:rPr>
            <w:rFonts w:ascii="Arial" w:hAnsi="Arial" w:cs="Arial"/>
            <w:sz w:val="24"/>
            <w:szCs w:val="24"/>
          </w:rPr>
          <w:t>tă</w:t>
        </w:r>
      </w:ins>
      <w:del w:id="4128" w:author="Alexandru Uicoabă" w:date="2022-06-16T16:52:00Z">
        <w:r w:rsidRPr="00E43237" w:rsidDel="007A71AF">
          <w:rPr>
            <w:rFonts w:ascii="Arial" w:hAnsi="Arial" w:cs="Arial"/>
            <w:sz w:val="24"/>
            <w:szCs w:val="24"/>
            <w:rPrChange w:id="4129" w:author="Alexandru Uicoabă" w:date="2022-06-16T14:58:00Z">
              <w:rPr>
                <w:rFonts w:ascii="Times New Roman" w:hAnsi="Times New Roman" w:cs="Times New Roman"/>
                <w:sz w:val="24"/>
                <w:szCs w:val="24"/>
              </w:rPr>
            </w:rPrChange>
          </w:rPr>
          <w:delText>ți</w:delText>
        </w:r>
      </w:del>
      <w:r w:rsidRPr="00E43237">
        <w:rPr>
          <w:rFonts w:ascii="Arial" w:hAnsi="Arial" w:cs="Arial"/>
          <w:sz w:val="24"/>
          <w:szCs w:val="24"/>
          <w:rPrChange w:id="4130" w:author="Alexandru Uicoabă" w:date="2022-06-16T14:58:00Z">
            <w:rPr>
              <w:rFonts w:ascii="Times New Roman" w:hAnsi="Times New Roman" w:cs="Times New Roman"/>
              <w:sz w:val="24"/>
              <w:szCs w:val="24"/>
            </w:rPr>
          </w:rPrChange>
        </w:rPr>
        <w:t xml:space="preserve">, cât și când vorbim de </w:t>
      </w:r>
      <w:proofErr w:type="spellStart"/>
      <w:r w:rsidRPr="00E43237">
        <w:rPr>
          <w:rFonts w:ascii="Arial" w:hAnsi="Arial" w:cs="Arial"/>
          <w:sz w:val="24"/>
          <w:szCs w:val="24"/>
          <w:rPrChange w:id="4131" w:author="Alexandru Uicoabă" w:date="2022-06-16T14:58:00Z">
            <w:rPr>
              <w:rFonts w:ascii="Times New Roman" w:hAnsi="Times New Roman" w:cs="Times New Roman"/>
              <w:sz w:val="24"/>
              <w:szCs w:val="24"/>
            </w:rPr>
          </w:rPrChange>
        </w:rPr>
        <w:t>reinforcement</w:t>
      </w:r>
      <w:proofErr w:type="spellEnd"/>
      <w:r w:rsidRPr="00E43237">
        <w:rPr>
          <w:rFonts w:ascii="Arial" w:hAnsi="Arial" w:cs="Arial"/>
          <w:sz w:val="24"/>
          <w:szCs w:val="24"/>
          <w:rPrChange w:id="4132" w:author="Alexandru Uicoabă" w:date="2022-06-16T14:58:00Z">
            <w:rPr>
              <w:rFonts w:ascii="Times New Roman" w:hAnsi="Times New Roman" w:cs="Times New Roman"/>
              <w:sz w:val="24"/>
              <w:szCs w:val="24"/>
            </w:rPr>
          </w:rPrChange>
        </w:rPr>
        <w:t xml:space="preserve"> </w:t>
      </w:r>
      <w:proofErr w:type="spellStart"/>
      <w:r w:rsidRPr="00E43237">
        <w:rPr>
          <w:rFonts w:ascii="Arial" w:hAnsi="Arial" w:cs="Arial"/>
          <w:sz w:val="24"/>
          <w:szCs w:val="24"/>
          <w:rPrChange w:id="4133" w:author="Alexandru Uicoabă" w:date="2022-06-16T14:58:00Z">
            <w:rPr>
              <w:rFonts w:ascii="Times New Roman" w:hAnsi="Times New Roman" w:cs="Times New Roman"/>
              <w:sz w:val="24"/>
              <w:szCs w:val="24"/>
            </w:rPr>
          </w:rPrChange>
        </w:rPr>
        <w:t>learning</w:t>
      </w:r>
      <w:proofErr w:type="spellEnd"/>
      <w:r w:rsidRPr="00E43237">
        <w:rPr>
          <w:rFonts w:ascii="Arial" w:hAnsi="Arial" w:cs="Arial"/>
          <w:sz w:val="24"/>
          <w:szCs w:val="24"/>
          <w:rPrChange w:id="4134" w:author="Alexandru Uicoabă" w:date="2022-06-16T14:58:00Z">
            <w:rPr>
              <w:rFonts w:ascii="Times New Roman" w:hAnsi="Times New Roman" w:cs="Times New Roman"/>
              <w:sz w:val="24"/>
              <w:szCs w:val="24"/>
            </w:rPr>
          </w:rPrChange>
        </w:rPr>
        <w:t>.</w:t>
      </w:r>
    </w:p>
    <w:p w14:paraId="68CD7596" w14:textId="76C97236" w:rsidR="00E43237" w:rsidRDefault="00E43237" w:rsidP="00B06324">
      <w:pPr>
        <w:ind w:firstLine="720"/>
        <w:jc w:val="both"/>
        <w:rPr>
          <w:ins w:id="4135" w:author="Alexandru Uicoabă" w:date="2022-06-16T14:58:00Z"/>
          <w:rFonts w:ascii="Arial" w:hAnsi="Arial" w:cs="Arial"/>
          <w:sz w:val="24"/>
          <w:szCs w:val="24"/>
        </w:rPr>
      </w:pPr>
    </w:p>
    <w:p w14:paraId="292F6892" w14:textId="5CAA1D8F" w:rsidR="00E43237" w:rsidRDefault="00E43237" w:rsidP="00B06324">
      <w:pPr>
        <w:ind w:firstLine="720"/>
        <w:jc w:val="both"/>
        <w:rPr>
          <w:ins w:id="4136" w:author="Alexandru Uicoabă" w:date="2022-06-16T15:47:00Z"/>
          <w:rFonts w:ascii="Arial" w:hAnsi="Arial" w:cs="Arial"/>
          <w:sz w:val="24"/>
          <w:szCs w:val="24"/>
        </w:rPr>
      </w:pPr>
    </w:p>
    <w:p w14:paraId="053CCD0C" w14:textId="33F47D62" w:rsidR="00ED5659" w:rsidRDefault="00ED5659" w:rsidP="00B06324">
      <w:pPr>
        <w:ind w:firstLine="720"/>
        <w:jc w:val="both"/>
        <w:rPr>
          <w:ins w:id="4137" w:author="Alexandru Uicoabă" w:date="2022-06-16T15:47:00Z"/>
          <w:rFonts w:ascii="Arial" w:hAnsi="Arial" w:cs="Arial"/>
          <w:sz w:val="24"/>
          <w:szCs w:val="24"/>
        </w:rPr>
      </w:pPr>
    </w:p>
    <w:p w14:paraId="457AF86F" w14:textId="77777777" w:rsidR="00ED5659" w:rsidRDefault="00ED5659" w:rsidP="00B06324">
      <w:pPr>
        <w:ind w:firstLine="720"/>
        <w:jc w:val="both"/>
        <w:rPr>
          <w:ins w:id="4138" w:author="Alexandru Uicoabă" w:date="2022-06-16T14:58:00Z"/>
          <w:rFonts w:ascii="Arial" w:hAnsi="Arial" w:cs="Arial"/>
          <w:sz w:val="24"/>
          <w:szCs w:val="24"/>
        </w:rPr>
      </w:pPr>
    </w:p>
    <w:p w14:paraId="1CC90348" w14:textId="730D2BA6" w:rsidR="00E43237" w:rsidRDefault="00E43237" w:rsidP="00B06324">
      <w:pPr>
        <w:ind w:firstLine="720"/>
        <w:jc w:val="both"/>
        <w:rPr>
          <w:ins w:id="4139" w:author="Alexandru Uicoabă" w:date="2022-06-16T14:58:00Z"/>
          <w:rFonts w:ascii="Arial" w:hAnsi="Arial" w:cs="Arial"/>
          <w:sz w:val="24"/>
          <w:szCs w:val="24"/>
        </w:rPr>
      </w:pPr>
    </w:p>
    <w:p w14:paraId="583CF4D7" w14:textId="4CD207F7" w:rsidR="00E43237" w:rsidRDefault="00E43237">
      <w:pPr>
        <w:jc w:val="both"/>
        <w:rPr>
          <w:ins w:id="4140" w:author="Alexandru Uicoabă" w:date="2022-06-17T00:03:00Z"/>
          <w:rFonts w:ascii="Arial" w:hAnsi="Arial" w:cs="Arial"/>
          <w:sz w:val="24"/>
          <w:szCs w:val="24"/>
        </w:rPr>
      </w:pPr>
    </w:p>
    <w:p w14:paraId="30886127" w14:textId="77777777" w:rsidR="00A90EAC" w:rsidRPr="00E43237" w:rsidDel="005A1E07" w:rsidRDefault="00A90EAC">
      <w:pPr>
        <w:jc w:val="both"/>
        <w:rPr>
          <w:del w:id="4141" w:author="Alexandru Uicoabă" w:date="2022-06-17T07:25:00Z"/>
          <w:rFonts w:ascii="Arial" w:hAnsi="Arial" w:cs="Arial"/>
          <w:sz w:val="24"/>
          <w:szCs w:val="24"/>
          <w:rPrChange w:id="4142" w:author="Alexandru Uicoabă" w:date="2022-06-16T14:58:00Z">
            <w:rPr>
              <w:del w:id="4143" w:author="Alexandru Uicoabă" w:date="2022-06-17T07:25:00Z"/>
              <w:rFonts w:ascii="Times New Roman" w:hAnsi="Times New Roman" w:cs="Times New Roman"/>
              <w:sz w:val="24"/>
              <w:szCs w:val="24"/>
            </w:rPr>
          </w:rPrChange>
        </w:rPr>
        <w:pPrChange w:id="4144" w:author="Alexandru Uicoabă" w:date="2022-06-16T15:31:00Z">
          <w:pPr>
            <w:ind w:firstLine="720"/>
            <w:jc w:val="both"/>
          </w:pPr>
        </w:pPrChange>
      </w:pPr>
    </w:p>
    <w:p w14:paraId="00CD657A" w14:textId="77777777" w:rsidR="00A90EAC" w:rsidRDefault="00A90EAC" w:rsidP="00B06324">
      <w:pPr>
        <w:pStyle w:val="Titlu3"/>
        <w:rPr>
          <w:ins w:id="4145" w:author="Alexandru Uicoabă" w:date="2022-06-17T00:03:00Z"/>
          <w:rFonts w:ascii="Arial" w:hAnsi="Arial" w:cs="Arial"/>
          <w:b/>
          <w:bCs/>
          <w:color w:val="auto"/>
          <w:sz w:val="28"/>
          <w:szCs w:val="28"/>
        </w:rPr>
      </w:pPr>
    </w:p>
    <w:p w14:paraId="6720EF79" w14:textId="46A9F29E" w:rsidR="00A3605F" w:rsidRPr="0078286B" w:rsidRDefault="00A3605F" w:rsidP="00B06324">
      <w:pPr>
        <w:pStyle w:val="Titlu3"/>
        <w:rPr>
          <w:rFonts w:ascii="Arial" w:hAnsi="Arial" w:cs="Arial"/>
          <w:b/>
          <w:bCs/>
          <w:color w:val="auto"/>
          <w:sz w:val="28"/>
          <w:szCs w:val="28"/>
          <w:rPrChange w:id="4146" w:author="Alexandru Uicoabă" w:date="2022-06-16T14:49:00Z">
            <w:rPr>
              <w:rFonts w:ascii="Times New Roman" w:hAnsi="Times New Roman" w:cs="Times New Roman"/>
              <w:b/>
              <w:bCs/>
              <w:color w:val="auto"/>
              <w:sz w:val="28"/>
              <w:szCs w:val="28"/>
              <w:lang w:val="en-GB"/>
            </w:rPr>
          </w:rPrChange>
        </w:rPr>
      </w:pPr>
      <w:bookmarkStart w:id="4147" w:name="_Toc106343210"/>
      <w:r w:rsidRPr="0078286B">
        <w:rPr>
          <w:rFonts w:ascii="Arial" w:hAnsi="Arial" w:cs="Arial"/>
          <w:b/>
          <w:bCs/>
          <w:color w:val="auto"/>
          <w:sz w:val="28"/>
          <w:szCs w:val="28"/>
          <w:rPrChange w:id="4148" w:author="Alexandru Uicoabă" w:date="2022-06-16T14:49:00Z">
            <w:rPr>
              <w:rFonts w:ascii="Times New Roman" w:hAnsi="Times New Roman" w:cs="Times New Roman"/>
              <w:b/>
              <w:bCs/>
              <w:color w:val="auto"/>
              <w:sz w:val="28"/>
              <w:szCs w:val="28"/>
              <w:lang w:val="en-GB"/>
            </w:rPr>
          </w:rPrChange>
        </w:rPr>
        <w:t>4.2.4 Sistemele de decizie implementate</w:t>
      </w:r>
      <w:bookmarkEnd w:id="4147"/>
    </w:p>
    <w:p w14:paraId="744B500F" w14:textId="2FB15D04" w:rsidR="00B06324" w:rsidRPr="00E43237" w:rsidRDefault="00B06324" w:rsidP="00B06324">
      <w:pPr>
        <w:rPr>
          <w:rFonts w:ascii="Arial" w:hAnsi="Arial" w:cs="Arial"/>
          <w:sz w:val="24"/>
          <w:szCs w:val="24"/>
          <w:rPrChange w:id="4149" w:author="Alexandru Uicoabă" w:date="2022-06-16T14:58:00Z">
            <w:rPr>
              <w:lang w:val="en-GB"/>
            </w:rPr>
          </w:rPrChange>
        </w:rPr>
      </w:pPr>
    </w:p>
    <w:p w14:paraId="18504911" w14:textId="6F0A13ED" w:rsidR="00420EF2" w:rsidRPr="00E43237" w:rsidRDefault="00420EF2" w:rsidP="002C2E13">
      <w:pPr>
        <w:jc w:val="both"/>
        <w:rPr>
          <w:rFonts w:ascii="Arial" w:hAnsi="Arial" w:cs="Arial"/>
          <w:sz w:val="24"/>
          <w:szCs w:val="24"/>
          <w:rPrChange w:id="4150" w:author="Alexandru Uicoabă" w:date="2022-06-16T14:58:00Z">
            <w:rPr>
              <w:rFonts w:ascii="Times New Roman" w:hAnsi="Times New Roman" w:cs="Times New Roman"/>
              <w:sz w:val="24"/>
              <w:szCs w:val="24"/>
              <w:lang w:val="en-GB"/>
            </w:rPr>
          </w:rPrChange>
        </w:rPr>
      </w:pPr>
      <w:r w:rsidRPr="0078286B">
        <w:rPr>
          <w:rFonts w:ascii="Arial" w:hAnsi="Arial" w:cs="Arial"/>
          <w:sz w:val="24"/>
          <w:szCs w:val="24"/>
          <w:rPrChange w:id="4151" w:author="Alexandru Uicoabă" w:date="2022-06-16T14:49:00Z">
            <w:rPr>
              <w:rFonts w:ascii="Times New Roman" w:hAnsi="Times New Roman" w:cs="Times New Roman"/>
              <w:sz w:val="24"/>
              <w:szCs w:val="24"/>
              <w:lang w:val="en-GB"/>
            </w:rPr>
          </w:rPrChange>
        </w:rPr>
        <w:tab/>
      </w:r>
      <w:ins w:id="4152" w:author="Alexandru Uicoaba" w:date="2022-06-15T11:35:00Z">
        <w:r w:rsidR="001C03FC" w:rsidRPr="00E43237">
          <w:rPr>
            <w:rFonts w:ascii="Arial" w:hAnsi="Arial" w:cs="Arial"/>
            <w:sz w:val="24"/>
            <w:szCs w:val="24"/>
            <w:rPrChange w:id="4153" w:author="Alexandru Uicoabă" w:date="2022-06-16T14:58:00Z">
              <w:rPr>
                <w:rFonts w:ascii="Times New Roman" w:hAnsi="Times New Roman" w:cs="Times New Roman"/>
                <w:sz w:val="24"/>
                <w:szCs w:val="24"/>
                <w:lang w:val="en-GB"/>
              </w:rPr>
            </w:rPrChange>
          </w:rPr>
          <w:t>Pent</w:t>
        </w:r>
      </w:ins>
      <w:ins w:id="4154" w:author="Alexandru Uicoaba" w:date="2022-06-15T11:36:00Z">
        <w:r w:rsidR="001C03FC" w:rsidRPr="00E43237">
          <w:rPr>
            <w:rFonts w:ascii="Arial" w:hAnsi="Arial" w:cs="Arial"/>
            <w:sz w:val="24"/>
            <w:szCs w:val="24"/>
            <w:rPrChange w:id="4155" w:author="Alexandru Uicoabă" w:date="2022-06-16T14:58:00Z">
              <w:rPr>
                <w:rFonts w:ascii="Times New Roman" w:hAnsi="Times New Roman" w:cs="Times New Roman"/>
                <w:sz w:val="24"/>
                <w:szCs w:val="24"/>
                <w:lang w:val="en-GB"/>
              </w:rPr>
            </w:rPrChange>
          </w:rPr>
          <w:t>ru a răspunde la întrebarea care algoritmi de învățare automat</w:t>
        </w:r>
      </w:ins>
      <w:ins w:id="4156" w:author="Alexandru Uicoaba" w:date="2022-06-15T11:37:00Z">
        <w:r w:rsidR="00567271" w:rsidRPr="00E43237">
          <w:rPr>
            <w:rFonts w:ascii="Arial" w:hAnsi="Arial" w:cs="Arial"/>
            <w:sz w:val="24"/>
            <w:szCs w:val="24"/>
            <w:rPrChange w:id="4157" w:author="Alexandru Uicoabă" w:date="2022-06-16T14:58:00Z">
              <w:rPr>
                <w:rFonts w:ascii="Times New Roman" w:hAnsi="Times New Roman" w:cs="Times New Roman"/>
                <w:sz w:val="24"/>
                <w:szCs w:val="24"/>
                <w:lang w:val="en-GB"/>
              </w:rPr>
            </w:rPrChange>
          </w:rPr>
          <w:t>ă</w:t>
        </w:r>
      </w:ins>
      <w:ins w:id="4158" w:author="Alexandru Uicoaba" w:date="2022-06-15T11:36:00Z">
        <w:r w:rsidR="001C03FC" w:rsidRPr="00E43237">
          <w:rPr>
            <w:rFonts w:ascii="Arial" w:hAnsi="Arial" w:cs="Arial"/>
            <w:sz w:val="24"/>
            <w:szCs w:val="24"/>
            <w:rPrChange w:id="4159" w:author="Alexandru Uicoabă" w:date="2022-06-16T14:58:00Z">
              <w:rPr>
                <w:rFonts w:ascii="Times New Roman" w:hAnsi="Times New Roman" w:cs="Times New Roman"/>
                <w:sz w:val="24"/>
                <w:szCs w:val="24"/>
                <w:lang w:val="en-GB"/>
              </w:rPr>
            </w:rPrChange>
          </w:rPr>
          <w:t xml:space="preserve"> sunt mai performanți, </w:t>
        </w:r>
      </w:ins>
      <w:commentRangeStart w:id="4160"/>
      <w:commentRangeStart w:id="4161"/>
      <w:del w:id="4162" w:author="Alexandru Uicoaba" w:date="2022-06-15T11:36:00Z">
        <w:r w:rsidRPr="00E43237" w:rsidDel="001C03FC">
          <w:rPr>
            <w:rFonts w:ascii="Arial" w:hAnsi="Arial" w:cs="Arial"/>
            <w:sz w:val="24"/>
            <w:szCs w:val="24"/>
            <w:rPrChange w:id="4163" w:author="Alexandru Uicoabă" w:date="2022-06-16T14:58:00Z">
              <w:rPr>
                <w:rFonts w:ascii="Times New Roman" w:hAnsi="Times New Roman" w:cs="Times New Roman"/>
                <w:sz w:val="24"/>
                <w:szCs w:val="24"/>
                <w:lang w:val="en-GB"/>
              </w:rPr>
            </w:rPrChange>
          </w:rPr>
          <w:delText>În vederea realizării acestei teme de proiect</w:delText>
        </w:r>
      </w:del>
      <w:commentRangeEnd w:id="4160"/>
      <w:r w:rsidR="00051758" w:rsidRPr="00E43237">
        <w:rPr>
          <w:rStyle w:val="Referincomentariu"/>
          <w:rFonts w:ascii="Arial" w:hAnsi="Arial" w:cs="Arial"/>
          <w:sz w:val="24"/>
          <w:szCs w:val="24"/>
          <w:rPrChange w:id="4164" w:author="Alexandru Uicoabă" w:date="2022-06-16T14:58:00Z">
            <w:rPr>
              <w:rStyle w:val="Referincomentariu"/>
            </w:rPr>
          </w:rPrChange>
        </w:rPr>
        <w:commentReference w:id="4160"/>
      </w:r>
      <w:commentRangeEnd w:id="4161"/>
      <w:r w:rsidR="001C03FC" w:rsidRPr="00E43237">
        <w:rPr>
          <w:rStyle w:val="Referincomentariu"/>
          <w:rFonts w:ascii="Arial" w:hAnsi="Arial" w:cs="Arial"/>
          <w:sz w:val="24"/>
          <w:szCs w:val="24"/>
          <w:rPrChange w:id="4165" w:author="Alexandru Uicoabă" w:date="2022-06-16T14:58:00Z">
            <w:rPr>
              <w:rStyle w:val="Referincomentariu"/>
            </w:rPr>
          </w:rPrChange>
        </w:rPr>
        <w:commentReference w:id="4161"/>
      </w:r>
      <w:r w:rsidRPr="00E43237">
        <w:rPr>
          <w:rFonts w:ascii="Arial" w:hAnsi="Arial" w:cs="Arial"/>
          <w:sz w:val="24"/>
          <w:szCs w:val="24"/>
          <w:rPrChange w:id="4166" w:author="Alexandru Uicoabă" w:date="2022-06-16T14:58:00Z">
            <w:rPr>
              <w:rFonts w:ascii="Times New Roman" w:hAnsi="Times New Roman" w:cs="Times New Roman"/>
              <w:sz w:val="24"/>
              <w:szCs w:val="24"/>
              <w:lang w:val="en-GB"/>
            </w:rPr>
          </w:rPrChange>
        </w:rPr>
        <w:t>, se v</w:t>
      </w:r>
      <w:ins w:id="4167" w:author="Alexandru Uicoaba" w:date="2022-06-15T11:36:00Z">
        <w:r w:rsidR="001C03FC" w:rsidRPr="00E43237">
          <w:rPr>
            <w:rFonts w:ascii="Arial" w:hAnsi="Arial" w:cs="Arial"/>
            <w:sz w:val="24"/>
            <w:szCs w:val="24"/>
            <w:rPrChange w:id="4168" w:author="Alexandru Uicoabă" w:date="2022-06-16T14:58:00Z">
              <w:rPr>
                <w:rFonts w:ascii="Times New Roman" w:hAnsi="Times New Roman" w:cs="Times New Roman"/>
                <w:sz w:val="24"/>
                <w:szCs w:val="24"/>
                <w:lang w:val="en-GB"/>
              </w:rPr>
            </w:rPrChange>
          </w:rPr>
          <w:t>or</w:t>
        </w:r>
      </w:ins>
      <w:del w:id="4169" w:author="Alexandru Uicoaba" w:date="2022-06-15T11:36:00Z">
        <w:r w:rsidRPr="00E43237" w:rsidDel="001C03FC">
          <w:rPr>
            <w:rFonts w:ascii="Arial" w:hAnsi="Arial" w:cs="Arial"/>
            <w:sz w:val="24"/>
            <w:szCs w:val="24"/>
            <w:rPrChange w:id="4170" w:author="Alexandru Uicoabă" w:date="2022-06-16T14:58:00Z">
              <w:rPr>
                <w:rFonts w:ascii="Times New Roman" w:hAnsi="Times New Roman" w:cs="Times New Roman"/>
                <w:sz w:val="24"/>
                <w:szCs w:val="24"/>
                <w:lang w:val="en-GB"/>
              </w:rPr>
            </w:rPrChange>
          </w:rPr>
          <w:delText>a</w:delText>
        </w:r>
      </w:del>
      <w:r w:rsidRPr="00E43237">
        <w:rPr>
          <w:rFonts w:ascii="Arial" w:hAnsi="Arial" w:cs="Arial"/>
          <w:sz w:val="24"/>
          <w:szCs w:val="24"/>
          <w:rPrChange w:id="4171" w:author="Alexandru Uicoabă" w:date="2022-06-16T14:58:00Z">
            <w:rPr>
              <w:rFonts w:ascii="Times New Roman" w:hAnsi="Times New Roman" w:cs="Times New Roman"/>
              <w:sz w:val="24"/>
              <w:szCs w:val="24"/>
              <w:lang w:val="en-GB"/>
            </w:rPr>
          </w:rPrChange>
        </w:rPr>
        <w:t xml:space="preserve"> realiza două experimente prin care un agent software, în cazul de fată un kart dintr-un mediu virtual, va învăța să conducă în mediul respectiv.</w:t>
      </w:r>
    </w:p>
    <w:p w14:paraId="71C2758E" w14:textId="188003C8" w:rsidR="00420EF2" w:rsidRPr="00E43237" w:rsidRDefault="00420EF2" w:rsidP="002C2E13">
      <w:pPr>
        <w:jc w:val="both"/>
        <w:rPr>
          <w:rFonts w:ascii="Arial" w:hAnsi="Arial" w:cs="Arial"/>
          <w:sz w:val="24"/>
          <w:szCs w:val="24"/>
          <w:rPrChange w:id="4172" w:author="Alexandru Uicoabă" w:date="2022-06-16T14:58:00Z">
            <w:rPr>
              <w:rFonts w:ascii="Times New Roman" w:hAnsi="Times New Roman" w:cs="Times New Roman"/>
              <w:sz w:val="24"/>
              <w:szCs w:val="24"/>
            </w:rPr>
          </w:rPrChange>
        </w:rPr>
      </w:pPr>
      <w:r w:rsidRPr="00E43237">
        <w:rPr>
          <w:rFonts w:ascii="Arial" w:hAnsi="Arial" w:cs="Arial"/>
          <w:sz w:val="24"/>
          <w:szCs w:val="24"/>
          <w:rPrChange w:id="4173" w:author="Alexandru Uicoabă" w:date="2022-06-16T14:58:00Z">
            <w:rPr>
              <w:rFonts w:ascii="Times New Roman" w:hAnsi="Times New Roman" w:cs="Times New Roman"/>
              <w:sz w:val="24"/>
              <w:szCs w:val="24"/>
              <w:lang w:val="en-GB"/>
            </w:rPr>
          </w:rPrChange>
        </w:rPr>
        <w:tab/>
      </w:r>
      <w:r w:rsidR="002C2E13" w:rsidRPr="00E43237">
        <w:rPr>
          <w:rFonts w:ascii="Arial" w:hAnsi="Arial" w:cs="Arial"/>
          <w:sz w:val="24"/>
          <w:szCs w:val="24"/>
          <w:rPrChange w:id="4174" w:author="Alexandru Uicoabă" w:date="2022-06-16T14:58:00Z">
            <w:rPr>
              <w:rFonts w:ascii="Times New Roman" w:hAnsi="Times New Roman" w:cs="Times New Roman"/>
              <w:sz w:val="24"/>
              <w:szCs w:val="24"/>
              <w:lang w:val="en-GB"/>
            </w:rPr>
          </w:rPrChange>
        </w:rPr>
        <w:t>Cele două experimente vor folosi</w:t>
      </w:r>
      <w:del w:id="4175" w:author="Bogdan Dragulescu" w:date="2022-06-14T14:11:00Z">
        <w:r w:rsidR="002C2E13" w:rsidRPr="00E43237" w:rsidDel="00051758">
          <w:rPr>
            <w:rFonts w:ascii="Arial" w:hAnsi="Arial" w:cs="Arial"/>
            <w:sz w:val="24"/>
            <w:szCs w:val="24"/>
            <w:rPrChange w:id="4176" w:author="Alexandru Uicoabă" w:date="2022-06-16T14:58:00Z">
              <w:rPr>
                <w:rFonts w:ascii="Times New Roman" w:hAnsi="Times New Roman" w:cs="Times New Roman"/>
                <w:sz w:val="24"/>
                <w:szCs w:val="24"/>
                <w:lang w:val="en-GB"/>
              </w:rPr>
            </w:rPrChange>
          </w:rPr>
          <w:delText>i</w:delText>
        </w:r>
      </w:del>
      <w:r w:rsidR="002C2E13" w:rsidRPr="00E43237">
        <w:rPr>
          <w:rFonts w:ascii="Arial" w:hAnsi="Arial" w:cs="Arial"/>
          <w:sz w:val="24"/>
          <w:szCs w:val="24"/>
          <w:rPrChange w:id="4177" w:author="Alexandru Uicoabă" w:date="2022-06-16T14:58:00Z">
            <w:rPr>
              <w:rFonts w:ascii="Times New Roman" w:hAnsi="Times New Roman" w:cs="Times New Roman"/>
              <w:sz w:val="24"/>
              <w:szCs w:val="24"/>
              <w:lang w:val="en-GB"/>
            </w:rPr>
          </w:rPrChange>
        </w:rPr>
        <w:t xml:space="preserve"> același circuit în mediul </w:t>
      </w:r>
      <w:proofErr w:type="spellStart"/>
      <w:r w:rsidR="002C2E13" w:rsidRPr="00564BEC">
        <w:rPr>
          <w:rFonts w:ascii="Arial" w:hAnsi="Arial" w:cs="Arial"/>
          <w:i/>
          <w:iCs/>
          <w:sz w:val="24"/>
          <w:szCs w:val="24"/>
          <w:rPrChange w:id="4178" w:author="Alexandru Uicoabă" w:date="2022-06-16T16:52:00Z">
            <w:rPr>
              <w:rFonts w:ascii="Times New Roman" w:hAnsi="Times New Roman" w:cs="Times New Roman"/>
              <w:sz w:val="24"/>
              <w:szCs w:val="24"/>
              <w:lang w:val="en-GB"/>
            </w:rPr>
          </w:rPrChange>
        </w:rPr>
        <w:t>Unity</w:t>
      </w:r>
      <w:proofErr w:type="spellEnd"/>
      <w:r w:rsidR="002C2E13" w:rsidRPr="00E43237">
        <w:rPr>
          <w:rFonts w:ascii="Arial" w:hAnsi="Arial" w:cs="Arial"/>
          <w:sz w:val="24"/>
          <w:szCs w:val="24"/>
          <w:rPrChange w:id="4179" w:author="Alexandru Uicoabă" w:date="2022-06-16T14:58:00Z">
            <w:rPr>
              <w:rFonts w:ascii="Times New Roman" w:hAnsi="Times New Roman" w:cs="Times New Roman"/>
              <w:sz w:val="24"/>
              <w:szCs w:val="24"/>
              <w:lang w:val="en-GB"/>
            </w:rPr>
          </w:rPrChange>
        </w:rPr>
        <w:t>,</w:t>
      </w:r>
      <w:ins w:id="4180" w:author="Bogdan Dragulescu" w:date="2022-06-14T14:11:00Z">
        <w:r w:rsidR="00051758" w:rsidRPr="00E43237">
          <w:rPr>
            <w:rFonts w:ascii="Arial" w:hAnsi="Arial" w:cs="Arial"/>
            <w:sz w:val="24"/>
            <w:szCs w:val="24"/>
            <w:rPrChange w:id="4181" w:author="Alexandru Uicoabă" w:date="2022-06-16T14:58:00Z">
              <w:rPr>
                <w:rFonts w:ascii="Times New Roman" w:hAnsi="Times New Roman" w:cs="Times New Roman"/>
                <w:sz w:val="24"/>
                <w:szCs w:val="24"/>
                <w:lang w:val="en-GB"/>
              </w:rPr>
            </w:rPrChange>
          </w:rPr>
          <w:t xml:space="preserve"> </w:t>
        </w:r>
      </w:ins>
      <w:r w:rsidR="002C2E13" w:rsidRPr="00E43237">
        <w:rPr>
          <w:rFonts w:ascii="Arial" w:hAnsi="Arial" w:cs="Arial"/>
          <w:sz w:val="24"/>
          <w:szCs w:val="24"/>
          <w:rPrChange w:id="4182" w:author="Alexandru Uicoabă" w:date="2022-06-16T14:58:00Z">
            <w:rPr>
              <w:rFonts w:ascii="Times New Roman" w:hAnsi="Times New Roman" w:cs="Times New Roman"/>
              <w:sz w:val="24"/>
              <w:szCs w:val="24"/>
              <w:lang w:val="en-GB"/>
            </w:rPr>
          </w:rPrChange>
        </w:rPr>
        <w:t xml:space="preserve">însă în primul experiment agentul va lua decizia folosind un model de </w:t>
      </w:r>
      <w:proofErr w:type="spellStart"/>
      <w:r w:rsidR="002C2E13" w:rsidRPr="00E43237">
        <w:rPr>
          <w:rFonts w:ascii="Arial" w:hAnsi="Arial" w:cs="Arial"/>
          <w:sz w:val="24"/>
          <w:szCs w:val="24"/>
          <w:rPrChange w:id="4183" w:author="Alexandru Uicoabă" w:date="2022-06-16T14:58:00Z">
            <w:rPr>
              <w:rFonts w:ascii="Times New Roman" w:hAnsi="Times New Roman" w:cs="Times New Roman"/>
              <w:sz w:val="24"/>
              <w:szCs w:val="24"/>
              <w:lang w:val="en-GB"/>
            </w:rPr>
          </w:rPrChange>
        </w:rPr>
        <w:t>machine</w:t>
      </w:r>
      <w:proofErr w:type="spellEnd"/>
      <w:r w:rsidR="002C2E13" w:rsidRPr="00E43237">
        <w:rPr>
          <w:rFonts w:ascii="Arial" w:hAnsi="Arial" w:cs="Arial"/>
          <w:sz w:val="24"/>
          <w:szCs w:val="24"/>
          <w:rPrChange w:id="4184" w:author="Alexandru Uicoabă" w:date="2022-06-16T14:58:00Z">
            <w:rPr>
              <w:rFonts w:ascii="Times New Roman" w:hAnsi="Times New Roman" w:cs="Times New Roman"/>
              <w:sz w:val="24"/>
              <w:szCs w:val="24"/>
              <w:lang w:val="en-GB"/>
            </w:rPr>
          </w:rPrChange>
        </w:rPr>
        <w:t xml:space="preserve"> </w:t>
      </w:r>
      <w:proofErr w:type="spellStart"/>
      <w:r w:rsidR="002C2E13" w:rsidRPr="00E43237">
        <w:rPr>
          <w:rFonts w:ascii="Arial" w:hAnsi="Arial" w:cs="Arial"/>
          <w:sz w:val="24"/>
          <w:szCs w:val="24"/>
          <w:rPrChange w:id="4185" w:author="Alexandru Uicoabă" w:date="2022-06-16T14:58:00Z">
            <w:rPr>
              <w:rFonts w:ascii="Times New Roman" w:hAnsi="Times New Roman" w:cs="Times New Roman"/>
              <w:sz w:val="24"/>
              <w:szCs w:val="24"/>
              <w:lang w:val="en-GB"/>
            </w:rPr>
          </w:rPrChange>
        </w:rPr>
        <w:t>learning</w:t>
      </w:r>
      <w:proofErr w:type="spellEnd"/>
      <w:r w:rsidR="002C2E13" w:rsidRPr="00E43237">
        <w:rPr>
          <w:rFonts w:ascii="Arial" w:hAnsi="Arial" w:cs="Arial"/>
          <w:sz w:val="24"/>
          <w:szCs w:val="24"/>
          <w:rPrChange w:id="4186" w:author="Alexandru Uicoabă" w:date="2022-06-16T14:58:00Z">
            <w:rPr>
              <w:rFonts w:ascii="Times New Roman" w:hAnsi="Times New Roman" w:cs="Times New Roman"/>
              <w:sz w:val="24"/>
              <w:szCs w:val="24"/>
              <w:lang w:val="en-GB"/>
            </w:rPr>
          </w:rPrChange>
        </w:rPr>
        <w:t xml:space="preserve"> supravegheat, prin intermediul a doi algoritmi:</w:t>
      </w:r>
      <w:r w:rsidR="002C2E13" w:rsidRPr="00E43237">
        <w:rPr>
          <w:rFonts w:ascii="Arial" w:hAnsi="Arial" w:cs="Arial"/>
          <w:sz w:val="24"/>
          <w:szCs w:val="24"/>
          <w:rPrChange w:id="4187" w:author="Alexandru Uicoabă" w:date="2022-06-16T14:58:00Z">
            <w:rPr>
              <w:rFonts w:ascii="Times New Roman" w:hAnsi="Times New Roman" w:cs="Times New Roman"/>
              <w:sz w:val="24"/>
              <w:szCs w:val="24"/>
            </w:rPr>
          </w:rPrChange>
        </w:rPr>
        <w:t xml:space="preserve"> </w:t>
      </w:r>
      <w:proofErr w:type="spellStart"/>
      <w:r w:rsidR="002C2E13" w:rsidRPr="00564BEC">
        <w:rPr>
          <w:rFonts w:ascii="Arial" w:hAnsi="Arial" w:cs="Arial"/>
          <w:i/>
          <w:iCs/>
          <w:sz w:val="24"/>
          <w:szCs w:val="24"/>
          <w:rPrChange w:id="4188" w:author="Alexandru Uicoabă" w:date="2022-06-16T16:52:00Z">
            <w:rPr>
              <w:rFonts w:ascii="Times New Roman" w:hAnsi="Times New Roman" w:cs="Times New Roman"/>
              <w:sz w:val="24"/>
              <w:szCs w:val="24"/>
            </w:rPr>
          </w:rPrChange>
        </w:rPr>
        <w:t>Random</w:t>
      </w:r>
      <w:proofErr w:type="spellEnd"/>
      <w:r w:rsidR="002C2E13" w:rsidRPr="00564BEC">
        <w:rPr>
          <w:rFonts w:ascii="Arial" w:hAnsi="Arial" w:cs="Arial"/>
          <w:i/>
          <w:iCs/>
          <w:sz w:val="24"/>
          <w:szCs w:val="24"/>
          <w:rPrChange w:id="4189" w:author="Alexandru Uicoabă" w:date="2022-06-16T16:52:00Z">
            <w:rPr>
              <w:rFonts w:ascii="Times New Roman" w:hAnsi="Times New Roman" w:cs="Times New Roman"/>
              <w:sz w:val="24"/>
              <w:szCs w:val="24"/>
            </w:rPr>
          </w:rPrChange>
        </w:rPr>
        <w:t xml:space="preserve"> Forest</w:t>
      </w:r>
      <w:r w:rsidR="002C2E13" w:rsidRPr="00E43237">
        <w:rPr>
          <w:rFonts w:ascii="Arial" w:hAnsi="Arial" w:cs="Arial"/>
          <w:sz w:val="24"/>
          <w:szCs w:val="24"/>
          <w:rPrChange w:id="4190" w:author="Alexandru Uicoabă" w:date="2022-06-16T14:58:00Z">
            <w:rPr>
              <w:rFonts w:ascii="Times New Roman" w:hAnsi="Times New Roman" w:cs="Times New Roman"/>
              <w:sz w:val="24"/>
              <w:szCs w:val="24"/>
            </w:rPr>
          </w:rPrChange>
        </w:rPr>
        <w:t xml:space="preserve"> și </w:t>
      </w:r>
      <w:proofErr w:type="spellStart"/>
      <w:r w:rsidR="002C2E13" w:rsidRPr="00564BEC">
        <w:rPr>
          <w:rFonts w:ascii="Arial" w:hAnsi="Arial" w:cs="Arial"/>
          <w:i/>
          <w:iCs/>
          <w:sz w:val="24"/>
          <w:szCs w:val="24"/>
          <w:rPrChange w:id="4191" w:author="Alexandru Uicoabă" w:date="2022-06-16T16:52:00Z">
            <w:rPr>
              <w:rFonts w:ascii="Times New Roman" w:hAnsi="Times New Roman" w:cs="Times New Roman"/>
              <w:sz w:val="24"/>
              <w:szCs w:val="24"/>
            </w:rPr>
          </w:rPrChange>
        </w:rPr>
        <w:t>Decision</w:t>
      </w:r>
      <w:proofErr w:type="spellEnd"/>
      <w:r w:rsidR="002C2E13" w:rsidRPr="00564BEC">
        <w:rPr>
          <w:rFonts w:ascii="Arial" w:hAnsi="Arial" w:cs="Arial"/>
          <w:i/>
          <w:iCs/>
          <w:sz w:val="24"/>
          <w:szCs w:val="24"/>
          <w:rPrChange w:id="4192" w:author="Alexandru Uicoabă" w:date="2022-06-16T16:52:00Z">
            <w:rPr>
              <w:rFonts w:ascii="Times New Roman" w:hAnsi="Times New Roman" w:cs="Times New Roman"/>
              <w:sz w:val="24"/>
              <w:szCs w:val="24"/>
            </w:rPr>
          </w:rPrChange>
        </w:rPr>
        <w:t xml:space="preserve"> </w:t>
      </w:r>
      <w:proofErr w:type="spellStart"/>
      <w:r w:rsidR="002C2E13" w:rsidRPr="00564BEC">
        <w:rPr>
          <w:rFonts w:ascii="Arial" w:hAnsi="Arial" w:cs="Arial"/>
          <w:i/>
          <w:iCs/>
          <w:sz w:val="24"/>
          <w:szCs w:val="24"/>
          <w:rPrChange w:id="4193" w:author="Alexandru Uicoabă" w:date="2022-06-16T16:52:00Z">
            <w:rPr>
              <w:rFonts w:ascii="Times New Roman" w:hAnsi="Times New Roman" w:cs="Times New Roman"/>
              <w:sz w:val="24"/>
              <w:szCs w:val="24"/>
            </w:rPr>
          </w:rPrChange>
        </w:rPr>
        <w:t>Tree</w:t>
      </w:r>
      <w:proofErr w:type="spellEnd"/>
      <w:r w:rsidR="002C2E13" w:rsidRPr="00E43237">
        <w:rPr>
          <w:rFonts w:ascii="Arial" w:hAnsi="Arial" w:cs="Arial"/>
          <w:sz w:val="24"/>
          <w:szCs w:val="24"/>
          <w:rPrChange w:id="4194" w:author="Alexandru Uicoabă" w:date="2022-06-16T14:58:00Z">
            <w:rPr>
              <w:rFonts w:ascii="Times New Roman" w:hAnsi="Times New Roman" w:cs="Times New Roman"/>
              <w:sz w:val="24"/>
              <w:szCs w:val="24"/>
            </w:rPr>
          </w:rPrChange>
        </w:rPr>
        <w:t xml:space="preserve">. În cel de-al doilea exemplu, agentul va învăța printr-o abordare de </w:t>
      </w:r>
      <w:proofErr w:type="spellStart"/>
      <w:r w:rsidR="002C2E13" w:rsidRPr="00E43237">
        <w:rPr>
          <w:rFonts w:ascii="Arial" w:hAnsi="Arial" w:cs="Arial"/>
          <w:sz w:val="24"/>
          <w:szCs w:val="24"/>
          <w:rPrChange w:id="4195" w:author="Alexandru Uicoabă" w:date="2022-06-16T14:58:00Z">
            <w:rPr>
              <w:rFonts w:ascii="Times New Roman" w:hAnsi="Times New Roman" w:cs="Times New Roman"/>
              <w:sz w:val="24"/>
              <w:szCs w:val="24"/>
            </w:rPr>
          </w:rPrChange>
        </w:rPr>
        <w:t>reinforcement</w:t>
      </w:r>
      <w:proofErr w:type="spellEnd"/>
      <w:r w:rsidR="002C2E13" w:rsidRPr="00E43237">
        <w:rPr>
          <w:rFonts w:ascii="Arial" w:hAnsi="Arial" w:cs="Arial"/>
          <w:sz w:val="24"/>
          <w:szCs w:val="24"/>
          <w:rPrChange w:id="4196" w:author="Alexandru Uicoabă" w:date="2022-06-16T14:58:00Z">
            <w:rPr>
              <w:rFonts w:ascii="Times New Roman" w:hAnsi="Times New Roman" w:cs="Times New Roman"/>
              <w:sz w:val="24"/>
              <w:szCs w:val="24"/>
            </w:rPr>
          </w:rPrChange>
        </w:rPr>
        <w:t xml:space="preserve"> </w:t>
      </w:r>
      <w:proofErr w:type="spellStart"/>
      <w:r w:rsidR="002C2E13" w:rsidRPr="00E43237">
        <w:rPr>
          <w:rFonts w:ascii="Arial" w:hAnsi="Arial" w:cs="Arial"/>
          <w:sz w:val="24"/>
          <w:szCs w:val="24"/>
          <w:rPrChange w:id="4197" w:author="Alexandru Uicoabă" w:date="2022-06-16T14:58:00Z">
            <w:rPr>
              <w:rFonts w:ascii="Times New Roman" w:hAnsi="Times New Roman" w:cs="Times New Roman"/>
              <w:sz w:val="24"/>
              <w:szCs w:val="24"/>
            </w:rPr>
          </w:rPrChange>
        </w:rPr>
        <w:t>learning</w:t>
      </w:r>
      <w:proofErr w:type="spellEnd"/>
      <w:r w:rsidR="002C2E13" w:rsidRPr="00E43237">
        <w:rPr>
          <w:rFonts w:ascii="Arial" w:hAnsi="Arial" w:cs="Arial"/>
          <w:sz w:val="24"/>
          <w:szCs w:val="24"/>
          <w:rPrChange w:id="4198" w:author="Alexandru Uicoabă" w:date="2022-06-16T14:58:00Z">
            <w:rPr>
              <w:rFonts w:ascii="Times New Roman" w:hAnsi="Times New Roman" w:cs="Times New Roman"/>
              <w:sz w:val="24"/>
              <w:szCs w:val="24"/>
            </w:rPr>
          </w:rPrChange>
        </w:rPr>
        <w:t xml:space="preserve"> prin recompense și penalizări.</w:t>
      </w:r>
    </w:p>
    <w:p w14:paraId="2D42DAD2" w14:textId="77777777" w:rsidR="00057BD6" w:rsidRPr="00E43237" w:rsidRDefault="00057BD6" w:rsidP="00B06324">
      <w:pPr>
        <w:rPr>
          <w:rFonts w:ascii="Arial" w:hAnsi="Arial" w:cs="Arial"/>
          <w:sz w:val="24"/>
          <w:szCs w:val="24"/>
          <w:rPrChange w:id="4199" w:author="Alexandru Uicoabă" w:date="2022-06-16T14:58:00Z">
            <w:rPr>
              <w:lang w:val="en-GB"/>
            </w:rPr>
          </w:rPrChange>
        </w:rPr>
      </w:pPr>
    </w:p>
    <w:p w14:paraId="4E55FECF" w14:textId="0AC5FA45" w:rsidR="00447C3D" w:rsidRPr="0078286B" w:rsidRDefault="00447C3D" w:rsidP="00B06324">
      <w:pPr>
        <w:pStyle w:val="Titlu4"/>
        <w:rPr>
          <w:rFonts w:ascii="Arial" w:hAnsi="Arial" w:cs="Arial"/>
          <w:b/>
          <w:bCs/>
          <w:i w:val="0"/>
          <w:iCs w:val="0"/>
          <w:color w:val="auto"/>
          <w:sz w:val="28"/>
          <w:szCs w:val="28"/>
          <w:rPrChange w:id="4200" w:author="Alexandru Uicoabă" w:date="2022-06-16T14:49:00Z">
            <w:rPr>
              <w:rFonts w:ascii="Times New Roman" w:hAnsi="Times New Roman" w:cs="Times New Roman"/>
              <w:b/>
              <w:bCs/>
              <w:i w:val="0"/>
              <w:iCs w:val="0"/>
              <w:color w:val="auto"/>
              <w:sz w:val="28"/>
              <w:szCs w:val="28"/>
              <w:lang w:val="en-GB"/>
            </w:rPr>
          </w:rPrChange>
        </w:rPr>
      </w:pPr>
      <w:bookmarkStart w:id="4201" w:name="_Toc106343211"/>
      <w:r w:rsidRPr="0078286B">
        <w:rPr>
          <w:rFonts w:ascii="Arial" w:hAnsi="Arial" w:cs="Arial"/>
          <w:b/>
          <w:bCs/>
          <w:i w:val="0"/>
          <w:iCs w:val="0"/>
          <w:color w:val="auto"/>
          <w:sz w:val="28"/>
          <w:szCs w:val="28"/>
          <w:rPrChange w:id="4202" w:author="Alexandru Uicoabă" w:date="2022-06-16T14:49:00Z">
            <w:rPr>
              <w:rFonts w:ascii="Times New Roman" w:hAnsi="Times New Roman" w:cs="Times New Roman"/>
              <w:b/>
              <w:bCs/>
              <w:i w:val="0"/>
              <w:iCs w:val="0"/>
              <w:color w:val="auto"/>
              <w:sz w:val="28"/>
              <w:szCs w:val="28"/>
              <w:lang w:val="en-GB"/>
            </w:rPr>
          </w:rPrChange>
        </w:rPr>
        <w:t>4.2.4.1 Algoritmi sup</w:t>
      </w:r>
      <w:r w:rsidR="00867FA4" w:rsidRPr="0078286B">
        <w:rPr>
          <w:rFonts w:ascii="Arial" w:hAnsi="Arial" w:cs="Arial"/>
          <w:b/>
          <w:bCs/>
          <w:i w:val="0"/>
          <w:iCs w:val="0"/>
          <w:color w:val="auto"/>
          <w:sz w:val="28"/>
          <w:szCs w:val="28"/>
          <w:rPrChange w:id="4203" w:author="Alexandru Uicoabă" w:date="2022-06-16T14:49:00Z">
            <w:rPr>
              <w:rFonts w:ascii="Times New Roman" w:hAnsi="Times New Roman" w:cs="Times New Roman"/>
              <w:b/>
              <w:bCs/>
              <w:i w:val="0"/>
              <w:iCs w:val="0"/>
              <w:color w:val="auto"/>
              <w:sz w:val="28"/>
              <w:szCs w:val="28"/>
              <w:lang w:val="en-GB"/>
            </w:rPr>
          </w:rPrChange>
        </w:rPr>
        <w:t>ravegheați</w:t>
      </w:r>
      <w:bookmarkEnd w:id="4201"/>
    </w:p>
    <w:p w14:paraId="681EE621" w14:textId="77777777" w:rsidR="00B06324" w:rsidRPr="00E43237" w:rsidRDefault="00B06324">
      <w:pPr>
        <w:jc w:val="both"/>
        <w:rPr>
          <w:rFonts w:ascii="Arial" w:hAnsi="Arial" w:cs="Arial"/>
          <w:sz w:val="24"/>
          <w:szCs w:val="24"/>
          <w:rPrChange w:id="4204" w:author="Alexandru Uicoabă" w:date="2022-06-16T14:58:00Z">
            <w:rPr>
              <w:lang w:val="en-GB"/>
            </w:rPr>
          </w:rPrChange>
        </w:rPr>
        <w:pPrChange w:id="4205" w:author="Alexandru Uicoabă" w:date="2022-06-16T14:58:00Z">
          <w:pPr/>
        </w:pPrChange>
      </w:pPr>
    </w:p>
    <w:p w14:paraId="541D3A04" w14:textId="3091F500" w:rsidR="00447C3D" w:rsidRPr="0078286B" w:rsidRDefault="00447C3D" w:rsidP="00E43237">
      <w:pPr>
        <w:ind w:firstLine="720"/>
        <w:jc w:val="both"/>
        <w:rPr>
          <w:rFonts w:ascii="Arial" w:hAnsi="Arial" w:cs="Arial"/>
          <w:sz w:val="24"/>
          <w:szCs w:val="24"/>
          <w:rPrChange w:id="4206"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4207" w:author="Alexandru Uicoabă" w:date="2022-06-16T14:49:00Z">
            <w:rPr>
              <w:rFonts w:ascii="Times New Roman" w:hAnsi="Times New Roman" w:cs="Times New Roman"/>
              <w:sz w:val="24"/>
              <w:szCs w:val="24"/>
              <w:lang w:val="en-GB"/>
            </w:rPr>
          </w:rPrChange>
        </w:rPr>
        <w:t>O primă categorie de algoritmi pentru învățare automată folosiți în acest experiment sunt cei de tip supervizați. Aceștia se bazează pe un set de date deja colectat din joc, asupra cărora se aplică procedeul de antrenare și validare.</w:t>
      </w:r>
    </w:p>
    <w:p w14:paraId="708A46D0" w14:textId="21643F82" w:rsidR="002E362F" w:rsidRPr="0078286B" w:rsidRDefault="002E362F" w:rsidP="00E43237">
      <w:pPr>
        <w:ind w:firstLine="720"/>
        <w:jc w:val="both"/>
        <w:rPr>
          <w:rFonts w:ascii="Arial" w:hAnsi="Arial" w:cs="Arial"/>
          <w:sz w:val="24"/>
          <w:szCs w:val="24"/>
          <w:rPrChange w:id="4208"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4209" w:author="Alexandru Uicoabă" w:date="2022-06-16T14:49:00Z">
            <w:rPr>
              <w:rFonts w:ascii="Times New Roman" w:hAnsi="Times New Roman" w:cs="Times New Roman"/>
              <w:sz w:val="24"/>
              <w:szCs w:val="24"/>
              <w:lang w:val="en-GB"/>
            </w:rPr>
          </w:rPrChange>
        </w:rPr>
        <w:t xml:space="preserve">Pentru obținerea acestui set de date, un utilizator parcurge traseul de circuit, alegând cel mai optim traseu. La fiecare episod, datele din interiorul mediului de </w:t>
      </w:r>
      <w:proofErr w:type="spellStart"/>
      <w:r w:rsidRPr="00564BEC">
        <w:rPr>
          <w:rFonts w:ascii="Arial" w:hAnsi="Arial" w:cs="Arial"/>
          <w:i/>
          <w:iCs/>
          <w:sz w:val="24"/>
          <w:szCs w:val="24"/>
          <w:rPrChange w:id="4210" w:author="Alexandru Uicoabă" w:date="2022-06-16T16:52:00Z">
            <w:rPr>
              <w:rFonts w:ascii="Times New Roman" w:hAnsi="Times New Roman" w:cs="Times New Roman"/>
              <w:sz w:val="24"/>
              <w:szCs w:val="24"/>
              <w:lang w:val="en-GB"/>
            </w:rPr>
          </w:rPrChange>
        </w:rPr>
        <w:t>Unity</w:t>
      </w:r>
      <w:proofErr w:type="spellEnd"/>
      <w:r w:rsidRPr="0078286B">
        <w:rPr>
          <w:rFonts w:ascii="Arial" w:hAnsi="Arial" w:cs="Arial"/>
          <w:sz w:val="24"/>
          <w:szCs w:val="24"/>
          <w:rPrChange w:id="4211" w:author="Alexandru Uicoabă" w:date="2022-06-16T14:49:00Z">
            <w:rPr>
              <w:rFonts w:ascii="Times New Roman" w:hAnsi="Times New Roman" w:cs="Times New Roman"/>
              <w:sz w:val="24"/>
              <w:szCs w:val="24"/>
              <w:lang w:val="en-GB"/>
            </w:rPr>
          </w:rPrChange>
        </w:rPr>
        <w:t xml:space="preserve"> sunt salvate într-un fișier </w:t>
      </w:r>
      <w:ins w:id="4212" w:author="Alexandru Uicoabă" w:date="2022-06-16T11:44:00Z">
        <w:r w:rsidR="005A5437" w:rsidRPr="0078286B">
          <w:rPr>
            <w:rFonts w:ascii="Arial" w:hAnsi="Arial" w:cs="Arial"/>
            <w:sz w:val="24"/>
            <w:szCs w:val="24"/>
            <w:rPrChange w:id="4213" w:author="Alexandru Uicoabă" w:date="2022-06-16T14:49:00Z">
              <w:rPr>
                <w:rFonts w:ascii="Times New Roman" w:hAnsi="Times New Roman" w:cs="Times New Roman"/>
                <w:sz w:val="24"/>
                <w:szCs w:val="24"/>
              </w:rPr>
            </w:rPrChange>
          </w:rPr>
          <w:t>.</w:t>
        </w:r>
      </w:ins>
      <w:proofErr w:type="spellStart"/>
      <w:r w:rsidRPr="00564BEC">
        <w:rPr>
          <w:rFonts w:ascii="Arial" w:hAnsi="Arial" w:cs="Arial"/>
          <w:i/>
          <w:iCs/>
          <w:sz w:val="24"/>
          <w:szCs w:val="24"/>
          <w:rPrChange w:id="4214" w:author="Alexandru Uicoabă" w:date="2022-06-16T16:52:00Z">
            <w:rPr>
              <w:rFonts w:ascii="Times New Roman" w:hAnsi="Times New Roman" w:cs="Times New Roman"/>
              <w:sz w:val="24"/>
              <w:szCs w:val="24"/>
              <w:lang w:val="en-GB"/>
            </w:rPr>
          </w:rPrChange>
        </w:rPr>
        <w:t>csv</w:t>
      </w:r>
      <w:proofErr w:type="spellEnd"/>
      <w:r w:rsidRPr="0078286B">
        <w:rPr>
          <w:rFonts w:ascii="Arial" w:hAnsi="Arial" w:cs="Arial"/>
          <w:sz w:val="24"/>
          <w:szCs w:val="24"/>
          <w:rPrChange w:id="4215" w:author="Alexandru Uicoabă" w:date="2022-06-16T14:49:00Z">
            <w:rPr>
              <w:rFonts w:ascii="Times New Roman" w:hAnsi="Times New Roman" w:cs="Times New Roman"/>
              <w:sz w:val="24"/>
              <w:szCs w:val="24"/>
              <w:lang w:val="en-GB"/>
            </w:rPr>
          </w:rPrChange>
        </w:rPr>
        <w:t xml:space="preserve">. După ce se completează câteva </w:t>
      </w:r>
      <w:del w:id="4216" w:author="Alexandru Uicoabă" w:date="2022-06-16T11:44:00Z">
        <w:r w:rsidRPr="0078286B" w:rsidDel="005A5437">
          <w:rPr>
            <w:rFonts w:ascii="Arial" w:hAnsi="Arial" w:cs="Arial"/>
            <w:sz w:val="24"/>
            <w:szCs w:val="24"/>
            <w:rPrChange w:id="4217" w:author="Alexandru Uicoabă" w:date="2022-06-16T14:49:00Z">
              <w:rPr>
                <w:rFonts w:ascii="Times New Roman" w:hAnsi="Times New Roman" w:cs="Times New Roman"/>
                <w:sz w:val="24"/>
                <w:szCs w:val="24"/>
                <w:lang w:val="en-GB"/>
              </w:rPr>
            </w:rPrChange>
          </w:rPr>
          <w:delText>șcenarii</w:delText>
        </w:r>
      </w:del>
      <w:ins w:id="4218" w:author="Alexandru Uicoabă" w:date="2022-06-16T11:44:00Z">
        <w:r w:rsidR="005A5437" w:rsidRPr="0078286B">
          <w:rPr>
            <w:rFonts w:ascii="Arial" w:hAnsi="Arial" w:cs="Arial"/>
            <w:sz w:val="24"/>
            <w:szCs w:val="24"/>
            <w:rPrChange w:id="4219" w:author="Alexandru Uicoabă" w:date="2022-06-16T14:49:00Z">
              <w:rPr>
                <w:rFonts w:ascii="Times New Roman" w:hAnsi="Times New Roman" w:cs="Times New Roman"/>
                <w:sz w:val="24"/>
                <w:szCs w:val="24"/>
              </w:rPr>
            </w:rPrChange>
          </w:rPr>
          <w:t>scenarii</w:t>
        </w:r>
      </w:ins>
      <w:r w:rsidRPr="0078286B">
        <w:rPr>
          <w:rFonts w:ascii="Arial" w:hAnsi="Arial" w:cs="Arial"/>
          <w:sz w:val="24"/>
          <w:szCs w:val="24"/>
          <w:rPrChange w:id="4220" w:author="Alexandru Uicoabă" w:date="2022-06-16T14:49:00Z">
            <w:rPr>
              <w:rFonts w:ascii="Times New Roman" w:hAnsi="Times New Roman" w:cs="Times New Roman"/>
              <w:sz w:val="24"/>
              <w:szCs w:val="24"/>
              <w:lang w:val="en-GB"/>
            </w:rPr>
          </w:rPrChange>
        </w:rPr>
        <w:t xml:space="preserve">, fișierele </w:t>
      </w:r>
      <w:ins w:id="4221" w:author="Alexandru Uicoabă" w:date="2022-06-16T11:44:00Z">
        <w:r w:rsidR="005A5437" w:rsidRPr="0078286B">
          <w:rPr>
            <w:rFonts w:ascii="Arial" w:hAnsi="Arial" w:cs="Arial"/>
            <w:sz w:val="24"/>
            <w:szCs w:val="24"/>
            <w:rPrChange w:id="4222" w:author="Alexandru Uicoabă" w:date="2022-06-16T14:49:00Z">
              <w:rPr>
                <w:rFonts w:ascii="Times New Roman" w:hAnsi="Times New Roman" w:cs="Times New Roman"/>
                <w:sz w:val="24"/>
                <w:szCs w:val="24"/>
              </w:rPr>
            </w:rPrChange>
          </w:rPr>
          <w:t>.</w:t>
        </w:r>
      </w:ins>
      <w:proofErr w:type="spellStart"/>
      <w:r w:rsidRPr="00564BEC">
        <w:rPr>
          <w:rFonts w:ascii="Arial" w:hAnsi="Arial" w:cs="Arial"/>
          <w:i/>
          <w:iCs/>
          <w:sz w:val="24"/>
          <w:szCs w:val="24"/>
          <w:rPrChange w:id="4223" w:author="Alexandru Uicoabă" w:date="2022-06-16T16:52:00Z">
            <w:rPr>
              <w:rFonts w:ascii="Times New Roman" w:hAnsi="Times New Roman" w:cs="Times New Roman"/>
              <w:sz w:val="24"/>
              <w:szCs w:val="24"/>
              <w:lang w:val="en-GB"/>
            </w:rPr>
          </w:rPrChange>
        </w:rPr>
        <w:t>csv</w:t>
      </w:r>
      <w:proofErr w:type="spellEnd"/>
      <w:r w:rsidRPr="0078286B">
        <w:rPr>
          <w:rFonts w:ascii="Arial" w:hAnsi="Arial" w:cs="Arial"/>
          <w:sz w:val="24"/>
          <w:szCs w:val="24"/>
          <w:rPrChange w:id="4224" w:author="Alexandru Uicoabă" w:date="2022-06-16T14:49:00Z">
            <w:rPr>
              <w:rFonts w:ascii="Times New Roman" w:hAnsi="Times New Roman" w:cs="Times New Roman"/>
              <w:sz w:val="24"/>
              <w:szCs w:val="24"/>
              <w:lang w:val="en-GB"/>
            </w:rPr>
          </w:rPrChange>
        </w:rPr>
        <w:t xml:space="preserve"> sunt fuzionate într-un singur fișier, asupra căruia se realizează operații de curățare.</w:t>
      </w:r>
    </w:p>
    <w:p w14:paraId="1D967A71" w14:textId="7E6AF100" w:rsidR="002E362F" w:rsidRPr="0078286B" w:rsidDel="00E43237" w:rsidRDefault="002E362F" w:rsidP="00E43237">
      <w:pPr>
        <w:ind w:firstLine="720"/>
        <w:jc w:val="both"/>
        <w:rPr>
          <w:del w:id="4225" w:author="Alexandru Uicoabă" w:date="2022-06-16T14:58:00Z"/>
          <w:rFonts w:ascii="Arial" w:hAnsi="Arial" w:cs="Arial"/>
          <w:sz w:val="24"/>
          <w:szCs w:val="24"/>
          <w:rPrChange w:id="4226" w:author="Alexandru Uicoabă" w:date="2022-06-16T14:49:00Z">
            <w:rPr>
              <w:del w:id="4227" w:author="Alexandru Uicoabă" w:date="2022-06-16T14:58:00Z"/>
              <w:rFonts w:ascii="Times New Roman" w:hAnsi="Times New Roman" w:cs="Times New Roman"/>
              <w:sz w:val="24"/>
              <w:szCs w:val="24"/>
            </w:rPr>
          </w:rPrChange>
        </w:rPr>
      </w:pPr>
      <w:r w:rsidRPr="0078286B">
        <w:rPr>
          <w:rFonts w:ascii="Arial" w:hAnsi="Arial" w:cs="Arial"/>
          <w:sz w:val="24"/>
          <w:szCs w:val="24"/>
          <w:rPrChange w:id="4228" w:author="Alexandru Uicoabă" w:date="2022-06-16T14:49:00Z">
            <w:rPr>
              <w:rFonts w:ascii="Times New Roman" w:hAnsi="Times New Roman" w:cs="Times New Roman"/>
              <w:sz w:val="24"/>
              <w:szCs w:val="24"/>
              <w:lang w:val="en-GB"/>
            </w:rPr>
          </w:rPrChange>
        </w:rPr>
        <w:t xml:space="preserve">După ce s-a </w:t>
      </w:r>
      <w:r w:rsidR="004F420A" w:rsidRPr="0078286B">
        <w:rPr>
          <w:rFonts w:ascii="Arial" w:hAnsi="Arial" w:cs="Arial"/>
          <w:sz w:val="24"/>
          <w:szCs w:val="24"/>
          <w:rPrChange w:id="4229" w:author="Alexandru Uicoabă" w:date="2022-06-16T14:49:00Z">
            <w:rPr>
              <w:rFonts w:ascii="Times New Roman" w:hAnsi="Times New Roman" w:cs="Times New Roman"/>
              <w:sz w:val="24"/>
              <w:szCs w:val="24"/>
              <w:lang w:val="en-GB"/>
            </w:rPr>
          </w:rPrChange>
        </w:rPr>
        <w:t xml:space="preserve">realizat curățarea datelor, se aleg caracteristicile pentru algoritmul de </w:t>
      </w:r>
      <w:proofErr w:type="spellStart"/>
      <w:r w:rsidR="004F420A" w:rsidRPr="0078286B">
        <w:rPr>
          <w:rFonts w:ascii="Arial" w:hAnsi="Arial" w:cs="Arial"/>
          <w:sz w:val="24"/>
          <w:szCs w:val="24"/>
          <w:rPrChange w:id="4230" w:author="Alexandru Uicoabă" w:date="2022-06-16T14:49:00Z">
            <w:rPr>
              <w:rFonts w:ascii="Times New Roman" w:hAnsi="Times New Roman" w:cs="Times New Roman"/>
              <w:sz w:val="24"/>
              <w:szCs w:val="24"/>
              <w:lang w:val="en-GB"/>
            </w:rPr>
          </w:rPrChange>
        </w:rPr>
        <w:t>machine</w:t>
      </w:r>
      <w:proofErr w:type="spellEnd"/>
      <w:r w:rsidR="004F420A" w:rsidRPr="0078286B">
        <w:rPr>
          <w:rFonts w:ascii="Arial" w:hAnsi="Arial" w:cs="Arial"/>
          <w:sz w:val="24"/>
          <w:szCs w:val="24"/>
          <w:rPrChange w:id="4231" w:author="Alexandru Uicoabă" w:date="2022-06-16T14:49:00Z">
            <w:rPr>
              <w:rFonts w:ascii="Times New Roman" w:hAnsi="Times New Roman" w:cs="Times New Roman"/>
              <w:sz w:val="24"/>
              <w:szCs w:val="24"/>
              <w:lang w:val="en-GB"/>
            </w:rPr>
          </w:rPrChange>
        </w:rPr>
        <w:t xml:space="preserve"> </w:t>
      </w:r>
      <w:proofErr w:type="spellStart"/>
      <w:r w:rsidR="004F420A" w:rsidRPr="0078286B">
        <w:rPr>
          <w:rFonts w:ascii="Arial" w:hAnsi="Arial" w:cs="Arial"/>
          <w:sz w:val="24"/>
          <w:szCs w:val="24"/>
          <w:rPrChange w:id="4232" w:author="Alexandru Uicoabă" w:date="2022-06-16T14:49:00Z">
            <w:rPr>
              <w:rFonts w:ascii="Times New Roman" w:hAnsi="Times New Roman" w:cs="Times New Roman"/>
              <w:sz w:val="24"/>
              <w:szCs w:val="24"/>
              <w:lang w:val="en-GB"/>
            </w:rPr>
          </w:rPrChange>
        </w:rPr>
        <w:t>learning</w:t>
      </w:r>
      <w:proofErr w:type="spellEnd"/>
      <w:r w:rsidR="004F420A" w:rsidRPr="0078286B">
        <w:rPr>
          <w:rFonts w:ascii="Arial" w:hAnsi="Arial" w:cs="Arial"/>
          <w:sz w:val="24"/>
          <w:szCs w:val="24"/>
          <w:rPrChange w:id="4233" w:author="Alexandru Uicoabă" w:date="2022-06-16T14:49:00Z">
            <w:rPr>
              <w:rFonts w:ascii="Times New Roman" w:hAnsi="Times New Roman" w:cs="Times New Roman"/>
              <w:sz w:val="24"/>
              <w:szCs w:val="24"/>
              <w:lang w:val="en-GB"/>
            </w:rPr>
          </w:rPrChange>
        </w:rPr>
        <w:t>. În acest caz, caracteristicile sunt următoarele:</w:t>
      </w:r>
      <w:r w:rsidR="004F420A" w:rsidRPr="0078286B">
        <w:rPr>
          <w:rFonts w:ascii="Arial" w:hAnsi="Arial" w:cs="Arial"/>
          <w:sz w:val="24"/>
          <w:szCs w:val="24"/>
          <w:rPrChange w:id="4234" w:author="Alexandru Uicoabă" w:date="2022-06-16T14:49:00Z">
            <w:rPr>
              <w:rFonts w:ascii="Times New Roman" w:hAnsi="Times New Roman" w:cs="Times New Roman"/>
              <w:sz w:val="24"/>
              <w:szCs w:val="24"/>
            </w:rPr>
          </w:rPrChange>
        </w:rPr>
        <w:t xml:space="preserve"> poziția kartului pe cele 3 axe(0x,0y și 0z), timpul din joc, direcția de deplasare a kartului, datele de la cei cinci senzori, starea jocului.</w:t>
      </w:r>
    </w:p>
    <w:p w14:paraId="67AC8C4D" w14:textId="77777777" w:rsidR="002C2E13" w:rsidRPr="0078286B" w:rsidRDefault="002C2E13" w:rsidP="00E43237">
      <w:pPr>
        <w:ind w:firstLine="720"/>
        <w:jc w:val="both"/>
        <w:rPr>
          <w:rFonts w:ascii="Arial" w:hAnsi="Arial" w:cs="Arial"/>
          <w:sz w:val="24"/>
          <w:szCs w:val="24"/>
          <w:rPrChange w:id="4235" w:author="Alexandru Uicoabă" w:date="2022-06-16T14:49:00Z">
            <w:rPr>
              <w:rFonts w:ascii="Times New Roman" w:hAnsi="Times New Roman" w:cs="Times New Roman"/>
              <w:sz w:val="24"/>
              <w:szCs w:val="24"/>
            </w:rPr>
          </w:rPrChange>
        </w:rPr>
      </w:pPr>
    </w:p>
    <w:p w14:paraId="4CE0C4C5" w14:textId="54E66A70" w:rsidR="004F420A" w:rsidRPr="0078286B" w:rsidRDefault="004F420A" w:rsidP="000406FE">
      <w:pPr>
        <w:ind w:firstLine="720"/>
        <w:jc w:val="both"/>
        <w:rPr>
          <w:rFonts w:ascii="Arial" w:hAnsi="Arial" w:cs="Arial"/>
          <w:sz w:val="24"/>
          <w:szCs w:val="24"/>
          <w:rPrChange w:id="4236" w:author="Alexandru Uicoabă" w:date="2022-06-16T14:49:00Z">
            <w:rPr>
              <w:rFonts w:ascii="Times New Roman" w:hAnsi="Times New Roman" w:cs="Times New Roman"/>
              <w:sz w:val="24"/>
              <w:szCs w:val="24"/>
            </w:rPr>
          </w:rPrChange>
        </w:rPr>
      </w:pPr>
      <w:r w:rsidRPr="0078286B">
        <w:rPr>
          <w:rFonts w:ascii="Arial" w:hAnsi="Arial" w:cs="Arial"/>
          <w:sz w:val="24"/>
          <w:szCs w:val="24"/>
          <w:rPrChange w:id="4237" w:author="Alexandru Uicoabă" w:date="2022-06-16T14:49:00Z">
            <w:rPr>
              <w:rFonts w:ascii="Times New Roman" w:hAnsi="Times New Roman" w:cs="Times New Roman"/>
              <w:sz w:val="24"/>
              <w:szCs w:val="24"/>
            </w:rPr>
          </w:rPrChange>
        </w:rPr>
        <w:t xml:space="preserve">În exemplificarea experimentului, se vor folosii doi </w:t>
      </w:r>
      <w:del w:id="4238" w:author="Alexandru Uicoabă" w:date="2022-06-16T11:43:00Z">
        <w:r w:rsidRPr="0078286B" w:rsidDel="008B6CB0">
          <w:rPr>
            <w:rFonts w:ascii="Arial" w:hAnsi="Arial" w:cs="Arial"/>
            <w:sz w:val="24"/>
            <w:szCs w:val="24"/>
            <w:rPrChange w:id="4239" w:author="Alexandru Uicoabă" w:date="2022-06-16T14:49:00Z">
              <w:rPr>
                <w:rFonts w:ascii="Times New Roman" w:hAnsi="Times New Roman" w:cs="Times New Roman"/>
                <w:sz w:val="24"/>
                <w:szCs w:val="24"/>
              </w:rPr>
            </w:rPrChange>
          </w:rPr>
          <w:delText>algorimti</w:delText>
        </w:r>
      </w:del>
      <w:ins w:id="4240" w:author="Alexandru Uicoabă" w:date="2022-06-16T11:43:00Z">
        <w:r w:rsidR="008B6CB0" w:rsidRPr="0078286B">
          <w:rPr>
            <w:rFonts w:ascii="Arial" w:hAnsi="Arial" w:cs="Arial"/>
            <w:sz w:val="24"/>
            <w:szCs w:val="24"/>
            <w:rPrChange w:id="4241" w:author="Alexandru Uicoabă" w:date="2022-06-16T14:49:00Z">
              <w:rPr>
                <w:rFonts w:ascii="Times New Roman" w:hAnsi="Times New Roman" w:cs="Times New Roman"/>
                <w:sz w:val="24"/>
                <w:szCs w:val="24"/>
              </w:rPr>
            </w:rPrChange>
          </w:rPr>
          <w:t>algoritmi</w:t>
        </w:r>
      </w:ins>
      <w:r w:rsidRPr="0078286B">
        <w:rPr>
          <w:rFonts w:ascii="Arial" w:hAnsi="Arial" w:cs="Arial"/>
          <w:sz w:val="24"/>
          <w:szCs w:val="24"/>
          <w:rPrChange w:id="4242" w:author="Alexandru Uicoabă" w:date="2022-06-16T14:49:00Z">
            <w:rPr>
              <w:rFonts w:ascii="Times New Roman" w:hAnsi="Times New Roman" w:cs="Times New Roman"/>
              <w:sz w:val="24"/>
              <w:szCs w:val="24"/>
            </w:rPr>
          </w:rPrChange>
        </w:rPr>
        <w:t xml:space="preserve"> supravegheați, și anume </w:t>
      </w:r>
      <w:r w:rsidRPr="0078286B">
        <w:rPr>
          <w:rFonts w:ascii="Arial" w:hAnsi="Arial" w:cs="Arial"/>
          <w:sz w:val="24"/>
          <w:szCs w:val="24"/>
          <w:rPrChange w:id="4243" w:author="Alexandru Uicoabă" w:date="2022-06-16T14:49:00Z">
            <w:rPr>
              <w:rFonts w:ascii="Times New Roman" w:hAnsi="Times New Roman" w:cs="Times New Roman"/>
              <w:sz w:val="24"/>
              <w:szCs w:val="24"/>
              <w:lang w:val="en-GB"/>
            </w:rPr>
          </w:rPrChange>
        </w:rPr>
        <w:t xml:space="preserve"> </w:t>
      </w:r>
      <w:proofErr w:type="spellStart"/>
      <w:r w:rsidRPr="00564BEC">
        <w:rPr>
          <w:rFonts w:ascii="Arial" w:hAnsi="Arial" w:cs="Arial"/>
          <w:i/>
          <w:iCs/>
          <w:sz w:val="24"/>
          <w:szCs w:val="24"/>
          <w:rPrChange w:id="4244" w:author="Alexandru Uicoabă" w:date="2022-06-16T16:52:00Z">
            <w:rPr>
              <w:rFonts w:ascii="Times New Roman" w:hAnsi="Times New Roman" w:cs="Times New Roman"/>
              <w:sz w:val="24"/>
              <w:szCs w:val="24"/>
              <w:lang w:val="en-GB"/>
            </w:rPr>
          </w:rPrChange>
        </w:rPr>
        <w:t>Decision</w:t>
      </w:r>
      <w:proofErr w:type="spellEnd"/>
      <w:r w:rsidRPr="00564BEC">
        <w:rPr>
          <w:rFonts w:ascii="Arial" w:hAnsi="Arial" w:cs="Arial"/>
          <w:i/>
          <w:iCs/>
          <w:sz w:val="24"/>
          <w:szCs w:val="24"/>
          <w:rPrChange w:id="4245" w:author="Alexandru Uicoabă" w:date="2022-06-16T16:52:00Z">
            <w:rPr>
              <w:rFonts w:ascii="Times New Roman" w:hAnsi="Times New Roman" w:cs="Times New Roman"/>
              <w:sz w:val="24"/>
              <w:szCs w:val="24"/>
              <w:lang w:val="en-GB"/>
            </w:rPr>
          </w:rPrChange>
        </w:rPr>
        <w:t xml:space="preserve"> </w:t>
      </w:r>
      <w:proofErr w:type="spellStart"/>
      <w:r w:rsidRPr="00564BEC">
        <w:rPr>
          <w:rFonts w:ascii="Arial" w:hAnsi="Arial" w:cs="Arial"/>
          <w:i/>
          <w:iCs/>
          <w:sz w:val="24"/>
          <w:szCs w:val="24"/>
          <w:rPrChange w:id="4246" w:author="Alexandru Uicoabă" w:date="2022-06-16T16:52:00Z">
            <w:rPr>
              <w:rFonts w:ascii="Times New Roman" w:hAnsi="Times New Roman" w:cs="Times New Roman"/>
              <w:sz w:val="24"/>
              <w:szCs w:val="24"/>
              <w:lang w:val="en-GB"/>
            </w:rPr>
          </w:rPrChange>
        </w:rPr>
        <w:t>Tree</w:t>
      </w:r>
      <w:proofErr w:type="spellEnd"/>
      <w:r w:rsidRPr="0078286B">
        <w:rPr>
          <w:rFonts w:ascii="Arial" w:hAnsi="Arial" w:cs="Arial"/>
          <w:sz w:val="24"/>
          <w:szCs w:val="24"/>
          <w:rPrChange w:id="4247" w:author="Alexandru Uicoabă" w:date="2022-06-16T14:49:00Z">
            <w:rPr>
              <w:rFonts w:ascii="Times New Roman" w:hAnsi="Times New Roman" w:cs="Times New Roman"/>
              <w:sz w:val="24"/>
              <w:szCs w:val="24"/>
              <w:lang w:val="en-GB"/>
            </w:rPr>
          </w:rPrChange>
        </w:rPr>
        <w:t xml:space="preserve"> </w:t>
      </w:r>
      <w:r w:rsidRPr="0078286B">
        <w:rPr>
          <w:rFonts w:ascii="Arial" w:hAnsi="Arial" w:cs="Arial"/>
          <w:sz w:val="24"/>
          <w:szCs w:val="24"/>
          <w:rPrChange w:id="4248" w:author="Alexandru Uicoabă" w:date="2022-06-16T14:49:00Z">
            <w:rPr>
              <w:rFonts w:ascii="Times New Roman" w:hAnsi="Times New Roman" w:cs="Times New Roman"/>
              <w:sz w:val="24"/>
              <w:szCs w:val="24"/>
            </w:rPr>
          </w:rPrChange>
        </w:rPr>
        <w:t xml:space="preserve">și </w:t>
      </w:r>
      <w:proofErr w:type="spellStart"/>
      <w:r w:rsidRPr="00564BEC">
        <w:rPr>
          <w:rFonts w:ascii="Arial" w:hAnsi="Arial" w:cs="Arial"/>
          <w:i/>
          <w:iCs/>
          <w:sz w:val="24"/>
          <w:szCs w:val="24"/>
          <w:rPrChange w:id="4249" w:author="Alexandru Uicoabă" w:date="2022-06-16T16:52:00Z">
            <w:rPr>
              <w:rFonts w:ascii="Times New Roman" w:hAnsi="Times New Roman" w:cs="Times New Roman"/>
              <w:sz w:val="24"/>
              <w:szCs w:val="24"/>
              <w:lang w:val="en-GB"/>
            </w:rPr>
          </w:rPrChange>
        </w:rPr>
        <w:t>Random</w:t>
      </w:r>
      <w:proofErr w:type="spellEnd"/>
      <w:r w:rsidRPr="00564BEC">
        <w:rPr>
          <w:rFonts w:ascii="Arial" w:hAnsi="Arial" w:cs="Arial"/>
          <w:i/>
          <w:iCs/>
          <w:sz w:val="24"/>
          <w:szCs w:val="24"/>
          <w:rPrChange w:id="4250" w:author="Alexandru Uicoabă" w:date="2022-06-16T16:52:00Z">
            <w:rPr>
              <w:rFonts w:ascii="Times New Roman" w:hAnsi="Times New Roman" w:cs="Times New Roman"/>
              <w:sz w:val="24"/>
              <w:szCs w:val="24"/>
              <w:lang w:val="en-GB"/>
            </w:rPr>
          </w:rPrChange>
        </w:rPr>
        <w:t xml:space="preserve"> Forrest</w:t>
      </w:r>
      <w:r w:rsidRPr="0078286B">
        <w:rPr>
          <w:rFonts w:ascii="Arial" w:hAnsi="Arial" w:cs="Arial"/>
          <w:sz w:val="24"/>
          <w:szCs w:val="24"/>
          <w:rPrChange w:id="4251" w:author="Alexandru Uicoabă" w:date="2022-06-16T14:49:00Z">
            <w:rPr>
              <w:rFonts w:ascii="Times New Roman" w:hAnsi="Times New Roman" w:cs="Times New Roman"/>
              <w:sz w:val="24"/>
              <w:szCs w:val="24"/>
              <w:lang w:val="en-GB"/>
            </w:rPr>
          </w:rPrChange>
        </w:rPr>
        <w:t>.</w:t>
      </w:r>
    </w:p>
    <w:p w14:paraId="00479E19" w14:textId="25B19926" w:rsidR="00447C3D" w:rsidRPr="0078286B" w:rsidDel="004015F7" w:rsidRDefault="004F420A" w:rsidP="000406FE">
      <w:pPr>
        <w:ind w:firstLine="720"/>
        <w:jc w:val="both"/>
        <w:rPr>
          <w:del w:id="4252" w:author="Alexandru Uicoabă" w:date="2022-06-16T15:31:00Z"/>
          <w:rFonts w:ascii="Arial" w:hAnsi="Arial" w:cs="Arial"/>
          <w:sz w:val="24"/>
          <w:szCs w:val="24"/>
          <w:rPrChange w:id="4253" w:author="Alexandru Uicoabă" w:date="2022-06-16T14:49:00Z">
            <w:rPr>
              <w:del w:id="4254" w:author="Alexandru Uicoabă" w:date="2022-06-16T15:31:00Z"/>
              <w:rFonts w:ascii="Times New Roman" w:hAnsi="Times New Roman" w:cs="Times New Roman"/>
              <w:sz w:val="24"/>
              <w:szCs w:val="24"/>
              <w:lang w:val="en-GB"/>
            </w:rPr>
          </w:rPrChange>
        </w:rPr>
      </w:pPr>
      <w:r w:rsidRPr="0078286B">
        <w:rPr>
          <w:rFonts w:ascii="Arial" w:hAnsi="Arial" w:cs="Arial"/>
          <w:sz w:val="24"/>
          <w:szCs w:val="24"/>
          <w:rPrChange w:id="4255" w:author="Alexandru Uicoabă" w:date="2022-06-16T14:49:00Z">
            <w:rPr>
              <w:rFonts w:ascii="Times New Roman" w:hAnsi="Times New Roman" w:cs="Times New Roman"/>
              <w:sz w:val="24"/>
              <w:szCs w:val="24"/>
            </w:rPr>
          </w:rPrChange>
        </w:rPr>
        <w:t xml:space="preserve">În cazul ambilor algoritmi, fiind vorba de algoritmi de </w:t>
      </w:r>
      <w:proofErr w:type="spellStart"/>
      <w:r w:rsidRPr="0078286B">
        <w:rPr>
          <w:rFonts w:ascii="Arial" w:hAnsi="Arial" w:cs="Arial"/>
          <w:sz w:val="24"/>
          <w:szCs w:val="24"/>
          <w:rPrChange w:id="4256" w:author="Alexandru Uicoabă" w:date="2022-06-16T14:49:00Z">
            <w:rPr>
              <w:rFonts w:ascii="Times New Roman" w:hAnsi="Times New Roman" w:cs="Times New Roman"/>
              <w:sz w:val="24"/>
              <w:szCs w:val="24"/>
            </w:rPr>
          </w:rPrChange>
        </w:rPr>
        <w:t>machine</w:t>
      </w:r>
      <w:proofErr w:type="spellEnd"/>
      <w:r w:rsidRPr="0078286B">
        <w:rPr>
          <w:rFonts w:ascii="Arial" w:hAnsi="Arial" w:cs="Arial"/>
          <w:sz w:val="24"/>
          <w:szCs w:val="24"/>
          <w:rPrChange w:id="4257"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4258"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4259" w:author="Alexandru Uicoabă" w:date="2022-06-16T14:49:00Z">
            <w:rPr>
              <w:rFonts w:ascii="Times New Roman" w:hAnsi="Times New Roman" w:cs="Times New Roman"/>
              <w:sz w:val="24"/>
              <w:szCs w:val="24"/>
            </w:rPr>
          </w:rPrChange>
        </w:rPr>
        <w:t xml:space="preserve"> supravegheați, setul de date </w:t>
      </w:r>
      <w:del w:id="4260" w:author="Bogdan Dragulescu" w:date="2022-06-14T14:12:00Z">
        <w:r w:rsidRPr="0078286B" w:rsidDel="00051758">
          <w:rPr>
            <w:rFonts w:ascii="Arial" w:hAnsi="Arial" w:cs="Arial"/>
            <w:sz w:val="24"/>
            <w:szCs w:val="24"/>
            <w:rPrChange w:id="4261" w:author="Alexandru Uicoabă" w:date="2022-06-16T14:49:00Z">
              <w:rPr>
                <w:rFonts w:ascii="Times New Roman" w:hAnsi="Times New Roman" w:cs="Times New Roman"/>
                <w:sz w:val="24"/>
                <w:szCs w:val="24"/>
              </w:rPr>
            </w:rPrChange>
          </w:rPr>
          <w:delText>d</w:delText>
        </w:r>
      </w:del>
      <w:ins w:id="4262" w:author="Bogdan Dragulescu" w:date="2022-06-14T14:12:00Z">
        <w:r w:rsidR="00051758" w:rsidRPr="0078286B">
          <w:rPr>
            <w:rFonts w:ascii="Arial" w:hAnsi="Arial" w:cs="Arial"/>
            <w:sz w:val="24"/>
            <w:szCs w:val="24"/>
            <w:rPrChange w:id="4263" w:author="Alexandru Uicoabă" w:date="2022-06-16T14:49:00Z">
              <w:rPr>
                <w:rFonts w:ascii="Times New Roman" w:hAnsi="Times New Roman" w:cs="Times New Roman"/>
                <w:sz w:val="24"/>
                <w:szCs w:val="24"/>
              </w:rPr>
            </w:rPrChange>
          </w:rPr>
          <w:t>s</w:t>
        </w:r>
      </w:ins>
      <w:r w:rsidRPr="0078286B">
        <w:rPr>
          <w:rFonts w:ascii="Arial" w:hAnsi="Arial" w:cs="Arial"/>
          <w:sz w:val="24"/>
          <w:szCs w:val="24"/>
          <w:rPrChange w:id="4264" w:author="Alexandru Uicoabă" w:date="2022-06-16T14:49:00Z">
            <w:rPr>
              <w:rFonts w:ascii="Times New Roman" w:hAnsi="Times New Roman" w:cs="Times New Roman"/>
              <w:sz w:val="24"/>
              <w:szCs w:val="24"/>
            </w:rPr>
          </w:rPrChange>
        </w:rPr>
        <w:t xml:space="preserve">e </w:t>
      </w:r>
      <w:r w:rsidR="00057BD6" w:rsidRPr="0078286B">
        <w:rPr>
          <w:rFonts w:ascii="Arial" w:hAnsi="Arial" w:cs="Arial"/>
          <w:sz w:val="24"/>
          <w:szCs w:val="24"/>
          <w:rPrChange w:id="4265" w:author="Alexandru Uicoabă" w:date="2022-06-16T14:49:00Z">
            <w:rPr>
              <w:rFonts w:ascii="Times New Roman" w:hAnsi="Times New Roman" w:cs="Times New Roman"/>
              <w:sz w:val="24"/>
              <w:szCs w:val="24"/>
            </w:rPr>
          </w:rPrChange>
        </w:rPr>
        <w:t>împ</w:t>
      </w:r>
      <w:r w:rsidRPr="0078286B">
        <w:rPr>
          <w:rFonts w:ascii="Arial" w:hAnsi="Arial" w:cs="Arial"/>
          <w:sz w:val="24"/>
          <w:szCs w:val="24"/>
          <w:rPrChange w:id="4266" w:author="Alexandru Uicoabă" w:date="2022-06-16T14:49:00Z">
            <w:rPr>
              <w:rFonts w:ascii="Times New Roman" w:hAnsi="Times New Roman" w:cs="Times New Roman"/>
              <w:sz w:val="24"/>
              <w:szCs w:val="24"/>
            </w:rPr>
          </w:rPrChange>
        </w:rPr>
        <w:t>a</w:t>
      </w:r>
      <w:r w:rsidR="00057BD6" w:rsidRPr="0078286B">
        <w:rPr>
          <w:rFonts w:ascii="Arial" w:hAnsi="Arial" w:cs="Arial"/>
          <w:sz w:val="24"/>
          <w:szCs w:val="24"/>
          <w:rPrChange w:id="4267" w:author="Alexandru Uicoabă" w:date="2022-06-16T14:49:00Z">
            <w:rPr>
              <w:rFonts w:ascii="Times New Roman" w:hAnsi="Times New Roman" w:cs="Times New Roman"/>
              <w:sz w:val="24"/>
              <w:szCs w:val="24"/>
            </w:rPr>
          </w:rPrChange>
        </w:rPr>
        <w:t>rt</w:t>
      </w:r>
      <w:r w:rsidRPr="0078286B">
        <w:rPr>
          <w:rFonts w:ascii="Arial" w:hAnsi="Arial" w:cs="Arial"/>
          <w:sz w:val="24"/>
          <w:szCs w:val="24"/>
          <w:rPrChange w:id="4268" w:author="Alexandru Uicoabă" w:date="2022-06-16T14:49:00Z">
            <w:rPr>
              <w:rFonts w:ascii="Times New Roman" w:hAnsi="Times New Roman" w:cs="Times New Roman"/>
              <w:sz w:val="24"/>
              <w:szCs w:val="24"/>
            </w:rPr>
          </w:rPrChange>
        </w:rPr>
        <w:t xml:space="preserve">e în date de antrenare și date de </w:t>
      </w:r>
      <w:r w:rsidR="00CA014D" w:rsidRPr="0078286B">
        <w:rPr>
          <w:rFonts w:ascii="Arial" w:hAnsi="Arial" w:cs="Arial"/>
          <w:sz w:val="24"/>
          <w:szCs w:val="24"/>
          <w:rPrChange w:id="4269" w:author="Alexandru Uicoabă" w:date="2022-06-16T14:49:00Z">
            <w:rPr>
              <w:rFonts w:ascii="Times New Roman" w:hAnsi="Times New Roman" w:cs="Times New Roman"/>
              <w:sz w:val="24"/>
              <w:szCs w:val="24"/>
            </w:rPr>
          </w:rPrChange>
        </w:rPr>
        <w:t xml:space="preserve">testare. În ambele cazuri s-a folosit un raport de 7 la 3.Din punct de vedere al acurateței al performanței modelului, se obține o valoare de </w:t>
      </w:r>
      <w:r w:rsidR="00057BD6" w:rsidRPr="0078286B">
        <w:rPr>
          <w:rFonts w:ascii="Arial" w:hAnsi="Arial" w:cs="Arial"/>
          <w:sz w:val="24"/>
          <w:szCs w:val="24"/>
          <w:rPrChange w:id="4270" w:author="Alexandru Uicoabă" w:date="2022-06-16T14:49:00Z">
            <w:rPr>
              <w:rFonts w:ascii="Times New Roman" w:hAnsi="Times New Roman" w:cs="Times New Roman"/>
              <w:sz w:val="24"/>
              <w:szCs w:val="24"/>
            </w:rPr>
          </w:rPrChange>
        </w:rPr>
        <w:t>83</w:t>
      </w:r>
      <w:r w:rsidR="00CA014D" w:rsidRPr="0078286B">
        <w:rPr>
          <w:rFonts w:ascii="Arial" w:hAnsi="Arial" w:cs="Arial"/>
          <w:sz w:val="24"/>
          <w:szCs w:val="24"/>
          <w:rPrChange w:id="4271" w:author="Alexandru Uicoabă" w:date="2022-06-16T14:49:00Z">
            <w:rPr>
              <w:rFonts w:ascii="Times New Roman" w:hAnsi="Times New Roman" w:cs="Times New Roman"/>
              <w:sz w:val="24"/>
              <w:szCs w:val="24"/>
            </w:rPr>
          </w:rPrChange>
        </w:rPr>
        <w:t>%, reprezentând precizia cu care modelul ia ace</w:t>
      </w:r>
      <w:ins w:id="4272" w:author="Bogdan Dragulescu" w:date="2022-06-14T14:13:00Z">
        <w:r w:rsidR="00051758" w:rsidRPr="0078286B">
          <w:rPr>
            <w:rFonts w:ascii="Arial" w:hAnsi="Arial" w:cs="Arial"/>
            <w:sz w:val="24"/>
            <w:szCs w:val="24"/>
            <w:rPrChange w:id="4273" w:author="Alexandru Uicoabă" w:date="2022-06-16T14:49:00Z">
              <w:rPr>
                <w:rFonts w:ascii="Times New Roman" w:hAnsi="Times New Roman" w:cs="Times New Roman"/>
                <w:sz w:val="24"/>
                <w:szCs w:val="24"/>
              </w:rPr>
            </w:rPrChange>
          </w:rPr>
          <w:t>e</w:t>
        </w:r>
      </w:ins>
      <w:r w:rsidR="00CA014D" w:rsidRPr="0078286B">
        <w:rPr>
          <w:rFonts w:ascii="Arial" w:hAnsi="Arial" w:cs="Arial"/>
          <w:sz w:val="24"/>
          <w:szCs w:val="24"/>
          <w:rPrChange w:id="4274" w:author="Alexandru Uicoabă" w:date="2022-06-16T14:49:00Z">
            <w:rPr>
              <w:rFonts w:ascii="Times New Roman" w:hAnsi="Times New Roman" w:cs="Times New Roman"/>
              <w:sz w:val="24"/>
              <w:szCs w:val="24"/>
            </w:rPr>
          </w:rPrChange>
        </w:rPr>
        <w:t>ași decizi</w:t>
      </w:r>
      <w:del w:id="4275" w:author="Bogdan Dragulescu" w:date="2022-06-14T14:13:00Z">
        <w:r w:rsidR="00CA014D" w:rsidRPr="0078286B" w:rsidDel="00051758">
          <w:rPr>
            <w:rFonts w:ascii="Arial" w:hAnsi="Arial" w:cs="Arial"/>
            <w:sz w:val="24"/>
            <w:szCs w:val="24"/>
            <w:rPrChange w:id="4276" w:author="Alexandru Uicoabă" w:date="2022-06-16T14:49:00Z">
              <w:rPr>
                <w:rFonts w:ascii="Times New Roman" w:hAnsi="Times New Roman" w:cs="Times New Roman"/>
                <w:sz w:val="24"/>
                <w:szCs w:val="24"/>
              </w:rPr>
            </w:rPrChange>
          </w:rPr>
          <w:delText>c</w:delText>
        </w:r>
      </w:del>
      <w:ins w:id="4277" w:author="Bogdan Dragulescu" w:date="2022-06-14T14:13:00Z">
        <w:r w:rsidR="00051758" w:rsidRPr="0078286B">
          <w:rPr>
            <w:rFonts w:ascii="Arial" w:hAnsi="Arial" w:cs="Arial"/>
            <w:sz w:val="24"/>
            <w:szCs w:val="24"/>
            <w:rPrChange w:id="4278" w:author="Alexandru Uicoabă" w:date="2022-06-16T14:49:00Z">
              <w:rPr>
                <w:rFonts w:ascii="Times New Roman" w:hAnsi="Times New Roman" w:cs="Times New Roman"/>
                <w:sz w:val="24"/>
                <w:szCs w:val="24"/>
              </w:rPr>
            </w:rPrChange>
          </w:rPr>
          <w:t>e</w:t>
        </w:r>
      </w:ins>
      <w:r w:rsidR="00CA014D" w:rsidRPr="0078286B">
        <w:rPr>
          <w:rFonts w:ascii="Arial" w:hAnsi="Arial" w:cs="Arial"/>
          <w:sz w:val="24"/>
          <w:szCs w:val="24"/>
          <w:rPrChange w:id="4279" w:author="Alexandru Uicoabă" w:date="2022-06-16T14:49:00Z">
            <w:rPr>
              <w:rFonts w:ascii="Times New Roman" w:hAnsi="Times New Roman" w:cs="Times New Roman"/>
              <w:sz w:val="24"/>
              <w:szCs w:val="24"/>
            </w:rPr>
          </w:rPrChange>
        </w:rPr>
        <w:t xml:space="preserve"> cu </w:t>
      </w:r>
      <w:del w:id="4280" w:author="Alexandru Uicoabă" w:date="2022-06-16T11:43:00Z">
        <w:r w:rsidR="00CA014D" w:rsidRPr="0078286B" w:rsidDel="008B6CB0">
          <w:rPr>
            <w:rFonts w:ascii="Arial" w:hAnsi="Arial" w:cs="Arial"/>
            <w:sz w:val="24"/>
            <w:szCs w:val="24"/>
            <w:rPrChange w:id="4281" w:author="Alexandru Uicoabă" w:date="2022-06-16T14:49:00Z">
              <w:rPr>
                <w:rFonts w:ascii="Times New Roman" w:hAnsi="Times New Roman" w:cs="Times New Roman"/>
                <w:sz w:val="24"/>
                <w:szCs w:val="24"/>
              </w:rPr>
            </w:rPrChange>
          </w:rPr>
          <w:delText>utlizatorul</w:delText>
        </w:r>
      </w:del>
      <w:ins w:id="4282" w:author="Alexandru Uicoabă" w:date="2022-06-16T11:43:00Z">
        <w:r w:rsidR="008B6CB0" w:rsidRPr="0078286B">
          <w:rPr>
            <w:rFonts w:ascii="Arial" w:hAnsi="Arial" w:cs="Arial"/>
            <w:sz w:val="24"/>
            <w:szCs w:val="24"/>
            <w:rPrChange w:id="4283" w:author="Alexandru Uicoabă" w:date="2022-06-16T14:49:00Z">
              <w:rPr>
                <w:rFonts w:ascii="Times New Roman" w:hAnsi="Times New Roman" w:cs="Times New Roman"/>
                <w:sz w:val="24"/>
                <w:szCs w:val="24"/>
              </w:rPr>
            </w:rPrChange>
          </w:rPr>
          <w:t>utilizatorul</w:t>
        </w:r>
      </w:ins>
      <w:r w:rsidR="00CA014D" w:rsidRPr="0078286B">
        <w:rPr>
          <w:rFonts w:ascii="Arial" w:hAnsi="Arial" w:cs="Arial"/>
          <w:sz w:val="24"/>
          <w:szCs w:val="24"/>
          <w:rPrChange w:id="4284" w:author="Alexandru Uicoabă" w:date="2022-06-16T14:49:00Z">
            <w:rPr>
              <w:rFonts w:ascii="Times New Roman" w:hAnsi="Times New Roman" w:cs="Times New Roman"/>
              <w:sz w:val="24"/>
              <w:szCs w:val="24"/>
            </w:rPr>
          </w:rPrChange>
        </w:rPr>
        <w:t xml:space="preserve"> uman.</w:t>
      </w:r>
      <w:ins w:id="4285" w:author="Alexandru Uicoabă" w:date="2022-06-16T15:31:00Z">
        <w:r w:rsidR="004015F7">
          <w:rPr>
            <w:rFonts w:ascii="Arial" w:hAnsi="Arial" w:cs="Arial"/>
            <w:sz w:val="24"/>
            <w:szCs w:val="24"/>
          </w:rPr>
          <w:t xml:space="preserve"> </w:t>
        </w:r>
      </w:ins>
    </w:p>
    <w:p w14:paraId="4942D625" w14:textId="5237C6B3" w:rsidR="002C2E13" w:rsidRPr="0078286B" w:rsidRDefault="00CA014D" w:rsidP="004015F7">
      <w:pPr>
        <w:ind w:firstLine="720"/>
        <w:jc w:val="both"/>
        <w:rPr>
          <w:rFonts w:ascii="Arial" w:hAnsi="Arial" w:cs="Arial"/>
          <w:sz w:val="24"/>
          <w:szCs w:val="24"/>
          <w:rPrChange w:id="4286"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4287" w:author="Alexandru Uicoabă" w:date="2022-06-16T14:49:00Z">
            <w:rPr>
              <w:rFonts w:ascii="Times New Roman" w:hAnsi="Times New Roman" w:cs="Times New Roman"/>
              <w:sz w:val="24"/>
              <w:szCs w:val="24"/>
              <w:lang w:val="en-GB"/>
            </w:rPr>
          </w:rPrChange>
        </w:rPr>
        <w:t xml:space="preserve">După ce s-a realizat cu </w:t>
      </w:r>
      <w:del w:id="4288" w:author="Alexandru Uicoabă" w:date="2022-06-16T11:43:00Z">
        <w:r w:rsidRPr="0078286B" w:rsidDel="008B6CB0">
          <w:rPr>
            <w:rFonts w:ascii="Arial" w:hAnsi="Arial" w:cs="Arial"/>
            <w:sz w:val="24"/>
            <w:szCs w:val="24"/>
            <w:rPrChange w:id="4289" w:author="Alexandru Uicoabă" w:date="2022-06-16T14:49:00Z">
              <w:rPr>
                <w:rFonts w:ascii="Times New Roman" w:hAnsi="Times New Roman" w:cs="Times New Roman"/>
                <w:sz w:val="24"/>
                <w:szCs w:val="24"/>
                <w:lang w:val="en-GB"/>
              </w:rPr>
            </w:rPrChange>
          </w:rPr>
          <w:delText>success</w:delText>
        </w:r>
      </w:del>
      <w:ins w:id="4290" w:author="Alexandru Uicoabă" w:date="2022-06-16T11:43:00Z">
        <w:r w:rsidR="008B6CB0" w:rsidRPr="0078286B">
          <w:rPr>
            <w:rFonts w:ascii="Arial" w:hAnsi="Arial" w:cs="Arial"/>
            <w:sz w:val="24"/>
            <w:szCs w:val="24"/>
            <w:rPrChange w:id="4291" w:author="Alexandru Uicoabă" w:date="2022-06-16T14:49:00Z">
              <w:rPr>
                <w:rFonts w:ascii="Times New Roman" w:hAnsi="Times New Roman" w:cs="Times New Roman"/>
                <w:sz w:val="24"/>
                <w:szCs w:val="24"/>
              </w:rPr>
            </w:rPrChange>
          </w:rPr>
          <w:t>succes</w:t>
        </w:r>
      </w:ins>
      <w:r w:rsidRPr="0078286B">
        <w:rPr>
          <w:rFonts w:ascii="Arial" w:hAnsi="Arial" w:cs="Arial"/>
          <w:sz w:val="24"/>
          <w:szCs w:val="24"/>
          <w:rPrChange w:id="4292" w:author="Alexandru Uicoabă" w:date="2022-06-16T14:49:00Z">
            <w:rPr>
              <w:rFonts w:ascii="Times New Roman" w:hAnsi="Times New Roman" w:cs="Times New Roman"/>
              <w:sz w:val="24"/>
              <w:szCs w:val="24"/>
              <w:lang w:val="en-GB"/>
            </w:rPr>
          </w:rPrChange>
        </w:rPr>
        <w:t xml:space="preserve"> învățarea modelului, acesta a fost supus conducerii kartului în mai multe episoade.</w:t>
      </w:r>
    </w:p>
    <w:p w14:paraId="759181D9" w14:textId="2FA89D42" w:rsidR="00057BD6" w:rsidRPr="0078286B" w:rsidDel="004015F7" w:rsidRDefault="00057BD6" w:rsidP="00057BD6">
      <w:pPr>
        <w:ind w:firstLine="720"/>
        <w:jc w:val="both"/>
        <w:rPr>
          <w:del w:id="4293" w:author="Alexandru Uicoabă" w:date="2022-06-16T15:31:00Z"/>
          <w:rFonts w:ascii="Arial" w:hAnsi="Arial" w:cs="Arial"/>
          <w:sz w:val="24"/>
          <w:szCs w:val="24"/>
          <w:rPrChange w:id="4294" w:author="Alexandru Uicoabă" w:date="2022-06-16T14:49:00Z">
            <w:rPr>
              <w:del w:id="4295" w:author="Alexandru Uicoabă" w:date="2022-06-16T15:31:00Z"/>
              <w:rFonts w:ascii="Times New Roman" w:hAnsi="Times New Roman" w:cs="Times New Roman"/>
              <w:sz w:val="24"/>
              <w:szCs w:val="24"/>
              <w:lang w:val="en-GB"/>
            </w:rPr>
          </w:rPrChange>
        </w:rPr>
      </w:pPr>
      <w:del w:id="4296" w:author="Bogdan Dragulescu" w:date="2022-06-14T14:13:00Z">
        <w:r w:rsidRPr="0078286B" w:rsidDel="00051758">
          <w:rPr>
            <w:rFonts w:ascii="Arial" w:hAnsi="Arial" w:cs="Arial"/>
            <w:sz w:val="24"/>
            <w:szCs w:val="24"/>
            <w:rPrChange w:id="4297" w:author="Alexandru Uicoabă" w:date="2022-06-16T14:49:00Z">
              <w:rPr>
                <w:rFonts w:ascii="Times New Roman" w:hAnsi="Times New Roman" w:cs="Times New Roman"/>
                <w:sz w:val="24"/>
                <w:szCs w:val="24"/>
                <w:lang w:val="en-GB"/>
              </w:rPr>
            </w:rPrChange>
          </w:rPr>
          <w:delText>Flow</w:delText>
        </w:r>
      </w:del>
      <w:ins w:id="4298" w:author="Bogdan Dragulescu" w:date="2022-06-14T14:13:00Z">
        <w:r w:rsidR="00051758" w:rsidRPr="0078286B">
          <w:rPr>
            <w:rFonts w:ascii="Arial" w:hAnsi="Arial" w:cs="Arial"/>
            <w:sz w:val="24"/>
            <w:szCs w:val="24"/>
            <w:rPrChange w:id="4299" w:author="Alexandru Uicoabă" w:date="2022-06-16T14:49:00Z">
              <w:rPr>
                <w:rFonts w:ascii="Times New Roman" w:hAnsi="Times New Roman" w:cs="Times New Roman"/>
                <w:sz w:val="24"/>
                <w:szCs w:val="24"/>
                <w:lang w:val="en-GB"/>
              </w:rPr>
            </w:rPrChange>
          </w:rPr>
          <w:t>Fluxu</w:t>
        </w:r>
      </w:ins>
      <w:ins w:id="4300" w:author="Bogdan Dragulescu" w:date="2022-06-14T14:14:00Z">
        <w:r w:rsidR="00051758" w:rsidRPr="0078286B">
          <w:rPr>
            <w:rFonts w:ascii="Arial" w:hAnsi="Arial" w:cs="Arial"/>
            <w:sz w:val="24"/>
            <w:szCs w:val="24"/>
            <w:rPrChange w:id="4301" w:author="Alexandru Uicoabă" w:date="2022-06-16T14:49:00Z">
              <w:rPr>
                <w:rFonts w:ascii="Times New Roman" w:hAnsi="Times New Roman" w:cs="Times New Roman"/>
                <w:sz w:val="24"/>
                <w:szCs w:val="24"/>
                <w:lang w:val="en-GB"/>
              </w:rPr>
            </w:rPrChange>
          </w:rPr>
          <w:t>l</w:t>
        </w:r>
      </w:ins>
      <w:del w:id="4302" w:author="Bogdan Dragulescu" w:date="2022-06-14T14:14:00Z">
        <w:r w:rsidRPr="0078286B" w:rsidDel="00051758">
          <w:rPr>
            <w:rFonts w:ascii="Arial" w:hAnsi="Arial" w:cs="Arial"/>
            <w:sz w:val="24"/>
            <w:szCs w:val="24"/>
            <w:rPrChange w:id="4303" w:author="Alexandru Uicoabă" w:date="2022-06-16T14:49:00Z">
              <w:rPr>
                <w:rFonts w:ascii="Times New Roman" w:hAnsi="Times New Roman" w:cs="Times New Roman"/>
                <w:sz w:val="24"/>
                <w:szCs w:val="24"/>
                <w:lang w:val="en-GB"/>
              </w:rPr>
            </w:rPrChange>
          </w:rPr>
          <w:delText>-ul</w:delText>
        </w:r>
      </w:del>
      <w:r w:rsidRPr="0078286B">
        <w:rPr>
          <w:rFonts w:ascii="Arial" w:hAnsi="Arial" w:cs="Arial"/>
          <w:sz w:val="24"/>
          <w:szCs w:val="24"/>
          <w:rPrChange w:id="4304" w:author="Alexandru Uicoabă" w:date="2022-06-16T14:49:00Z">
            <w:rPr>
              <w:rFonts w:ascii="Times New Roman" w:hAnsi="Times New Roman" w:cs="Times New Roman"/>
              <w:sz w:val="24"/>
              <w:szCs w:val="24"/>
              <w:lang w:val="en-GB"/>
            </w:rPr>
          </w:rPrChange>
        </w:rPr>
        <w:t xml:space="preserve"> de date este pre</w:t>
      </w:r>
      <w:ins w:id="4305" w:author="Bogdan Dragulescu" w:date="2022-06-14T14:14:00Z">
        <w:r w:rsidR="00051758" w:rsidRPr="0078286B">
          <w:rPr>
            <w:rFonts w:ascii="Arial" w:hAnsi="Arial" w:cs="Arial"/>
            <w:sz w:val="24"/>
            <w:szCs w:val="24"/>
            <w:rPrChange w:id="4306" w:author="Alexandru Uicoabă" w:date="2022-06-16T14:49:00Z">
              <w:rPr>
                <w:rFonts w:ascii="Times New Roman" w:hAnsi="Times New Roman" w:cs="Times New Roman"/>
                <w:sz w:val="24"/>
                <w:szCs w:val="24"/>
                <w:lang w:val="en-GB"/>
              </w:rPr>
            </w:rPrChange>
          </w:rPr>
          <w:t>z</w:t>
        </w:r>
      </w:ins>
      <w:del w:id="4307" w:author="Bogdan Dragulescu" w:date="2022-06-14T14:14:00Z">
        <w:r w:rsidRPr="0078286B" w:rsidDel="00051758">
          <w:rPr>
            <w:rFonts w:ascii="Arial" w:hAnsi="Arial" w:cs="Arial"/>
            <w:sz w:val="24"/>
            <w:szCs w:val="24"/>
            <w:rPrChange w:id="4308" w:author="Alexandru Uicoabă" w:date="2022-06-16T14:49:00Z">
              <w:rPr>
                <w:rFonts w:ascii="Times New Roman" w:hAnsi="Times New Roman" w:cs="Times New Roman"/>
                <w:sz w:val="24"/>
                <w:szCs w:val="24"/>
                <w:lang w:val="en-GB"/>
              </w:rPr>
            </w:rPrChange>
          </w:rPr>
          <w:delText>s</w:delText>
        </w:r>
      </w:del>
      <w:r w:rsidRPr="0078286B">
        <w:rPr>
          <w:rFonts w:ascii="Arial" w:hAnsi="Arial" w:cs="Arial"/>
          <w:sz w:val="24"/>
          <w:szCs w:val="24"/>
          <w:rPrChange w:id="4309" w:author="Alexandru Uicoabă" w:date="2022-06-16T14:49:00Z">
            <w:rPr>
              <w:rFonts w:ascii="Times New Roman" w:hAnsi="Times New Roman" w:cs="Times New Roman"/>
              <w:sz w:val="24"/>
              <w:szCs w:val="24"/>
              <w:lang w:val="en-GB"/>
            </w:rPr>
          </w:rPrChange>
        </w:rPr>
        <w:t>ent</w:t>
      </w:r>
      <w:ins w:id="4310" w:author="Bogdan Dragulescu" w:date="2022-06-14T14:14:00Z">
        <w:r w:rsidR="00051758" w:rsidRPr="0078286B">
          <w:rPr>
            <w:rFonts w:ascii="Arial" w:hAnsi="Arial" w:cs="Arial"/>
            <w:sz w:val="24"/>
            <w:szCs w:val="24"/>
            <w:rPrChange w:id="4311" w:author="Alexandru Uicoabă" w:date="2022-06-16T14:49:00Z">
              <w:rPr>
                <w:rFonts w:ascii="Times New Roman" w:hAnsi="Times New Roman" w:cs="Times New Roman"/>
                <w:sz w:val="24"/>
                <w:szCs w:val="24"/>
                <w:lang w:val="en-GB"/>
              </w:rPr>
            </w:rPrChange>
          </w:rPr>
          <w:t>at</w:t>
        </w:r>
      </w:ins>
      <w:r w:rsidRPr="0078286B">
        <w:rPr>
          <w:rFonts w:ascii="Arial" w:hAnsi="Arial" w:cs="Arial"/>
          <w:sz w:val="24"/>
          <w:szCs w:val="24"/>
          <w:rPrChange w:id="4312" w:author="Alexandru Uicoabă" w:date="2022-06-16T14:49:00Z">
            <w:rPr>
              <w:rFonts w:ascii="Times New Roman" w:hAnsi="Times New Roman" w:cs="Times New Roman"/>
              <w:sz w:val="24"/>
              <w:szCs w:val="24"/>
              <w:lang w:val="en-GB"/>
            </w:rPr>
          </w:rPrChange>
        </w:rPr>
        <w:t xml:space="preserve"> și în figura de mai jos. După cum se poate observa</w:t>
      </w:r>
      <w:ins w:id="4313" w:author="Alexandru Uicoabă" w:date="2022-06-17T00:09:00Z">
        <w:r w:rsidR="00462FEE">
          <w:rPr>
            <w:rFonts w:ascii="Arial" w:hAnsi="Arial" w:cs="Arial"/>
            <w:sz w:val="24"/>
            <w:szCs w:val="24"/>
          </w:rPr>
          <w:t xml:space="preserve"> </w:t>
        </w:r>
        <w:proofErr w:type="spellStart"/>
        <w:r w:rsidR="00462FEE">
          <w:rPr>
            <w:rFonts w:ascii="Arial" w:hAnsi="Arial" w:cs="Arial"/>
            <w:sz w:val="24"/>
            <w:szCs w:val="24"/>
          </w:rPr>
          <w:t>îm</w:t>
        </w:r>
        <w:proofErr w:type="spellEnd"/>
        <w:r w:rsidR="00462FEE">
          <w:rPr>
            <w:rFonts w:ascii="Arial" w:hAnsi="Arial" w:cs="Arial"/>
            <w:sz w:val="24"/>
            <w:szCs w:val="24"/>
          </w:rPr>
          <w:t xml:space="preserve"> Figura 4</w:t>
        </w:r>
        <w:r w:rsidR="00267149">
          <w:rPr>
            <w:rFonts w:ascii="Arial" w:hAnsi="Arial" w:cs="Arial"/>
            <w:sz w:val="24"/>
            <w:szCs w:val="24"/>
          </w:rPr>
          <w:t>.</w:t>
        </w:r>
        <w:r w:rsidR="00462FEE">
          <w:rPr>
            <w:rFonts w:ascii="Arial" w:hAnsi="Arial" w:cs="Arial"/>
            <w:sz w:val="24"/>
            <w:szCs w:val="24"/>
          </w:rPr>
          <w:t>5</w:t>
        </w:r>
      </w:ins>
      <w:r w:rsidRPr="0078286B">
        <w:rPr>
          <w:rFonts w:ascii="Arial" w:hAnsi="Arial" w:cs="Arial"/>
          <w:sz w:val="24"/>
          <w:szCs w:val="24"/>
          <w:rPrChange w:id="4314" w:author="Alexandru Uicoabă" w:date="2022-06-16T14:49:00Z">
            <w:rPr>
              <w:rFonts w:ascii="Times New Roman" w:hAnsi="Times New Roman" w:cs="Times New Roman"/>
              <w:sz w:val="24"/>
              <w:szCs w:val="24"/>
              <w:lang w:val="en-GB"/>
            </w:rPr>
          </w:rPrChange>
        </w:rPr>
        <w:t xml:space="preserve">, la fiecare </w:t>
      </w:r>
      <w:del w:id="4315" w:author="Bogdan Dragulescu" w:date="2022-06-14T14:14:00Z">
        <w:r w:rsidRPr="0078286B" w:rsidDel="007B07A1">
          <w:rPr>
            <w:rFonts w:ascii="Arial" w:hAnsi="Arial" w:cs="Arial"/>
            <w:sz w:val="24"/>
            <w:szCs w:val="24"/>
            <w:rPrChange w:id="4316" w:author="Alexandru Uicoabă" w:date="2022-06-16T14:49:00Z">
              <w:rPr>
                <w:rFonts w:ascii="Times New Roman" w:hAnsi="Times New Roman" w:cs="Times New Roman"/>
                <w:sz w:val="24"/>
                <w:szCs w:val="24"/>
                <w:lang w:val="en-GB"/>
              </w:rPr>
            </w:rPrChange>
          </w:rPr>
          <w:delText xml:space="preserve">frame </w:delText>
        </w:r>
      </w:del>
      <w:ins w:id="4317" w:author="Bogdan Dragulescu" w:date="2022-06-14T14:14:00Z">
        <w:r w:rsidR="007B07A1" w:rsidRPr="0078286B">
          <w:rPr>
            <w:rFonts w:ascii="Arial" w:hAnsi="Arial" w:cs="Arial"/>
            <w:sz w:val="24"/>
            <w:szCs w:val="24"/>
            <w:rPrChange w:id="4318" w:author="Alexandru Uicoabă" w:date="2022-06-16T14:49:00Z">
              <w:rPr>
                <w:rFonts w:ascii="Times New Roman" w:hAnsi="Times New Roman" w:cs="Times New Roman"/>
                <w:sz w:val="24"/>
                <w:szCs w:val="24"/>
                <w:lang w:val="en-GB"/>
              </w:rPr>
            </w:rPrChange>
          </w:rPr>
          <w:t xml:space="preserve">cadru </w:t>
        </w:r>
      </w:ins>
      <w:r w:rsidRPr="0078286B">
        <w:rPr>
          <w:rFonts w:ascii="Arial" w:hAnsi="Arial" w:cs="Arial"/>
          <w:sz w:val="24"/>
          <w:szCs w:val="24"/>
          <w:rPrChange w:id="4319" w:author="Alexandru Uicoabă" w:date="2022-06-16T14:49:00Z">
            <w:rPr>
              <w:rFonts w:ascii="Times New Roman" w:hAnsi="Times New Roman" w:cs="Times New Roman"/>
              <w:sz w:val="24"/>
              <w:szCs w:val="24"/>
              <w:lang w:val="en-GB"/>
            </w:rPr>
          </w:rPrChange>
        </w:rPr>
        <w:t xml:space="preserve">din joc se trimit informațiile kartului înspre scriptul de </w:t>
      </w:r>
      <w:proofErr w:type="spellStart"/>
      <w:r w:rsidRPr="00564BEC">
        <w:rPr>
          <w:rFonts w:ascii="Arial" w:hAnsi="Arial" w:cs="Arial"/>
          <w:i/>
          <w:iCs/>
          <w:sz w:val="24"/>
          <w:szCs w:val="24"/>
          <w:rPrChange w:id="4320" w:author="Alexandru Uicoabă" w:date="2022-06-16T16:52:00Z">
            <w:rPr>
              <w:rFonts w:ascii="Times New Roman" w:hAnsi="Times New Roman" w:cs="Times New Roman"/>
              <w:sz w:val="24"/>
              <w:szCs w:val="24"/>
              <w:lang w:val="en-GB"/>
            </w:rPr>
          </w:rPrChange>
        </w:rPr>
        <w:t>Flask</w:t>
      </w:r>
      <w:proofErr w:type="spellEnd"/>
      <w:ins w:id="4321" w:author="Alexandru Uicoabă" w:date="2022-06-16T16:52:00Z">
        <w:r w:rsidR="00564BEC">
          <w:rPr>
            <w:rFonts w:ascii="Arial" w:hAnsi="Arial" w:cs="Arial"/>
            <w:i/>
            <w:iCs/>
            <w:sz w:val="24"/>
            <w:szCs w:val="24"/>
          </w:rPr>
          <w:t xml:space="preserve"> </w:t>
        </w:r>
      </w:ins>
      <w:r w:rsidRPr="00564BEC">
        <w:rPr>
          <w:rFonts w:ascii="Arial" w:hAnsi="Arial" w:cs="Arial"/>
          <w:i/>
          <w:iCs/>
          <w:sz w:val="24"/>
          <w:szCs w:val="24"/>
          <w:rPrChange w:id="4322" w:author="Alexandru Uicoabă" w:date="2022-06-16T16:52:00Z">
            <w:rPr>
              <w:rFonts w:ascii="Times New Roman" w:hAnsi="Times New Roman" w:cs="Times New Roman"/>
              <w:sz w:val="24"/>
              <w:szCs w:val="24"/>
              <w:lang w:val="en-GB"/>
            </w:rPr>
          </w:rPrChange>
        </w:rPr>
        <w:t>API</w:t>
      </w:r>
      <w:r w:rsidRPr="0078286B">
        <w:rPr>
          <w:rFonts w:ascii="Arial" w:hAnsi="Arial" w:cs="Arial"/>
          <w:sz w:val="24"/>
          <w:szCs w:val="24"/>
          <w:rPrChange w:id="4323" w:author="Alexandru Uicoabă" w:date="2022-06-16T14:49:00Z">
            <w:rPr>
              <w:rFonts w:ascii="Times New Roman" w:hAnsi="Times New Roman" w:cs="Times New Roman"/>
              <w:sz w:val="24"/>
              <w:szCs w:val="24"/>
              <w:lang w:val="en-GB"/>
            </w:rPr>
          </w:rPrChange>
        </w:rPr>
        <w:t xml:space="preserve">. Datele respective sunt folosite ca input pentru modelul de </w:t>
      </w:r>
      <w:proofErr w:type="spellStart"/>
      <w:r w:rsidRPr="0078286B">
        <w:rPr>
          <w:rFonts w:ascii="Arial" w:hAnsi="Arial" w:cs="Arial"/>
          <w:sz w:val="24"/>
          <w:szCs w:val="24"/>
          <w:rPrChange w:id="4324" w:author="Alexandru Uicoabă" w:date="2022-06-16T14:49:00Z">
            <w:rPr>
              <w:rFonts w:ascii="Times New Roman" w:hAnsi="Times New Roman" w:cs="Times New Roman"/>
              <w:sz w:val="24"/>
              <w:szCs w:val="24"/>
              <w:lang w:val="en-GB"/>
            </w:rPr>
          </w:rPrChange>
        </w:rPr>
        <w:t>machine</w:t>
      </w:r>
      <w:proofErr w:type="spellEnd"/>
      <w:r w:rsidRPr="0078286B">
        <w:rPr>
          <w:rFonts w:ascii="Arial" w:hAnsi="Arial" w:cs="Arial"/>
          <w:sz w:val="24"/>
          <w:szCs w:val="24"/>
          <w:rPrChange w:id="4325"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sz w:val="24"/>
          <w:szCs w:val="24"/>
          <w:rPrChange w:id="4326" w:author="Alexandru Uicoabă" w:date="2022-06-16T14:49: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4327" w:author="Alexandru Uicoabă" w:date="2022-06-16T14:49:00Z">
            <w:rPr>
              <w:rFonts w:ascii="Times New Roman" w:hAnsi="Times New Roman" w:cs="Times New Roman"/>
              <w:sz w:val="24"/>
              <w:szCs w:val="24"/>
              <w:lang w:val="en-GB"/>
            </w:rPr>
          </w:rPrChange>
        </w:rPr>
        <w:t xml:space="preserve"> </w:t>
      </w:r>
      <w:del w:id="4328" w:author="Bogdan Dragulescu" w:date="2022-06-14T14:14:00Z">
        <w:r w:rsidRPr="0078286B" w:rsidDel="007B07A1">
          <w:rPr>
            <w:rFonts w:ascii="Arial" w:hAnsi="Arial" w:cs="Arial"/>
            <w:sz w:val="24"/>
            <w:szCs w:val="24"/>
            <w:rPrChange w:id="4329" w:author="Alexandru Uicoabă" w:date="2022-06-16T14:49:00Z">
              <w:rPr>
                <w:rFonts w:ascii="Times New Roman" w:hAnsi="Times New Roman" w:cs="Times New Roman"/>
                <w:sz w:val="24"/>
                <w:szCs w:val="24"/>
                <w:lang w:val="en-GB"/>
              </w:rPr>
            </w:rPrChange>
          </w:rPr>
          <w:delText xml:space="preserve">deja </w:delText>
        </w:r>
      </w:del>
      <w:r w:rsidRPr="0078286B">
        <w:rPr>
          <w:rFonts w:ascii="Arial" w:hAnsi="Arial" w:cs="Arial"/>
          <w:sz w:val="24"/>
          <w:szCs w:val="24"/>
          <w:rPrChange w:id="4330" w:author="Alexandru Uicoabă" w:date="2022-06-16T14:49:00Z">
            <w:rPr>
              <w:rFonts w:ascii="Times New Roman" w:hAnsi="Times New Roman" w:cs="Times New Roman"/>
              <w:sz w:val="24"/>
              <w:szCs w:val="24"/>
              <w:lang w:val="en-GB"/>
            </w:rPr>
          </w:rPrChange>
        </w:rPr>
        <w:t>antrenat</w:t>
      </w:r>
      <w:ins w:id="4331" w:author="Bogdan Dragulescu" w:date="2022-06-14T14:14:00Z">
        <w:r w:rsidR="007B07A1" w:rsidRPr="0078286B">
          <w:rPr>
            <w:rFonts w:ascii="Arial" w:hAnsi="Arial" w:cs="Arial"/>
            <w:sz w:val="24"/>
            <w:szCs w:val="24"/>
            <w:rPrChange w:id="4332" w:author="Alexandru Uicoabă" w:date="2022-06-16T14:49:00Z">
              <w:rPr>
                <w:rFonts w:ascii="Times New Roman" w:hAnsi="Times New Roman" w:cs="Times New Roman"/>
                <w:sz w:val="24"/>
                <w:szCs w:val="24"/>
                <w:lang w:val="en-GB"/>
              </w:rPr>
            </w:rPrChange>
          </w:rPr>
          <w:t xml:space="preserve"> în prealabil</w:t>
        </w:r>
      </w:ins>
      <w:r w:rsidRPr="0078286B">
        <w:rPr>
          <w:rFonts w:ascii="Arial" w:hAnsi="Arial" w:cs="Arial"/>
          <w:sz w:val="24"/>
          <w:szCs w:val="24"/>
          <w:rPrChange w:id="4333" w:author="Alexandru Uicoabă" w:date="2022-06-16T14:49:00Z">
            <w:rPr>
              <w:rFonts w:ascii="Times New Roman" w:hAnsi="Times New Roman" w:cs="Times New Roman"/>
              <w:sz w:val="24"/>
              <w:szCs w:val="24"/>
              <w:lang w:val="en-GB"/>
            </w:rPr>
          </w:rPrChange>
        </w:rPr>
        <w:t xml:space="preserve">, acesta furnizând decizia luată. Această decizie este reprezentată ca un număr întreg în intervalul 0-15. Această valoare se primește </w:t>
      </w:r>
      <w:ins w:id="4334" w:author="Bogdan Dragulescu" w:date="2022-06-14T14:15:00Z">
        <w:r w:rsidR="007B07A1" w:rsidRPr="0078286B">
          <w:rPr>
            <w:rFonts w:ascii="Arial" w:hAnsi="Arial" w:cs="Arial"/>
            <w:sz w:val="24"/>
            <w:szCs w:val="24"/>
            <w:rPrChange w:id="4335" w:author="Alexandru Uicoabă" w:date="2022-06-16T14:49:00Z">
              <w:rPr>
                <w:rFonts w:ascii="Times New Roman" w:hAnsi="Times New Roman" w:cs="Times New Roman"/>
                <w:sz w:val="24"/>
                <w:szCs w:val="24"/>
                <w:lang w:val="en-GB"/>
              </w:rPr>
            </w:rPrChange>
          </w:rPr>
          <w:t>ca răspuns</w:t>
        </w:r>
      </w:ins>
      <w:ins w:id="4336" w:author="Alexandru Uicoabă" w:date="2022-06-16T11:43:00Z">
        <w:r w:rsidR="008B6CB0" w:rsidRPr="0078286B">
          <w:rPr>
            <w:rFonts w:ascii="Arial" w:hAnsi="Arial" w:cs="Arial"/>
            <w:sz w:val="24"/>
            <w:szCs w:val="24"/>
            <w:rPrChange w:id="4337" w:author="Alexandru Uicoabă" w:date="2022-06-16T14:49:00Z">
              <w:rPr>
                <w:rFonts w:ascii="Times New Roman" w:hAnsi="Times New Roman" w:cs="Times New Roman"/>
                <w:sz w:val="24"/>
                <w:szCs w:val="24"/>
              </w:rPr>
            </w:rPrChange>
          </w:rPr>
          <w:t xml:space="preserve"> </w:t>
        </w:r>
      </w:ins>
      <w:del w:id="4338" w:author="Bogdan Dragulescu" w:date="2022-06-14T14:15:00Z">
        <w:r w:rsidRPr="0078286B" w:rsidDel="007B07A1">
          <w:rPr>
            <w:rFonts w:ascii="Arial" w:hAnsi="Arial" w:cs="Arial"/>
            <w:sz w:val="24"/>
            <w:szCs w:val="24"/>
            <w:rPrChange w:id="4339" w:author="Alexandru Uicoabă" w:date="2022-06-16T14:49:00Z">
              <w:rPr>
                <w:rFonts w:ascii="Times New Roman" w:hAnsi="Times New Roman" w:cs="Times New Roman"/>
                <w:sz w:val="24"/>
                <w:szCs w:val="24"/>
                <w:lang w:val="en-GB"/>
              </w:rPr>
            </w:rPrChange>
          </w:rPr>
          <w:delText xml:space="preserve">pe response </w:delText>
        </w:r>
      </w:del>
      <w:r w:rsidRPr="0078286B">
        <w:rPr>
          <w:rFonts w:ascii="Arial" w:hAnsi="Arial" w:cs="Arial"/>
          <w:sz w:val="24"/>
          <w:szCs w:val="24"/>
          <w:rPrChange w:id="4340" w:author="Alexandru Uicoabă" w:date="2022-06-16T14:49:00Z">
            <w:rPr>
              <w:rFonts w:ascii="Times New Roman" w:hAnsi="Times New Roman" w:cs="Times New Roman"/>
              <w:sz w:val="24"/>
              <w:szCs w:val="24"/>
              <w:lang w:val="en-GB"/>
            </w:rPr>
          </w:rPrChange>
        </w:rPr>
        <w:t xml:space="preserve">în </w:t>
      </w:r>
      <w:proofErr w:type="spellStart"/>
      <w:r w:rsidRPr="00564BEC">
        <w:rPr>
          <w:rFonts w:ascii="Arial" w:hAnsi="Arial" w:cs="Arial"/>
          <w:i/>
          <w:iCs/>
          <w:sz w:val="24"/>
          <w:szCs w:val="24"/>
          <w:rPrChange w:id="4341" w:author="Alexandru Uicoabă" w:date="2022-06-16T16:52:00Z">
            <w:rPr>
              <w:rFonts w:ascii="Times New Roman" w:hAnsi="Times New Roman" w:cs="Times New Roman"/>
              <w:sz w:val="24"/>
              <w:szCs w:val="24"/>
              <w:lang w:val="en-GB"/>
            </w:rPr>
          </w:rPrChange>
        </w:rPr>
        <w:t>Unity</w:t>
      </w:r>
      <w:proofErr w:type="spellEnd"/>
      <w:r w:rsidRPr="0078286B">
        <w:rPr>
          <w:rFonts w:ascii="Arial" w:hAnsi="Arial" w:cs="Arial"/>
          <w:sz w:val="24"/>
          <w:szCs w:val="24"/>
          <w:rPrChange w:id="4342" w:author="Alexandru Uicoabă" w:date="2022-06-16T14:49:00Z">
            <w:rPr>
              <w:rFonts w:ascii="Times New Roman" w:hAnsi="Times New Roman" w:cs="Times New Roman"/>
              <w:sz w:val="24"/>
              <w:szCs w:val="24"/>
              <w:lang w:val="en-GB"/>
            </w:rPr>
          </w:rPrChange>
        </w:rPr>
        <w:t xml:space="preserve">, unde este </w:t>
      </w:r>
      <w:proofErr w:type="spellStart"/>
      <w:r w:rsidRPr="0078286B">
        <w:rPr>
          <w:rFonts w:ascii="Arial" w:hAnsi="Arial" w:cs="Arial"/>
          <w:sz w:val="24"/>
          <w:szCs w:val="24"/>
          <w:rPrChange w:id="4343" w:author="Alexandru Uicoabă" w:date="2022-06-16T14:49:00Z">
            <w:rPr>
              <w:rFonts w:ascii="Times New Roman" w:hAnsi="Times New Roman" w:cs="Times New Roman"/>
              <w:sz w:val="24"/>
              <w:szCs w:val="24"/>
              <w:lang w:val="en-GB"/>
            </w:rPr>
          </w:rPrChange>
        </w:rPr>
        <w:t>mapată</w:t>
      </w:r>
      <w:proofErr w:type="spellEnd"/>
      <w:r w:rsidRPr="0078286B">
        <w:rPr>
          <w:rFonts w:ascii="Arial" w:hAnsi="Arial" w:cs="Arial"/>
          <w:sz w:val="24"/>
          <w:szCs w:val="24"/>
          <w:rPrChange w:id="4344" w:author="Alexandru Uicoabă" w:date="2022-06-16T14:49:00Z">
            <w:rPr>
              <w:rFonts w:ascii="Times New Roman" w:hAnsi="Times New Roman" w:cs="Times New Roman"/>
              <w:sz w:val="24"/>
              <w:szCs w:val="24"/>
              <w:lang w:val="en-GB"/>
            </w:rPr>
          </w:rPrChange>
        </w:rPr>
        <w:t xml:space="preserve"> pe 4 valori </w:t>
      </w:r>
      <w:del w:id="4345" w:author="Alexandru Uicoabă" w:date="2022-06-16T11:43:00Z">
        <w:r w:rsidRPr="0078286B" w:rsidDel="008B6CB0">
          <w:rPr>
            <w:rFonts w:ascii="Arial" w:hAnsi="Arial" w:cs="Arial"/>
            <w:sz w:val="24"/>
            <w:szCs w:val="24"/>
            <w:rPrChange w:id="4346" w:author="Alexandru Uicoabă" w:date="2022-06-16T14:49:00Z">
              <w:rPr>
                <w:rFonts w:ascii="Times New Roman" w:hAnsi="Times New Roman" w:cs="Times New Roman"/>
                <w:sz w:val="24"/>
                <w:szCs w:val="24"/>
                <w:lang w:val="en-GB"/>
              </w:rPr>
            </w:rPrChange>
          </w:rPr>
          <w:delText>booleane</w:delText>
        </w:r>
      </w:del>
      <w:ins w:id="4347" w:author="Alexandru Uicoabă" w:date="2022-06-16T11:43:00Z">
        <w:r w:rsidR="008B6CB0" w:rsidRPr="0078286B">
          <w:rPr>
            <w:rFonts w:ascii="Arial" w:hAnsi="Arial" w:cs="Arial"/>
            <w:sz w:val="24"/>
            <w:szCs w:val="24"/>
            <w:rPrChange w:id="4348" w:author="Alexandru Uicoabă" w:date="2022-06-16T14:49:00Z">
              <w:rPr>
                <w:rFonts w:ascii="Times New Roman" w:hAnsi="Times New Roman" w:cs="Times New Roman"/>
                <w:sz w:val="24"/>
                <w:szCs w:val="24"/>
              </w:rPr>
            </w:rPrChange>
          </w:rPr>
          <w:t>de tip boolean</w:t>
        </w:r>
      </w:ins>
      <w:r w:rsidRPr="0078286B">
        <w:rPr>
          <w:rFonts w:ascii="Arial" w:hAnsi="Arial" w:cs="Arial"/>
          <w:sz w:val="24"/>
          <w:szCs w:val="24"/>
          <w:rPrChange w:id="4349" w:author="Alexandru Uicoabă" w:date="2022-06-16T14:49:00Z">
            <w:rPr>
              <w:rFonts w:ascii="Times New Roman" w:hAnsi="Times New Roman" w:cs="Times New Roman"/>
              <w:sz w:val="24"/>
              <w:szCs w:val="24"/>
              <w:lang w:val="en-GB"/>
            </w:rPr>
          </w:rPrChange>
        </w:rPr>
        <w:t>, una pentru fiecare direcție. Pe baza acestora, se trimite comanda cu care kartul continuă deplasarea.</w:t>
      </w:r>
    </w:p>
    <w:p w14:paraId="7B851146" w14:textId="77777777" w:rsidR="00E43237" w:rsidRDefault="00E43237" w:rsidP="004015F7">
      <w:pPr>
        <w:ind w:firstLine="720"/>
        <w:jc w:val="both"/>
        <w:rPr>
          <w:ins w:id="4350" w:author="Alexandru Uicoabă" w:date="2022-06-16T14:58:00Z"/>
          <w:rFonts w:ascii="Arial" w:hAnsi="Arial" w:cs="Arial"/>
          <w:sz w:val="24"/>
          <w:szCs w:val="24"/>
        </w:rPr>
      </w:pPr>
    </w:p>
    <w:p w14:paraId="352A37F4" w14:textId="4627AF83" w:rsidR="00057BD6" w:rsidRPr="0078286B" w:rsidRDefault="00057BD6" w:rsidP="00057BD6">
      <w:pPr>
        <w:ind w:firstLine="720"/>
        <w:jc w:val="both"/>
        <w:rPr>
          <w:rFonts w:ascii="Arial" w:hAnsi="Arial" w:cs="Arial"/>
          <w:sz w:val="24"/>
          <w:szCs w:val="24"/>
          <w:rPrChange w:id="4351" w:author="Alexandru Uicoabă" w:date="2022-06-16T14:49:00Z">
            <w:rPr>
              <w:rFonts w:ascii="Times New Roman" w:hAnsi="Times New Roman" w:cs="Times New Roman"/>
              <w:sz w:val="24"/>
              <w:szCs w:val="24"/>
              <w:lang w:val="en-GB"/>
            </w:rPr>
          </w:rPrChange>
        </w:rPr>
      </w:pPr>
      <w:r w:rsidRPr="0078286B">
        <w:rPr>
          <w:rFonts w:ascii="Arial" w:hAnsi="Arial" w:cs="Arial"/>
          <w:sz w:val="24"/>
          <w:szCs w:val="24"/>
          <w:rPrChange w:id="4352" w:author="Alexandru Uicoabă" w:date="2022-06-16T14:49:00Z">
            <w:rPr>
              <w:rFonts w:ascii="Times New Roman" w:hAnsi="Times New Roman" w:cs="Times New Roman"/>
              <w:sz w:val="24"/>
              <w:szCs w:val="24"/>
              <w:lang w:val="en-GB"/>
            </w:rPr>
          </w:rPrChange>
        </w:rPr>
        <w:lastRenderedPageBreak/>
        <w:t xml:space="preserve">Acești pași sunt repetați până în momentul în care kartul trece prin cele trei </w:t>
      </w:r>
      <w:proofErr w:type="spellStart"/>
      <w:r w:rsidRPr="0078286B">
        <w:rPr>
          <w:rFonts w:ascii="Arial" w:hAnsi="Arial" w:cs="Arial"/>
          <w:sz w:val="24"/>
          <w:szCs w:val="24"/>
          <w:rPrChange w:id="4353" w:author="Alexandru Uicoabă" w:date="2022-06-16T14:49:00Z">
            <w:rPr>
              <w:rFonts w:ascii="Times New Roman" w:hAnsi="Times New Roman" w:cs="Times New Roman"/>
              <w:sz w:val="24"/>
              <w:szCs w:val="24"/>
              <w:lang w:val="en-GB"/>
            </w:rPr>
          </w:rPrChange>
        </w:rPr>
        <w:t>checkpoint</w:t>
      </w:r>
      <w:proofErr w:type="spellEnd"/>
      <w:r w:rsidRPr="0078286B">
        <w:rPr>
          <w:rFonts w:ascii="Arial" w:hAnsi="Arial" w:cs="Arial"/>
          <w:sz w:val="24"/>
          <w:szCs w:val="24"/>
          <w:rPrChange w:id="4354" w:author="Alexandru Uicoabă" w:date="2022-06-16T14:49:00Z">
            <w:rPr>
              <w:rFonts w:ascii="Times New Roman" w:hAnsi="Times New Roman" w:cs="Times New Roman"/>
              <w:sz w:val="24"/>
              <w:szCs w:val="24"/>
              <w:lang w:val="en-GB"/>
            </w:rPr>
          </w:rPrChange>
        </w:rPr>
        <w:t xml:space="preserve">-uri sau până în momentul în care expiră timpul. </w:t>
      </w:r>
    </w:p>
    <w:p w14:paraId="11689E67" w14:textId="5DF23491" w:rsidR="00057BD6" w:rsidRPr="0078286B" w:rsidRDefault="000535F0">
      <w:pPr>
        <w:ind w:firstLine="720"/>
        <w:jc w:val="center"/>
        <w:rPr>
          <w:rFonts w:ascii="Arial" w:hAnsi="Arial" w:cs="Arial"/>
          <w:sz w:val="24"/>
          <w:szCs w:val="24"/>
          <w:rPrChange w:id="4355" w:author="Alexandru Uicoabă" w:date="2022-06-16T14:49:00Z">
            <w:rPr>
              <w:rFonts w:ascii="Times New Roman" w:hAnsi="Times New Roman" w:cs="Times New Roman"/>
              <w:sz w:val="24"/>
              <w:szCs w:val="24"/>
              <w:lang w:val="en-GB"/>
            </w:rPr>
          </w:rPrChange>
        </w:rPr>
        <w:pPrChange w:id="4356" w:author="Alexandru Uicoabă" w:date="2022-06-16T11:35:00Z">
          <w:pPr>
            <w:ind w:firstLine="720"/>
            <w:jc w:val="both"/>
          </w:pPr>
        </w:pPrChange>
      </w:pPr>
      <w:ins w:id="4357" w:author="Alexandru Uicoabă" w:date="2022-06-16T11:35:00Z">
        <w:r w:rsidRPr="0078286B">
          <w:rPr>
            <w:rFonts w:ascii="Arial" w:hAnsi="Arial" w:cs="Arial"/>
            <w:sz w:val="24"/>
            <w:szCs w:val="24"/>
            <w:rPrChange w:id="4358" w:author="Alexandru Uicoabă" w:date="2022-06-16T14:49:00Z">
              <w:rPr>
                <w:rFonts w:ascii="Times New Roman" w:hAnsi="Times New Roman" w:cs="Times New Roman"/>
                <w:sz w:val="24"/>
                <w:szCs w:val="24"/>
                <w:lang w:val="en-GB"/>
              </w:rPr>
            </w:rPrChange>
          </w:rPr>
          <w:t>Figura 4.</w:t>
        </w:r>
      </w:ins>
      <w:ins w:id="4359" w:author="Alexandru Uicoabă" w:date="2022-06-17T00:09:00Z">
        <w:r w:rsidR="009931D2">
          <w:rPr>
            <w:rFonts w:ascii="Arial" w:hAnsi="Arial" w:cs="Arial"/>
            <w:sz w:val="24"/>
            <w:szCs w:val="24"/>
          </w:rPr>
          <w:t>5</w:t>
        </w:r>
      </w:ins>
      <w:ins w:id="4360" w:author="Alexandru Uicoabă" w:date="2022-06-16T11:35:00Z">
        <w:r w:rsidRPr="0078286B">
          <w:rPr>
            <w:rFonts w:ascii="Arial" w:hAnsi="Arial" w:cs="Arial"/>
            <w:sz w:val="24"/>
            <w:szCs w:val="24"/>
            <w:rPrChange w:id="4361" w:author="Alexandru Uicoabă" w:date="2022-06-16T14:49:00Z">
              <w:rPr>
                <w:rFonts w:ascii="Times New Roman" w:hAnsi="Times New Roman" w:cs="Times New Roman"/>
                <w:sz w:val="24"/>
                <w:szCs w:val="24"/>
                <w:lang w:val="en-GB"/>
              </w:rPr>
            </w:rPrChange>
          </w:rPr>
          <w:t xml:space="preserve"> Fluxul pentru </w:t>
        </w:r>
        <w:r w:rsidRPr="0078286B">
          <w:rPr>
            <w:rFonts w:ascii="Arial" w:hAnsi="Arial" w:cs="Arial"/>
            <w:sz w:val="24"/>
            <w:szCs w:val="24"/>
            <w:rPrChange w:id="4362" w:author="Alexandru Uicoabă" w:date="2022-06-16T14:49:00Z">
              <w:rPr>
                <w:rFonts w:ascii="Times New Roman" w:hAnsi="Times New Roman" w:cs="Times New Roman"/>
                <w:sz w:val="24"/>
                <w:szCs w:val="24"/>
              </w:rPr>
            </w:rPrChange>
          </w:rPr>
          <w:t>învățarea automată supravegheată</w:t>
        </w:r>
      </w:ins>
    </w:p>
    <w:p w14:paraId="486409E4" w14:textId="1062B65F" w:rsidR="00057BD6" w:rsidRPr="0078286B" w:rsidRDefault="00057BD6" w:rsidP="0044504F">
      <w:pPr>
        <w:ind w:firstLine="720"/>
        <w:jc w:val="center"/>
        <w:rPr>
          <w:rFonts w:ascii="Arial" w:hAnsi="Arial" w:cs="Arial"/>
          <w:sz w:val="24"/>
          <w:szCs w:val="24"/>
          <w:lang w:val="en-GB"/>
          <w:rPrChange w:id="4363" w:author="Alexandru Uicoabă" w:date="2022-06-16T14:49:00Z">
            <w:rPr>
              <w:rFonts w:ascii="Times New Roman" w:hAnsi="Times New Roman" w:cs="Times New Roman"/>
              <w:sz w:val="24"/>
              <w:szCs w:val="24"/>
              <w:lang w:val="en-GB"/>
            </w:rPr>
          </w:rPrChange>
        </w:rPr>
      </w:pPr>
      <w:r w:rsidRPr="0078286B">
        <w:rPr>
          <w:rFonts w:ascii="Arial" w:hAnsi="Arial" w:cs="Arial"/>
          <w:noProof/>
          <w:lang w:val="en-GB"/>
          <w:rPrChange w:id="4364" w:author="Alexandru Uicoabă" w:date="2022-06-16T14:49:00Z">
            <w:rPr>
              <w:noProof/>
              <w:lang w:val="en-GB"/>
            </w:rPr>
          </w:rPrChange>
        </w:rPr>
        <w:drawing>
          <wp:inline distT="0" distB="0" distL="0" distR="0" wp14:anchorId="60C103D3" wp14:editId="648D00C0">
            <wp:extent cx="4038019" cy="4031309"/>
            <wp:effectExtent l="0" t="0" r="635"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2285" cy="4035568"/>
                    </a:xfrm>
                    <a:prstGeom prst="rect">
                      <a:avLst/>
                    </a:prstGeom>
                  </pic:spPr>
                </pic:pic>
              </a:graphicData>
            </a:graphic>
          </wp:inline>
        </w:drawing>
      </w:r>
    </w:p>
    <w:p w14:paraId="35FB0E37" w14:textId="746E1A26" w:rsidR="0044504F" w:rsidRPr="0078286B" w:rsidDel="00E43237" w:rsidRDefault="0044504F">
      <w:pPr>
        <w:jc w:val="both"/>
        <w:rPr>
          <w:del w:id="4365" w:author="Alexandru Uicoabă" w:date="2022-06-16T14:58:00Z"/>
          <w:rFonts w:ascii="Arial" w:hAnsi="Arial" w:cs="Arial"/>
          <w:sz w:val="24"/>
          <w:szCs w:val="24"/>
          <w:lang w:val="en-GB"/>
          <w:rPrChange w:id="4366" w:author="Alexandru Uicoabă" w:date="2022-06-16T14:49:00Z">
            <w:rPr>
              <w:del w:id="4367" w:author="Alexandru Uicoabă" w:date="2022-06-16T14:58:00Z"/>
              <w:rFonts w:ascii="Times New Roman" w:hAnsi="Times New Roman" w:cs="Times New Roman"/>
              <w:sz w:val="24"/>
              <w:szCs w:val="24"/>
              <w:lang w:val="en-GB"/>
            </w:rPr>
          </w:rPrChange>
        </w:rPr>
        <w:pPrChange w:id="4368" w:author="Alexandru Uicoabă" w:date="2022-06-16T14:58:00Z">
          <w:pPr>
            <w:ind w:firstLine="720"/>
            <w:jc w:val="both"/>
          </w:pPr>
        </w:pPrChange>
      </w:pPr>
    </w:p>
    <w:p w14:paraId="3EEE0B5B" w14:textId="77777777" w:rsidR="0044504F" w:rsidRPr="0078286B" w:rsidRDefault="0044504F">
      <w:pPr>
        <w:jc w:val="both"/>
        <w:rPr>
          <w:rFonts w:ascii="Arial" w:hAnsi="Arial" w:cs="Arial"/>
          <w:sz w:val="24"/>
          <w:szCs w:val="24"/>
          <w:lang w:val="en-GB"/>
          <w:rPrChange w:id="4369" w:author="Alexandru Uicoabă" w:date="2022-06-16T14:49:00Z">
            <w:rPr>
              <w:rFonts w:ascii="Times New Roman" w:hAnsi="Times New Roman" w:cs="Times New Roman"/>
              <w:sz w:val="24"/>
              <w:szCs w:val="24"/>
              <w:lang w:val="en-GB"/>
            </w:rPr>
          </w:rPrChange>
        </w:rPr>
        <w:pPrChange w:id="4370" w:author="Alexandru Uicoabă" w:date="2022-06-16T14:58:00Z">
          <w:pPr>
            <w:ind w:firstLine="720"/>
            <w:jc w:val="both"/>
          </w:pPr>
        </w:pPrChange>
      </w:pPr>
    </w:p>
    <w:p w14:paraId="6B73A38B" w14:textId="19DA03AA" w:rsidR="00447C3D" w:rsidRPr="0078286B" w:rsidRDefault="00447C3D" w:rsidP="00B06324">
      <w:pPr>
        <w:pStyle w:val="Titlu4"/>
        <w:rPr>
          <w:rFonts w:ascii="Arial" w:hAnsi="Arial" w:cs="Arial"/>
          <w:b/>
          <w:bCs/>
          <w:i w:val="0"/>
          <w:iCs w:val="0"/>
          <w:color w:val="auto"/>
          <w:sz w:val="28"/>
          <w:szCs w:val="28"/>
          <w:lang w:val="en-GB"/>
          <w:rPrChange w:id="4371" w:author="Alexandru Uicoabă" w:date="2022-06-16T14:49:00Z">
            <w:rPr>
              <w:rFonts w:ascii="Times New Roman" w:hAnsi="Times New Roman" w:cs="Times New Roman"/>
              <w:b/>
              <w:bCs/>
              <w:i w:val="0"/>
              <w:iCs w:val="0"/>
              <w:color w:val="auto"/>
              <w:sz w:val="28"/>
              <w:szCs w:val="28"/>
              <w:lang w:val="en-GB"/>
            </w:rPr>
          </w:rPrChange>
        </w:rPr>
      </w:pPr>
      <w:r w:rsidRPr="0078286B">
        <w:rPr>
          <w:rFonts w:ascii="Arial" w:hAnsi="Arial" w:cs="Arial"/>
          <w:lang w:val="en-GB"/>
          <w:rPrChange w:id="4372" w:author="Alexandru Uicoabă" w:date="2022-06-16T14:49:00Z">
            <w:rPr>
              <w:lang w:val="en-GB"/>
            </w:rPr>
          </w:rPrChange>
        </w:rPr>
        <w:tab/>
      </w:r>
      <w:bookmarkStart w:id="4373" w:name="_Toc106343212"/>
      <w:r w:rsidRPr="0078286B">
        <w:rPr>
          <w:rFonts w:ascii="Arial" w:hAnsi="Arial" w:cs="Arial"/>
          <w:b/>
          <w:bCs/>
          <w:i w:val="0"/>
          <w:iCs w:val="0"/>
          <w:color w:val="auto"/>
          <w:sz w:val="28"/>
          <w:szCs w:val="28"/>
          <w:lang w:val="en-GB"/>
          <w:rPrChange w:id="4374" w:author="Alexandru Uicoabă" w:date="2022-06-16T14:49:00Z">
            <w:rPr>
              <w:rFonts w:ascii="Times New Roman" w:hAnsi="Times New Roman" w:cs="Times New Roman"/>
              <w:b/>
              <w:bCs/>
              <w:i w:val="0"/>
              <w:iCs w:val="0"/>
              <w:color w:val="auto"/>
              <w:sz w:val="28"/>
              <w:szCs w:val="28"/>
              <w:lang w:val="en-GB"/>
            </w:rPr>
          </w:rPrChange>
        </w:rPr>
        <w:t xml:space="preserve">4.2.4.2 </w:t>
      </w:r>
      <w:r w:rsidR="00F17778" w:rsidRPr="0078286B">
        <w:rPr>
          <w:rFonts w:ascii="Arial" w:hAnsi="Arial" w:cs="Arial"/>
          <w:b/>
          <w:bCs/>
          <w:i w:val="0"/>
          <w:iCs w:val="0"/>
          <w:color w:val="auto"/>
          <w:sz w:val="28"/>
          <w:szCs w:val="28"/>
          <w:lang w:val="en-GB"/>
          <w:rPrChange w:id="4375" w:author="Alexandru Uicoabă" w:date="2022-06-16T14:49:00Z">
            <w:rPr>
              <w:rFonts w:ascii="Times New Roman" w:hAnsi="Times New Roman" w:cs="Times New Roman"/>
              <w:b/>
              <w:bCs/>
              <w:i w:val="0"/>
              <w:iCs w:val="0"/>
              <w:color w:val="auto"/>
              <w:sz w:val="28"/>
              <w:szCs w:val="28"/>
              <w:lang w:val="en-GB"/>
            </w:rPr>
          </w:rPrChange>
        </w:rPr>
        <w:t>Reinforcement Learning</w:t>
      </w:r>
      <w:bookmarkEnd w:id="4373"/>
    </w:p>
    <w:p w14:paraId="22BCAD73" w14:textId="77777777" w:rsidR="00B06324" w:rsidRPr="00E43237" w:rsidRDefault="00B06324" w:rsidP="00B06324">
      <w:pPr>
        <w:rPr>
          <w:rFonts w:ascii="Arial" w:hAnsi="Arial" w:cs="Arial"/>
          <w:sz w:val="24"/>
          <w:szCs w:val="24"/>
          <w:lang w:val="en-GB"/>
          <w:rPrChange w:id="4376" w:author="Alexandru Uicoabă" w:date="2022-06-16T14:58:00Z">
            <w:rPr>
              <w:lang w:val="en-GB"/>
            </w:rPr>
          </w:rPrChange>
        </w:rPr>
      </w:pPr>
    </w:p>
    <w:p w14:paraId="235CF85A" w14:textId="607EBE99" w:rsidR="00551EE1" w:rsidRPr="0078286B" w:rsidRDefault="00551EE1" w:rsidP="000406FE">
      <w:pPr>
        <w:jc w:val="both"/>
        <w:rPr>
          <w:rFonts w:ascii="Arial" w:hAnsi="Arial" w:cs="Arial"/>
          <w:sz w:val="24"/>
          <w:szCs w:val="24"/>
          <w:rPrChange w:id="4377" w:author="Alexandru Uicoabă" w:date="2022-06-16T14:49:00Z">
            <w:rPr>
              <w:rFonts w:ascii="Times New Roman" w:hAnsi="Times New Roman" w:cs="Times New Roman"/>
              <w:sz w:val="24"/>
              <w:szCs w:val="24"/>
              <w:lang w:val="en-GB"/>
            </w:rPr>
          </w:rPrChange>
        </w:rPr>
      </w:pPr>
      <w:r w:rsidRPr="0078286B">
        <w:rPr>
          <w:rFonts w:ascii="Arial" w:hAnsi="Arial" w:cs="Arial"/>
          <w:lang w:val="en-GB"/>
          <w:rPrChange w:id="4378" w:author="Alexandru Uicoabă" w:date="2022-06-16T14:49:00Z">
            <w:rPr>
              <w:lang w:val="en-GB"/>
            </w:rPr>
          </w:rPrChange>
        </w:rPr>
        <w:tab/>
      </w:r>
      <w:r w:rsidRPr="0078286B">
        <w:rPr>
          <w:rFonts w:ascii="Arial" w:hAnsi="Arial" w:cs="Arial"/>
          <w:sz w:val="24"/>
          <w:szCs w:val="24"/>
          <w:rPrChange w:id="4379" w:author="Alexandru Uicoabă" w:date="2022-06-16T14:49:00Z">
            <w:rPr>
              <w:rFonts w:ascii="Times New Roman" w:hAnsi="Times New Roman" w:cs="Times New Roman"/>
              <w:sz w:val="24"/>
              <w:szCs w:val="24"/>
              <w:lang w:val="en-GB"/>
            </w:rPr>
          </w:rPrChange>
        </w:rPr>
        <w:t xml:space="preserve">Pentru învățarea agentului folosind tehnici de </w:t>
      </w:r>
      <w:proofErr w:type="spellStart"/>
      <w:r w:rsidRPr="0078286B">
        <w:rPr>
          <w:rFonts w:ascii="Arial" w:hAnsi="Arial" w:cs="Arial"/>
          <w:sz w:val="24"/>
          <w:szCs w:val="24"/>
          <w:rPrChange w:id="4380" w:author="Alexandru Uicoabă" w:date="2022-06-16T14:49:00Z">
            <w:rPr>
              <w:rFonts w:ascii="Times New Roman" w:hAnsi="Times New Roman" w:cs="Times New Roman"/>
              <w:sz w:val="24"/>
              <w:szCs w:val="24"/>
              <w:lang w:val="en-GB"/>
            </w:rPr>
          </w:rPrChange>
        </w:rPr>
        <w:t>machine</w:t>
      </w:r>
      <w:proofErr w:type="spellEnd"/>
      <w:r w:rsidRPr="0078286B">
        <w:rPr>
          <w:rFonts w:ascii="Arial" w:hAnsi="Arial" w:cs="Arial"/>
          <w:sz w:val="24"/>
          <w:szCs w:val="24"/>
          <w:rPrChange w:id="4381"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sz w:val="24"/>
          <w:szCs w:val="24"/>
          <w:rPrChange w:id="4382" w:author="Alexandru Uicoabă" w:date="2022-06-16T14:49: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4383" w:author="Alexandru Uicoabă" w:date="2022-06-16T14:49:00Z">
            <w:rPr>
              <w:rFonts w:ascii="Times New Roman" w:hAnsi="Times New Roman" w:cs="Times New Roman"/>
              <w:sz w:val="24"/>
              <w:szCs w:val="24"/>
              <w:lang w:val="en-GB"/>
            </w:rPr>
          </w:rPrChange>
        </w:rPr>
        <w:t xml:space="preserve"> de tip </w:t>
      </w:r>
      <w:proofErr w:type="spellStart"/>
      <w:r w:rsidRPr="0078286B">
        <w:rPr>
          <w:rFonts w:ascii="Arial" w:hAnsi="Arial" w:cs="Arial"/>
          <w:sz w:val="24"/>
          <w:szCs w:val="24"/>
          <w:rPrChange w:id="4384" w:author="Alexandru Uicoabă" w:date="2022-06-16T14:49:00Z">
            <w:rPr>
              <w:rFonts w:ascii="Times New Roman" w:hAnsi="Times New Roman" w:cs="Times New Roman"/>
              <w:sz w:val="24"/>
              <w:szCs w:val="24"/>
              <w:lang w:val="en-GB"/>
            </w:rPr>
          </w:rPrChange>
        </w:rPr>
        <w:t>reinforcement</w:t>
      </w:r>
      <w:proofErr w:type="spellEnd"/>
      <w:r w:rsidRPr="0078286B">
        <w:rPr>
          <w:rFonts w:ascii="Arial" w:hAnsi="Arial" w:cs="Arial"/>
          <w:sz w:val="24"/>
          <w:szCs w:val="24"/>
          <w:rPrChange w:id="4385"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sz w:val="24"/>
          <w:szCs w:val="24"/>
          <w:rPrChange w:id="4386" w:author="Alexandru Uicoabă" w:date="2022-06-16T14:49:00Z">
            <w:rPr>
              <w:rFonts w:ascii="Times New Roman" w:hAnsi="Times New Roman" w:cs="Times New Roman"/>
              <w:sz w:val="24"/>
              <w:szCs w:val="24"/>
              <w:lang w:val="en-GB"/>
            </w:rPr>
          </w:rPrChange>
        </w:rPr>
        <w:t>learning</w:t>
      </w:r>
      <w:proofErr w:type="spellEnd"/>
      <w:r w:rsidRPr="0078286B">
        <w:rPr>
          <w:rFonts w:ascii="Arial" w:hAnsi="Arial" w:cs="Arial"/>
          <w:sz w:val="24"/>
          <w:szCs w:val="24"/>
          <w:rPrChange w:id="4387" w:author="Alexandru Uicoabă" w:date="2022-06-16T14:49:00Z">
            <w:rPr>
              <w:rFonts w:ascii="Times New Roman" w:hAnsi="Times New Roman" w:cs="Times New Roman"/>
              <w:sz w:val="24"/>
              <w:szCs w:val="24"/>
              <w:lang w:val="en-GB"/>
            </w:rPr>
          </w:rPrChange>
        </w:rPr>
        <w:t xml:space="preserve">, este nevoie de folosirea altor </w:t>
      </w:r>
      <w:del w:id="4388" w:author="Alexandru Uicoabă" w:date="2022-06-14T21:43:00Z">
        <w:r w:rsidRPr="0078286B" w:rsidDel="0025176D">
          <w:rPr>
            <w:rFonts w:ascii="Arial" w:hAnsi="Arial" w:cs="Arial"/>
            <w:sz w:val="24"/>
            <w:szCs w:val="24"/>
            <w:rPrChange w:id="4389" w:author="Alexandru Uicoabă" w:date="2022-06-16T14:49:00Z">
              <w:rPr>
                <w:rFonts w:ascii="Times New Roman" w:hAnsi="Times New Roman" w:cs="Times New Roman"/>
                <w:sz w:val="24"/>
                <w:szCs w:val="24"/>
                <w:lang w:val="en-GB"/>
              </w:rPr>
            </w:rPrChange>
          </w:rPr>
          <w:delText>endpoint-uri</w:delText>
        </w:r>
      </w:del>
      <w:ins w:id="4390" w:author="Alexandru Uicoabă" w:date="2022-06-14T21:43:00Z">
        <w:r w:rsidR="0025176D" w:rsidRPr="0078286B">
          <w:rPr>
            <w:rFonts w:ascii="Arial" w:hAnsi="Arial" w:cs="Arial"/>
            <w:sz w:val="24"/>
            <w:szCs w:val="24"/>
            <w:rPrChange w:id="4391" w:author="Alexandru Uicoabă" w:date="2022-06-16T14:49:00Z">
              <w:rPr>
                <w:rFonts w:ascii="Times New Roman" w:hAnsi="Times New Roman" w:cs="Times New Roman"/>
                <w:sz w:val="24"/>
                <w:szCs w:val="24"/>
                <w:lang w:val="en-GB"/>
              </w:rPr>
            </w:rPrChange>
          </w:rPr>
          <w:t>interfețe</w:t>
        </w:r>
      </w:ins>
      <w:r w:rsidRPr="0078286B">
        <w:rPr>
          <w:rFonts w:ascii="Arial" w:hAnsi="Arial" w:cs="Arial"/>
          <w:sz w:val="24"/>
          <w:szCs w:val="24"/>
          <w:rPrChange w:id="4392" w:author="Alexandru Uicoabă" w:date="2022-06-16T14:49:00Z">
            <w:rPr>
              <w:rFonts w:ascii="Times New Roman" w:hAnsi="Times New Roman" w:cs="Times New Roman"/>
              <w:sz w:val="24"/>
              <w:szCs w:val="24"/>
              <w:lang w:val="en-GB"/>
            </w:rPr>
          </w:rPrChange>
        </w:rPr>
        <w:t xml:space="preserve"> din scriptul </w:t>
      </w:r>
      <w:proofErr w:type="spellStart"/>
      <w:r w:rsidRPr="00564BEC">
        <w:rPr>
          <w:rFonts w:ascii="Arial" w:hAnsi="Arial" w:cs="Arial"/>
          <w:i/>
          <w:iCs/>
          <w:sz w:val="24"/>
          <w:szCs w:val="24"/>
          <w:rPrChange w:id="4393" w:author="Alexandru Uicoabă" w:date="2022-06-16T16:52:00Z">
            <w:rPr>
              <w:rFonts w:ascii="Times New Roman" w:hAnsi="Times New Roman" w:cs="Times New Roman"/>
              <w:sz w:val="24"/>
              <w:szCs w:val="24"/>
              <w:lang w:val="en-GB"/>
            </w:rPr>
          </w:rPrChange>
        </w:rPr>
        <w:t>Flask</w:t>
      </w:r>
      <w:proofErr w:type="spellEnd"/>
      <w:r w:rsidRPr="00564BEC">
        <w:rPr>
          <w:rFonts w:ascii="Arial" w:hAnsi="Arial" w:cs="Arial"/>
          <w:i/>
          <w:iCs/>
          <w:sz w:val="24"/>
          <w:szCs w:val="24"/>
          <w:rPrChange w:id="4394" w:author="Alexandru Uicoabă" w:date="2022-06-16T16:52:00Z">
            <w:rPr>
              <w:rFonts w:ascii="Times New Roman" w:hAnsi="Times New Roman" w:cs="Times New Roman"/>
              <w:sz w:val="24"/>
              <w:szCs w:val="24"/>
              <w:lang w:val="en-GB"/>
            </w:rPr>
          </w:rPrChange>
        </w:rPr>
        <w:t xml:space="preserve"> API</w:t>
      </w:r>
      <w:r w:rsidRPr="0078286B">
        <w:rPr>
          <w:rFonts w:ascii="Arial" w:hAnsi="Arial" w:cs="Arial"/>
          <w:sz w:val="24"/>
          <w:szCs w:val="24"/>
          <w:rPrChange w:id="4395" w:author="Alexandru Uicoabă" w:date="2022-06-16T14:49:00Z">
            <w:rPr>
              <w:rFonts w:ascii="Times New Roman" w:hAnsi="Times New Roman" w:cs="Times New Roman"/>
              <w:sz w:val="24"/>
              <w:szCs w:val="24"/>
              <w:lang w:val="en-GB"/>
            </w:rPr>
          </w:rPrChange>
        </w:rPr>
        <w:t xml:space="preserve"> și de crearea mediului de antrenare de tip </w:t>
      </w:r>
      <w:proofErr w:type="spellStart"/>
      <w:r w:rsidRPr="00564BEC">
        <w:rPr>
          <w:rFonts w:ascii="Arial" w:hAnsi="Arial" w:cs="Arial"/>
          <w:i/>
          <w:iCs/>
          <w:sz w:val="24"/>
          <w:szCs w:val="24"/>
          <w:rPrChange w:id="4396" w:author="Alexandru Uicoabă" w:date="2022-06-16T16:52:00Z">
            <w:rPr>
              <w:rFonts w:ascii="Times New Roman" w:hAnsi="Times New Roman" w:cs="Times New Roman"/>
              <w:sz w:val="24"/>
              <w:szCs w:val="24"/>
              <w:lang w:val="en-GB"/>
            </w:rPr>
          </w:rPrChange>
        </w:rPr>
        <w:t>OpenAi</w:t>
      </w:r>
      <w:proofErr w:type="spellEnd"/>
      <w:r w:rsidRPr="00564BEC">
        <w:rPr>
          <w:rFonts w:ascii="Arial" w:hAnsi="Arial" w:cs="Arial"/>
          <w:i/>
          <w:iCs/>
          <w:sz w:val="24"/>
          <w:szCs w:val="24"/>
          <w:rPrChange w:id="4397" w:author="Alexandru Uicoabă" w:date="2022-06-16T16:52:00Z">
            <w:rPr>
              <w:rFonts w:ascii="Times New Roman" w:hAnsi="Times New Roman" w:cs="Times New Roman"/>
              <w:sz w:val="24"/>
              <w:szCs w:val="24"/>
              <w:lang w:val="en-GB"/>
            </w:rPr>
          </w:rPrChange>
        </w:rPr>
        <w:t xml:space="preserve"> </w:t>
      </w:r>
      <w:proofErr w:type="spellStart"/>
      <w:r w:rsidRPr="00564BEC">
        <w:rPr>
          <w:rFonts w:ascii="Arial" w:hAnsi="Arial" w:cs="Arial"/>
          <w:i/>
          <w:iCs/>
          <w:sz w:val="24"/>
          <w:szCs w:val="24"/>
          <w:rPrChange w:id="4398" w:author="Alexandru Uicoabă" w:date="2022-06-16T16:52:00Z">
            <w:rPr>
              <w:rFonts w:ascii="Times New Roman" w:hAnsi="Times New Roman" w:cs="Times New Roman"/>
              <w:sz w:val="24"/>
              <w:szCs w:val="24"/>
              <w:lang w:val="en-GB"/>
            </w:rPr>
          </w:rPrChange>
        </w:rPr>
        <w:t>gym</w:t>
      </w:r>
      <w:proofErr w:type="spellEnd"/>
      <w:r w:rsidRPr="00564BEC">
        <w:rPr>
          <w:rFonts w:ascii="Arial" w:hAnsi="Arial" w:cs="Arial"/>
          <w:i/>
          <w:iCs/>
          <w:sz w:val="24"/>
          <w:szCs w:val="24"/>
          <w:rPrChange w:id="4399" w:author="Alexandru Uicoabă" w:date="2022-06-16T16:52:00Z">
            <w:rPr>
              <w:rFonts w:ascii="Times New Roman" w:hAnsi="Times New Roman" w:cs="Times New Roman"/>
              <w:sz w:val="24"/>
              <w:szCs w:val="24"/>
              <w:lang w:val="en-GB"/>
            </w:rPr>
          </w:rPrChange>
        </w:rPr>
        <w:t>.</w:t>
      </w:r>
    </w:p>
    <w:p w14:paraId="403A38C5" w14:textId="21EB9893" w:rsidR="00551EE1" w:rsidRPr="0078286B" w:rsidRDefault="00551EE1" w:rsidP="000406FE">
      <w:pPr>
        <w:jc w:val="both"/>
        <w:rPr>
          <w:ins w:id="4400" w:author="Alexandru Uicoabă" w:date="2022-06-16T11:35:00Z"/>
          <w:rFonts w:ascii="Arial" w:hAnsi="Arial" w:cs="Arial"/>
          <w:sz w:val="24"/>
          <w:szCs w:val="24"/>
          <w:rPrChange w:id="4401" w:author="Alexandru Uicoabă" w:date="2022-06-16T14:49:00Z">
            <w:rPr>
              <w:ins w:id="4402" w:author="Alexandru Uicoabă" w:date="2022-06-16T11:35:00Z"/>
              <w:rFonts w:ascii="Times New Roman" w:hAnsi="Times New Roman" w:cs="Times New Roman"/>
              <w:sz w:val="24"/>
              <w:szCs w:val="24"/>
              <w:lang w:val="en-GB"/>
            </w:rPr>
          </w:rPrChange>
        </w:rPr>
      </w:pPr>
      <w:r w:rsidRPr="0078286B">
        <w:rPr>
          <w:rFonts w:ascii="Arial" w:hAnsi="Arial" w:cs="Arial"/>
          <w:sz w:val="24"/>
          <w:szCs w:val="24"/>
          <w:rPrChange w:id="4403" w:author="Alexandru Uicoabă" w:date="2022-06-16T14:49:00Z">
            <w:rPr>
              <w:rFonts w:ascii="Times New Roman" w:hAnsi="Times New Roman" w:cs="Times New Roman"/>
              <w:sz w:val="24"/>
              <w:szCs w:val="24"/>
              <w:lang w:val="en-GB"/>
            </w:rPr>
          </w:rPrChange>
        </w:rPr>
        <w:tab/>
        <w:t xml:space="preserve">Pentru realizarea mediului de antrenare, s-a realizat o structură de </w:t>
      </w:r>
      <w:del w:id="4404" w:author="Alexandru Uicoabă" w:date="2022-06-16T11:42:00Z">
        <w:r w:rsidRPr="0078286B" w:rsidDel="002F337D">
          <w:rPr>
            <w:rFonts w:ascii="Arial" w:hAnsi="Arial" w:cs="Arial"/>
            <w:sz w:val="24"/>
            <w:szCs w:val="24"/>
            <w:rPrChange w:id="4405" w:author="Alexandru Uicoabă" w:date="2022-06-16T14:49:00Z">
              <w:rPr>
                <w:rFonts w:ascii="Times New Roman" w:hAnsi="Times New Roman" w:cs="Times New Roman"/>
                <w:sz w:val="24"/>
                <w:szCs w:val="24"/>
                <w:lang w:val="en-GB"/>
              </w:rPr>
            </w:rPrChange>
          </w:rPr>
          <w:delText xml:space="preserve">foldere </w:delText>
        </w:r>
      </w:del>
      <w:ins w:id="4406" w:author="Alexandru Uicoabă" w:date="2022-06-16T15:35:00Z">
        <w:r w:rsidR="00456A8A">
          <w:rPr>
            <w:rFonts w:ascii="Arial" w:hAnsi="Arial" w:cs="Arial"/>
            <w:sz w:val="24"/>
            <w:szCs w:val="24"/>
          </w:rPr>
          <w:t>directoare</w:t>
        </w:r>
      </w:ins>
      <w:ins w:id="4407" w:author="Alexandru Uicoabă" w:date="2022-06-16T11:42:00Z">
        <w:r w:rsidR="002F337D" w:rsidRPr="0078286B">
          <w:rPr>
            <w:rFonts w:ascii="Arial" w:hAnsi="Arial" w:cs="Arial"/>
            <w:sz w:val="24"/>
            <w:szCs w:val="24"/>
            <w:rPrChange w:id="4408" w:author="Alexandru Uicoabă" w:date="2022-06-16T14:49:00Z">
              <w:rPr>
                <w:rFonts w:ascii="Times New Roman" w:hAnsi="Times New Roman" w:cs="Times New Roman"/>
                <w:sz w:val="24"/>
                <w:szCs w:val="24"/>
                <w:lang w:val="en-GB"/>
              </w:rPr>
            </w:rPrChange>
          </w:rPr>
          <w:t xml:space="preserve"> </w:t>
        </w:r>
      </w:ins>
      <w:r w:rsidRPr="0078286B">
        <w:rPr>
          <w:rFonts w:ascii="Arial" w:hAnsi="Arial" w:cs="Arial"/>
          <w:sz w:val="24"/>
          <w:szCs w:val="24"/>
          <w:rPrChange w:id="4409" w:author="Alexandru Uicoabă" w:date="2022-06-16T14:49:00Z">
            <w:rPr>
              <w:rFonts w:ascii="Times New Roman" w:hAnsi="Times New Roman" w:cs="Times New Roman"/>
              <w:sz w:val="24"/>
              <w:szCs w:val="24"/>
              <w:lang w:val="en-GB"/>
            </w:rPr>
          </w:rPrChange>
        </w:rPr>
        <w:t>având următoarea formă</w:t>
      </w:r>
      <w:ins w:id="4410" w:author="Alexandru Uicoabă" w:date="2022-06-16T15:35:00Z">
        <w:r w:rsidR="00456A8A">
          <w:rPr>
            <w:rFonts w:ascii="Arial" w:hAnsi="Arial" w:cs="Arial"/>
            <w:sz w:val="24"/>
            <w:szCs w:val="24"/>
          </w:rPr>
          <w:t>,</w:t>
        </w:r>
      </w:ins>
      <w:ins w:id="4411" w:author="Alexandru Uicoabă" w:date="2022-06-16T15:36:00Z">
        <w:r w:rsidR="00456A8A">
          <w:rPr>
            <w:rFonts w:ascii="Arial" w:hAnsi="Arial" w:cs="Arial"/>
            <w:sz w:val="24"/>
            <w:szCs w:val="24"/>
          </w:rPr>
          <w:t xml:space="preserve"> prezentă în Figura 4.</w:t>
        </w:r>
      </w:ins>
      <w:ins w:id="4412" w:author="Alexandru Uicoabă" w:date="2022-06-17T00:09:00Z">
        <w:r w:rsidR="00C36BF9">
          <w:rPr>
            <w:rFonts w:ascii="Arial" w:hAnsi="Arial" w:cs="Arial"/>
            <w:sz w:val="24"/>
            <w:szCs w:val="24"/>
          </w:rPr>
          <w:t>6</w:t>
        </w:r>
      </w:ins>
      <w:r w:rsidRPr="0078286B">
        <w:rPr>
          <w:rFonts w:ascii="Arial" w:hAnsi="Arial" w:cs="Arial"/>
          <w:sz w:val="24"/>
          <w:szCs w:val="24"/>
          <w:rPrChange w:id="4413" w:author="Alexandru Uicoabă" w:date="2022-06-16T14:49:00Z">
            <w:rPr>
              <w:rFonts w:ascii="Times New Roman" w:hAnsi="Times New Roman" w:cs="Times New Roman"/>
              <w:sz w:val="24"/>
              <w:szCs w:val="24"/>
              <w:lang w:val="en-GB"/>
            </w:rPr>
          </w:rPrChange>
        </w:rPr>
        <w:t>.</w:t>
      </w:r>
      <w:r w:rsidR="00F038DD" w:rsidRPr="0078286B">
        <w:rPr>
          <w:rFonts w:ascii="Arial" w:hAnsi="Arial" w:cs="Arial"/>
          <w:sz w:val="24"/>
          <w:szCs w:val="24"/>
          <w:rPrChange w:id="4414" w:author="Alexandru Uicoabă" w:date="2022-06-16T14:49:00Z">
            <w:rPr>
              <w:rFonts w:ascii="Times New Roman" w:hAnsi="Times New Roman" w:cs="Times New Roman"/>
              <w:sz w:val="24"/>
              <w:szCs w:val="24"/>
              <w:lang w:val="en-GB"/>
            </w:rPr>
          </w:rPrChange>
        </w:rPr>
        <w:t xml:space="preserve"> Pe lângă fișierul custom_env.py care conține implementarea modelului de </w:t>
      </w:r>
      <w:proofErr w:type="spellStart"/>
      <w:r w:rsidR="00F038DD" w:rsidRPr="0078286B">
        <w:rPr>
          <w:rFonts w:ascii="Arial" w:hAnsi="Arial" w:cs="Arial"/>
          <w:sz w:val="24"/>
          <w:szCs w:val="24"/>
          <w:rPrChange w:id="4415" w:author="Alexandru Uicoabă" w:date="2022-06-16T14:49:00Z">
            <w:rPr>
              <w:rFonts w:ascii="Times New Roman" w:hAnsi="Times New Roman" w:cs="Times New Roman"/>
              <w:sz w:val="24"/>
              <w:szCs w:val="24"/>
              <w:lang w:val="en-GB"/>
            </w:rPr>
          </w:rPrChange>
        </w:rPr>
        <w:t>reinforcement</w:t>
      </w:r>
      <w:proofErr w:type="spellEnd"/>
      <w:r w:rsidR="00F038DD" w:rsidRPr="0078286B">
        <w:rPr>
          <w:rFonts w:ascii="Arial" w:hAnsi="Arial" w:cs="Arial"/>
          <w:sz w:val="24"/>
          <w:szCs w:val="24"/>
          <w:rPrChange w:id="4416" w:author="Alexandru Uicoabă" w:date="2022-06-16T14:49:00Z">
            <w:rPr>
              <w:rFonts w:ascii="Times New Roman" w:hAnsi="Times New Roman" w:cs="Times New Roman"/>
              <w:sz w:val="24"/>
              <w:szCs w:val="24"/>
              <w:lang w:val="en-GB"/>
            </w:rPr>
          </w:rPrChange>
        </w:rPr>
        <w:t xml:space="preserve"> </w:t>
      </w:r>
      <w:proofErr w:type="spellStart"/>
      <w:r w:rsidR="00F038DD" w:rsidRPr="0078286B">
        <w:rPr>
          <w:rFonts w:ascii="Arial" w:hAnsi="Arial" w:cs="Arial"/>
          <w:sz w:val="24"/>
          <w:szCs w:val="24"/>
          <w:rPrChange w:id="4417" w:author="Alexandru Uicoabă" w:date="2022-06-16T14:49:00Z">
            <w:rPr>
              <w:rFonts w:ascii="Times New Roman" w:hAnsi="Times New Roman" w:cs="Times New Roman"/>
              <w:sz w:val="24"/>
              <w:szCs w:val="24"/>
              <w:lang w:val="en-GB"/>
            </w:rPr>
          </w:rPrChange>
        </w:rPr>
        <w:t>learnin</w:t>
      </w:r>
      <w:ins w:id="4418" w:author="Bogdan Dragulescu" w:date="2022-06-14T14:15:00Z">
        <w:r w:rsidR="007B07A1" w:rsidRPr="0078286B">
          <w:rPr>
            <w:rFonts w:ascii="Arial" w:hAnsi="Arial" w:cs="Arial"/>
            <w:sz w:val="24"/>
            <w:szCs w:val="24"/>
            <w:rPrChange w:id="4419" w:author="Alexandru Uicoabă" w:date="2022-06-16T14:49:00Z">
              <w:rPr>
                <w:rFonts w:ascii="Times New Roman" w:hAnsi="Times New Roman" w:cs="Times New Roman"/>
                <w:sz w:val="24"/>
                <w:szCs w:val="24"/>
                <w:lang w:val="en-GB"/>
              </w:rPr>
            </w:rPrChange>
          </w:rPr>
          <w:t>g</w:t>
        </w:r>
      </w:ins>
      <w:proofErr w:type="spellEnd"/>
      <w:r w:rsidR="00F038DD" w:rsidRPr="0078286B">
        <w:rPr>
          <w:rFonts w:ascii="Arial" w:hAnsi="Arial" w:cs="Arial"/>
          <w:sz w:val="24"/>
          <w:szCs w:val="24"/>
          <w:rPrChange w:id="4420" w:author="Alexandru Uicoabă" w:date="2022-06-16T14:49:00Z">
            <w:rPr>
              <w:rFonts w:ascii="Times New Roman" w:hAnsi="Times New Roman" w:cs="Times New Roman"/>
              <w:sz w:val="24"/>
              <w:szCs w:val="24"/>
              <w:lang w:val="en-GB"/>
            </w:rPr>
          </w:rPrChange>
        </w:rPr>
        <w:t xml:space="preserve">, avem nevoie de câteva fișiere de configurare cu numele </w:t>
      </w:r>
      <w:r w:rsidR="00F038DD" w:rsidRPr="0078286B">
        <w:rPr>
          <w:rFonts w:ascii="Arial" w:hAnsi="Arial" w:cs="Arial"/>
          <w:i/>
          <w:iCs/>
          <w:sz w:val="24"/>
          <w:szCs w:val="24"/>
          <w:rPrChange w:id="4421" w:author="Alexandru Uicoabă" w:date="2022-06-16T14:49:00Z">
            <w:rPr>
              <w:rFonts w:ascii="Times New Roman" w:hAnsi="Times New Roman" w:cs="Times New Roman"/>
              <w:i/>
              <w:iCs/>
              <w:sz w:val="24"/>
              <w:szCs w:val="24"/>
              <w:lang w:val="en-GB"/>
            </w:rPr>
          </w:rPrChange>
        </w:rPr>
        <w:t>__init__.py</w:t>
      </w:r>
      <w:r w:rsidR="00F038DD" w:rsidRPr="0078286B">
        <w:rPr>
          <w:rFonts w:ascii="Arial" w:hAnsi="Arial" w:cs="Arial"/>
          <w:sz w:val="24"/>
          <w:szCs w:val="24"/>
          <w:rPrChange w:id="4422" w:author="Alexandru Uicoabă" w:date="2022-06-16T14:49:00Z">
            <w:rPr>
              <w:rFonts w:ascii="Times New Roman" w:hAnsi="Times New Roman" w:cs="Times New Roman"/>
              <w:sz w:val="24"/>
              <w:szCs w:val="24"/>
              <w:lang w:val="en-GB"/>
            </w:rPr>
          </w:rPrChange>
        </w:rPr>
        <w:t xml:space="preserve"> și de fișierul </w:t>
      </w:r>
      <w:r w:rsidR="00F038DD" w:rsidRPr="0078286B">
        <w:rPr>
          <w:rFonts w:ascii="Arial" w:hAnsi="Arial" w:cs="Arial"/>
          <w:i/>
          <w:iCs/>
          <w:sz w:val="24"/>
          <w:szCs w:val="24"/>
          <w:rPrChange w:id="4423" w:author="Alexandru Uicoabă" w:date="2022-06-16T14:49:00Z">
            <w:rPr>
              <w:rFonts w:ascii="Times New Roman" w:hAnsi="Times New Roman" w:cs="Times New Roman"/>
              <w:i/>
              <w:iCs/>
              <w:sz w:val="24"/>
              <w:szCs w:val="24"/>
              <w:lang w:val="en-GB"/>
            </w:rPr>
          </w:rPrChange>
        </w:rPr>
        <w:t xml:space="preserve">setup.py. </w:t>
      </w:r>
      <w:r w:rsidR="00F038DD" w:rsidRPr="0078286B">
        <w:rPr>
          <w:rFonts w:ascii="Arial" w:hAnsi="Arial" w:cs="Arial"/>
          <w:sz w:val="24"/>
          <w:szCs w:val="24"/>
          <w:rPrChange w:id="4424" w:author="Alexandru Uicoabă" w:date="2022-06-16T14:49:00Z">
            <w:rPr>
              <w:rFonts w:ascii="Times New Roman" w:hAnsi="Times New Roman" w:cs="Times New Roman"/>
              <w:sz w:val="24"/>
              <w:szCs w:val="24"/>
              <w:lang w:val="en-GB"/>
            </w:rPr>
          </w:rPrChange>
        </w:rPr>
        <w:t xml:space="preserve"> De asemenea, mai avem nevoie și de fișierul </w:t>
      </w:r>
      <w:r w:rsidR="00F038DD" w:rsidRPr="0078286B">
        <w:rPr>
          <w:rFonts w:ascii="Arial" w:hAnsi="Arial" w:cs="Arial"/>
          <w:i/>
          <w:iCs/>
          <w:sz w:val="24"/>
          <w:szCs w:val="24"/>
          <w:rPrChange w:id="4425" w:author="Alexandru Uicoabă" w:date="2022-06-16T14:49:00Z">
            <w:rPr>
              <w:rFonts w:ascii="Times New Roman" w:hAnsi="Times New Roman" w:cs="Times New Roman"/>
              <w:i/>
              <w:iCs/>
              <w:sz w:val="24"/>
              <w:szCs w:val="24"/>
              <w:lang w:val="en-GB"/>
            </w:rPr>
          </w:rPrChange>
        </w:rPr>
        <w:t xml:space="preserve">main.py </w:t>
      </w:r>
      <w:r w:rsidR="00F038DD" w:rsidRPr="0078286B">
        <w:rPr>
          <w:rFonts w:ascii="Arial" w:hAnsi="Arial" w:cs="Arial"/>
          <w:sz w:val="24"/>
          <w:szCs w:val="24"/>
          <w:rPrChange w:id="4426" w:author="Alexandru Uicoabă" w:date="2022-06-16T14:49:00Z">
            <w:rPr>
              <w:rFonts w:ascii="Times New Roman" w:hAnsi="Times New Roman" w:cs="Times New Roman"/>
              <w:sz w:val="24"/>
              <w:szCs w:val="24"/>
              <w:lang w:val="en-GB"/>
            </w:rPr>
          </w:rPrChange>
        </w:rPr>
        <w:t xml:space="preserve"> în care se defines</w:t>
      </w:r>
      <w:ins w:id="4427" w:author="Bogdan Dragulescu" w:date="2022-06-14T14:16:00Z">
        <w:r w:rsidR="007B07A1" w:rsidRPr="0078286B">
          <w:rPr>
            <w:rFonts w:ascii="Arial" w:hAnsi="Arial" w:cs="Arial"/>
            <w:sz w:val="24"/>
            <w:szCs w:val="24"/>
            <w:rPrChange w:id="4428" w:author="Alexandru Uicoabă" w:date="2022-06-16T14:49:00Z">
              <w:rPr>
                <w:rFonts w:ascii="Times New Roman" w:hAnsi="Times New Roman" w:cs="Times New Roman"/>
                <w:sz w:val="24"/>
                <w:szCs w:val="24"/>
                <w:lang w:val="en-GB"/>
              </w:rPr>
            </w:rPrChange>
          </w:rPr>
          <w:t>c</w:t>
        </w:r>
      </w:ins>
      <w:r w:rsidR="00F038DD" w:rsidRPr="0078286B">
        <w:rPr>
          <w:rFonts w:ascii="Arial" w:hAnsi="Arial" w:cs="Arial"/>
          <w:sz w:val="24"/>
          <w:szCs w:val="24"/>
          <w:rPrChange w:id="4429" w:author="Alexandru Uicoabă" w:date="2022-06-16T14:49:00Z">
            <w:rPr>
              <w:rFonts w:ascii="Times New Roman" w:hAnsi="Times New Roman" w:cs="Times New Roman"/>
              <w:sz w:val="24"/>
              <w:szCs w:val="24"/>
              <w:lang w:val="en-GB"/>
            </w:rPr>
          </w:rPrChange>
        </w:rPr>
        <w:t xml:space="preserve"> mai mulți </w:t>
      </w:r>
      <w:del w:id="4430" w:author="Alexandru Uicoabă" w:date="2022-06-16T11:42:00Z">
        <w:r w:rsidR="00F038DD" w:rsidRPr="0078286B" w:rsidDel="008B6CB0">
          <w:rPr>
            <w:rFonts w:ascii="Arial" w:hAnsi="Arial" w:cs="Arial"/>
            <w:sz w:val="24"/>
            <w:szCs w:val="24"/>
            <w:rPrChange w:id="4431" w:author="Alexandru Uicoabă" w:date="2022-06-16T14:49:00Z">
              <w:rPr>
                <w:rFonts w:ascii="Times New Roman" w:hAnsi="Times New Roman" w:cs="Times New Roman"/>
                <w:sz w:val="24"/>
                <w:szCs w:val="24"/>
                <w:lang w:val="en-GB"/>
              </w:rPr>
            </w:rPrChange>
          </w:rPr>
          <w:delText>parem</w:delText>
        </w:r>
      </w:del>
      <w:ins w:id="4432" w:author="Bogdan Dragulescu" w:date="2022-06-14T14:16:00Z">
        <w:del w:id="4433" w:author="Alexandru Uicoabă" w:date="2022-06-16T11:42:00Z">
          <w:r w:rsidR="007B07A1" w:rsidRPr="0078286B" w:rsidDel="008B6CB0">
            <w:rPr>
              <w:rFonts w:ascii="Arial" w:hAnsi="Arial" w:cs="Arial"/>
              <w:sz w:val="24"/>
              <w:szCs w:val="24"/>
              <w:rPrChange w:id="4434" w:author="Alexandru Uicoabă" w:date="2022-06-16T14:49:00Z">
                <w:rPr>
                  <w:rFonts w:ascii="Times New Roman" w:hAnsi="Times New Roman" w:cs="Times New Roman"/>
                  <w:sz w:val="24"/>
                  <w:szCs w:val="24"/>
                  <w:lang w:val="en-GB"/>
                </w:rPr>
              </w:rPrChange>
            </w:rPr>
            <w:delText>e</w:delText>
          </w:r>
        </w:del>
      </w:ins>
      <w:del w:id="4435" w:author="Alexandru Uicoabă" w:date="2022-06-16T11:42:00Z">
        <w:r w:rsidR="00F038DD" w:rsidRPr="0078286B" w:rsidDel="008B6CB0">
          <w:rPr>
            <w:rFonts w:ascii="Arial" w:hAnsi="Arial" w:cs="Arial"/>
            <w:sz w:val="24"/>
            <w:szCs w:val="24"/>
            <w:rPrChange w:id="4436" w:author="Alexandru Uicoabă" w:date="2022-06-16T14:49:00Z">
              <w:rPr>
                <w:rFonts w:ascii="Times New Roman" w:hAnsi="Times New Roman" w:cs="Times New Roman"/>
                <w:sz w:val="24"/>
                <w:szCs w:val="24"/>
                <w:lang w:val="en-GB"/>
              </w:rPr>
            </w:rPrChange>
          </w:rPr>
          <w:delText>tri</w:delText>
        </w:r>
      </w:del>
      <w:ins w:id="4437" w:author="Alexandru Uicoabă" w:date="2022-06-16T11:42:00Z">
        <w:r w:rsidR="008B6CB0" w:rsidRPr="0078286B">
          <w:rPr>
            <w:rFonts w:ascii="Arial" w:hAnsi="Arial" w:cs="Arial"/>
            <w:sz w:val="24"/>
            <w:szCs w:val="24"/>
            <w:rPrChange w:id="4438" w:author="Alexandru Uicoabă" w:date="2022-06-16T14:49:00Z">
              <w:rPr>
                <w:rFonts w:ascii="Times New Roman" w:hAnsi="Times New Roman" w:cs="Times New Roman"/>
                <w:sz w:val="24"/>
                <w:szCs w:val="24"/>
              </w:rPr>
            </w:rPrChange>
          </w:rPr>
          <w:t>parametri</w:t>
        </w:r>
      </w:ins>
      <w:del w:id="4439" w:author="Bogdan Dragulescu" w:date="2022-06-14T14:16:00Z">
        <w:r w:rsidR="00F038DD" w:rsidRPr="0078286B" w:rsidDel="007B07A1">
          <w:rPr>
            <w:rFonts w:ascii="Arial" w:hAnsi="Arial" w:cs="Arial"/>
            <w:sz w:val="24"/>
            <w:szCs w:val="24"/>
            <w:rPrChange w:id="4440" w:author="Alexandru Uicoabă" w:date="2022-06-16T14:49:00Z">
              <w:rPr>
                <w:rFonts w:ascii="Times New Roman" w:hAnsi="Times New Roman" w:cs="Times New Roman"/>
                <w:sz w:val="24"/>
                <w:szCs w:val="24"/>
                <w:lang w:val="en-GB"/>
              </w:rPr>
            </w:rPrChange>
          </w:rPr>
          <w:delText>i</w:delText>
        </w:r>
      </w:del>
      <w:r w:rsidR="00F038DD" w:rsidRPr="0078286B">
        <w:rPr>
          <w:rFonts w:ascii="Arial" w:hAnsi="Arial" w:cs="Arial"/>
          <w:sz w:val="24"/>
          <w:szCs w:val="24"/>
          <w:rPrChange w:id="4441" w:author="Alexandru Uicoabă" w:date="2022-06-16T14:49:00Z">
            <w:rPr>
              <w:rFonts w:ascii="Times New Roman" w:hAnsi="Times New Roman" w:cs="Times New Roman"/>
              <w:sz w:val="24"/>
              <w:szCs w:val="24"/>
              <w:lang w:val="en-GB"/>
            </w:rPr>
          </w:rPrChange>
        </w:rPr>
        <w:t>, cum ar fi de exemplu numărul de episoade</w:t>
      </w:r>
      <w:ins w:id="4442" w:author="Alexandru Uicoabă" w:date="2022-06-16T15:37:00Z">
        <w:r w:rsidR="008733F6">
          <w:rPr>
            <w:rFonts w:ascii="Arial" w:hAnsi="Arial" w:cs="Arial"/>
            <w:sz w:val="24"/>
            <w:szCs w:val="24"/>
          </w:rPr>
          <w:t xml:space="preserve"> și este practic punctul de declanșare a algori</w:t>
        </w:r>
      </w:ins>
      <w:ins w:id="4443" w:author="Alexandru Uicoabă" w:date="2022-06-16T15:38:00Z">
        <w:r w:rsidR="008733F6">
          <w:rPr>
            <w:rFonts w:ascii="Arial" w:hAnsi="Arial" w:cs="Arial"/>
            <w:sz w:val="24"/>
            <w:szCs w:val="24"/>
          </w:rPr>
          <w:t xml:space="preserve">tmului de </w:t>
        </w:r>
        <w:proofErr w:type="spellStart"/>
        <w:r w:rsidR="008733F6">
          <w:rPr>
            <w:rFonts w:ascii="Arial" w:hAnsi="Arial" w:cs="Arial"/>
            <w:sz w:val="24"/>
            <w:szCs w:val="24"/>
          </w:rPr>
          <w:t>reinforcement</w:t>
        </w:r>
        <w:proofErr w:type="spellEnd"/>
        <w:r w:rsidR="008733F6">
          <w:rPr>
            <w:rFonts w:ascii="Arial" w:hAnsi="Arial" w:cs="Arial"/>
            <w:sz w:val="24"/>
            <w:szCs w:val="24"/>
          </w:rPr>
          <w:t xml:space="preserve"> </w:t>
        </w:r>
        <w:proofErr w:type="spellStart"/>
        <w:r w:rsidR="008733F6">
          <w:rPr>
            <w:rFonts w:ascii="Arial" w:hAnsi="Arial" w:cs="Arial"/>
            <w:sz w:val="24"/>
            <w:szCs w:val="24"/>
          </w:rPr>
          <w:t>learning</w:t>
        </w:r>
      </w:ins>
      <w:proofErr w:type="spellEnd"/>
      <w:r w:rsidR="00F038DD" w:rsidRPr="0078286B">
        <w:rPr>
          <w:rFonts w:ascii="Arial" w:hAnsi="Arial" w:cs="Arial"/>
          <w:sz w:val="24"/>
          <w:szCs w:val="24"/>
          <w:rPrChange w:id="4444" w:author="Alexandru Uicoabă" w:date="2022-06-16T14:49:00Z">
            <w:rPr>
              <w:rFonts w:ascii="Times New Roman" w:hAnsi="Times New Roman" w:cs="Times New Roman"/>
              <w:sz w:val="24"/>
              <w:szCs w:val="24"/>
              <w:lang w:val="en-GB"/>
            </w:rPr>
          </w:rPrChange>
        </w:rPr>
        <w:t>.</w:t>
      </w:r>
      <w:ins w:id="4445" w:author="Alexandru Uicoabă" w:date="2022-06-16T15:35:00Z">
        <w:r w:rsidR="00456A8A">
          <w:rPr>
            <w:rFonts w:ascii="Arial" w:hAnsi="Arial" w:cs="Arial"/>
            <w:sz w:val="24"/>
            <w:szCs w:val="24"/>
          </w:rPr>
          <w:t xml:space="preserve"> Conținutul acestui fișier se poate vedea în </w:t>
        </w:r>
      </w:ins>
      <w:ins w:id="4446" w:author="Alexandru Uicoabă" w:date="2022-06-16T15:36:00Z">
        <w:r w:rsidR="00456A8A">
          <w:rPr>
            <w:rFonts w:ascii="Arial" w:hAnsi="Arial" w:cs="Arial"/>
            <w:sz w:val="24"/>
            <w:szCs w:val="24"/>
          </w:rPr>
          <w:t>F</w:t>
        </w:r>
      </w:ins>
      <w:ins w:id="4447" w:author="Alexandru Uicoabă" w:date="2022-06-16T15:35:00Z">
        <w:r w:rsidR="00456A8A">
          <w:rPr>
            <w:rFonts w:ascii="Arial" w:hAnsi="Arial" w:cs="Arial"/>
            <w:sz w:val="24"/>
            <w:szCs w:val="24"/>
          </w:rPr>
          <w:t>igura</w:t>
        </w:r>
      </w:ins>
      <w:ins w:id="4448" w:author="Alexandru Uicoabă" w:date="2022-06-16T15:36:00Z">
        <w:r w:rsidR="00456A8A">
          <w:rPr>
            <w:rFonts w:ascii="Arial" w:hAnsi="Arial" w:cs="Arial"/>
            <w:sz w:val="24"/>
            <w:szCs w:val="24"/>
          </w:rPr>
          <w:t xml:space="preserve"> 4.</w:t>
        </w:r>
      </w:ins>
      <w:ins w:id="4449" w:author="Alexandru Uicoabă" w:date="2022-06-17T00:10:00Z">
        <w:r w:rsidR="00C36BF9">
          <w:rPr>
            <w:rFonts w:ascii="Arial" w:hAnsi="Arial" w:cs="Arial"/>
            <w:sz w:val="24"/>
            <w:szCs w:val="24"/>
          </w:rPr>
          <w:t>7</w:t>
        </w:r>
      </w:ins>
      <w:ins w:id="4450" w:author="Alexandru Uicoabă" w:date="2022-06-16T15:36:00Z">
        <w:r w:rsidR="00456A8A">
          <w:rPr>
            <w:rFonts w:ascii="Arial" w:hAnsi="Arial" w:cs="Arial"/>
            <w:sz w:val="24"/>
            <w:szCs w:val="24"/>
          </w:rPr>
          <w:t>.</w:t>
        </w:r>
      </w:ins>
      <w:ins w:id="4451" w:author="Alexandru Uicoabă" w:date="2022-06-16T15:35:00Z">
        <w:r w:rsidR="00456A8A">
          <w:rPr>
            <w:rFonts w:ascii="Arial" w:hAnsi="Arial" w:cs="Arial"/>
            <w:sz w:val="24"/>
            <w:szCs w:val="24"/>
          </w:rPr>
          <w:t xml:space="preserve"> </w:t>
        </w:r>
      </w:ins>
    </w:p>
    <w:p w14:paraId="47BF0AD8" w14:textId="77777777" w:rsidR="00E43237" w:rsidRDefault="00E43237">
      <w:pPr>
        <w:jc w:val="center"/>
        <w:rPr>
          <w:ins w:id="4452" w:author="Alexandru Uicoabă" w:date="2022-06-16T14:58:00Z"/>
          <w:rFonts w:ascii="Arial" w:hAnsi="Arial" w:cs="Arial"/>
          <w:sz w:val="24"/>
          <w:szCs w:val="24"/>
        </w:rPr>
      </w:pPr>
    </w:p>
    <w:p w14:paraId="033114BD" w14:textId="77777777" w:rsidR="00E43237" w:rsidRDefault="00E43237">
      <w:pPr>
        <w:jc w:val="center"/>
        <w:rPr>
          <w:ins w:id="4453" w:author="Alexandru Uicoabă" w:date="2022-06-16T14:58:00Z"/>
          <w:rFonts w:ascii="Arial" w:hAnsi="Arial" w:cs="Arial"/>
          <w:sz w:val="24"/>
          <w:szCs w:val="24"/>
        </w:rPr>
      </w:pPr>
    </w:p>
    <w:p w14:paraId="2A715217" w14:textId="77777777" w:rsidR="00E43237" w:rsidRDefault="00E43237">
      <w:pPr>
        <w:jc w:val="center"/>
        <w:rPr>
          <w:ins w:id="4454" w:author="Alexandru Uicoabă" w:date="2022-06-16T14:58:00Z"/>
          <w:rFonts w:ascii="Arial" w:hAnsi="Arial" w:cs="Arial"/>
          <w:sz w:val="24"/>
          <w:szCs w:val="24"/>
        </w:rPr>
      </w:pPr>
    </w:p>
    <w:p w14:paraId="266D4E50" w14:textId="77777777" w:rsidR="00E43237" w:rsidRDefault="00E43237">
      <w:pPr>
        <w:rPr>
          <w:ins w:id="4455" w:author="Alexandru Uicoabă" w:date="2022-06-16T14:58:00Z"/>
          <w:rFonts w:ascii="Arial" w:hAnsi="Arial" w:cs="Arial"/>
          <w:sz w:val="24"/>
          <w:szCs w:val="24"/>
        </w:rPr>
        <w:pPrChange w:id="4456" w:author="Alexandru Uicoabă" w:date="2022-06-16T15:38:00Z">
          <w:pPr>
            <w:jc w:val="center"/>
          </w:pPr>
        </w:pPrChange>
      </w:pPr>
    </w:p>
    <w:p w14:paraId="032FA173" w14:textId="37DBA03D" w:rsidR="003E62ED" w:rsidRPr="0078286B" w:rsidRDefault="003E62ED">
      <w:pPr>
        <w:jc w:val="center"/>
        <w:rPr>
          <w:rFonts w:ascii="Arial" w:hAnsi="Arial" w:cs="Arial"/>
          <w:sz w:val="24"/>
          <w:szCs w:val="24"/>
          <w:rPrChange w:id="4457" w:author="Alexandru Uicoabă" w:date="2022-06-16T14:49:00Z">
            <w:rPr>
              <w:rFonts w:ascii="Times New Roman" w:hAnsi="Times New Roman" w:cs="Times New Roman"/>
              <w:sz w:val="24"/>
              <w:szCs w:val="24"/>
              <w:lang w:val="en-GB"/>
            </w:rPr>
          </w:rPrChange>
        </w:rPr>
        <w:pPrChange w:id="4458" w:author="Alexandru Uicoabă" w:date="2022-06-16T11:36:00Z">
          <w:pPr>
            <w:jc w:val="both"/>
          </w:pPr>
        </w:pPrChange>
      </w:pPr>
      <w:ins w:id="4459" w:author="Alexandru Uicoabă" w:date="2022-06-16T11:35:00Z">
        <w:r w:rsidRPr="0078286B">
          <w:rPr>
            <w:rFonts w:ascii="Arial" w:hAnsi="Arial" w:cs="Arial"/>
            <w:sz w:val="24"/>
            <w:szCs w:val="24"/>
            <w:rPrChange w:id="4460" w:author="Alexandru Uicoabă" w:date="2022-06-16T14:49:00Z">
              <w:rPr>
                <w:rFonts w:ascii="Times New Roman" w:hAnsi="Times New Roman" w:cs="Times New Roman"/>
                <w:sz w:val="24"/>
                <w:szCs w:val="24"/>
                <w:lang w:val="en-GB"/>
              </w:rPr>
            </w:rPrChange>
          </w:rPr>
          <w:t>Figura 4.</w:t>
        </w:r>
      </w:ins>
      <w:ins w:id="4461" w:author="Alexandru Uicoabă" w:date="2022-06-17T00:10:00Z">
        <w:r w:rsidR="00C36BF9">
          <w:rPr>
            <w:rFonts w:ascii="Arial" w:hAnsi="Arial" w:cs="Arial"/>
            <w:sz w:val="24"/>
            <w:szCs w:val="24"/>
          </w:rPr>
          <w:t>6</w:t>
        </w:r>
      </w:ins>
      <w:ins w:id="4462" w:author="Alexandru Uicoabă" w:date="2022-06-16T11:35:00Z">
        <w:r w:rsidRPr="0078286B">
          <w:rPr>
            <w:rFonts w:ascii="Arial" w:hAnsi="Arial" w:cs="Arial"/>
            <w:sz w:val="24"/>
            <w:szCs w:val="24"/>
            <w:rPrChange w:id="4463" w:author="Alexandru Uicoabă" w:date="2022-06-16T14:49:00Z">
              <w:rPr>
                <w:rFonts w:ascii="Times New Roman" w:hAnsi="Times New Roman" w:cs="Times New Roman"/>
                <w:sz w:val="24"/>
                <w:szCs w:val="24"/>
                <w:lang w:val="en-GB"/>
              </w:rPr>
            </w:rPrChange>
          </w:rPr>
          <w:t xml:space="preserve"> </w:t>
        </w:r>
      </w:ins>
      <w:ins w:id="4464" w:author="Alexandru Uicoabă" w:date="2022-06-17T00:16:00Z">
        <w:r w:rsidR="003404A2">
          <w:rPr>
            <w:rFonts w:ascii="Arial" w:hAnsi="Arial" w:cs="Arial"/>
            <w:sz w:val="24"/>
            <w:szCs w:val="24"/>
          </w:rPr>
          <w:t xml:space="preserve"> </w:t>
        </w:r>
      </w:ins>
      <w:ins w:id="4465" w:author="Alexandru Uicoabă" w:date="2022-06-16T11:42:00Z">
        <w:r w:rsidR="002F337D" w:rsidRPr="0078286B">
          <w:rPr>
            <w:rFonts w:ascii="Arial" w:hAnsi="Arial" w:cs="Arial"/>
            <w:sz w:val="24"/>
            <w:szCs w:val="24"/>
            <w:rPrChange w:id="4466" w:author="Alexandru Uicoabă" w:date="2022-06-16T14:49:00Z">
              <w:rPr>
                <w:rFonts w:ascii="Times New Roman" w:hAnsi="Times New Roman" w:cs="Times New Roman"/>
                <w:sz w:val="24"/>
                <w:szCs w:val="24"/>
              </w:rPr>
            </w:rPrChange>
          </w:rPr>
          <w:t>Structura</w:t>
        </w:r>
      </w:ins>
      <w:ins w:id="4467" w:author="Alexandru Uicoabă" w:date="2022-06-16T11:35:00Z">
        <w:r w:rsidRPr="0078286B">
          <w:rPr>
            <w:rFonts w:ascii="Arial" w:hAnsi="Arial" w:cs="Arial"/>
            <w:sz w:val="24"/>
            <w:szCs w:val="24"/>
            <w:rPrChange w:id="4468" w:author="Alexandru Uicoabă" w:date="2022-06-16T14:49:00Z">
              <w:rPr>
                <w:rFonts w:ascii="Times New Roman" w:hAnsi="Times New Roman" w:cs="Times New Roman"/>
                <w:sz w:val="24"/>
                <w:szCs w:val="24"/>
                <w:lang w:val="en-GB"/>
              </w:rPr>
            </w:rPrChange>
          </w:rPr>
          <w:t xml:space="preserve"> de </w:t>
        </w:r>
      </w:ins>
      <w:ins w:id="4469" w:author="Alexandru Uicoabă" w:date="2022-06-16T15:38:00Z">
        <w:r w:rsidR="00D4424C">
          <w:rPr>
            <w:rFonts w:ascii="Arial" w:hAnsi="Arial" w:cs="Arial"/>
            <w:sz w:val="24"/>
            <w:szCs w:val="24"/>
          </w:rPr>
          <w:t>directoare</w:t>
        </w:r>
      </w:ins>
      <w:ins w:id="4470" w:author="Alexandru Uicoabă" w:date="2022-06-16T11:35:00Z">
        <w:r w:rsidRPr="0078286B">
          <w:rPr>
            <w:rFonts w:ascii="Arial" w:hAnsi="Arial" w:cs="Arial"/>
            <w:sz w:val="24"/>
            <w:szCs w:val="24"/>
            <w:rPrChange w:id="4471" w:author="Alexandru Uicoabă" w:date="2022-06-16T14:49:00Z">
              <w:rPr>
                <w:rFonts w:ascii="Times New Roman" w:hAnsi="Times New Roman" w:cs="Times New Roman"/>
                <w:sz w:val="24"/>
                <w:szCs w:val="24"/>
                <w:lang w:val="en-GB"/>
              </w:rPr>
            </w:rPrChange>
          </w:rPr>
          <w:t xml:space="preserve"> pentru </w:t>
        </w:r>
      </w:ins>
      <w:proofErr w:type="spellStart"/>
      <w:ins w:id="4472" w:author="Alexandru Uicoabă" w:date="2022-06-16T11:36:00Z">
        <w:r w:rsidRPr="0078286B">
          <w:rPr>
            <w:rFonts w:ascii="Arial" w:hAnsi="Arial" w:cs="Arial"/>
            <w:sz w:val="24"/>
            <w:szCs w:val="24"/>
            <w:rPrChange w:id="4473" w:author="Alexandru Uicoabă" w:date="2022-06-16T14:49:00Z">
              <w:rPr>
                <w:rFonts w:ascii="Times New Roman" w:hAnsi="Times New Roman" w:cs="Times New Roman"/>
                <w:sz w:val="24"/>
                <w:szCs w:val="24"/>
                <w:lang w:val="en-GB"/>
              </w:rPr>
            </w:rPrChange>
          </w:rPr>
          <w:t>reinforcement</w:t>
        </w:r>
        <w:proofErr w:type="spellEnd"/>
        <w:r w:rsidRPr="0078286B">
          <w:rPr>
            <w:rFonts w:ascii="Arial" w:hAnsi="Arial" w:cs="Arial"/>
            <w:sz w:val="24"/>
            <w:szCs w:val="24"/>
            <w:rPrChange w:id="4474" w:author="Alexandru Uicoabă" w:date="2022-06-16T14:49:00Z">
              <w:rPr>
                <w:rFonts w:ascii="Times New Roman" w:hAnsi="Times New Roman" w:cs="Times New Roman"/>
                <w:sz w:val="24"/>
                <w:szCs w:val="24"/>
                <w:lang w:val="en-GB"/>
              </w:rPr>
            </w:rPrChange>
          </w:rPr>
          <w:t xml:space="preserve"> </w:t>
        </w:r>
        <w:proofErr w:type="spellStart"/>
        <w:r w:rsidRPr="0078286B">
          <w:rPr>
            <w:rFonts w:ascii="Arial" w:hAnsi="Arial" w:cs="Arial"/>
            <w:sz w:val="24"/>
            <w:szCs w:val="24"/>
            <w:rPrChange w:id="4475" w:author="Alexandru Uicoabă" w:date="2022-06-16T14:49:00Z">
              <w:rPr>
                <w:rFonts w:ascii="Times New Roman" w:hAnsi="Times New Roman" w:cs="Times New Roman"/>
                <w:sz w:val="24"/>
                <w:szCs w:val="24"/>
                <w:lang w:val="en-GB"/>
              </w:rPr>
            </w:rPrChange>
          </w:rPr>
          <w:t>learning</w:t>
        </w:r>
      </w:ins>
      <w:proofErr w:type="spellEnd"/>
    </w:p>
    <w:p w14:paraId="4D2E4F52" w14:textId="09694D67" w:rsidR="00F038DD" w:rsidRDefault="00F038DD" w:rsidP="00F038DD">
      <w:pPr>
        <w:jc w:val="center"/>
        <w:rPr>
          <w:ins w:id="4476" w:author="Alexandru Uicoabă" w:date="2022-06-16T15:36:00Z"/>
          <w:rFonts w:ascii="Arial" w:hAnsi="Arial" w:cs="Arial"/>
          <w:sz w:val="24"/>
          <w:szCs w:val="24"/>
        </w:rPr>
      </w:pPr>
      <w:r w:rsidRPr="0078286B">
        <w:rPr>
          <w:rFonts w:ascii="Arial" w:hAnsi="Arial" w:cs="Arial"/>
          <w:noProof/>
          <w:sz w:val="24"/>
          <w:szCs w:val="24"/>
          <w:rPrChange w:id="4477" w:author="Alexandru Uicoabă" w:date="2022-06-16T14:49:00Z">
            <w:rPr>
              <w:rFonts w:ascii="Times New Roman" w:hAnsi="Times New Roman" w:cs="Times New Roman"/>
              <w:noProof/>
              <w:sz w:val="24"/>
              <w:szCs w:val="24"/>
              <w:lang w:val="en-GB"/>
            </w:rPr>
          </w:rPrChange>
        </w:rPr>
        <w:drawing>
          <wp:inline distT="0" distB="0" distL="0" distR="0" wp14:anchorId="4F539181" wp14:editId="1B9A40B7">
            <wp:extent cx="2637937" cy="1972973"/>
            <wp:effectExtent l="0" t="0" r="0" b="8255"/>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20"/>
                    <a:stretch>
                      <a:fillRect/>
                    </a:stretch>
                  </pic:blipFill>
                  <pic:spPr>
                    <a:xfrm>
                      <a:off x="0" y="0"/>
                      <a:ext cx="2644608" cy="1977963"/>
                    </a:xfrm>
                    <a:prstGeom prst="rect">
                      <a:avLst/>
                    </a:prstGeom>
                  </pic:spPr>
                </pic:pic>
              </a:graphicData>
            </a:graphic>
          </wp:inline>
        </w:drawing>
      </w:r>
    </w:p>
    <w:p w14:paraId="77916185" w14:textId="073E4DA0" w:rsidR="00077BF7" w:rsidRDefault="00077BF7" w:rsidP="00F038DD">
      <w:pPr>
        <w:jc w:val="center"/>
        <w:rPr>
          <w:ins w:id="4478" w:author="Alexandru Uicoabă" w:date="2022-06-16T15:37:00Z"/>
          <w:rFonts w:ascii="Arial" w:hAnsi="Arial" w:cs="Arial"/>
          <w:sz w:val="24"/>
          <w:szCs w:val="24"/>
        </w:rPr>
      </w:pPr>
      <w:ins w:id="4479" w:author="Alexandru Uicoabă" w:date="2022-06-16T15:36:00Z">
        <w:r>
          <w:rPr>
            <w:rFonts w:ascii="Arial" w:hAnsi="Arial" w:cs="Arial"/>
            <w:sz w:val="24"/>
            <w:szCs w:val="24"/>
          </w:rPr>
          <w:t>Figura 4.</w:t>
        </w:r>
      </w:ins>
      <w:ins w:id="4480" w:author="Alexandru Uicoabă" w:date="2022-06-17T00:10:00Z">
        <w:r w:rsidR="00C36BF9">
          <w:rPr>
            <w:rFonts w:ascii="Arial" w:hAnsi="Arial" w:cs="Arial"/>
            <w:sz w:val="24"/>
            <w:szCs w:val="24"/>
          </w:rPr>
          <w:t>7</w:t>
        </w:r>
      </w:ins>
      <w:ins w:id="4481" w:author="Alexandru Uicoabă" w:date="2022-06-16T15:36:00Z">
        <w:r>
          <w:rPr>
            <w:rFonts w:ascii="Arial" w:hAnsi="Arial" w:cs="Arial"/>
            <w:sz w:val="24"/>
            <w:szCs w:val="24"/>
          </w:rPr>
          <w:t xml:space="preserve"> Fișierul </w:t>
        </w:r>
      </w:ins>
      <w:ins w:id="4482" w:author="Alexandru Uicoabă" w:date="2022-06-16T15:37:00Z">
        <w:r w:rsidRPr="00564BEC">
          <w:rPr>
            <w:rFonts w:ascii="Arial" w:hAnsi="Arial" w:cs="Arial"/>
            <w:i/>
            <w:iCs/>
            <w:sz w:val="24"/>
            <w:szCs w:val="24"/>
            <w:rPrChange w:id="4483" w:author="Alexandru Uicoabă" w:date="2022-06-16T16:53:00Z">
              <w:rPr>
                <w:rFonts w:ascii="Arial" w:hAnsi="Arial" w:cs="Arial"/>
                <w:sz w:val="24"/>
                <w:szCs w:val="24"/>
              </w:rPr>
            </w:rPrChange>
          </w:rPr>
          <w:t>main.py</w:t>
        </w:r>
      </w:ins>
    </w:p>
    <w:p w14:paraId="338EA74E" w14:textId="0DD44E3A" w:rsidR="00C80747" w:rsidRPr="0078286B" w:rsidRDefault="00C80747" w:rsidP="00F038DD">
      <w:pPr>
        <w:jc w:val="center"/>
        <w:rPr>
          <w:rFonts w:ascii="Arial" w:hAnsi="Arial" w:cs="Arial"/>
          <w:sz w:val="24"/>
          <w:szCs w:val="24"/>
          <w:rPrChange w:id="4484" w:author="Alexandru Uicoabă" w:date="2022-06-16T14:49:00Z">
            <w:rPr>
              <w:rFonts w:ascii="Times New Roman" w:hAnsi="Times New Roman" w:cs="Times New Roman"/>
              <w:sz w:val="24"/>
              <w:szCs w:val="24"/>
              <w:lang w:val="en-GB"/>
            </w:rPr>
          </w:rPrChange>
        </w:rPr>
      </w:pPr>
      <w:ins w:id="4485" w:author="Alexandru Uicoabă" w:date="2022-06-16T15:37:00Z">
        <w:r w:rsidRPr="00C80747">
          <w:rPr>
            <w:rFonts w:ascii="Arial" w:hAnsi="Arial" w:cs="Arial"/>
            <w:noProof/>
            <w:sz w:val="24"/>
            <w:szCs w:val="24"/>
          </w:rPr>
          <w:drawing>
            <wp:inline distT="0" distB="0" distL="0" distR="0" wp14:anchorId="24C9C0D8" wp14:editId="7BC5BC42">
              <wp:extent cx="4748530" cy="3248787"/>
              <wp:effectExtent l="0" t="0" r="0" b="8890"/>
              <wp:docPr id="19" name="Imagine 1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text&#10;&#10;Descriere generată automat"/>
                      <pic:cNvPicPr/>
                    </pic:nvPicPr>
                    <pic:blipFill>
                      <a:blip r:embed="rId21"/>
                      <a:stretch>
                        <a:fillRect/>
                      </a:stretch>
                    </pic:blipFill>
                    <pic:spPr>
                      <a:xfrm>
                        <a:off x="0" y="0"/>
                        <a:ext cx="4753207" cy="3251987"/>
                      </a:xfrm>
                      <a:prstGeom prst="rect">
                        <a:avLst/>
                      </a:prstGeom>
                    </pic:spPr>
                  </pic:pic>
                </a:graphicData>
              </a:graphic>
            </wp:inline>
          </w:drawing>
        </w:r>
      </w:ins>
    </w:p>
    <w:p w14:paraId="11BDF839" w14:textId="27FBB145" w:rsidR="00F038DD" w:rsidRPr="004015F7" w:rsidRDefault="00F038DD" w:rsidP="000406FE">
      <w:pPr>
        <w:jc w:val="both"/>
        <w:rPr>
          <w:ins w:id="4486" w:author="Alexandru Uicoabă" w:date="2022-06-16T14:59:00Z"/>
          <w:rFonts w:ascii="Arial" w:hAnsi="Arial" w:cs="Arial"/>
          <w:noProof/>
          <w:sz w:val="24"/>
          <w:szCs w:val="24"/>
          <w:rPrChange w:id="4487" w:author="Alexandru Uicoabă" w:date="2022-06-16T15:32:00Z">
            <w:rPr>
              <w:ins w:id="4488" w:author="Alexandru Uicoabă" w:date="2022-06-16T14:59:00Z"/>
              <w:rFonts w:ascii="Arial" w:hAnsi="Arial" w:cs="Arial"/>
              <w:noProof/>
            </w:rPr>
          </w:rPrChange>
        </w:rPr>
      </w:pPr>
      <w:r w:rsidRPr="0078286B">
        <w:rPr>
          <w:rFonts w:ascii="Arial" w:hAnsi="Arial" w:cs="Arial"/>
          <w:sz w:val="24"/>
          <w:szCs w:val="24"/>
          <w:rPrChange w:id="4489" w:author="Alexandru Uicoabă" w:date="2022-06-16T14:49:00Z">
            <w:rPr>
              <w:rFonts w:ascii="Times New Roman" w:hAnsi="Times New Roman" w:cs="Times New Roman"/>
              <w:sz w:val="24"/>
              <w:szCs w:val="24"/>
              <w:lang w:val="en-GB"/>
            </w:rPr>
          </w:rPrChange>
        </w:rPr>
        <w:tab/>
      </w:r>
      <w:del w:id="4490" w:author="Bogdan Dragulescu" w:date="2022-06-14T14:16:00Z">
        <w:r w:rsidRPr="004015F7" w:rsidDel="007B07A1">
          <w:rPr>
            <w:rFonts w:ascii="Arial" w:hAnsi="Arial" w:cs="Arial"/>
            <w:sz w:val="24"/>
            <w:szCs w:val="24"/>
            <w:rPrChange w:id="4491" w:author="Alexandru Uicoabă" w:date="2022-06-16T15:32:00Z">
              <w:rPr>
                <w:rFonts w:ascii="Times New Roman" w:hAnsi="Times New Roman" w:cs="Times New Roman"/>
                <w:sz w:val="24"/>
                <w:szCs w:val="24"/>
                <w:lang w:val="en-GB"/>
              </w:rPr>
            </w:rPrChange>
          </w:rPr>
          <w:delText>Flow-ul</w:delText>
        </w:r>
      </w:del>
      <w:ins w:id="4492" w:author="Bogdan Dragulescu" w:date="2022-06-14T14:16:00Z">
        <w:r w:rsidR="007B07A1" w:rsidRPr="004015F7">
          <w:rPr>
            <w:rFonts w:ascii="Arial" w:hAnsi="Arial" w:cs="Arial"/>
            <w:sz w:val="24"/>
            <w:szCs w:val="24"/>
            <w:rPrChange w:id="4493" w:author="Alexandru Uicoabă" w:date="2022-06-16T15:32:00Z">
              <w:rPr>
                <w:rFonts w:ascii="Times New Roman" w:hAnsi="Times New Roman" w:cs="Times New Roman"/>
                <w:sz w:val="24"/>
                <w:szCs w:val="24"/>
                <w:lang w:val="en-GB"/>
              </w:rPr>
            </w:rPrChange>
          </w:rPr>
          <w:t>Fluxul</w:t>
        </w:r>
      </w:ins>
      <w:r w:rsidRPr="004015F7">
        <w:rPr>
          <w:rFonts w:ascii="Arial" w:hAnsi="Arial" w:cs="Arial"/>
          <w:sz w:val="24"/>
          <w:szCs w:val="24"/>
          <w:rPrChange w:id="4494" w:author="Alexandru Uicoabă" w:date="2022-06-16T15:32:00Z">
            <w:rPr>
              <w:rFonts w:ascii="Times New Roman" w:hAnsi="Times New Roman" w:cs="Times New Roman"/>
              <w:sz w:val="24"/>
              <w:szCs w:val="24"/>
              <w:lang w:val="en-GB"/>
            </w:rPr>
          </w:rPrChange>
        </w:rPr>
        <w:t xml:space="preserve"> de date de la jocul din </w:t>
      </w:r>
      <w:del w:id="4495" w:author="Alexandru Uicoabă" w:date="2022-06-16T11:41:00Z">
        <w:r w:rsidRPr="00564BEC" w:rsidDel="00037229">
          <w:rPr>
            <w:rFonts w:ascii="Arial" w:hAnsi="Arial" w:cs="Arial"/>
            <w:i/>
            <w:iCs/>
            <w:sz w:val="24"/>
            <w:szCs w:val="24"/>
            <w:rPrChange w:id="4496" w:author="Alexandru Uicoabă" w:date="2022-06-16T16:53:00Z">
              <w:rPr>
                <w:rFonts w:ascii="Times New Roman" w:hAnsi="Times New Roman" w:cs="Times New Roman"/>
                <w:sz w:val="24"/>
                <w:szCs w:val="24"/>
                <w:lang w:val="en-GB"/>
              </w:rPr>
            </w:rPrChange>
          </w:rPr>
          <w:delText>unity</w:delText>
        </w:r>
      </w:del>
      <w:proofErr w:type="spellStart"/>
      <w:ins w:id="4497" w:author="Alexandru Uicoabă" w:date="2022-06-16T11:41:00Z">
        <w:r w:rsidR="00037229" w:rsidRPr="00564BEC">
          <w:rPr>
            <w:rFonts w:ascii="Arial" w:hAnsi="Arial" w:cs="Arial"/>
            <w:i/>
            <w:iCs/>
            <w:sz w:val="24"/>
            <w:szCs w:val="24"/>
            <w:rPrChange w:id="4498" w:author="Alexandru Uicoabă" w:date="2022-06-16T16:53:00Z">
              <w:rPr>
                <w:rFonts w:ascii="Times New Roman" w:hAnsi="Times New Roman" w:cs="Times New Roman"/>
                <w:sz w:val="24"/>
                <w:szCs w:val="24"/>
              </w:rPr>
            </w:rPrChange>
          </w:rPr>
          <w:t>U</w:t>
        </w:r>
        <w:r w:rsidR="005E47E4" w:rsidRPr="00564BEC">
          <w:rPr>
            <w:rFonts w:ascii="Arial" w:hAnsi="Arial" w:cs="Arial"/>
            <w:i/>
            <w:iCs/>
            <w:sz w:val="24"/>
            <w:szCs w:val="24"/>
            <w:rPrChange w:id="4499" w:author="Alexandru Uicoabă" w:date="2022-06-16T16:53:00Z">
              <w:rPr>
                <w:rFonts w:ascii="Times New Roman" w:hAnsi="Times New Roman" w:cs="Times New Roman"/>
                <w:sz w:val="24"/>
                <w:szCs w:val="24"/>
              </w:rPr>
            </w:rPrChange>
          </w:rPr>
          <w:t>n</w:t>
        </w:r>
      </w:ins>
      <w:ins w:id="4500" w:author="Alexandru Uicoabă" w:date="2022-06-16T16:53:00Z">
        <w:r w:rsidR="00564BEC">
          <w:rPr>
            <w:rFonts w:ascii="Arial" w:hAnsi="Arial" w:cs="Arial"/>
            <w:i/>
            <w:iCs/>
            <w:sz w:val="24"/>
            <w:szCs w:val="24"/>
          </w:rPr>
          <w:t>i</w:t>
        </w:r>
        <w:r w:rsidR="00564BEC" w:rsidRPr="00564BEC">
          <w:rPr>
            <w:rFonts w:ascii="Arial" w:hAnsi="Arial" w:cs="Arial"/>
            <w:i/>
            <w:iCs/>
            <w:sz w:val="24"/>
            <w:szCs w:val="24"/>
            <w:rPrChange w:id="4501" w:author="Alexandru Uicoabă" w:date="2022-06-16T16:53:00Z">
              <w:rPr>
                <w:rFonts w:ascii="Arial" w:hAnsi="Arial" w:cs="Arial"/>
                <w:sz w:val="24"/>
                <w:szCs w:val="24"/>
              </w:rPr>
            </w:rPrChange>
          </w:rPr>
          <w:t>t</w:t>
        </w:r>
      </w:ins>
      <w:ins w:id="4502" w:author="Alexandru Uicoabă" w:date="2022-06-16T11:41:00Z">
        <w:r w:rsidR="005E47E4" w:rsidRPr="00564BEC">
          <w:rPr>
            <w:rFonts w:ascii="Arial" w:hAnsi="Arial" w:cs="Arial"/>
            <w:i/>
            <w:iCs/>
            <w:sz w:val="24"/>
            <w:szCs w:val="24"/>
            <w:rPrChange w:id="4503" w:author="Alexandru Uicoabă" w:date="2022-06-16T16:53:00Z">
              <w:rPr>
                <w:rFonts w:ascii="Times New Roman" w:hAnsi="Times New Roman" w:cs="Times New Roman"/>
                <w:sz w:val="24"/>
                <w:szCs w:val="24"/>
              </w:rPr>
            </w:rPrChange>
          </w:rPr>
          <w:t>y</w:t>
        </w:r>
      </w:ins>
      <w:proofErr w:type="spellEnd"/>
      <w:r w:rsidRPr="004015F7">
        <w:rPr>
          <w:rFonts w:ascii="Arial" w:hAnsi="Arial" w:cs="Arial"/>
          <w:sz w:val="24"/>
          <w:szCs w:val="24"/>
          <w:rPrChange w:id="4504" w:author="Alexandru Uicoabă" w:date="2022-06-16T15:32:00Z">
            <w:rPr>
              <w:rFonts w:ascii="Times New Roman" w:hAnsi="Times New Roman" w:cs="Times New Roman"/>
              <w:sz w:val="24"/>
              <w:szCs w:val="24"/>
              <w:lang w:val="en-GB"/>
            </w:rPr>
          </w:rPrChange>
        </w:rPr>
        <w:t xml:space="preserve">, până la scriptul în </w:t>
      </w:r>
      <w:proofErr w:type="spellStart"/>
      <w:ins w:id="4505" w:author="Alexandru Uicoabă" w:date="2022-06-16T16:53:00Z">
        <w:r w:rsidR="00564BEC" w:rsidRPr="00564BEC">
          <w:rPr>
            <w:rFonts w:ascii="Arial" w:hAnsi="Arial" w:cs="Arial"/>
            <w:i/>
            <w:iCs/>
            <w:sz w:val="24"/>
            <w:szCs w:val="24"/>
            <w:rPrChange w:id="4506" w:author="Alexandru Uicoabă" w:date="2022-06-16T16:53:00Z">
              <w:rPr>
                <w:rFonts w:ascii="Arial" w:hAnsi="Arial" w:cs="Arial"/>
                <w:sz w:val="24"/>
                <w:szCs w:val="24"/>
              </w:rPr>
            </w:rPrChange>
          </w:rPr>
          <w:t>P</w:t>
        </w:r>
      </w:ins>
      <w:del w:id="4507" w:author="Alexandru Uicoabă" w:date="2022-06-16T16:53:00Z">
        <w:r w:rsidRPr="00564BEC" w:rsidDel="00564BEC">
          <w:rPr>
            <w:rFonts w:ascii="Arial" w:hAnsi="Arial" w:cs="Arial"/>
            <w:i/>
            <w:iCs/>
            <w:sz w:val="24"/>
            <w:szCs w:val="24"/>
            <w:rPrChange w:id="4508" w:author="Alexandru Uicoabă" w:date="2022-06-16T16:53:00Z">
              <w:rPr>
                <w:rFonts w:ascii="Times New Roman" w:hAnsi="Times New Roman" w:cs="Times New Roman"/>
                <w:sz w:val="24"/>
                <w:szCs w:val="24"/>
                <w:lang w:val="en-GB"/>
              </w:rPr>
            </w:rPrChange>
          </w:rPr>
          <w:delText>p</w:delText>
        </w:r>
      </w:del>
      <w:r w:rsidRPr="00564BEC">
        <w:rPr>
          <w:rFonts w:ascii="Arial" w:hAnsi="Arial" w:cs="Arial"/>
          <w:i/>
          <w:iCs/>
          <w:sz w:val="24"/>
          <w:szCs w:val="24"/>
          <w:rPrChange w:id="4509" w:author="Alexandru Uicoabă" w:date="2022-06-16T16:53:00Z">
            <w:rPr>
              <w:rFonts w:ascii="Times New Roman" w:hAnsi="Times New Roman" w:cs="Times New Roman"/>
              <w:sz w:val="24"/>
              <w:szCs w:val="24"/>
              <w:lang w:val="en-GB"/>
            </w:rPr>
          </w:rPrChange>
        </w:rPr>
        <w:t>ython</w:t>
      </w:r>
      <w:proofErr w:type="spellEnd"/>
      <w:r w:rsidRPr="004015F7">
        <w:rPr>
          <w:rFonts w:ascii="Arial" w:hAnsi="Arial" w:cs="Arial"/>
          <w:sz w:val="24"/>
          <w:szCs w:val="24"/>
          <w:rPrChange w:id="4510" w:author="Alexandru Uicoabă" w:date="2022-06-16T15:32:00Z">
            <w:rPr>
              <w:rFonts w:ascii="Times New Roman" w:hAnsi="Times New Roman" w:cs="Times New Roman"/>
              <w:sz w:val="24"/>
              <w:szCs w:val="24"/>
              <w:lang w:val="en-GB"/>
            </w:rPr>
          </w:rPrChange>
        </w:rPr>
        <w:t xml:space="preserve"> de legătură, ajungând la scriptul de </w:t>
      </w:r>
      <w:proofErr w:type="spellStart"/>
      <w:r w:rsidRPr="004015F7">
        <w:rPr>
          <w:rFonts w:ascii="Arial" w:hAnsi="Arial" w:cs="Arial"/>
          <w:sz w:val="24"/>
          <w:szCs w:val="24"/>
          <w:rPrChange w:id="4511" w:author="Alexandru Uicoabă" w:date="2022-06-16T15:32:00Z">
            <w:rPr>
              <w:rFonts w:ascii="Times New Roman" w:hAnsi="Times New Roman" w:cs="Times New Roman"/>
              <w:sz w:val="24"/>
              <w:szCs w:val="24"/>
              <w:lang w:val="en-GB"/>
            </w:rPr>
          </w:rPrChange>
        </w:rPr>
        <w:t>reinforcement</w:t>
      </w:r>
      <w:proofErr w:type="spellEnd"/>
      <w:r w:rsidRPr="004015F7">
        <w:rPr>
          <w:rFonts w:ascii="Arial" w:hAnsi="Arial" w:cs="Arial"/>
          <w:sz w:val="24"/>
          <w:szCs w:val="24"/>
          <w:rPrChange w:id="4512" w:author="Alexandru Uicoabă" w:date="2022-06-16T15:32:00Z">
            <w:rPr>
              <w:rFonts w:ascii="Times New Roman" w:hAnsi="Times New Roman" w:cs="Times New Roman"/>
              <w:sz w:val="24"/>
              <w:szCs w:val="24"/>
              <w:lang w:val="en-GB"/>
            </w:rPr>
          </w:rPrChange>
        </w:rPr>
        <w:t xml:space="preserve"> </w:t>
      </w:r>
      <w:proofErr w:type="spellStart"/>
      <w:r w:rsidRPr="004015F7">
        <w:rPr>
          <w:rFonts w:ascii="Arial" w:hAnsi="Arial" w:cs="Arial"/>
          <w:sz w:val="24"/>
          <w:szCs w:val="24"/>
          <w:rPrChange w:id="4513" w:author="Alexandru Uicoabă" w:date="2022-06-16T15:32:00Z">
            <w:rPr>
              <w:rFonts w:ascii="Times New Roman" w:hAnsi="Times New Roman" w:cs="Times New Roman"/>
              <w:sz w:val="24"/>
              <w:szCs w:val="24"/>
              <w:lang w:val="en-GB"/>
            </w:rPr>
          </w:rPrChange>
        </w:rPr>
        <w:t>learning</w:t>
      </w:r>
      <w:proofErr w:type="spellEnd"/>
      <w:r w:rsidRPr="004015F7">
        <w:rPr>
          <w:rFonts w:ascii="Arial" w:hAnsi="Arial" w:cs="Arial"/>
          <w:sz w:val="24"/>
          <w:szCs w:val="24"/>
          <w:rPrChange w:id="4514" w:author="Alexandru Uicoabă" w:date="2022-06-16T15:32:00Z">
            <w:rPr>
              <w:rFonts w:ascii="Times New Roman" w:hAnsi="Times New Roman" w:cs="Times New Roman"/>
              <w:sz w:val="24"/>
              <w:szCs w:val="24"/>
              <w:lang w:val="en-GB"/>
            </w:rPr>
          </w:rPrChange>
        </w:rPr>
        <w:t xml:space="preserve"> se poate observa </w:t>
      </w:r>
      <w:ins w:id="4515" w:author="Alexandru Uicoabă" w:date="2022-06-16T11:42:00Z">
        <w:r w:rsidR="00EC3949" w:rsidRPr="004015F7">
          <w:rPr>
            <w:rFonts w:ascii="Arial" w:hAnsi="Arial" w:cs="Arial"/>
            <w:sz w:val="24"/>
            <w:szCs w:val="24"/>
            <w:rPrChange w:id="4516" w:author="Alexandru Uicoabă" w:date="2022-06-16T15:32:00Z">
              <w:rPr>
                <w:rFonts w:ascii="Times New Roman" w:hAnsi="Times New Roman" w:cs="Times New Roman"/>
                <w:sz w:val="24"/>
                <w:szCs w:val="24"/>
              </w:rPr>
            </w:rPrChange>
          </w:rPr>
          <w:t>î</w:t>
        </w:r>
      </w:ins>
      <w:del w:id="4517" w:author="Alexandru Uicoabă" w:date="2022-06-16T11:42:00Z">
        <w:r w:rsidRPr="004015F7" w:rsidDel="00EC3949">
          <w:rPr>
            <w:rFonts w:ascii="Arial" w:hAnsi="Arial" w:cs="Arial"/>
            <w:sz w:val="24"/>
            <w:szCs w:val="24"/>
            <w:rPrChange w:id="4518" w:author="Alexandru Uicoabă" w:date="2022-06-16T15:32:00Z">
              <w:rPr>
                <w:rFonts w:ascii="Times New Roman" w:hAnsi="Times New Roman" w:cs="Times New Roman"/>
                <w:sz w:val="24"/>
                <w:szCs w:val="24"/>
                <w:lang w:val="en-GB"/>
              </w:rPr>
            </w:rPrChange>
          </w:rPr>
          <w:delText>â</w:delText>
        </w:r>
      </w:del>
      <w:r w:rsidRPr="004015F7">
        <w:rPr>
          <w:rFonts w:ascii="Arial" w:hAnsi="Arial" w:cs="Arial"/>
          <w:sz w:val="24"/>
          <w:szCs w:val="24"/>
          <w:rPrChange w:id="4519" w:author="Alexandru Uicoabă" w:date="2022-06-16T15:32:00Z">
            <w:rPr>
              <w:rFonts w:ascii="Times New Roman" w:hAnsi="Times New Roman" w:cs="Times New Roman"/>
              <w:sz w:val="24"/>
              <w:szCs w:val="24"/>
              <w:lang w:val="en-GB"/>
            </w:rPr>
          </w:rPrChange>
        </w:rPr>
        <w:t xml:space="preserve">n </w:t>
      </w:r>
      <w:ins w:id="4520" w:author="Alexandru Uicoabă" w:date="2022-06-16T14:59:00Z">
        <w:r w:rsidR="00E43237" w:rsidRPr="004015F7">
          <w:rPr>
            <w:rFonts w:ascii="Arial" w:hAnsi="Arial" w:cs="Arial"/>
            <w:sz w:val="24"/>
            <w:szCs w:val="24"/>
          </w:rPr>
          <w:t>Figura 4.</w:t>
        </w:r>
      </w:ins>
      <w:ins w:id="4521" w:author="Alexandru Uicoabă" w:date="2022-06-17T00:10:00Z">
        <w:r w:rsidR="00C36BF9">
          <w:rPr>
            <w:rFonts w:ascii="Arial" w:hAnsi="Arial" w:cs="Arial"/>
            <w:sz w:val="24"/>
            <w:szCs w:val="24"/>
          </w:rPr>
          <w:t>8</w:t>
        </w:r>
      </w:ins>
      <w:del w:id="4522" w:author="Alexandru Uicoabă" w:date="2022-06-16T14:59:00Z">
        <w:r w:rsidRPr="004015F7" w:rsidDel="00E43237">
          <w:rPr>
            <w:rFonts w:ascii="Arial" w:hAnsi="Arial" w:cs="Arial"/>
            <w:sz w:val="24"/>
            <w:szCs w:val="24"/>
            <w:rPrChange w:id="4523" w:author="Alexandru Uicoabă" w:date="2022-06-16T15:32:00Z">
              <w:rPr>
                <w:rFonts w:ascii="Times New Roman" w:hAnsi="Times New Roman" w:cs="Times New Roman"/>
                <w:sz w:val="24"/>
                <w:szCs w:val="24"/>
                <w:lang w:val="en-GB"/>
              </w:rPr>
            </w:rPrChange>
          </w:rPr>
          <w:delText>figura de mai jos</w:delText>
        </w:r>
      </w:del>
      <w:r w:rsidRPr="004015F7">
        <w:rPr>
          <w:rFonts w:ascii="Arial" w:hAnsi="Arial" w:cs="Arial"/>
          <w:sz w:val="24"/>
          <w:szCs w:val="24"/>
          <w:rPrChange w:id="4524" w:author="Alexandru Uicoabă" w:date="2022-06-16T15:32:00Z">
            <w:rPr>
              <w:rFonts w:ascii="Times New Roman" w:hAnsi="Times New Roman" w:cs="Times New Roman"/>
              <w:sz w:val="24"/>
              <w:szCs w:val="24"/>
              <w:lang w:val="en-GB"/>
            </w:rPr>
          </w:rPrChange>
        </w:rPr>
        <w:t>.</w:t>
      </w:r>
      <w:r w:rsidRPr="004015F7">
        <w:rPr>
          <w:rFonts w:ascii="Arial" w:hAnsi="Arial" w:cs="Arial"/>
          <w:noProof/>
          <w:sz w:val="24"/>
          <w:szCs w:val="24"/>
          <w:rPrChange w:id="4525" w:author="Alexandru Uicoabă" w:date="2022-06-16T15:32:00Z">
            <w:rPr>
              <w:noProof/>
              <w:lang w:val="en-GB"/>
            </w:rPr>
          </w:rPrChange>
        </w:rPr>
        <w:t xml:space="preserve"> </w:t>
      </w:r>
    </w:p>
    <w:p w14:paraId="3B3BF0BD" w14:textId="0F76502E" w:rsidR="00E43237" w:rsidRPr="004015F7" w:rsidRDefault="00E43237">
      <w:pPr>
        <w:ind w:firstLine="720"/>
        <w:jc w:val="both"/>
        <w:rPr>
          <w:ins w:id="4526" w:author="Alexandru Uicoabă" w:date="2022-06-16T14:59:00Z"/>
          <w:rFonts w:ascii="Arial" w:hAnsi="Arial" w:cs="Arial"/>
          <w:sz w:val="24"/>
          <w:szCs w:val="24"/>
          <w:rPrChange w:id="4527" w:author="Alexandru Uicoabă" w:date="2022-06-16T15:32:00Z">
            <w:rPr>
              <w:ins w:id="4528" w:author="Alexandru Uicoabă" w:date="2022-06-16T14:59:00Z"/>
              <w:rFonts w:ascii="Arial" w:hAnsi="Arial" w:cs="Arial"/>
            </w:rPr>
          </w:rPrChange>
        </w:rPr>
        <w:pPrChange w:id="4529" w:author="Alexandru Uicoabă" w:date="2022-06-16T14:59:00Z">
          <w:pPr/>
        </w:pPrChange>
      </w:pPr>
      <w:ins w:id="4530" w:author="Alexandru Uicoabă" w:date="2022-06-16T14:59:00Z">
        <w:r w:rsidRPr="004015F7">
          <w:rPr>
            <w:rFonts w:ascii="Arial" w:hAnsi="Arial" w:cs="Arial"/>
            <w:sz w:val="24"/>
            <w:szCs w:val="24"/>
            <w:rPrChange w:id="4531" w:author="Alexandru Uicoabă" w:date="2022-06-16T15:32:00Z">
              <w:rPr>
                <w:rFonts w:ascii="Arial" w:hAnsi="Arial" w:cs="Arial"/>
              </w:rPr>
            </w:rPrChange>
          </w:rPr>
          <w:t xml:space="preserve">Diferența față de abordarea cu </w:t>
        </w:r>
        <w:proofErr w:type="spellStart"/>
        <w:r w:rsidRPr="004015F7">
          <w:rPr>
            <w:rFonts w:ascii="Arial" w:hAnsi="Arial" w:cs="Arial"/>
            <w:sz w:val="24"/>
            <w:szCs w:val="24"/>
            <w:rPrChange w:id="4532" w:author="Alexandru Uicoabă" w:date="2022-06-16T15:32:00Z">
              <w:rPr>
                <w:rFonts w:ascii="Arial" w:hAnsi="Arial" w:cs="Arial"/>
              </w:rPr>
            </w:rPrChange>
          </w:rPr>
          <w:t>machine</w:t>
        </w:r>
        <w:proofErr w:type="spellEnd"/>
        <w:r w:rsidRPr="004015F7">
          <w:rPr>
            <w:rFonts w:ascii="Arial" w:hAnsi="Arial" w:cs="Arial"/>
            <w:sz w:val="24"/>
            <w:szCs w:val="24"/>
            <w:rPrChange w:id="4533" w:author="Alexandru Uicoabă" w:date="2022-06-16T15:32:00Z">
              <w:rPr>
                <w:rFonts w:ascii="Arial" w:hAnsi="Arial" w:cs="Arial"/>
              </w:rPr>
            </w:rPrChange>
          </w:rPr>
          <w:t xml:space="preserve"> </w:t>
        </w:r>
        <w:proofErr w:type="spellStart"/>
        <w:r w:rsidRPr="004015F7">
          <w:rPr>
            <w:rFonts w:ascii="Arial" w:hAnsi="Arial" w:cs="Arial"/>
            <w:sz w:val="24"/>
            <w:szCs w:val="24"/>
            <w:rPrChange w:id="4534" w:author="Alexandru Uicoabă" w:date="2022-06-16T15:32:00Z">
              <w:rPr>
                <w:rFonts w:ascii="Arial" w:hAnsi="Arial" w:cs="Arial"/>
              </w:rPr>
            </w:rPrChange>
          </w:rPr>
          <w:t>learning</w:t>
        </w:r>
        <w:proofErr w:type="spellEnd"/>
        <w:r w:rsidRPr="004015F7">
          <w:rPr>
            <w:rFonts w:ascii="Arial" w:hAnsi="Arial" w:cs="Arial"/>
            <w:sz w:val="24"/>
            <w:szCs w:val="24"/>
            <w:rPrChange w:id="4535" w:author="Alexandru Uicoabă" w:date="2022-06-16T15:32:00Z">
              <w:rPr>
                <w:rFonts w:ascii="Arial" w:hAnsi="Arial" w:cs="Arial"/>
              </w:rPr>
            </w:rPrChange>
          </w:rPr>
          <w:t xml:space="preserve"> supravegheat o reprezintă scriptul de </w:t>
        </w:r>
        <w:proofErr w:type="spellStart"/>
        <w:r w:rsidRPr="004015F7">
          <w:rPr>
            <w:rFonts w:ascii="Arial" w:hAnsi="Arial" w:cs="Arial"/>
            <w:sz w:val="24"/>
            <w:szCs w:val="24"/>
            <w:rPrChange w:id="4536" w:author="Alexandru Uicoabă" w:date="2022-06-16T15:32:00Z">
              <w:rPr>
                <w:rFonts w:ascii="Arial" w:hAnsi="Arial" w:cs="Arial"/>
              </w:rPr>
            </w:rPrChange>
          </w:rPr>
          <w:t>reinforcement</w:t>
        </w:r>
        <w:proofErr w:type="spellEnd"/>
        <w:r w:rsidRPr="004015F7">
          <w:rPr>
            <w:rFonts w:ascii="Arial" w:hAnsi="Arial" w:cs="Arial"/>
            <w:sz w:val="24"/>
            <w:szCs w:val="24"/>
            <w:rPrChange w:id="4537" w:author="Alexandru Uicoabă" w:date="2022-06-16T15:32:00Z">
              <w:rPr>
                <w:rFonts w:ascii="Arial" w:hAnsi="Arial" w:cs="Arial"/>
              </w:rPr>
            </w:rPrChange>
          </w:rPr>
          <w:t xml:space="preserve"> </w:t>
        </w:r>
        <w:proofErr w:type="spellStart"/>
        <w:r w:rsidRPr="004015F7">
          <w:rPr>
            <w:rFonts w:ascii="Arial" w:hAnsi="Arial" w:cs="Arial"/>
            <w:sz w:val="24"/>
            <w:szCs w:val="24"/>
            <w:rPrChange w:id="4538" w:author="Alexandru Uicoabă" w:date="2022-06-16T15:32:00Z">
              <w:rPr>
                <w:rFonts w:ascii="Arial" w:hAnsi="Arial" w:cs="Arial"/>
              </w:rPr>
            </w:rPrChange>
          </w:rPr>
          <w:t>learning</w:t>
        </w:r>
        <w:proofErr w:type="spellEnd"/>
        <w:r w:rsidRPr="004015F7">
          <w:rPr>
            <w:rFonts w:ascii="Arial" w:hAnsi="Arial" w:cs="Arial"/>
            <w:sz w:val="24"/>
            <w:szCs w:val="24"/>
            <w:rPrChange w:id="4539" w:author="Alexandru Uicoabă" w:date="2022-06-16T15:32:00Z">
              <w:rPr>
                <w:rFonts w:ascii="Arial" w:hAnsi="Arial" w:cs="Arial"/>
              </w:rPr>
            </w:rPrChange>
          </w:rPr>
          <w:t xml:space="preserve"> în care se face învățarea agentului pe durata a unor mai multe episoade.</w:t>
        </w:r>
      </w:ins>
    </w:p>
    <w:p w14:paraId="5305E36B" w14:textId="2ABEC6FC" w:rsidR="00E43237" w:rsidRDefault="00E43237" w:rsidP="000406FE">
      <w:pPr>
        <w:jc w:val="both"/>
        <w:rPr>
          <w:ins w:id="4540" w:author="Alexandru Uicoabă" w:date="2022-06-16T15:38:00Z"/>
          <w:rFonts w:ascii="Arial" w:hAnsi="Arial" w:cs="Arial"/>
          <w:noProof/>
        </w:rPr>
      </w:pPr>
    </w:p>
    <w:p w14:paraId="73E47F78" w14:textId="258D85E6" w:rsidR="00902D54" w:rsidRDefault="00902D54" w:rsidP="000406FE">
      <w:pPr>
        <w:jc w:val="both"/>
        <w:rPr>
          <w:ins w:id="4541" w:author="Alexandru Uicoabă" w:date="2022-06-16T15:38:00Z"/>
          <w:rFonts w:ascii="Arial" w:hAnsi="Arial" w:cs="Arial"/>
          <w:noProof/>
        </w:rPr>
      </w:pPr>
    </w:p>
    <w:p w14:paraId="41568EEA" w14:textId="53AE7C7B" w:rsidR="00902D54" w:rsidRDefault="00902D54" w:rsidP="000406FE">
      <w:pPr>
        <w:jc w:val="both"/>
        <w:rPr>
          <w:ins w:id="4542" w:author="Alexandru Uicoabă" w:date="2022-06-16T15:38:00Z"/>
          <w:rFonts w:ascii="Arial" w:hAnsi="Arial" w:cs="Arial"/>
          <w:noProof/>
        </w:rPr>
      </w:pPr>
    </w:p>
    <w:p w14:paraId="67EA4B74" w14:textId="77777777" w:rsidR="00902D54" w:rsidRPr="0078286B" w:rsidRDefault="00902D54" w:rsidP="000406FE">
      <w:pPr>
        <w:jc w:val="both"/>
        <w:rPr>
          <w:ins w:id="4543" w:author="Alexandru Uicoabă" w:date="2022-06-16T11:36:00Z"/>
          <w:rFonts w:ascii="Arial" w:hAnsi="Arial" w:cs="Arial"/>
          <w:noProof/>
          <w:rPrChange w:id="4544" w:author="Alexandru Uicoabă" w:date="2022-06-16T14:49:00Z">
            <w:rPr>
              <w:ins w:id="4545" w:author="Alexandru Uicoabă" w:date="2022-06-16T11:36:00Z"/>
              <w:noProof/>
              <w:lang w:val="en-GB"/>
            </w:rPr>
          </w:rPrChange>
        </w:rPr>
      </w:pPr>
    </w:p>
    <w:p w14:paraId="3D2484EE" w14:textId="74407947" w:rsidR="003E62ED" w:rsidRPr="00E43237" w:rsidRDefault="003E62ED">
      <w:pPr>
        <w:jc w:val="center"/>
        <w:rPr>
          <w:rFonts w:ascii="Arial" w:hAnsi="Arial" w:cs="Arial"/>
          <w:noProof/>
          <w:sz w:val="24"/>
          <w:szCs w:val="24"/>
          <w:rPrChange w:id="4546" w:author="Alexandru Uicoabă" w:date="2022-06-16T14:59:00Z">
            <w:rPr>
              <w:noProof/>
              <w:lang w:val="en-GB"/>
            </w:rPr>
          </w:rPrChange>
        </w:rPr>
        <w:pPrChange w:id="4547" w:author="Alexandru Uicoabă" w:date="2022-06-16T11:36:00Z">
          <w:pPr>
            <w:jc w:val="both"/>
          </w:pPr>
        </w:pPrChange>
      </w:pPr>
      <w:ins w:id="4548" w:author="Alexandru Uicoabă" w:date="2022-06-16T11:36:00Z">
        <w:r w:rsidRPr="00E43237">
          <w:rPr>
            <w:rFonts w:ascii="Arial" w:hAnsi="Arial" w:cs="Arial"/>
            <w:noProof/>
            <w:sz w:val="24"/>
            <w:szCs w:val="24"/>
            <w:rPrChange w:id="4549" w:author="Alexandru Uicoabă" w:date="2022-06-16T14:59:00Z">
              <w:rPr>
                <w:noProof/>
                <w:lang w:val="en-GB"/>
              </w:rPr>
            </w:rPrChange>
          </w:rPr>
          <w:lastRenderedPageBreak/>
          <w:t>Figura 4.</w:t>
        </w:r>
      </w:ins>
      <w:ins w:id="4550" w:author="Alexandru Uicoabă" w:date="2022-06-17T00:10:00Z">
        <w:r w:rsidR="00C36BF9">
          <w:rPr>
            <w:rFonts w:ascii="Arial" w:hAnsi="Arial" w:cs="Arial"/>
            <w:noProof/>
            <w:sz w:val="24"/>
            <w:szCs w:val="24"/>
          </w:rPr>
          <w:t>8</w:t>
        </w:r>
      </w:ins>
      <w:ins w:id="4551" w:author="Alexandru Uicoabă" w:date="2022-06-16T11:36:00Z">
        <w:r w:rsidRPr="00E43237">
          <w:rPr>
            <w:rFonts w:ascii="Arial" w:hAnsi="Arial" w:cs="Arial"/>
            <w:noProof/>
            <w:sz w:val="24"/>
            <w:szCs w:val="24"/>
            <w:rPrChange w:id="4552" w:author="Alexandru Uicoabă" w:date="2022-06-16T14:59:00Z">
              <w:rPr>
                <w:noProof/>
                <w:lang w:val="en-GB"/>
              </w:rPr>
            </w:rPrChange>
          </w:rPr>
          <w:t xml:space="preserve">  Fluxul datelor pentru reinforcement learning</w:t>
        </w:r>
      </w:ins>
    </w:p>
    <w:p w14:paraId="5190D125" w14:textId="5031635E" w:rsidR="00F038DD" w:rsidRPr="0078286B" w:rsidRDefault="00F038DD" w:rsidP="00F038DD">
      <w:pPr>
        <w:jc w:val="center"/>
        <w:rPr>
          <w:rFonts w:ascii="Arial" w:hAnsi="Arial" w:cs="Arial"/>
          <w:sz w:val="24"/>
          <w:szCs w:val="24"/>
          <w:rPrChange w:id="4553" w:author="Alexandru Uicoabă" w:date="2022-06-16T14:49:00Z">
            <w:rPr>
              <w:rFonts w:ascii="Times New Roman" w:hAnsi="Times New Roman" w:cs="Times New Roman"/>
              <w:sz w:val="24"/>
              <w:szCs w:val="24"/>
              <w:lang w:val="en-GB"/>
            </w:rPr>
          </w:rPrChange>
        </w:rPr>
      </w:pPr>
      <w:r w:rsidRPr="0078286B">
        <w:rPr>
          <w:rFonts w:ascii="Arial" w:hAnsi="Arial" w:cs="Arial"/>
          <w:noProof/>
          <w:rPrChange w:id="4554" w:author="Alexandru Uicoabă" w:date="2022-06-16T14:49:00Z">
            <w:rPr>
              <w:noProof/>
              <w:lang w:val="en-GB"/>
            </w:rPr>
          </w:rPrChange>
        </w:rPr>
        <w:drawing>
          <wp:inline distT="0" distB="0" distL="0" distR="0" wp14:anchorId="0B5B99A0" wp14:editId="3A827E47">
            <wp:extent cx="3879215" cy="3697847"/>
            <wp:effectExtent l="0" t="0" r="6985" b="0"/>
            <wp:docPr id="3" name="Imagine 3" descr="O imagine care conține text, monitor, captură de ecran,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descr="O imagine care conține text, monitor, captură de ecran, negru&#10;&#10;Descriere generată automat"/>
                    <pic:cNvPicPr/>
                  </pic:nvPicPr>
                  <pic:blipFill>
                    <a:blip r:embed="rId22"/>
                    <a:stretch>
                      <a:fillRect/>
                    </a:stretch>
                  </pic:blipFill>
                  <pic:spPr>
                    <a:xfrm>
                      <a:off x="0" y="0"/>
                      <a:ext cx="3900440" cy="3718079"/>
                    </a:xfrm>
                    <a:prstGeom prst="rect">
                      <a:avLst/>
                    </a:prstGeom>
                  </pic:spPr>
                </pic:pic>
              </a:graphicData>
            </a:graphic>
          </wp:inline>
        </w:drawing>
      </w:r>
    </w:p>
    <w:p w14:paraId="1481087F" w14:textId="04F76ECF" w:rsidR="00523F6A" w:rsidRPr="0078286B" w:rsidDel="00902D54" w:rsidRDefault="00523F6A" w:rsidP="00F920BE">
      <w:pPr>
        <w:rPr>
          <w:del w:id="4555" w:author="Alexandru Uicoabă" w:date="2022-06-16T15:38:00Z"/>
          <w:rFonts w:ascii="Arial" w:hAnsi="Arial" w:cs="Arial"/>
          <w:rPrChange w:id="4556" w:author="Alexandru Uicoabă" w:date="2022-06-16T14:49:00Z">
            <w:rPr>
              <w:del w:id="4557" w:author="Alexandru Uicoabă" w:date="2022-06-16T15:38:00Z"/>
              <w:lang w:val="en-GB"/>
            </w:rPr>
          </w:rPrChange>
        </w:rPr>
      </w:pPr>
      <w:r w:rsidRPr="0078286B">
        <w:rPr>
          <w:rFonts w:ascii="Arial" w:hAnsi="Arial" w:cs="Arial"/>
          <w:rPrChange w:id="4558" w:author="Alexandru Uicoabă" w:date="2022-06-16T14:49:00Z">
            <w:rPr>
              <w:lang w:val="en-GB"/>
            </w:rPr>
          </w:rPrChange>
        </w:rPr>
        <w:tab/>
      </w:r>
    </w:p>
    <w:p w14:paraId="3E9A0CFD" w14:textId="5DB31837" w:rsidR="004015F7" w:rsidRPr="00780C27" w:rsidRDefault="00D72512" w:rsidP="00F920BE">
      <w:pPr>
        <w:rPr>
          <w:rFonts w:ascii="Arial" w:hAnsi="Arial" w:cs="Arial"/>
          <w:rPrChange w:id="4559" w:author="Alexandru Uicoabă" w:date="2022-06-16T15:34:00Z">
            <w:rPr>
              <w:lang w:val="en-GB"/>
            </w:rPr>
          </w:rPrChange>
        </w:rPr>
      </w:pPr>
      <w:del w:id="4560" w:author="Alexandru Uicoabă" w:date="2022-06-16T15:38:00Z">
        <w:r w:rsidRPr="0078286B" w:rsidDel="00902D54">
          <w:rPr>
            <w:rFonts w:ascii="Arial" w:hAnsi="Arial" w:cs="Arial"/>
            <w:rPrChange w:id="4561" w:author="Alexandru Uicoabă" w:date="2022-06-16T14:49:00Z">
              <w:rPr>
                <w:lang w:val="en-GB"/>
              </w:rPr>
            </w:rPrChange>
          </w:rPr>
          <w:tab/>
        </w:r>
      </w:del>
      <w:del w:id="4562" w:author="Alexandru Uicoabă" w:date="2022-06-16T14:59:00Z">
        <w:r w:rsidRPr="0078286B" w:rsidDel="00E43237">
          <w:rPr>
            <w:rFonts w:ascii="Arial" w:hAnsi="Arial" w:cs="Arial"/>
            <w:rPrChange w:id="4563" w:author="Alexandru Uicoabă" w:date="2022-06-16T14:49:00Z">
              <w:rPr>
                <w:lang w:val="en-GB"/>
              </w:rPr>
            </w:rPrChange>
          </w:rPr>
          <w:delText>Diferența față de abordarea cu machine learning supravegheat o reprezintă scriptul de reinforcement learning</w:delText>
        </w:r>
        <w:r w:rsidR="00523F6A" w:rsidRPr="0078286B" w:rsidDel="00E43237">
          <w:rPr>
            <w:rFonts w:ascii="Arial" w:hAnsi="Arial" w:cs="Arial"/>
            <w:rPrChange w:id="4564" w:author="Alexandru Uicoabă" w:date="2022-06-16T14:49:00Z">
              <w:rPr>
                <w:lang w:val="en-GB"/>
              </w:rPr>
            </w:rPrChange>
          </w:rPr>
          <w:tab/>
        </w:r>
        <w:r w:rsidRPr="0078286B" w:rsidDel="00E43237">
          <w:rPr>
            <w:rFonts w:ascii="Arial" w:hAnsi="Arial" w:cs="Arial"/>
            <w:rPrChange w:id="4565" w:author="Alexandru Uicoabă" w:date="2022-06-16T14:49:00Z">
              <w:rPr>
                <w:lang w:val="en-GB"/>
              </w:rPr>
            </w:rPrChange>
          </w:rPr>
          <w:delText>în care se face învățarea agentului pe durata a unor mai multe episoade</w:delText>
        </w:r>
      </w:del>
      <w:ins w:id="4566" w:author="Bogdan Dragulescu" w:date="2022-06-14T14:17:00Z">
        <w:del w:id="4567" w:author="Alexandru Uicoabă" w:date="2022-06-16T11:41:00Z">
          <w:r w:rsidR="007B07A1" w:rsidRPr="0078286B" w:rsidDel="0047123D">
            <w:rPr>
              <w:rFonts w:ascii="Arial" w:hAnsi="Arial" w:cs="Arial"/>
              <w:rPrChange w:id="4568" w:author="Alexandru Uicoabă" w:date="2022-06-16T14:49:00Z">
                <w:rPr>
                  <w:lang w:val="en-GB"/>
                </w:rPr>
              </w:rPrChange>
            </w:rPr>
            <w:delText>recompe</w:delText>
          </w:r>
        </w:del>
      </w:ins>
      <w:del w:id="4569" w:author="Alexandru Uicoabă" w:date="2022-06-16T14:59:00Z">
        <w:r w:rsidRPr="0078286B" w:rsidDel="00E43237">
          <w:rPr>
            <w:rFonts w:ascii="Arial" w:hAnsi="Arial" w:cs="Arial"/>
            <w:rPrChange w:id="4570" w:author="Alexandru Uicoabă" w:date="2022-06-16T14:49:00Z">
              <w:rPr>
                <w:lang w:val="en-GB"/>
              </w:rPr>
            </w:rPrChange>
          </w:rPr>
          <w:delText>.</w:delText>
        </w:r>
      </w:del>
    </w:p>
    <w:p w14:paraId="425ACECD" w14:textId="1747645E" w:rsidR="004015F7" w:rsidRPr="004015F7" w:rsidRDefault="00523F6A" w:rsidP="00F920BE">
      <w:pPr>
        <w:rPr>
          <w:rFonts w:ascii="Arial" w:hAnsi="Arial" w:cs="Arial"/>
          <w:b/>
          <w:bCs/>
          <w:sz w:val="24"/>
          <w:szCs w:val="24"/>
          <w:rPrChange w:id="4571" w:author="Alexandru Uicoabă" w:date="2022-06-16T15:32:00Z">
            <w:rPr>
              <w:rFonts w:ascii="Times New Roman" w:hAnsi="Times New Roman" w:cs="Times New Roman"/>
              <w:b/>
              <w:bCs/>
              <w:sz w:val="24"/>
              <w:szCs w:val="24"/>
              <w:lang w:val="en-GB"/>
            </w:rPr>
          </w:rPrChange>
        </w:rPr>
      </w:pPr>
      <w:r w:rsidRPr="0078286B">
        <w:rPr>
          <w:rFonts w:ascii="Arial" w:hAnsi="Arial" w:cs="Arial"/>
          <w:b/>
          <w:bCs/>
          <w:sz w:val="24"/>
          <w:szCs w:val="24"/>
          <w:rPrChange w:id="4572" w:author="Alexandru Uicoabă" w:date="2022-06-16T14:49:00Z">
            <w:rPr>
              <w:rFonts w:ascii="Times New Roman" w:hAnsi="Times New Roman" w:cs="Times New Roman"/>
              <w:b/>
              <w:bCs/>
              <w:sz w:val="24"/>
              <w:szCs w:val="24"/>
              <w:lang w:val="en-GB"/>
            </w:rPr>
          </w:rPrChange>
        </w:rPr>
        <w:t>Recompense și Penalizări</w:t>
      </w:r>
    </w:p>
    <w:p w14:paraId="55A53C4A" w14:textId="7BF908BE" w:rsidR="00523F6A" w:rsidRPr="004015F7" w:rsidRDefault="00523F6A" w:rsidP="000406FE">
      <w:pPr>
        <w:rPr>
          <w:rFonts w:ascii="Arial" w:hAnsi="Arial" w:cs="Arial"/>
          <w:sz w:val="24"/>
          <w:szCs w:val="24"/>
          <w:rPrChange w:id="4573" w:author="Alexandru Uicoabă" w:date="2022-06-16T15:32:00Z">
            <w:rPr>
              <w:rFonts w:ascii="Times New Roman" w:hAnsi="Times New Roman" w:cs="Times New Roman"/>
              <w:sz w:val="24"/>
              <w:szCs w:val="24"/>
              <w:lang w:val="en-GB"/>
            </w:rPr>
          </w:rPrChange>
        </w:rPr>
      </w:pPr>
      <w:r w:rsidRPr="0078286B">
        <w:rPr>
          <w:rFonts w:ascii="Arial" w:hAnsi="Arial" w:cs="Arial"/>
          <w:rPrChange w:id="4574" w:author="Alexandru Uicoabă" w:date="2022-06-16T14:49:00Z">
            <w:rPr>
              <w:lang w:val="en-GB"/>
            </w:rPr>
          </w:rPrChange>
        </w:rPr>
        <w:tab/>
      </w:r>
      <w:r w:rsidRPr="004015F7">
        <w:rPr>
          <w:rFonts w:ascii="Arial" w:hAnsi="Arial" w:cs="Arial"/>
          <w:sz w:val="24"/>
          <w:szCs w:val="24"/>
          <w:rPrChange w:id="4575" w:author="Alexandru Uicoabă" w:date="2022-06-16T15:32:00Z">
            <w:rPr>
              <w:rFonts w:ascii="Times New Roman" w:hAnsi="Times New Roman" w:cs="Times New Roman"/>
              <w:sz w:val="24"/>
              <w:szCs w:val="24"/>
              <w:lang w:val="en-GB"/>
            </w:rPr>
          </w:rPrChange>
        </w:rPr>
        <w:t xml:space="preserve">Modul în care agentul </w:t>
      </w:r>
      <w:del w:id="4576" w:author="Alexandru Uicoabă" w:date="2022-06-16T11:41:00Z">
        <w:r w:rsidRPr="004015F7" w:rsidDel="0047123D">
          <w:rPr>
            <w:rFonts w:ascii="Arial" w:hAnsi="Arial" w:cs="Arial"/>
            <w:sz w:val="24"/>
            <w:szCs w:val="24"/>
            <w:rPrChange w:id="4577" w:author="Alexandru Uicoabă" w:date="2022-06-16T15:32:00Z">
              <w:rPr>
                <w:rFonts w:ascii="Times New Roman" w:hAnsi="Times New Roman" w:cs="Times New Roman"/>
                <w:sz w:val="24"/>
                <w:szCs w:val="24"/>
                <w:lang w:val="en-GB"/>
              </w:rPr>
            </w:rPrChange>
          </w:rPr>
          <w:delText>învată</w:delText>
        </w:r>
      </w:del>
      <w:ins w:id="4578" w:author="Alexandru Uicoabă" w:date="2022-06-16T11:41:00Z">
        <w:r w:rsidR="0047123D" w:rsidRPr="004015F7">
          <w:rPr>
            <w:rFonts w:ascii="Arial" w:hAnsi="Arial" w:cs="Arial"/>
            <w:sz w:val="24"/>
            <w:szCs w:val="24"/>
            <w:rPrChange w:id="4579" w:author="Alexandru Uicoabă" w:date="2022-06-16T15:32:00Z">
              <w:rPr>
                <w:rFonts w:ascii="Times New Roman" w:hAnsi="Times New Roman" w:cs="Times New Roman"/>
                <w:sz w:val="24"/>
                <w:szCs w:val="24"/>
              </w:rPr>
            </w:rPrChange>
          </w:rPr>
          <w:t>învață</w:t>
        </w:r>
      </w:ins>
      <w:r w:rsidR="00D72512" w:rsidRPr="004015F7">
        <w:rPr>
          <w:rFonts w:ascii="Arial" w:hAnsi="Arial" w:cs="Arial"/>
          <w:sz w:val="24"/>
          <w:szCs w:val="24"/>
          <w:rPrChange w:id="4580" w:author="Alexandru Uicoabă" w:date="2022-06-16T15:32:00Z">
            <w:rPr>
              <w:rFonts w:ascii="Times New Roman" w:hAnsi="Times New Roman" w:cs="Times New Roman"/>
              <w:sz w:val="24"/>
              <w:szCs w:val="24"/>
              <w:lang w:val="en-GB"/>
            </w:rPr>
          </w:rPrChange>
        </w:rPr>
        <w:t xml:space="preserve"> folosind </w:t>
      </w:r>
      <w:r w:rsidRPr="004015F7">
        <w:rPr>
          <w:rFonts w:ascii="Arial" w:hAnsi="Arial" w:cs="Arial"/>
          <w:sz w:val="24"/>
          <w:szCs w:val="24"/>
          <w:rPrChange w:id="4581" w:author="Alexandru Uicoabă" w:date="2022-06-16T15:32:00Z">
            <w:rPr>
              <w:rFonts w:ascii="Times New Roman" w:hAnsi="Times New Roman" w:cs="Times New Roman"/>
              <w:sz w:val="24"/>
              <w:szCs w:val="24"/>
              <w:lang w:val="en-GB"/>
            </w:rPr>
          </w:rPrChange>
        </w:rPr>
        <w:t>algoritmi</w:t>
      </w:r>
      <w:r w:rsidR="00D72512" w:rsidRPr="004015F7">
        <w:rPr>
          <w:rFonts w:ascii="Arial" w:hAnsi="Arial" w:cs="Arial"/>
          <w:sz w:val="24"/>
          <w:szCs w:val="24"/>
          <w:rPrChange w:id="4582" w:author="Alexandru Uicoabă" w:date="2022-06-16T15:32:00Z">
            <w:rPr>
              <w:rFonts w:ascii="Times New Roman" w:hAnsi="Times New Roman" w:cs="Times New Roman"/>
              <w:sz w:val="24"/>
              <w:szCs w:val="24"/>
              <w:lang w:val="en-GB"/>
            </w:rPr>
          </w:rPrChange>
        </w:rPr>
        <w:t xml:space="preserve"> </w:t>
      </w:r>
      <w:r w:rsidRPr="004015F7">
        <w:rPr>
          <w:rFonts w:ascii="Arial" w:hAnsi="Arial" w:cs="Arial"/>
          <w:sz w:val="24"/>
          <w:szCs w:val="24"/>
          <w:rPrChange w:id="4583" w:author="Alexandru Uicoabă" w:date="2022-06-16T15:32:00Z">
            <w:rPr>
              <w:rFonts w:ascii="Times New Roman" w:hAnsi="Times New Roman" w:cs="Times New Roman"/>
              <w:sz w:val="24"/>
              <w:szCs w:val="24"/>
              <w:lang w:val="en-GB"/>
            </w:rPr>
          </w:rPrChange>
        </w:rPr>
        <w:t xml:space="preserve">de </w:t>
      </w:r>
      <w:proofErr w:type="spellStart"/>
      <w:r w:rsidRPr="004015F7">
        <w:rPr>
          <w:rFonts w:ascii="Arial" w:hAnsi="Arial" w:cs="Arial"/>
          <w:sz w:val="24"/>
          <w:szCs w:val="24"/>
          <w:rPrChange w:id="4584" w:author="Alexandru Uicoabă" w:date="2022-06-16T15:32:00Z">
            <w:rPr>
              <w:rFonts w:ascii="Times New Roman" w:hAnsi="Times New Roman" w:cs="Times New Roman"/>
              <w:sz w:val="24"/>
              <w:szCs w:val="24"/>
              <w:lang w:val="en-GB"/>
            </w:rPr>
          </w:rPrChange>
        </w:rPr>
        <w:t>reinforcement</w:t>
      </w:r>
      <w:proofErr w:type="spellEnd"/>
      <w:r w:rsidRPr="004015F7">
        <w:rPr>
          <w:rFonts w:ascii="Arial" w:hAnsi="Arial" w:cs="Arial"/>
          <w:sz w:val="24"/>
          <w:szCs w:val="24"/>
          <w:rPrChange w:id="4585" w:author="Alexandru Uicoabă" w:date="2022-06-16T15:32:00Z">
            <w:rPr>
              <w:rFonts w:ascii="Times New Roman" w:hAnsi="Times New Roman" w:cs="Times New Roman"/>
              <w:sz w:val="24"/>
              <w:szCs w:val="24"/>
              <w:lang w:val="en-GB"/>
            </w:rPr>
          </w:rPrChange>
        </w:rPr>
        <w:t xml:space="preserve"> </w:t>
      </w:r>
      <w:proofErr w:type="spellStart"/>
      <w:r w:rsidRPr="004015F7">
        <w:rPr>
          <w:rFonts w:ascii="Arial" w:hAnsi="Arial" w:cs="Arial"/>
          <w:sz w:val="24"/>
          <w:szCs w:val="24"/>
          <w:rPrChange w:id="4586" w:author="Alexandru Uicoabă" w:date="2022-06-16T15:32:00Z">
            <w:rPr>
              <w:rFonts w:ascii="Times New Roman" w:hAnsi="Times New Roman" w:cs="Times New Roman"/>
              <w:sz w:val="24"/>
              <w:szCs w:val="24"/>
              <w:lang w:val="en-GB"/>
            </w:rPr>
          </w:rPrChange>
        </w:rPr>
        <w:t>learning</w:t>
      </w:r>
      <w:proofErr w:type="spellEnd"/>
      <w:r w:rsidRPr="004015F7">
        <w:rPr>
          <w:rFonts w:ascii="Arial" w:hAnsi="Arial" w:cs="Arial"/>
          <w:sz w:val="24"/>
          <w:szCs w:val="24"/>
          <w:rPrChange w:id="4587" w:author="Alexandru Uicoabă" w:date="2022-06-16T15:32:00Z">
            <w:rPr>
              <w:rFonts w:ascii="Times New Roman" w:hAnsi="Times New Roman" w:cs="Times New Roman"/>
              <w:sz w:val="24"/>
              <w:szCs w:val="24"/>
              <w:lang w:val="en-GB"/>
            </w:rPr>
          </w:rPrChange>
        </w:rPr>
        <w:t xml:space="preserve"> este prin intermediul unor recompense, </w:t>
      </w:r>
      <w:del w:id="4588" w:author="Bogdan Dragulescu" w:date="2022-06-14T14:17:00Z">
        <w:r w:rsidRPr="004015F7" w:rsidDel="007B07A1">
          <w:rPr>
            <w:rFonts w:ascii="Arial" w:hAnsi="Arial" w:cs="Arial"/>
            <w:sz w:val="24"/>
            <w:szCs w:val="24"/>
            <w:rPrChange w:id="4589" w:author="Alexandru Uicoabă" w:date="2022-06-16T15:32:00Z">
              <w:rPr>
                <w:rFonts w:ascii="Times New Roman" w:hAnsi="Times New Roman" w:cs="Times New Roman"/>
                <w:sz w:val="24"/>
                <w:szCs w:val="24"/>
                <w:lang w:val="en-GB"/>
              </w:rPr>
            </w:rPrChange>
          </w:rPr>
          <w:delText>respectiv</w:delText>
        </w:r>
      </w:del>
      <w:ins w:id="4590" w:author="Bogdan Dragulescu" w:date="2022-06-14T14:17:00Z">
        <w:r w:rsidR="007B07A1" w:rsidRPr="004015F7">
          <w:rPr>
            <w:rFonts w:ascii="Arial" w:hAnsi="Arial" w:cs="Arial"/>
            <w:sz w:val="24"/>
            <w:szCs w:val="24"/>
            <w:rPrChange w:id="4591" w:author="Alexandru Uicoabă" w:date="2022-06-16T15:32:00Z">
              <w:rPr>
                <w:rFonts w:ascii="Times New Roman" w:hAnsi="Times New Roman" w:cs="Times New Roman"/>
                <w:sz w:val="24"/>
                <w:szCs w:val="24"/>
                <w:lang w:val="en-GB"/>
              </w:rPr>
            </w:rPrChange>
          </w:rPr>
          <w:t>recompense</w:t>
        </w:r>
      </w:ins>
      <w:r w:rsidRPr="004015F7">
        <w:rPr>
          <w:rFonts w:ascii="Arial" w:hAnsi="Arial" w:cs="Arial"/>
          <w:sz w:val="24"/>
          <w:szCs w:val="24"/>
          <w:rPrChange w:id="4592" w:author="Alexandru Uicoabă" w:date="2022-06-16T15:32:00Z">
            <w:rPr>
              <w:rFonts w:ascii="Times New Roman" w:hAnsi="Times New Roman" w:cs="Times New Roman"/>
              <w:sz w:val="24"/>
              <w:szCs w:val="24"/>
              <w:lang w:val="en-GB"/>
            </w:rPr>
          </w:rPrChange>
        </w:rPr>
        <w:t xml:space="preserve"> a unor penalizări. Dacă agentul performează bine, acesta primește o recompense pozitivă, iar în cazul în care se abate de la ținta lui, acesta primește o penalizare. </w:t>
      </w:r>
      <w:r w:rsidR="00D46087" w:rsidRPr="004015F7">
        <w:rPr>
          <w:rFonts w:ascii="Arial" w:hAnsi="Arial" w:cs="Arial"/>
          <w:sz w:val="24"/>
          <w:szCs w:val="24"/>
          <w:rPrChange w:id="4593" w:author="Alexandru Uicoabă" w:date="2022-06-16T15:32:00Z">
            <w:rPr>
              <w:rFonts w:ascii="Times New Roman" w:hAnsi="Times New Roman" w:cs="Times New Roman"/>
              <w:sz w:val="24"/>
              <w:szCs w:val="24"/>
              <w:lang w:val="en-GB"/>
            </w:rPr>
          </w:rPrChange>
        </w:rPr>
        <w:t xml:space="preserve"> În cazul de față, calcularea </w:t>
      </w:r>
      <w:del w:id="4594" w:author="Bogdan Dragulescu" w:date="2022-06-14T14:17:00Z">
        <w:r w:rsidR="00D46087" w:rsidRPr="004015F7" w:rsidDel="007B07A1">
          <w:rPr>
            <w:rFonts w:ascii="Arial" w:hAnsi="Arial" w:cs="Arial"/>
            <w:sz w:val="24"/>
            <w:szCs w:val="24"/>
            <w:rPrChange w:id="4595" w:author="Alexandru Uicoabă" w:date="2022-06-16T15:32:00Z">
              <w:rPr>
                <w:rFonts w:ascii="Times New Roman" w:hAnsi="Times New Roman" w:cs="Times New Roman"/>
                <w:sz w:val="24"/>
                <w:szCs w:val="24"/>
                <w:lang w:val="en-GB"/>
              </w:rPr>
            </w:rPrChange>
          </w:rPr>
          <w:delText>recompensei</w:delText>
        </w:r>
      </w:del>
      <w:ins w:id="4596" w:author="Bogdan Dragulescu" w:date="2022-06-14T14:17:00Z">
        <w:r w:rsidR="007B07A1" w:rsidRPr="004015F7">
          <w:rPr>
            <w:rFonts w:ascii="Arial" w:hAnsi="Arial" w:cs="Arial"/>
            <w:sz w:val="24"/>
            <w:szCs w:val="24"/>
            <w:rPrChange w:id="4597" w:author="Alexandru Uicoabă" w:date="2022-06-16T15:32:00Z">
              <w:rPr>
                <w:rFonts w:ascii="Times New Roman" w:hAnsi="Times New Roman" w:cs="Times New Roman"/>
                <w:sz w:val="24"/>
                <w:szCs w:val="24"/>
                <w:lang w:val="en-GB"/>
              </w:rPr>
            </w:rPrChange>
          </w:rPr>
          <w:t xml:space="preserve">recompense </w:t>
        </w:r>
      </w:ins>
      <w:r w:rsidR="00D46087" w:rsidRPr="004015F7">
        <w:rPr>
          <w:rFonts w:ascii="Arial" w:hAnsi="Arial" w:cs="Arial"/>
          <w:sz w:val="24"/>
          <w:szCs w:val="24"/>
          <w:rPrChange w:id="4598" w:author="Alexandru Uicoabă" w:date="2022-06-16T15:32:00Z">
            <w:rPr>
              <w:rFonts w:ascii="Times New Roman" w:hAnsi="Times New Roman" w:cs="Times New Roman"/>
              <w:sz w:val="24"/>
              <w:szCs w:val="24"/>
              <w:lang w:val="en-GB"/>
            </w:rPr>
          </w:rPrChange>
        </w:rPr>
        <w:t xml:space="preserve">/ penalizării se face în funcția </w:t>
      </w:r>
      <w:r w:rsidR="00D46087" w:rsidRPr="004015F7">
        <w:rPr>
          <w:rFonts w:ascii="Arial" w:hAnsi="Arial" w:cs="Arial"/>
          <w:i/>
          <w:iCs/>
          <w:sz w:val="24"/>
          <w:szCs w:val="24"/>
          <w:rPrChange w:id="4599" w:author="Alexandru Uicoabă" w:date="2022-06-16T15:32:00Z">
            <w:rPr>
              <w:rFonts w:ascii="Times New Roman" w:hAnsi="Times New Roman" w:cs="Times New Roman"/>
              <w:i/>
              <w:iCs/>
              <w:sz w:val="24"/>
              <w:szCs w:val="24"/>
              <w:lang w:val="en-GB"/>
            </w:rPr>
          </w:rPrChange>
        </w:rPr>
        <w:t>__step__</w:t>
      </w:r>
      <w:r w:rsidR="00D46087" w:rsidRPr="004015F7">
        <w:rPr>
          <w:rFonts w:ascii="Arial" w:hAnsi="Arial" w:cs="Arial"/>
          <w:sz w:val="24"/>
          <w:szCs w:val="24"/>
          <w:rPrChange w:id="4600" w:author="Alexandru Uicoabă" w:date="2022-06-16T15:32:00Z">
            <w:rPr>
              <w:rFonts w:ascii="Times New Roman" w:hAnsi="Times New Roman" w:cs="Times New Roman"/>
              <w:sz w:val="24"/>
              <w:szCs w:val="24"/>
              <w:lang w:val="en-GB"/>
            </w:rPr>
          </w:rPrChange>
        </w:rPr>
        <w:t>, unde se observă comportamentul agentului după ce acesta a luat o anumită decizie în pasul anterior.</w:t>
      </w:r>
    </w:p>
    <w:p w14:paraId="2C91176A" w14:textId="070AE8FD" w:rsidR="00293F11" w:rsidRPr="004015F7" w:rsidRDefault="00293F11" w:rsidP="000406FE">
      <w:pPr>
        <w:rPr>
          <w:rFonts w:ascii="Arial" w:hAnsi="Arial" w:cs="Arial"/>
          <w:sz w:val="24"/>
          <w:szCs w:val="24"/>
          <w:rPrChange w:id="4601" w:author="Alexandru Uicoabă" w:date="2022-06-16T15:32:00Z">
            <w:rPr>
              <w:rFonts w:ascii="Times New Roman" w:hAnsi="Times New Roman" w:cs="Times New Roman"/>
              <w:sz w:val="24"/>
              <w:szCs w:val="24"/>
              <w:lang w:val="en-GB"/>
            </w:rPr>
          </w:rPrChange>
        </w:rPr>
      </w:pPr>
      <w:r w:rsidRPr="004015F7">
        <w:rPr>
          <w:rFonts w:ascii="Arial" w:hAnsi="Arial" w:cs="Arial"/>
          <w:sz w:val="24"/>
          <w:szCs w:val="24"/>
          <w:rPrChange w:id="4602" w:author="Alexandru Uicoabă" w:date="2022-06-16T15:32:00Z">
            <w:rPr>
              <w:rFonts w:ascii="Times New Roman" w:hAnsi="Times New Roman" w:cs="Times New Roman"/>
              <w:sz w:val="24"/>
              <w:szCs w:val="24"/>
              <w:lang w:val="en-GB"/>
            </w:rPr>
          </w:rPrChange>
        </w:rPr>
        <w:tab/>
        <w:t>O primă recompensă pe care agentul o primește este dată de direcția de deplasare. Dacă acesta merge în direcția de deplasare a circuitului, atunci agentul primește o recompense de +100. În caz contrar, dacă acesta stă pe loc sau dacă se deplasează în direcția opusă, acesta primește o penalizare de -5000.</w:t>
      </w:r>
    </w:p>
    <w:p w14:paraId="2CD4628D" w14:textId="4A6C4D73" w:rsidR="00BF7280" w:rsidRPr="004015F7" w:rsidRDefault="003A1227" w:rsidP="000406FE">
      <w:pPr>
        <w:rPr>
          <w:ins w:id="4603" w:author="Alexandru Uicoabă" w:date="2022-06-14T21:50:00Z"/>
          <w:rFonts w:ascii="Arial" w:hAnsi="Arial" w:cs="Arial"/>
          <w:sz w:val="24"/>
          <w:szCs w:val="24"/>
          <w:rPrChange w:id="4604" w:author="Alexandru Uicoabă" w:date="2022-06-16T15:32:00Z">
            <w:rPr>
              <w:ins w:id="4605" w:author="Alexandru Uicoabă" w:date="2022-06-14T21:50:00Z"/>
              <w:rFonts w:ascii="Times New Roman" w:hAnsi="Times New Roman" w:cs="Times New Roman"/>
              <w:sz w:val="24"/>
              <w:szCs w:val="24"/>
              <w:lang w:val="en-GB"/>
            </w:rPr>
          </w:rPrChange>
        </w:rPr>
      </w:pPr>
      <w:r w:rsidRPr="004015F7">
        <w:rPr>
          <w:rFonts w:ascii="Arial" w:hAnsi="Arial" w:cs="Arial"/>
          <w:sz w:val="24"/>
          <w:szCs w:val="24"/>
          <w:rPrChange w:id="4606" w:author="Alexandru Uicoabă" w:date="2022-06-16T15:32:00Z">
            <w:rPr>
              <w:rFonts w:ascii="Times New Roman" w:hAnsi="Times New Roman" w:cs="Times New Roman"/>
              <w:sz w:val="24"/>
              <w:szCs w:val="24"/>
              <w:lang w:val="en-GB"/>
            </w:rPr>
          </w:rPrChange>
        </w:rPr>
        <w:tab/>
      </w:r>
      <w:commentRangeStart w:id="4607"/>
      <w:commentRangeStart w:id="4608"/>
      <w:commentRangeStart w:id="4609"/>
      <w:r w:rsidRPr="004015F7">
        <w:rPr>
          <w:rFonts w:ascii="Arial" w:hAnsi="Arial" w:cs="Arial"/>
          <w:sz w:val="24"/>
          <w:szCs w:val="24"/>
          <w:rPrChange w:id="4610" w:author="Alexandru Uicoabă" w:date="2022-06-16T15:32:00Z">
            <w:rPr>
              <w:rFonts w:ascii="Times New Roman" w:hAnsi="Times New Roman" w:cs="Times New Roman"/>
              <w:sz w:val="24"/>
              <w:szCs w:val="24"/>
              <w:lang w:val="en-GB"/>
            </w:rPr>
          </w:rPrChange>
        </w:rPr>
        <w:t xml:space="preserve">O altă recompensă este dată de distanța până la un obiect, în cazul de față a parapetului, a celor cinci senzori frontali. </w:t>
      </w:r>
      <w:ins w:id="4611" w:author="Alexandru Uicoabă" w:date="2022-06-14T21:44:00Z">
        <w:r w:rsidR="00E41687" w:rsidRPr="004015F7">
          <w:rPr>
            <w:rFonts w:ascii="Arial" w:hAnsi="Arial" w:cs="Arial"/>
            <w:sz w:val="24"/>
            <w:szCs w:val="24"/>
            <w:rPrChange w:id="4612" w:author="Alexandru Uicoabă" w:date="2022-06-16T15:32:00Z">
              <w:rPr>
                <w:rFonts w:ascii="Times New Roman" w:hAnsi="Times New Roman" w:cs="Times New Roman"/>
                <w:sz w:val="24"/>
                <w:szCs w:val="24"/>
                <w:lang w:val="en-GB"/>
              </w:rPr>
            </w:rPrChange>
          </w:rPr>
          <w:t xml:space="preserve">Penalizările pot fi </w:t>
        </w:r>
      </w:ins>
      <w:ins w:id="4613" w:author="Alexandru Uicoabă" w:date="2022-06-14T21:45:00Z">
        <w:r w:rsidR="00E41687" w:rsidRPr="004015F7">
          <w:rPr>
            <w:rFonts w:ascii="Arial" w:hAnsi="Arial" w:cs="Arial"/>
            <w:sz w:val="24"/>
            <w:szCs w:val="24"/>
            <w:rPrChange w:id="4614" w:author="Alexandru Uicoabă" w:date="2022-06-16T15:32:00Z">
              <w:rPr>
                <w:rFonts w:ascii="Times New Roman" w:hAnsi="Times New Roman" w:cs="Times New Roman"/>
                <w:sz w:val="24"/>
                <w:szCs w:val="24"/>
                <w:lang w:val="en-GB"/>
              </w:rPr>
            </w:rPrChange>
          </w:rPr>
          <w:t xml:space="preserve">observate și în Tabelul </w:t>
        </w:r>
      </w:ins>
      <w:ins w:id="4615" w:author="Alexandru Uicoabă" w:date="2022-06-16T11:37:00Z">
        <w:r w:rsidR="00712715" w:rsidRPr="004015F7">
          <w:rPr>
            <w:rFonts w:ascii="Arial" w:hAnsi="Arial" w:cs="Arial"/>
            <w:sz w:val="24"/>
            <w:szCs w:val="24"/>
            <w:rPrChange w:id="4616" w:author="Alexandru Uicoabă" w:date="2022-06-16T15:32:00Z">
              <w:rPr>
                <w:rFonts w:ascii="Times New Roman" w:hAnsi="Times New Roman" w:cs="Times New Roman"/>
                <w:sz w:val="24"/>
                <w:szCs w:val="24"/>
                <w:lang w:val="en-GB"/>
              </w:rPr>
            </w:rPrChange>
          </w:rPr>
          <w:t>4.2</w:t>
        </w:r>
      </w:ins>
      <w:ins w:id="4617" w:author="Alexandru Uicoabă" w:date="2022-06-14T21:45:00Z">
        <w:r w:rsidR="00E41687" w:rsidRPr="004015F7">
          <w:rPr>
            <w:rFonts w:ascii="Arial" w:hAnsi="Arial" w:cs="Arial"/>
            <w:sz w:val="24"/>
            <w:szCs w:val="24"/>
            <w:rPrChange w:id="4618" w:author="Alexandru Uicoabă" w:date="2022-06-16T15:32:00Z">
              <w:rPr>
                <w:rFonts w:ascii="Times New Roman" w:hAnsi="Times New Roman" w:cs="Times New Roman"/>
                <w:sz w:val="24"/>
                <w:szCs w:val="24"/>
                <w:lang w:val="en-GB"/>
              </w:rPr>
            </w:rPrChange>
          </w:rPr>
          <w:t>.</w:t>
        </w:r>
      </w:ins>
      <w:ins w:id="4619" w:author="Alexandru Uicoabă" w:date="2022-06-16T11:37:00Z">
        <w:r w:rsidR="00712715" w:rsidRPr="004015F7">
          <w:rPr>
            <w:rFonts w:ascii="Arial" w:hAnsi="Arial" w:cs="Arial"/>
            <w:sz w:val="24"/>
            <w:szCs w:val="24"/>
            <w:rPrChange w:id="4620" w:author="Alexandru Uicoabă" w:date="2022-06-16T15:32:00Z">
              <w:rPr>
                <w:rFonts w:ascii="Times New Roman" w:hAnsi="Times New Roman" w:cs="Times New Roman"/>
                <w:sz w:val="24"/>
                <w:szCs w:val="24"/>
                <w:lang w:val="en-GB"/>
              </w:rPr>
            </w:rPrChange>
          </w:rPr>
          <w:t xml:space="preserve"> </w:t>
        </w:r>
      </w:ins>
      <w:del w:id="4621" w:author="Alexandru Uicoabă" w:date="2022-06-14T21:44:00Z">
        <w:r w:rsidRPr="004015F7" w:rsidDel="00E41687">
          <w:rPr>
            <w:rFonts w:ascii="Arial" w:hAnsi="Arial" w:cs="Arial"/>
            <w:sz w:val="24"/>
            <w:szCs w:val="24"/>
            <w:rPrChange w:id="4622" w:author="Alexandru Uicoabă" w:date="2022-06-16T15:32:00Z">
              <w:rPr>
                <w:rFonts w:ascii="Times New Roman" w:hAnsi="Times New Roman" w:cs="Times New Roman"/>
                <w:sz w:val="24"/>
                <w:szCs w:val="24"/>
                <w:lang w:val="en-GB"/>
              </w:rPr>
            </w:rPrChange>
          </w:rPr>
          <w:delText xml:space="preserve">În cazul în care distanța de la sensor este mai mare sau egală cu 5, atunci agentul primește o recompense +10. Dacă distanța este între 2.5 și 5, atunci se dă o penalizare de -50. Pentru cazul în care distanța este între 2.5 și 1, agentul este penalizat cu -1000. Un ultim caz, în care distanța este mai mica decât 1, atunci agentul primește o penalizare mai mare, având valoarea de -5000. </w:delText>
        </w:r>
      </w:del>
      <w:r w:rsidRPr="004015F7">
        <w:rPr>
          <w:rFonts w:ascii="Arial" w:hAnsi="Arial" w:cs="Arial"/>
          <w:sz w:val="24"/>
          <w:szCs w:val="24"/>
          <w:rPrChange w:id="4623" w:author="Alexandru Uicoabă" w:date="2022-06-16T15:32:00Z">
            <w:rPr>
              <w:rFonts w:ascii="Times New Roman" w:hAnsi="Times New Roman" w:cs="Times New Roman"/>
              <w:sz w:val="24"/>
              <w:szCs w:val="24"/>
              <w:lang w:val="en-GB"/>
            </w:rPr>
          </w:rPrChange>
        </w:rPr>
        <w:t>Ace</w:t>
      </w:r>
      <w:r w:rsidR="00BF7280" w:rsidRPr="004015F7">
        <w:rPr>
          <w:rFonts w:ascii="Arial" w:hAnsi="Arial" w:cs="Arial"/>
          <w:sz w:val="24"/>
          <w:szCs w:val="24"/>
          <w:rPrChange w:id="4624" w:author="Alexandru Uicoabă" w:date="2022-06-16T15:32:00Z">
            <w:rPr>
              <w:rFonts w:ascii="Times New Roman" w:hAnsi="Times New Roman" w:cs="Times New Roman"/>
              <w:sz w:val="24"/>
              <w:szCs w:val="24"/>
              <w:lang w:val="en-GB"/>
            </w:rPr>
          </w:rPrChange>
        </w:rPr>
        <w:t>ste penalizări/recompense se dau pe fiecare senzor independent.</w:t>
      </w:r>
      <w:commentRangeEnd w:id="4607"/>
      <w:r w:rsidR="007B07A1" w:rsidRPr="004015F7">
        <w:rPr>
          <w:rStyle w:val="Referincomentariu"/>
          <w:rFonts w:ascii="Arial" w:hAnsi="Arial" w:cs="Arial"/>
          <w:sz w:val="24"/>
          <w:szCs w:val="24"/>
          <w:rPrChange w:id="4625" w:author="Alexandru Uicoabă" w:date="2022-06-16T15:32:00Z">
            <w:rPr>
              <w:rStyle w:val="Referincomentariu"/>
            </w:rPr>
          </w:rPrChange>
        </w:rPr>
        <w:commentReference w:id="4607"/>
      </w:r>
      <w:commentRangeEnd w:id="4608"/>
      <w:r w:rsidR="00F4686D" w:rsidRPr="004015F7">
        <w:rPr>
          <w:rStyle w:val="Referincomentariu"/>
          <w:rFonts w:ascii="Arial" w:hAnsi="Arial" w:cs="Arial"/>
          <w:sz w:val="24"/>
          <w:szCs w:val="24"/>
          <w:rPrChange w:id="4626" w:author="Alexandru Uicoabă" w:date="2022-06-16T15:32:00Z">
            <w:rPr>
              <w:rStyle w:val="Referincomentariu"/>
            </w:rPr>
          </w:rPrChange>
        </w:rPr>
        <w:commentReference w:id="4608"/>
      </w:r>
      <w:commentRangeEnd w:id="4609"/>
      <w:r w:rsidR="00F4686D" w:rsidRPr="004015F7">
        <w:rPr>
          <w:rStyle w:val="Referincomentariu"/>
          <w:rFonts w:ascii="Arial" w:hAnsi="Arial" w:cs="Arial"/>
          <w:sz w:val="24"/>
          <w:szCs w:val="24"/>
          <w:rPrChange w:id="4627" w:author="Alexandru Uicoabă" w:date="2022-06-16T15:32:00Z">
            <w:rPr>
              <w:rStyle w:val="Referincomentariu"/>
            </w:rPr>
          </w:rPrChange>
        </w:rPr>
        <w:commentReference w:id="4609"/>
      </w:r>
    </w:p>
    <w:p w14:paraId="4A25CB2D" w14:textId="70A71F5D" w:rsidR="00696CDA" w:rsidRPr="0078286B" w:rsidRDefault="00696CDA">
      <w:pPr>
        <w:jc w:val="center"/>
        <w:rPr>
          <w:ins w:id="4628" w:author="Alexandru Uicoabă" w:date="2022-06-14T21:45:00Z"/>
          <w:rFonts w:ascii="Arial" w:hAnsi="Arial" w:cs="Arial"/>
          <w:sz w:val="24"/>
          <w:szCs w:val="24"/>
          <w:rPrChange w:id="4629" w:author="Alexandru Uicoabă" w:date="2022-06-16T14:49:00Z">
            <w:rPr>
              <w:ins w:id="4630" w:author="Alexandru Uicoabă" w:date="2022-06-14T21:45:00Z"/>
              <w:rFonts w:ascii="Times New Roman" w:hAnsi="Times New Roman" w:cs="Times New Roman"/>
              <w:sz w:val="24"/>
              <w:szCs w:val="24"/>
              <w:lang w:val="en-GB"/>
            </w:rPr>
          </w:rPrChange>
        </w:rPr>
        <w:pPrChange w:id="4631" w:author="Alexandru Uicoabă" w:date="2022-06-14T21:50:00Z">
          <w:pPr/>
        </w:pPrChange>
      </w:pPr>
      <w:ins w:id="4632" w:author="Alexandru Uicoabă" w:date="2022-06-14T21:50:00Z">
        <w:r w:rsidRPr="0078286B">
          <w:rPr>
            <w:rFonts w:ascii="Arial" w:hAnsi="Arial" w:cs="Arial"/>
            <w:sz w:val="24"/>
            <w:szCs w:val="24"/>
            <w:rPrChange w:id="4633" w:author="Alexandru Uicoabă" w:date="2022-06-16T14:49:00Z">
              <w:rPr>
                <w:rFonts w:ascii="Times New Roman" w:hAnsi="Times New Roman" w:cs="Times New Roman"/>
                <w:sz w:val="24"/>
                <w:szCs w:val="24"/>
                <w:lang w:val="en-GB"/>
              </w:rPr>
            </w:rPrChange>
          </w:rPr>
          <w:t xml:space="preserve">Tabelul </w:t>
        </w:r>
      </w:ins>
      <w:ins w:id="4634" w:author="Alexandru Uicoabă" w:date="2022-06-16T11:37:00Z">
        <w:r w:rsidR="00712715" w:rsidRPr="0078286B">
          <w:rPr>
            <w:rFonts w:ascii="Arial" w:hAnsi="Arial" w:cs="Arial"/>
            <w:sz w:val="24"/>
            <w:szCs w:val="24"/>
            <w:rPrChange w:id="4635" w:author="Alexandru Uicoabă" w:date="2022-06-16T14:49:00Z">
              <w:rPr>
                <w:rFonts w:ascii="Times New Roman" w:hAnsi="Times New Roman" w:cs="Times New Roman"/>
                <w:sz w:val="24"/>
                <w:szCs w:val="24"/>
                <w:lang w:val="en-GB"/>
              </w:rPr>
            </w:rPrChange>
          </w:rPr>
          <w:t>4.2</w:t>
        </w:r>
      </w:ins>
      <w:ins w:id="4636" w:author="Alexandru Uicoabă" w:date="2022-06-14T21:50:00Z">
        <w:r w:rsidRPr="0078286B">
          <w:rPr>
            <w:rFonts w:ascii="Arial" w:hAnsi="Arial" w:cs="Arial"/>
            <w:sz w:val="24"/>
            <w:szCs w:val="24"/>
            <w:rPrChange w:id="4637" w:author="Alexandru Uicoabă" w:date="2022-06-16T14:49:00Z">
              <w:rPr>
                <w:rFonts w:ascii="Times New Roman" w:hAnsi="Times New Roman" w:cs="Times New Roman"/>
                <w:sz w:val="24"/>
                <w:szCs w:val="24"/>
                <w:lang w:val="en-GB"/>
              </w:rPr>
            </w:rPrChange>
          </w:rPr>
          <w:t xml:space="preserve">. Recompensele </w:t>
        </w:r>
        <w:r w:rsidRPr="0078286B">
          <w:rPr>
            <w:rFonts w:ascii="Arial" w:hAnsi="Arial" w:cs="Arial"/>
            <w:sz w:val="24"/>
            <w:szCs w:val="24"/>
            <w:rPrChange w:id="4638" w:author="Alexandru Uicoabă" w:date="2022-06-16T14:49:00Z">
              <w:rPr>
                <w:rFonts w:ascii="Times New Roman" w:hAnsi="Times New Roman" w:cs="Times New Roman"/>
                <w:sz w:val="24"/>
                <w:szCs w:val="24"/>
              </w:rPr>
            </w:rPrChange>
          </w:rPr>
          <w:t xml:space="preserve">în </w:t>
        </w:r>
      </w:ins>
      <w:ins w:id="4639" w:author="Alexandru Uicoabă" w:date="2022-06-16T11:41:00Z">
        <w:r w:rsidR="0047123D" w:rsidRPr="0078286B">
          <w:rPr>
            <w:rFonts w:ascii="Arial" w:hAnsi="Arial" w:cs="Arial"/>
            <w:sz w:val="24"/>
            <w:szCs w:val="24"/>
            <w:rPrChange w:id="4640" w:author="Alexandru Uicoabă" w:date="2022-06-16T14:49:00Z">
              <w:rPr>
                <w:rFonts w:ascii="Times New Roman" w:hAnsi="Times New Roman" w:cs="Times New Roman"/>
                <w:sz w:val="24"/>
                <w:szCs w:val="24"/>
              </w:rPr>
            </w:rPrChange>
          </w:rPr>
          <w:t>funcție</w:t>
        </w:r>
      </w:ins>
      <w:ins w:id="4641" w:author="Alexandru Uicoabă" w:date="2022-06-14T21:50:00Z">
        <w:r w:rsidRPr="0078286B">
          <w:rPr>
            <w:rFonts w:ascii="Arial" w:hAnsi="Arial" w:cs="Arial"/>
            <w:sz w:val="24"/>
            <w:szCs w:val="24"/>
            <w:rPrChange w:id="4642" w:author="Alexandru Uicoabă" w:date="2022-06-16T14:49:00Z">
              <w:rPr>
                <w:rFonts w:ascii="Times New Roman" w:hAnsi="Times New Roman" w:cs="Times New Roman"/>
                <w:sz w:val="24"/>
                <w:szCs w:val="24"/>
              </w:rPr>
            </w:rPrChange>
          </w:rPr>
          <w:t xml:space="preserve"> de distanța până la un obstacol</w:t>
        </w:r>
      </w:ins>
    </w:p>
    <w:tbl>
      <w:tblPr>
        <w:tblStyle w:val="Tabelgril"/>
        <w:tblW w:w="0" w:type="auto"/>
        <w:tblLook w:val="04A0" w:firstRow="1" w:lastRow="0" w:firstColumn="1" w:lastColumn="0" w:noHBand="0" w:noVBand="1"/>
      </w:tblPr>
      <w:tblGrid>
        <w:gridCol w:w="4508"/>
        <w:gridCol w:w="4508"/>
      </w:tblGrid>
      <w:tr w:rsidR="00E41687" w:rsidRPr="0078286B" w14:paraId="1419EA51" w14:textId="77777777" w:rsidTr="00E41687">
        <w:trPr>
          <w:ins w:id="4643" w:author="Alexandru Uicoabă" w:date="2022-06-14T21:46:00Z"/>
        </w:trPr>
        <w:tc>
          <w:tcPr>
            <w:tcW w:w="4508" w:type="dxa"/>
          </w:tcPr>
          <w:p w14:paraId="6CBEFEC1" w14:textId="79541FDA" w:rsidR="00E41687" w:rsidRPr="0078286B" w:rsidRDefault="00E41687">
            <w:pPr>
              <w:jc w:val="center"/>
              <w:rPr>
                <w:ins w:id="4644" w:author="Alexandru Uicoabă" w:date="2022-06-14T21:46:00Z"/>
                <w:rFonts w:ascii="Arial" w:hAnsi="Arial" w:cs="Arial"/>
                <w:sz w:val="24"/>
                <w:szCs w:val="24"/>
                <w:rPrChange w:id="4645" w:author="Alexandru Uicoabă" w:date="2022-06-16T14:49:00Z">
                  <w:rPr>
                    <w:ins w:id="4646" w:author="Alexandru Uicoabă" w:date="2022-06-14T21:46:00Z"/>
                    <w:rFonts w:ascii="Times New Roman" w:hAnsi="Times New Roman" w:cs="Times New Roman"/>
                    <w:sz w:val="24"/>
                    <w:szCs w:val="24"/>
                    <w:lang w:val="en-GB"/>
                  </w:rPr>
                </w:rPrChange>
              </w:rPr>
              <w:pPrChange w:id="4647" w:author="Alexandru Uicoabă" w:date="2022-06-15T19:40:00Z">
                <w:pPr/>
              </w:pPrChange>
            </w:pPr>
            <w:ins w:id="4648" w:author="Alexandru Uicoabă" w:date="2022-06-14T21:46:00Z">
              <w:r w:rsidRPr="0078286B">
                <w:rPr>
                  <w:rFonts w:ascii="Arial" w:hAnsi="Arial" w:cs="Arial"/>
                  <w:sz w:val="24"/>
                  <w:szCs w:val="24"/>
                  <w:rPrChange w:id="4649" w:author="Alexandru Uicoabă" w:date="2022-06-16T14:49:00Z">
                    <w:rPr>
                      <w:rFonts w:ascii="Times New Roman" w:hAnsi="Times New Roman" w:cs="Times New Roman"/>
                      <w:sz w:val="24"/>
                      <w:szCs w:val="24"/>
                      <w:lang w:val="en-GB"/>
                    </w:rPr>
                  </w:rPrChange>
                </w:rPr>
                <w:t>Distanța până la obstacol</w:t>
              </w:r>
            </w:ins>
          </w:p>
        </w:tc>
        <w:tc>
          <w:tcPr>
            <w:tcW w:w="4508" w:type="dxa"/>
          </w:tcPr>
          <w:p w14:paraId="7640195D" w14:textId="58305348" w:rsidR="00E41687" w:rsidRPr="0078286B" w:rsidRDefault="00E41687">
            <w:pPr>
              <w:jc w:val="center"/>
              <w:rPr>
                <w:ins w:id="4650" w:author="Alexandru Uicoabă" w:date="2022-06-14T21:46:00Z"/>
                <w:rFonts w:ascii="Arial" w:hAnsi="Arial" w:cs="Arial"/>
                <w:sz w:val="24"/>
                <w:szCs w:val="24"/>
                <w:rPrChange w:id="4651" w:author="Alexandru Uicoabă" w:date="2022-06-16T14:49:00Z">
                  <w:rPr>
                    <w:ins w:id="4652" w:author="Alexandru Uicoabă" w:date="2022-06-14T21:46:00Z"/>
                    <w:rFonts w:ascii="Times New Roman" w:hAnsi="Times New Roman" w:cs="Times New Roman"/>
                    <w:sz w:val="24"/>
                    <w:szCs w:val="24"/>
                    <w:lang w:val="en-GB"/>
                  </w:rPr>
                </w:rPrChange>
              </w:rPr>
              <w:pPrChange w:id="4653" w:author="Alexandru Uicoabă" w:date="2022-06-15T19:40:00Z">
                <w:pPr/>
              </w:pPrChange>
            </w:pPr>
            <w:ins w:id="4654" w:author="Alexandru Uicoabă" w:date="2022-06-14T21:47:00Z">
              <w:r w:rsidRPr="0078286B">
                <w:rPr>
                  <w:rFonts w:ascii="Arial" w:hAnsi="Arial" w:cs="Arial"/>
                  <w:sz w:val="24"/>
                  <w:szCs w:val="24"/>
                  <w:rPrChange w:id="4655" w:author="Alexandru Uicoabă" w:date="2022-06-16T14:49:00Z">
                    <w:rPr>
                      <w:rFonts w:ascii="Times New Roman" w:hAnsi="Times New Roman" w:cs="Times New Roman"/>
                      <w:sz w:val="24"/>
                      <w:szCs w:val="24"/>
                      <w:lang w:val="en-GB"/>
                    </w:rPr>
                  </w:rPrChange>
                </w:rPr>
                <w:t>Recompens</w:t>
              </w:r>
            </w:ins>
            <w:ins w:id="4656" w:author="Alexandru Uicoabă" w:date="2022-06-16T13:59:00Z">
              <w:r w:rsidR="00736CB0" w:rsidRPr="0078286B">
                <w:rPr>
                  <w:rFonts w:ascii="Arial" w:hAnsi="Arial" w:cs="Arial"/>
                  <w:sz w:val="24"/>
                  <w:szCs w:val="24"/>
                  <w:rPrChange w:id="4657" w:author="Alexandru Uicoabă" w:date="2022-06-16T14:49:00Z">
                    <w:rPr>
                      <w:rFonts w:ascii="Times New Roman" w:hAnsi="Times New Roman" w:cs="Times New Roman"/>
                      <w:sz w:val="24"/>
                      <w:szCs w:val="24"/>
                    </w:rPr>
                  </w:rPrChange>
                </w:rPr>
                <w:t>ă</w:t>
              </w:r>
            </w:ins>
          </w:p>
        </w:tc>
      </w:tr>
      <w:tr w:rsidR="00E41687" w:rsidRPr="0078286B" w14:paraId="5F42DE3F" w14:textId="77777777" w:rsidTr="00E41687">
        <w:trPr>
          <w:ins w:id="4658" w:author="Alexandru Uicoabă" w:date="2022-06-14T21:46:00Z"/>
        </w:trPr>
        <w:tc>
          <w:tcPr>
            <w:tcW w:w="4508" w:type="dxa"/>
          </w:tcPr>
          <w:p w14:paraId="413EDDB2" w14:textId="6193116B" w:rsidR="00E41687" w:rsidRPr="0078286B" w:rsidRDefault="00E41687">
            <w:pPr>
              <w:jc w:val="center"/>
              <w:rPr>
                <w:ins w:id="4659" w:author="Alexandru Uicoabă" w:date="2022-06-14T21:46:00Z"/>
                <w:rFonts w:ascii="Arial" w:hAnsi="Arial" w:cs="Arial"/>
                <w:sz w:val="24"/>
                <w:szCs w:val="24"/>
                <w:rPrChange w:id="4660" w:author="Alexandru Uicoabă" w:date="2022-06-16T14:49:00Z">
                  <w:rPr>
                    <w:ins w:id="4661" w:author="Alexandru Uicoabă" w:date="2022-06-14T21:46:00Z"/>
                    <w:rFonts w:ascii="Times New Roman" w:hAnsi="Times New Roman" w:cs="Times New Roman"/>
                    <w:sz w:val="24"/>
                    <w:szCs w:val="24"/>
                    <w:lang w:val="en-GB"/>
                  </w:rPr>
                </w:rPrChange>
              </w:rPr>
              <w:pPrChange w:id="4662" w:author="Alexandru Uicoabă" w:date="2022-06-14T21:47:00Z">
                <w:pPr/>
              </w:pPrChange>
            </w:pPr>
            <w:ins w:id="4663" w:author="Alexandru Uicoabă" w:date="2022-06-14T21:47:00Z">
              <w:r w:rsidRPr="0078286B">
                <w:rPr>
                  <w:rFonts w:ascii="Arial" w:hAnsi="Arial" w:cs="Arial"/>
                  <w:sz w:val="24"/>
                  <w:szCs w:val="24"/>
                  <w:rPrChange w:id="4664" w:author="Alexandru Uicoabă" w:date="2022-06-16T14:49:00Z">
                    <w:rPr>
                      <w:rFonts w:ascii="Times New Roman" w:hAnsi="Times New Roman" w:cs="Times New Roman"/>
                      <w:sz w:val="24"/>
                      <w:szCs w:val="24"/>
                      <w:lang w:val="en-GB"/>
                    </w:rPr>
                  </w:rPrChange>
                </w:rPr>
                <w:t>dis &gt;= 5</w:t>
              </w:r>
            </w:ins>
          </w:p>
        </w:tc>
        <w:tc>
          <w:tcPr>
            <w:tcW w:w="4508" w:type="dxa"/>
          </w:tcPr>
          <w:p w14:paraId="23CBDF51" w14:textId="54DF8D18" w:rsidR="00E41687" w:rsidRPr="0078286B" w:rsidRDefault="00696CDA">
            <w:pPr>
              <w:jc w:val="center"/>
              <w:rPr>
                <w:ins w:id="4665" w:author="Alexandru Uicoabă" w:date="2022-06-14T21:46:00Z"/>
                <w:rFonts w:ascii="Arial" w:hAnsi="Arial" w:cs="Arial"/>
                <w:sz w:val="24"/>
                <w:szCs w:val="24"/>
                <w:rPrChange w:id="4666" w:author="Alexandru Uicoabă" w:date="2022-06-16T14:49:00Z">
                  <w:rPr>
                    <w:ins w:id="4667" w:author="Alexandru Uicoabă" w:date="2022-06-14T21:46:00Z"/>
                    <w:rFonts w:ascii="Times New Roman" w:hAnsi="Times New Roman" w:cs="Times New Roman"/>
                    <w:sz w:val="24"/>
                    <w:szCs w:val="24"/>
                    <w:lang w:val="en-GB"/>
                  </w:rPr>
                </w:rPrChange>
              </w:rPr>
              <w:pPrChange w:id="4668" w:author="Alexandru Uicoabă" w:date="2022-06-14T21:50:00Z">
                <w:pPr/>
              </w:pPrChange>
            </w:pPr>
            <w:ins w:id="4669" w:author="Alexandru Uicoabă" w:date="2022-06-14T21:49:00Z">
              <w:r w:rsidRPr="0078286B">
                <w:rPr>
                  <w:rFonts w:ascii="Arial" w:hAnsi="Arial" w:cs="Arial"/>
                  <w:sz w:val="24"/>
                  <w:szCs w:val="24"/>
                  <w:rPrChange w:id="4670" w:author="Alexandru Uicoabă" w:date="2022-06-16T14:49:00Z">
                    <w:rPr>
                      <w:rFonts w:ascii="Times New Roman" w:hAnsi="Times New Roman" w:cs="Times New Roman"/>
                      <w:sz w:val="24"/>
                      <w:szCs w:val="24"/>
                      <w:lang w:val="en-GB"/>
                    </w:rPr>
                  </w:rPrChange>
                </w:rPr>
                <w:t>+ 10</w:t>
              </w:r>
            </w:ins>
          </w:p>
        </w:tc>
      </w:tr>
      <w:tr w:rsidR="00E41687" w:rsidRPr="0078286B" w14:paraId="196720E0" w14:textId="77777777" w:rsidTr="00E41687">
        <w:trPr>
          <w:ins w:id="4671" w:author="Alexandru Uicoabă" w:date="2022-06-14T21:46:00Z"/>
        </w:trPr>
        <w:tc>
          <w:tcPr>
            <w:tcW w:w="4508" w:type="dxa"/>
          </w:tcPr>
          <w:p w14:paraId="2354FD17" w14:textId="3E858184" w:rsidR="00E41687" w:rsidRPr="0078286B" w:rsidRDefault="00E41687">
            <w:pPr>
              <w:jc w:val="center"/>
              <w:rPr>
                <w:ins w:id="4672" w:author="Alexandru Uicoabă" w:date="2022-06-14T21:46:00Z"/>
                <w:rFonts w:ascii="Arial" w:hAnsi="Arial" w:cs="Arial"/>
                <w:sz w:val="24"/>
                <w:szCs w:val="24"/>
                <w:rPrChange w:id="4673" w:author="Alexandru Uicoabă" w:date="2022-06-16T14:49:00Z">
                  <w:rPr>
                    <w:ins w:id="4674" w:author="Alexandru Uicoabă" w:date="2022-06-14T21:46:00Z"/>
                    <w:rFonts w:ascii="Times New Roman" w:hAnsi="Times New Roman" w:cs="Times New Roman"/>
                    <w:sz w:val="24"/>
                    <w:szCs w:val="24"/>
                    <w:lang w:val="en-GB"/>
                  </w:rPr>
                </w:rPrChange>
              </w:rPr>
              <w:pPrChange w:id="4675" w:author="Alexandru Uicoabă" w:date="2022-06-14T21:49:00Z">
                <w:pPr/>
              </w:pPrChange>
            </w:pPr>
            <w:ins w:id="4676" w:author="Alexandru Uicoabă" w:date="2022-06-14T21:48:00Z">
              <w:r w:rsidRPr="0078286B">
                <w:rPr>
                  <w:rFonts w:ascii="Arial" w:hAnsi="Arial" w:cs="Arial"/>
                  <w:sz w:val="24"/>
                  <w:szCs w:val="24"/>
                  <w:rPrChange w:id="4677" w:author="Alexandru Uicoabă" w:date="2022-06-16T14:49:00Z">
                    <w:rPr>
                      <w:rFonts w:ascii="Times New Roman" w:hAnsi="Times New Roman" w:cs="Times New Roman"/>
                      <w:sz w:val="24"/>
                      <w:szCs w:val="24"/>
                      <w:lang w:val="en-GB"/>
                    </w:rPr>
                  </w:rPrChange>
                </w:rPr>
                <w:t>dis &lt; 5 &amp;&amp; dis &gt;= 2.5</w:t>
              </w:r>
            </w:ins>
          </w:p>
        </w:tc>
        <w:tc>
          <w:tcPr>
            <w:tcW w:w="4508" w:type="dxa"/>
          </w:tcPr>
          <w:p w14:paraId="0E7E2BE8" w14:textId="71E1BDCA" w:rsidR="00E41687" w:rsidRPr="0078286B" w:rsidRDefault="00696CDA">
            <w:pPr>
              <w:jc w:val="center"/>
              <w:rPr>
                <w:ins w:id="4678" w:author="Alexandru Uicoabă" w:date="2022-06-14T21:46:00Z"/>
                <w:rFonts w:ascii="Arial" w:hAnsi="Arial" w:cs="Arial"/>
                <w:sz w:val="24"/>
                <w:szCs w:val="24"/>
                <w:rPrChange w:id="4679" w:author="Alexandru Uicoabă" w:date="2022-06-16T14:49:00Z">
                  <w:rPr>
                    <w:ins w:id="4680" w:author="Alexandru Uicoabă" w:date="2022-06-14T21:46:00Z"/>
                    <w:lang w:val="en-GB"/>
                  </w:rPr>
                </w:rPrChange>
              </w:rPr>
              <w:pPrChange w:id="4681" w:author="Alexandru Uicoabă" w:date="2022-06-14T21:50:00Z">
                <w:pPr/>
              </w:pPrChange>
            </w:pPr>
            <w:ins w:id="4682" w:author="Alexandru Uicoabă" w:date="2022-06-14T21:50:00Z">
              <w:r w:rsidRPr="0078286B">
                <w:rPr>
                  <w:rFonts w:ascii="Arial" w:hAnsi="Arial" w:cs="Arial"/>
                  <w:sz w:val="24"/>
                  <w:szCs w:val="24"/>
                  <w:rPrChange w:id="4683" w:author="Alexandru Uicoabă" w:date="2022-06-16T14:49:00Z">
                    <w:rPr>
                      <w:rFonts w:ascii="Times New Roman" w:hAnsi="Times New Roman" w:cs="Times New Roman"/>
                      <w:sz w:val="24"/>
                      <w:szCs w:val="24"/>
                      <w:lang w:val="en-GB"/>
                    </w:rPr>
                  </w:rPrChange>
                </w:rPr>
                <w:t>-50</w:t>
              </w:r>
            </w:ins>
          </w:p>
        </w:tc>
      </w:tr>
      <w:tr w:rsidR="00E41687" w:rsidRPr="0078286B" w14:paraId="761C88C2" w14:textId="77777777" w:rsidTr="00E41687">
        <w:trPr>
          <w:ins w:id="4684" w:author="Alexandru Uicoabă" w:date="2022-06-14T21:46:00Z"/>
        </w:trPr>
        <w:tc>
          <w:tcPr>
            <w:tcW w:w="4508" w:type="dxa"/>
          </w:tcPr>
          <w:p w14:paraId="2464F0B1" w14:textId="034602F0" w:rsidR="00E41687" w:rsidRPr="0078286B" w:rsidRDefault="00E41687">
            <w:pPr>
              <w:jc w:val="center"/>
              <w:rPr>
                <w:ins w:id="4685" w:author="Alexandru Uicoabă" w:date="2022-06-14T21:46:00Z"/>
                <w:rFonts w:ascii="Arial" w:hAnsi="Arial" w:cs="Arial"/>
                <w:sz w:val="24"/>
                <w:szCs w:val="24"/>
                <w:rPrChange w:id="4686" w:author="Alexandru Uicoabă" w:date="2022-06-16T14:49:00Z">
                  <w:rPr>
                    <w:ins w:id="4687" w:author="Alexandru Uicoabă" w:date="2022-06-14T21:46:00Z"/>
                    <w:rFonts w:ascii="Times New Roman" w:hAnsi="Times New Roman" w:cs="Times New Roman"/>
                    <w:sz w:val="24"/>
                    <w:szCs w:val="24"/>
                    <w:lang w:val="en-GB"/>
                  </w:rPr>
                </w:rPrChange>
              </w:rPr>
              <w:pPrChange w:id="4688" w:author="Alexandru Uicoabă" w:date="2022-06-14T21:49:00Z">
                <w:pPr/>
              </w:pPrChange>
            </w:pPr>
            <w:ins w:id="4689" w:author="Alexandru Uicoabă" w:date="2022-06-14T21:48:00Z">
              <w:r w:rsidRPr="0078286B">
                <w:rPr>
                  <w:rFonts w:ascii="Arial" w:hAnsi="Arial" w:cs="Arial"/>
                  <w:sz w:val="24"/>
                  <w:szCs w:val="24"/>
                  <w:rPrChange w:id="4690" w:author="Alexandru Uicoabă" w:date="2022-06-16T14:49:00Z">
                    <w:rPr>
                      <w:rFonts w:ascii="Times New Roman" w:hAnsi="Times New Roman" w:cs="Times New Roman"/>
                      <w:sz w:val="24"/>
                      <w:szCs w:val="24"/>
                      <w:lang w:val="en-GB"/>
                    </w:rPr>
                  </w:rPrChange>
                </w:rPr>
                <w:t>dis &lt; 2.5 &amp;&amp; dis &gt;= 1</w:t>
              </w:r>
            </w:ins>
          </w:p>
        </w:tc>
        <w:tc>
          <w:tcPr>
            <w:tcW w:w="4508" w:type="dxa"/>
          </w:tcPr>
          <w:p w14:paraId="4F727C6F" w14:textId="07AD64B5" w:rsidR="00E41687" w:rsidRPr="0078286B" w:rsidRDefault="00696CDA">
            <w:pPr>
              <w:jc w:val="center"/>
              <w:rPr>
                <w:ins w:id="4691" w:author="Alexandru Uicoabă" w:date="2022-06-14T21:46:00Z"/>
                <w:rFonts w:ascii="Arial" w:hAnsi="Arial" w:cs="Arial"/>
                <w:sz w:val="24"/>
                <w:szCs w:val="24"/>
                <w:rPrChange w:id="4692" w:author="Alexandru Uicoabă" w:date="2022-06-16T14:49:00Z">
                  <w:rPr>
                    <w:ins w:id="4693" w:author="Alexandru Uicoabă" w:date="2022-06-14T21:46:00Z"/>
                    <w:rFonts w:ascii="Times New Roman" w:hAnsi="Times New Roman" w:cs="Times New Roman"/>
                    <w:sz w:val="24"/>
                    <w:szCs w:val="24"/>
                    <w:lang w:val="en-GB"/>
                  </w:rPr>
                </w:rPrChange>
              </w:rPr>
              <w:pPrChange w:id="4694" w:author="Alexandru Uicoabă" w:date="2022-06-14T21:50:00Z">
                <w:pPr/>
              </w:pPrChange>
            </w:pPr>
            <w:ins w:id="4695" w:author="Alexandru Uicoabă" w:date="2022-06-14T21:50:00Z">
              <w:r w:rsidRPr="0078286B">
                <w:rPr>
                  <w:rFonts w:ascii="Arial" w:hAnsi="Arial" w:cs="Arial"/>
                  <w:sz w:val="24"/>
                  <w:szCs w:val="24"/>
                  <w:rPrChange w:id="4696" w:author="Alexandru Uicoabă" w:date="2022-06-16T14:49:00Z">
                    <w:rPr>
                      <w:rFonts w:ascii="Times New Roman" w:hAnsi="Times New Roman" w:cs="Times New Roman"/>
                      <w:sz w:val="24"/>
                      <w:szCs w:val="24"/>
                      <w:lang w:val="en-GB"/>
                    </w:rPr>
                  </w:rPrChange>
                </w:rPr>
                <w:t>-1000</w:t>
              </w:r>
            </w:ins>
          </w:p>
        </w:tc>
      </w:tr>
      <w:tr w:rsidR="00E41687" w:rsidRPr="0078286B" w14:paraId="3C22F5C9" w14:textId="77777777" w:rsidTr="00E41687">
        <w:trPr>
          <w:ins w:id="4697" w:author="Alexandru Uicoabă" w:date="2022-06-14T21:46:00Z"/>
        </w:trPr>
        <w:tc>
          <w:tcPr>
            <w:tcW w:w="4508" w:type="dxa"/>
          </w:tcPr>
          <w:p w14:paraId="3FB783E5" w14:textId="2FEB6C3B" w:rsidR="00E41687" w:rsidRPr="0078286B" w:rsidRDefault="00E41687">
            <w:pPr>
              <w:jc w:val="center"/>
              <w:rPr>
                <w:ins w:id="4698" w:author="Alexandru Uicoabă" w:date="2022-06-14T21:46:00Z"/>
                <w:rFonts w:ascii="Arial" w:hAnsi="Arial" w:cs="Arial"/>
                <w:sz w:val="24"/>
                <w:szCs w:val="24"/>
                <w:rPrChange w:id="4699" w:author="Alexandru Uicoabă" w:date="2022-06-16T14:49:00Z">
                  <w:rPr>
                    <w:ins w:id="4700" w:author="Alexandru Uicoabă" w:date="2022-06-14T21:46:00Z"/>
                    <w:rFonts w:ascii="Times New Roman" w:hAnsi="Times New Roman" w:cs="Times New Roman"/>
                    <w:sz w:val="24"/>
                    <w:szCs w:val="24"/>
                    <w:lang w:val="en-GB"/>
                  </w:rPr>
                </w:rPrChange>
              </w:rPr>
              <w:pPrChange w:id="4701" w:author="Alexandru Uicoabă" w:date="2022-06-14T21:49:00Z">
                <w:pPr/>
              </w:pPrChange>
            </w:pPr>
            <w:ins w:id="4702" w:author="Alexandru Uicoabă" w:date="2022-06-14T21:49:00Z">
              <w:r w:rsidRPr="0078286B">
                <w:rPr>
                  <w:rFonts w:ascii="Arial" w:hAnsi="Arial" w:cs="Arial"/>
                  <w:sz w:val="24"/>
                  <w:szCs w:val="24"/>
                  <w:rPrChange w:id="4703" w:author="Alexandru Uicoabă" w:date="2022-06-16T14:49:00Z">
                    <w:rPr>
                      <w:rFonts w:ascii="Times New Roman" w:hAnsi="Times New Roman" w:cs="Times New Roman"/>
                      <w:sz w:val="24"/>
                      <w:szCs w:val="24"/>
                      <w:lang w:val="en-GB"/>
                    </w:rPr>
                  </w:rPrChange>
                </w:rPr>
                <w:t>d</w:t>
              </w:r>
            </w:ins>
            <w:ins w:id="4704" w:author="Alexandru Uicoabă" w:date="2022-06-14T21:48:00Z">
              <w:r w:rsidRPr="0078286B">
                <w:rPr>
                  <w:rFonts w:ascii="Arial" w:hAnsi="Arial" w:cs="Arial"/>
                  <w:sz w:val="24"/>
                  <w:szCs w:val="24"/>
                  <w:rPrChange w:id="4705" w:author="Alexandru Uicoabă" w:date="2022-06-16T14:49:00Z">
                    <w:rPr>
                      <w:rFonts w:ascii="Times New Roman" w:hAnsi="Times New Roman" w:cs="Times New Roman"/>
                      <w:sz w:val="24"/>
                      <w:szCs w:val="24"/>
                      <w:lang w:val="en-GB"/>
                    </w:rPr>
                  </w:rPrChange>
                </w:rPr>
                <w:t>is</w:t>
              </w:r>
            </w:ins>
            <w:ins w:id="4706" w:author="Alexandru Uicoabă" w:date="2022-06-14T21:49:00Z">
              <w:r w:rsidRPr="0078286B">
                <w:rPr>
                  <w:rFonts w:ascii="Arial" w:hAnsi="Arial" w:cs="Arial"/>
                  <w:sz w:val="24"/>
                  <w:szCs w:val="24"/>
                  <w:rPrChange w:id="4707" w:author="Alexandru Uicoabă" w:date="2022-06-16T14:49:00Z">
                    <w:rPr>
                      <w:rFonts w:ascii="Times New Roman" w:hAnsi="Times New Roman" w:cs="Times New Roman"/>
                      <w:sz w:val="24"/>
                      <w:szCs w:val="24"/>
                      <w:lang w:val="en-GB"/>
                    </w:rPr>
                  </w:rPrChange>
                </w:rPr>
                <w:t xml:space="preserve"> &lt; 1</w:t>
              </w:r>
            </w:ins>
          </w:p>
        </w:tc>
        <w:tc>
          <w:tcPr>
            <w:tcW w:w="4508" w:type="dxa"/>
          </w:tcPr>
          <w:p w14:paraId="7E4BC71F" w14:textId="00D0D5F3" w:rsidR="00E41687" w:rsidRPr="0078286B" w:rsidRDefault="00696CDA">
            <w:pPr>
              <w:jc w:val="center"/>
              <w:rPr>
                <w:ins w:id="4708" w:author="Alexandru Uicoabă" w:date="2022-06-14T21:46:00Z"/>
                <w:rFonts w:ascii="Arial" w:hAnsi="Arial" w:cs="Arial"/>
                <w:sz w:val="24"/>
                <w:szCs w:val="24"/>
                <w:rPrChange w:id="4709" w:author="Alexandru Uicoabă" w:date="2022-06-16T14:49:00Z">
                  <w:rPr>
                    <w:ins w:id="4710" w:author="Alexandru Uicoabă" w:date="2022-06-14T21:46:00Z"/>
                    <w:rFonts w:ascii="Times New Roman" w:hAnsi="Times New Roman" w:cs="Times New Roman"/>
                    <w:sz w:val="24"/>
                    <w:szCs w:val="24"/>
                    <w:lang w:val="en-GB"/>
                  </w:rPr>
                </w:rPrChange>
              </w:rPr>
              <w:pPrChange w:id="4711" w:author="Alexandru Uicoabă" w:date="2022-06-14T21:50:00Z">
                <w:pPr/>
              </w:pPrChange>
            </w:pPr>
            <w:ins w:id="4712" w:author="Alexandru Uicoabă" w:date="2022-06-14T21:50:00Z">
              <w:r w:rsidRPr="0078286B">
                <w:rPr>
                  <w:rFonts w:ascii="Arial" w:hAnsi="Arial" w:cs="Arial"/>
                  <w:sz w:val="24"/>
                  <w:szCs w:val="24"/>
                  <w:rPrChange w:id="4713" w:author="Alexandru Uicoabă" w:date="2022-06-16T14:49:00Z">
                    <w:rPr>
                      <w:rFonts w:ascii="Times New Roman" w:hAnsi="Times New Roman" w:cs="Times New Roman"/>
                      <w:sz w:val="24"/>
                      <w:szCs w:val="24"/>
                      <w:lang w:val="en-GB"/>
                    </w:rPr>
                  </w:rPrChange>
                </w:rPr>
                <w:t>-5000</w:t>
              </w:r>
            </w:ins>
          </w:p>
        </w:tc>
      </w:tr>
    </w:tbl>
    <w:p w14:paraId="67EB2A85" w14:textId="77777777" w:rsidR="00E41687" w:rsidRPr="0078286B" w:rsidRDefault="00E41687" w:rsidP="000406FE">
      <w:pPr>
        <w:rPr>
          <w:rFonts w:ascii="Arial" w:hAnsi="Arial" w:cs="Arial"/>
          <w:sz w:val="24"/>
          <w:szCs w:val="24"/>
          <w:rPrChange w:id="4714" w:author="Alexandru Uicoabă" w:date="2022-06-16T14:49:00Z">
            <w:rPr>
              <w:rFonts w:ascii="Times New Roman" w:hAnsi="Times New Roman" w:cs="Times New Roman"/>
              <w:sz w:val="24"/>
              <w:szCs w:val="24"/>
              <w:lang w:val="en-GB"/>
            </w:rPr>
          </w:rPrChange>
        </w:rPr>
      </w:pPr>
    </w:p>
    <w:p w14:paraId="4898E3D0" w14:textId="6492B637" w:rsidR="003A1227" w:rsidRPr="0078286B" w:rsidRDefault="00BF7280">
      <w:pPr>
        <w:ind w:firstLine="720"/>
        <w:jc w:val="both"/>
        <w:rPr>
          <w:rFonts w:ascii="Arial" w:hAnsi="Arial" w:cs="Arial"/>
          <w:sz w:val="24"/>
          <w:szCs w:val="24"/>
          <w:rPrChange w:id="4715" w:author="Alexandru Uicoabă" w:date="2022-06-16T14:49:00Z">
            <w:rPr>
              <w:rFonts w:ascii="Times New Roman" w:hAnsi="Times New Roman" w:cs="Times New Roman"/>
              <w:sz w:val="24"/>
              <w:szCs w:val="24"/>
              <w:lang w:val="en-GB"/>
            </w:rPr>
          </w:rPrChange>
        </w:rPr>
        <w:pPrChange w:id="4716" w:author="Alexandru Uicoabă" w:date="2022-06-16T15:32:00Z">
          <w:pPr>
            <w:ind w:firstLine="720"/>
          </w:pPr>
        </w:pPrChange>
      </w:pPr>
      <w:r w:rsidRPr="0078286B">
        <w:rPr>
          <w:rFonts w:ascii="Arial" w:hAnsi="Arial" w:cs="Arial"/>
          <w:sz w:val="24"/>
          <w:szCs w:val="24"/>
          <w:rPrChange w:id="4717" w:author="Alexandru Uicoabă" w:date="2022-06-16T14:49:00Z">
            <w:rPr>
              <w:rFonts w:ascii="Times New Roman" w:hAnsi="Times New Roman" w:cs="Times New Roman"/>
              <w:sz w:val="24"/>
              <w:szCs w:val="24"/>
              <w:lang w:val="en-GB"/>
            </w:rPr>
          </w:rPrChange>
        </w:rPr>
        <w:t>Dacă de exemplu kartul se deplasează pe direcția de deplasare a circuitului, un senzor returnează distanța între 2.5 și 5 și pentru celelalte patru distanța este mai mare decât 5, atunci kartul va avea următoarea recompens</w:t>
      </w:r>
      <w:r w:rsidRPr="0078286B">
        <w:rPr>
          <w:rFonts w:ascii="Arial" w:hAnsi="Arial" w:cs="Arial"/>
          <w:sz w:val="24"/>
          <w:szCs w:val="24"/>
          <w:rPrChange w:id="4718" w:author="Alexandru Uicoabă" w:date="2022-06-16T14:49:00Z">
            <w:rPr>
              <w:rFonts w:ascii="Times New Roman" w:hAnsi="Times New Roman" w:cs="Times New Roman"/>
              <w:sz w:val="24"/>
              <w:szCs w:val="24"/>
            </w:rPr>
          </w:rPrChange>
        </w:rPr>
        <w:t>ă</w:t>
      </w:r>
      <w:ins w:id="4719" w:author="Alexandru Uicoabă" w:date="2022-06-16T12:06:00Z">
        <w:r w:rsidR="00B413B8" w:rsidRPr="0078286B">
          <w:rPr>
            <w:rFonts w:ascii="Arial" w:hAnsi="Arial" w:cs="Arial"/>
            <w:sz w:val="24"/>
            <w:szCs w:val="24"/>
            <w:rPrChange w:id="4720" w:author="Alexandru Uicoabă" w:date="2022-06-16T14:49:00Z">
              <w:rPr>
                <w:rFonts w:ascii="Times New Roman" w:hAnsi="Times New Roman" w:cs="Times New Roman"/>
                <w:sz w:val="24"/>
                <w:szCs w:val="24"/>
              </w:rPr>
            </w:rPrChange>
          </w:rPr>
          <w:t>, pr</w:t>
        </w:r>
      </w:ins>
      <w:ins w:id="4721" w:author="Alexandru Uicoabă" w:date="2022-06-16T12:07:00Z">
        <w:r w:rsidR="00B413B8" w:rsidRPr="0078286B">
          <w:rPr>
            <w:rFonts w:ascii="Arial" w:hAnsi="Arial" w:cs="Arial"/>
            <w:sz w:val="24"/>
            <w:szCs w:val="24"/>
            <w:rPrChange w:id="4722" w:author="Alexandru Uicoabă" w:date="2022-06-16T14:49:00Z">
              <w:rPr>
                <w:rFonts w:ascii="Times New Roman" w:hAnsi="Times New Roman" w:cs="Times New Roman"/>
                <w:sz w:val="24"/>
                <w:szCs w:val="24"/>
              </w:rPr>
            </w:rPrChange>
          </w:rPr>
          <w:t>ezentă în relația 4.1, respectiv în relația 4.2.</w:t>
        </w:r>
      </w:ins>
      <w:del w:id="4723" w:author="Alexandru Uicoabă" w:date="2022-06-16T12:06:00Z">
        <w:r w:rsidRPr="0078286B" w:rsidDel="00B413B8">
          <w:rPr>
            <w:rFonts w:ascii="Arial" w:hAnsi="Arial" w:cs="Arial"/>
            <w:sz w:val="24"/>
            <w:szCs w:val="24"/>
            <w:rPrChange w:id="4724" w:author="Alexandru Uicoabă" w:date="2022-06-16T14:49:00Z">
              <w:rPr>
                <w:rFonts w:ascii="Times New Roman" w:hAnsi="Times New Roman" w:cs="Times New Roman"/>
                <w:sz w:val="24"/>
                <w:szCs w:val="24"/>
                <w:lang w:val="en-GB"/>
              </w:rPr>
            </w:rPrChange>
          </w:rPr>
          <w:delText>:</w:delText>
        </w:r>
      </w:del>
    </w:p>
    <w:p w14:paraId="35FFBEDC" w14:textId="3A17B4D4" w:rsidR="00BF7280" w:rsidRPr="0078286B" w:rsidRDefault="005567B3" w:rsidP="00B413B8">
      <w:pPr>
        <w:ind w:firstLine="720"/>
        <w:rPr>
          <w:rFonts w:ascii="Arial" w:hAnsi="Arial" w:cs="Arial"/>
          <w:sz w:val="24"/>
          <w:szCs w:val="24"/>
          <w:rPrChange w:id="4725" w:author="Alexandru Uicoabă" w:date="2022-06-16T14:49:00Z">
            <w:rPr>
              <w:rFonts w:ascii="Times New Roman" w:hAnsi="Times New Roman" w:cs="Times New Roman"/>
              <w:sz w:val="24"/>
              <w:szCs w:val="24"/>
              <w:lang w:val="en-GB"/>
            </w:rPr>
          </w:rPrChange>
        </w:rPr>
      </w:pPr>
      <w:del w:id="4726" w:author="Alexandru Uicoabă" w:date="2022-06-16T12:07:00Z">
        <w:r w:rsidRPr="0078286B" w:rsidDel="001A4D0C">
          <w:rPr>
            <w:rFonts w:ascii="Arial" w:hAnsi="Arial" w:cs="Arial"/>
            <w:sz w:val="24"/>
            <w:szCs w:val="24"/>
            <w:rPrChange w:id="4727" w:author="Alexandru Uicoabă" w:date="2022-06-16T14:49:00Z">
              <w:rPr>
                <w:rFonts w:ascii="Times New Roman" w:hAnsi="Times New Roman" w:cs="Times New Roman"/>
                <w:sz w:val="24"/>
                <w:szCs w:val="24"/>
                <w:lang w:val="en-GB"/>
              </w:rPr>
            </w:rPrChange>
          </w:rPr>
          <w:delText xml:space="preserve">Reward </w:delText>
        </w:r>
      </w:del>
      <w:ins w:id="4728" w:author="Alexandru Uicoabă" w:date="2022-06-16T12:07:00Z">
        <w:r w:rsidR="001A4D0C" w:rsidRPr="0078286B">
          <w:rPr>
            <w:rFonts w:ascii="Arial" w:hAnsi="Arial" w:cs="Arial"/>
            <w:sz w:val="24"/>
            <w:szCs w:val="24"/>
            <w:rPrChange w:id="4729" w:author="Alexandru Uicoabă" w:date="2022-06-16T14:49:00Z">
              <w:rPr>
                <w:rFonts w:ascii="Times New Roman" w:hAnsi="Times New Roman" w:cs="Times New Roman"/>
                <w:sz w:val="24"/>
                <w:szCs w:val="24"/>
                <w:lang w:val="en-GB"/>
              </w:rPr>
            </w:rPrChange>
          </w:rPr>
          <w:t xml:space="preserve">Recompensă </w:t>
        </w:r>
      </w:ins>
      <w:r w:rsidRPr="0078286B">
        <w:rPr>
          <w:rFonts w:ascii="Arial" w:hAnsi="Arial" w:cs="Arial"/>
          <w:sz w:val="24"/>
          <w:szCs w:val="24"/>
          <w:rPrChange w:id="4730" w:author="Alexandru Uicoabă" w:date="2022-06-16T14:49:00Z">
            <w:rPr>
              <w:rFonts w:ascii="Times New Roman" w:hAnsi="Times New Roman" w:cs="Times New Roman"/>
              <w:sz w:val="24"/>
              <w:szCs w:val="24"/>
              <w:lang w:val="en-GB"/>
            </w:rPr>
          </w:rPrChange>
        </w:rPr>
        <w:t>= 100 – 50 + 10 +</w:t>
      </w:r>
      <w:ins w:id="4731" w:author="Alexandru Uicoabă" w:date="2022-06-17T07:23:00Z">
        <w:r w:rsidR="00195DBE">
          <w:rPr>
            <w:rFonts w:ascii="Arial" w:hAnsi="Arial" w:cs="Arial"/>
            <w:sz w:val="24"/>
            <w:szCs w:val="24"/>
          </w:rPr>
          <w:t xml:space="preserve"> </w:t>
        </w:r>
      </w:ins>
      <w:r w:rsidRPr="0078286B">
        <w:rPr>
          <w:rFonts w:ascii="Arial" w:hAnsi="Arial" w:cs="Arial"/>
          <w:sz w:val="24"/>
          <w:szCs w:val="24"/>
          <w:rPrChange w:id="4732" w:author="Alexandru Uicoabă" w:date="2022-06-16T14:49:00Z">
            <w:rPr>
              <w:rFonts w:ascii="Times New Roman" w:hAnsi="Times New Roman" w:cs="Times New Roman"/>
              <w:sz w:val="24"/>
              <w:szCs w:val="24"/>
              <w:lang w:val="en-GB"/>
            </w:rPr>
          </w:rPrChange>
        </w:rPr>
        <w:t>10 +</w:t>
      </w:r>
      <w:ins w:id="4733" w:author="Alexandru Uicoabă" w:date="2022-06-17T07:23:00Z">
        <w:r w:rsidR="00195DBE">
          <w:rPr>
            <w:rFonts w:ascii="Arial" w:hAnsi="Arial" w:cs="Arial"/>
            <w:sz w:val="24"/>
            <w:szCs w:val="24"/>
          </w:rPr>
          <w:t xml:space="preserve"> </w:t>
        </w:r>
      </w:ins>
      <w:r w:rsidRPr="0078286B">
        <w:rPr>
          <w:rFonts w:ascii="Arial" w:hAnsi="Arial" w:cs="Arial"/>
          <w:sz w:val="24"/>
          <w:szCs w:val="24"/>
          <w:rPrChange w:id="4734" w:author="Alexandru Uicoabă" w:date="2022-06-16T14:49:00Z">
            <w:rPr>
              <w:rFonts w:ascii="Times New Roman" w:hAnsi="Times New Roman" w:cs="Times New Roman"/>
              <w:sz w:val="24"/>
              <w:szCs w:val="24"/>
              <w:lang w:val="en-GB"/>
            </w:rPr>
          </w:rPrChange>
        </w:rPr>
        <w:t>10 +</w:t>
      </w:r>
      <w:ins w:id="4735" w:author="Alexandru Uicoabă" w:date="2022-06-17T07:23:00Z">
        <w:r w:rsidR="00195DBE">
          <w:rPr>
            <w:rFonts w:ascii="Arial" w:hAnsi="Arial" w:cs="Arial"/>
            <w:sz w:val="24"/>
            <w:szCs w:val="24"/>
          </w:rPr>
          <w:t xml:space="preserve"> </w:t>
        </w:r>
      </w:ins>
      <w:r w:rsidRPr="0078286B">
        <w:rPr>
          <w:rFonts w:ascii="Arial" w:hAnsi="Arial" w:cs="Arial"/>
          <w:sz w:val="24"/>
          <w:szCs w:val="24"/>
          <w:rPrChange w:id="4736" w:author="Alexandru Uicoabă" w:date="2022-06-16T14:49:00Z">
            <w:rPr>
              <w:rFonts w:ascii="Times New Roman" w:hAnsi="Times New Roman" w:cs="Times New Roman"/>
              <w:sz w:val="24"/>
              <w:szCs w:val="24"/>
              <w:lang w:val="en-GB"/>
            </w:rPr>
          </w:rPrChange>
        </w:rPr>
        <w:t xml:space="preserve">10 </w:t>
      </w:r>
      <w:ins w:id="4737" w:author="Alexandru Uicoabă" w:date="2022-06-16T12:07:00Z">
        <w:r w:rsidR="00B413B8" w:rsidRPr="0078286B">
          <w:rPr>
            <w:rFonts w:ascii="Arial" w:hAnsi="Arial" w:cs="Arial"/>
            <w:sz w:val="24"/>
            <w:szCs w:val="24"/>
            <w:rPrChange w:id="4738"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rPrChange w:id="4739"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rPrChange w:id="4740"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rPrChange w:id="4741" w:author="Alexandru Uicoabă" w:date="2022-06-16T14:49:00Z">
              <w:rPr>
                <w:rFonts w:ascii="Times New Roman" w:hAnsi="Times New Roman" w:cs="Times New Roman"/>
                <w:sz w:val="24"/>
                <w:szCs w:val="24"/>
                <w:lang w:val="en-GB"/>
              </w:rPr>
            </w:rPrChange>
          </w:rPr>
          <w:tab/>
        </w:r>
      </w:ins>
      <w:ins w:id="4742" w:author="Alexandru Uicoabă" w:date="2022-06-16T12:08:00Z">
        <w:r w:rsidR="001A4D0C" w:rsidRPr="0078286B">
          <w:rPr>
            <w:rFonts w:ascii="Arial" w:hAnsi="Arial" w:cs="Arial"/>
            <w:sz w:val="24"/>
            <w:szCs w:val="24"/>
            <w:rPrChange w:id="4743" w:author="Alexandru Uicoabă" w:date="2022-06-16T14:49:00Z">
              <w:rPr>
                <w:rFonts w:ascii="Times New Roman" w:hAnsi="Times New Roman" w:cs="Times New Roman"/>
                <w:sz w:val="24"/>
                <w:szCs w:val="24"/>
                <w:lang w:val="en-GB"/>
              </w:rPr>
            </w:rPrChange>
          </w:rPr>
          <w:t xml:space="preserve">           </w:t>
        </w:r>
      </w:ins>
      <w:ins w:id="4744" w:author="Alexandru Uicoabă" w:date="2022-06-16T12:07:00Z">
        <w:r w:rsidR="00E906A9" w:rsidRPr="0078286B">
          <w:rPr>
            <w:rFonts w:ascii="Arial" w:hAnsi="Arial" w:cs="Arial"/>
            <w:sz w:val="24"/>
            <w:szCs w:val="24"/>
            <w:rPrChange w:id="4745" w:author="Alexandru Uicoabă" w:date="2022-06-16T14:49:00Z">
              <w:rPr>
                <w:rFonts w:ascii="Times New Roman" w:hAnsi="Times New Roman" w:cs="Times New Roman"/>
                <w:sz w:val="24"/>
                <w:szCs w:val="24"/>
                <w:lang w:val="en-GB"/>
              </w:rPr>
            </w:rPrChange>
          </w:rPr>
          <w:t xml:space="preserve"> </w:t>
        </w:r>
      </w:ins>
      <w:ins w:id="4746" w:author="Alexandru Uicoabă" w:date="2022-06-16T12:06:00Z">
        <w:r w:rsidR="00B413B8" w:rsidRPr="0078286B">
          <w:rPr>
            <w:rFonts w:ascii="Arial" w:hAnsi="Arial" w:cs="Arial"/>
            <w:sz w:val="24"/>
            <w:szCs w:val="24"/>
            <w:rPrChange w:id="4747" w:author="Alexandru Uicoabă" w:date="2022-06-16T14:49:00Z">
              <w:rPr>
                <w:rFonts w:ascii="Times New Roman" w:hAnsi="Times New Roman" w:cs="Times New Roman"/>
                <w:sz w:val="24"/>
                <w:szCs w:val="24"/>
                <w:lang w:val="en-GB"/>
              </w:rPr>
            </w:rPrChange>
          </w:rPr>
          <w:t>(4.1)</w:t>
        </w:r>
      </w:ins>
    </w:p>
    <w:p w14:paraId="6A7DAEEE" w14:textId="3B5E7A84" w:rsidR="00966B00" w:rsidRPr="0078286B" w:rsidRDefault="005567B3" w:rsidP="00D72512">
      <w:pPr>
        <w:ind w:firstLine="720"/>
        <w:rPr>
          <w:rFonts w:ascii="Arial" w:hAnsi="Arial" w:cs="Arial"/>
          <w:sz w:val="24"/>
          <w:szCs w:val="24"/>
          <w:rPrChange w:id="4748" w:author="Alexandru Uicoabă" w:date="2022-06-16T14:49:00Z">
            <w:rPr>
              <w:rFonts w:ascii="Times New Roman" w:hAnsi="Times New Roman" w:cs="Times New Roman"/>
              <w:sz w:val="24"/>
              <w:szCs w:val="24"/>
            </w:rPr>
          </w:rPrChange>
        </w:rPr>
      </w:pPr>
      <w:r w:rsidRPr="0078286B">
        <w:rPr>
          <w:rFonts w:ascii="Arial" w:hAnsi="Arial" w:cs="Arial"/>
          <w:sz w:val="24"/>
          <w:szCs w:val="24"/>
          <w:rPrChange w:id="4749" w:author="Alexandru Uicoabă" w:date="2022-06-16T14:49:00Z">
            <w:rPr>
              <w:rFonts w:ascii="Times New Roman" w:hAnsi="Times New Roman" w:cs="Times New Roman"/>
              <w:sz w:val="24"/>
              <w:szCs w:val="24"/>
              <w:lang w:val="en-GB"/>
            </w:rPr>
          </w:rPrChange>
        </w:rPr>
        <w:t>Re</w:t>
      </w:r>
      <w:ins w:id="4750" w:author="Alexandru Uicoabă" w:date="2022-06-16T12:07:00Z">
        <w:r w:rsidR="001A4D0C" w:rsidRPr="0078286B">
          <w:rPr>
            <w:rFonts w:ascii="Arial" w:hAnsi="Arial" w:cs="Arial"/>
            <w:sz w:val="24"/>
            <w:szCs w:val="24"/>
            <w:rPrChange w:id="4751" w:author="Alexandru Uicoabă" w:date="2022-06-16T14:49:00Z">
              <w:rPr>
                <w:rFonts w:ascii="Times New Roman" w:hAnsi="Times New Roman" w:cs="Times New Roman"/>
                <w:sz w:val="24"/>
                <w:szCs w:val="24"/>
                <w:lang w:val="en-GB"/>
              </w:rPr>
            </w:rPrChange>
          </w:rPr>
          <w:t>compensă</w:t>
        </w:r>
      </w:ins>
      <w:del w:id="4752" w:author="Alexandru Uicoabă" w:date="2022-06-16T12:07:00Z">
        <w:r w:rsidRPr="0078286B" w:rsidDel="001A4D0C">
          <w:rPr>
            <w:rFonts w:ascii="Arial" w:hAnsi="Arial" w:cs="Arial"/>
            <w:sz w:val="24"/>
            <w:szCs w:val="24"/>
            <w:rPrChange w:id="4753" w:author="Alexandru Uicoabă" w:date="2022-06-16T14:49:00Z">
              <w:rPr>
                <w:rFonts w:ascii="Times New Roman" w:hAnsi="Times New Roman" w:cs="Times New Roman"/>
                <w:sz w:val="24"/>
                <w:szCs w:val="24"/>
                <w:lang w:val="en-GB"/>
              </w:rPr>
            </w:rPrChange>
          </w:rPr>
          <w:delText>ward</w:delText>
        </w:r>
      </w:del>
      <w:r w:rsidRPr="0078286B">
        <w:rPr>
          <w:rFonts w:ascii="Arial" w:hAnsi="Arial" w:cs="Arial"/>
          <w:sz w:val="24"/>
          <w:szCs w:val="24"/>
          <w:rPrChange w:id="4754" w:author="Alexandru Uicoabă" w:date="2022-06-16T14:49:00Z">
            <w:rPr>
              <w:rFonts w:ascii="Times New Roman" w:hAnsi="Times New Roman" w:cs="Times New Roman"/>
              <w:sz w:val="24"/>
              <w:szCs w:val="24"/>
              <w:lang w:val="en-GB"/>
            </w:rPr>
          </w:rPrChange>
        </w:rPr>
        <w:t xml:space="preserve"> = </w:t>
      </w:r>
      <w:ins w:id="4755" w:author="Alexandru Uicoabă" w:date="2022-06-17T07:23:00Z">
        <w:r w:rsidR="00195DBE">
          <w:rPr>
            <w:rFonts w:ascii="Arial" w:hAnsi="Arial" w:cs="Arial"/>
            <w:sz w:val="24"/>
            <w:szCs w:val="24"/>
          </w:rPr>
          <w:t>9</w:t>
        </w:r>
      </w:ins>
      <w:del w:id="4756" w:author="Alexandru Uicoabă" w:date="2022-06-17T07:23:00Z">
        <w:r w:rsidRPr="0078286B" w:rsidDel="00195DBE">
          <w:rPr>
            <w:rFonts w:ascii="Arial" w:hAnsi="Arial" w:cs="Arial"/>
            <w:sz w:val="24"/>
            <w:szCs w:val="24"/>
            <w:rPrChange w:id="4757" w:author="Alexandru Uicoabă" w:date="2022-06-16T14:49:00Z">
              <w:rPr>
                <w:rFonts w:ascii="Times New Roman" w:hAnsi="Times New Roman" w:cs="Times New Roman"/>
                <w:sz w:val="24"/>
                <w:szCs w:val="24"/>
                <w:lang w:val="en-GB"/>
              </w:rPr>
            </w:rPrChange>
          </w:rPr>
          <w:delText>4</w:delText>
        </w:r>
      </w:del>
      <w:r w:rsidRPr="0078286B">
        <w:rPr>
          <w:rFonts w:ascii="Arial" w:hAnsi="Arial" w:cs="Arial"/>
          <w:sz w:val="24"/>
          <w:szCs w:val="24"/>
          <w:rPrChange w:id="4758" w:author="Alexandru Uicoabă" w:date="2022-06-16T14:49:00Z">
            <w:rPr>
              <w:rFonts w:ascii="Times New Roman" w:hAnsi="Times New Roman" w:cs="Times New Roman"/>
              <w:sz w:val="24"/>
              <w:szCs w:val="24"/>
              <w:lang w:val="en-GB"/>
            </w:rPr>
          </w:rPrChange>
        </w:rPr>
        <w:t>0</w:t>
      </w:r>
      <w:ins w:id="4759" w:author="Alexandru Uicoabă" w:date="2022-06-16T12:07:00Z">
        <w:r w:rsidR="00B413B8" w:rsidRPr="0078286B">
          <w:rPr>
            <w:rFonts w:ascii="Arial" w:hAnsi="Arial" w:cs="Arial"/>
            <w:sz w:val="24"/>
            <w:szCs w:val="24"/>
            <w:rPrChange w:id="4760"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rPrChange w:id="4761"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762"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763"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764"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765"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766" w:author="Alexandru Uicoabă" w:date="2022-06-16T14:49:00Z">
              <w:rPr>
                <w:rFonts w:ascii="Times New Roman" w:hAnsi="Times New Roman" w:cs="Times New Roman"/>
                <w:sz w:val="24"/>
                <w:szCs w:val="24"/>
                <w:lang w:val="en-GB"/>
              </w:rPr>
            </w:rPrChange>
          </w:rPr>
          <w:tab/>
        </w:r>
        <w:r w:rsidR="00B413B8" w:rsidRPr="0078286B">
          <w:rPr>
            <w:rFonts w:ascii="Arial" w:hAnsi="Arial" w:cs="Arial"/>
            <w:sz w:val="24"/>
            <w:szCs w:val="24"/>
            <w:lang w:val="en-GB"/>
            <w:rPrChange w:id="4767" w:author="Alexandru Uicoabă" w:date="2022-06-16T14:49:00Z">
              <w:rPr>
                <w:rFonts w:ascii="Times New Roman" w:hAnsi="Times New Roman" w:cs="Times New Roman"/>
                <w:sz w:val="24"/>
                <w:szCs w:val="24"/>
                <w:lang w:val="en-GB"/>
              </w:rPr>
            </w:rPrChange>
          </w:rPr>
          <w:tab/>
        </w:r>
      </w:ins>
      <w:ins w:id="4768" w:author="Alexandru Uicoabă" w:date="2022-06-16T15:08:00Z">
        <w:r w:rsidR="00E744F3">
          <w:rPr>
            <w:rFonts w:ascii="Arial" w:hAnsi="Arial" w:cs="Arial"/>
            <w:sz w:val="24"/>
            <w:szCs w:val="24"/>
            <w:lang w:val="en-GB"/>
          </w:rPr>
          <w:t xml:space="preserve">            </w:t>
        </w:r>
      </w:ins>
      <w:ins w:id="4769" w:author="Alexandru Uicoabă" w:date="2022-06-16T12:06:00Z">
        <w:r w:rsidR="00B413B8" w:rsidRPr="0078286B">
          <w:rPr>
            <w:rFonts w:ascii="Arial" w:hAnsi="Arial" w:cs="Arial"/>
            <w:sz w:val="24"/>
            <w:szCs w:val="24"/>
            <w:lang w:val="en-GB"/>
            <w:rPrChange w:id="4770" w:author="Alexandru Uicoabă" w:date="2022-06-16T14:49:00Z">
              <w:rPr>
                <w:rFonts w:ascii="Times New Roman" w:hAnsi="Times New Roman" w:cs="Times New Roman"/>
                <w:sz w:val="24"/>
                <w:szCs w:val="24"/>
                <w:lang w:val="en-GB"/>
              </w:rPr>
            </w:rPrChange>
          </w:rPr>
          <w:t>(4.2)</w:t>
        </w:r>
      </w:ins>
    </w:p>
    <w:p w14:paraId="6D6436EA" w14:textId="77FF960A" w:rsidR="00966B00" w:rsidRPr="004015F7" w:rsidRDefault="00966B00" w:rsidP="00F920BE">
      <w:pPr>
        <w:rPr>
          <w:rFonts w:ascii="Arial" w:hAnsi="Arial" w:cs="Arial"/>
          <w:sz w:val="24"/>
          <w:szCs w:val="24"/>
          <w:lang w:val="en-GB"/>
          <w:rPrChange w:id="4771" w:author="Alexandru Uicoabă" w:date="2022-06-16T15:32:00Z">
            <w:rPr>
              <w:lang w:val="en-GB"/>
            </w:rPr>
          </w:rPrChange>
        </w:rPr>
      </w:pPr>
    </w:p>
    <w:p w14:paraId="1537DC56" w14:textId="61911A39" w:rsidR="00A3605F" w:rsidRPr="0078286B" w:rsidRDefault="00A3605F" w:rsidP="00B06324">
      <w:pPr>
        <w:pStyle w:val="Titlu3"/>
        <w:rPr>
          <w:rFonts w:ascii="Arial" w:hAnsi="Arial" w:cs="Arial"/>
          <w:b/>
          <w:bCs/>
          <w:color w:val="auto"/>
          <w:sz w:val="28"/>
          <w:szCs w:val="28"/>
          <w:rPrChange w:id="4772" w:author="Alexandru Uicoabă" w:date="2022-06-16T14:49:00Z">
            <w:rPr>
              <w:rFonts w:ascii="Times New Roman" w:hAnsi="Times New Roman" w:cs="Times New Roman"/>
              <w:b/>
              <w:bCs/>
              <w:color w:val="auto"/>
              <w:sz w:val="28"/>
              <w:szCs w:val="28"/>
              <w:lang w:val="en-GB"/>
            </w:rPr>
          </w:rPrChange>
        </w:rPr>
      </w:pPr>
      <w:bookmarkStart w:id="4773" w:name="_Toc106343213"/>
      <w:r w:rsidRPr="0078286B">
        <w:rPr>
          <w:rFonts w:ascii="Arial" w:hAnsi="Arial" w:cs="Arial"/>
          <w:b/>
          <w:bCs/>
          <w:color w:val="auto"/>
          <w:sz w:val="28"/>
          <w:szCs w:val="28"/>
          <w:rPrChange w:id="4774" w:author="Alexandru Uicoabă" w:date="2022-06-16T14:49:00Z">
            <w:rPr>
              <w:rFonts w:ascii="Times New Roman" w:hAnsi="Times New Roman" w:cs="Times New Roman"/>
              <w:b/>
              <w:bCs/>
              <w:color w:val="auto"/>
              <w:sz w:val="28"/>
              <w:szCs w:val="28"/>
              <w:lang w:val="en-GB"/>
            </w:rPr>
          </w:rPrChange>
        </w:rPr>
        <w:t>4.2.6 Automatizarea mediului</w:t>
      </w:r>
      <w:bookmarkEnd w:id="4773"/>
    </w:p>
    <w:p w14:paraId="16A7ED05" w14:textId="77777777" w:rsidR="000406FE" w:rsidRPr="004015F7" w:rsidRDefault="000406FE" w:rsidP="000406FE">
      <w:pPr>
        <w:rPr>
          <w:rFonts w:ascii="Arial" w:hAnsi="Arial" w:cs="Arial"/>
          <w:sz w:val="24"/>
          <w:szCs w:val="24"/>
          <w:rPrChange w:id="4775" w:author="Alexandru Uicoabă" w:date="2022-06-16T15:32:00Z">
            <w:rPr>
              <w:lang w:val="en-GB"/>
            </w:rPr>
          </w:rPrChange>
        </w:rPr>
      </w:pPr>
    </w:p>
    <w:p w14:paraId="2669215D" w14:textId="5BB08949" w:rsidR="00712715" w:rsidRPr="00902D54" w:rsidRDefault="00913E06" w:rsidP="00EB6D2D">
      <w:pPr>
        <w:jc w:val="both"/>
        <w:rPr>
          <w:rFonts w:ascii="Arial" w:hAnsi="Arial" w:cs="Arial"/>
          <w:sz w:val="24"/>
          <w:szCs w:val="24"/>
          <w:rPrChange w:id="4776" w:author="Alexandru Uicoabă" w:date="2022-06-16T15:38:00Z">
            <w:rPr>
              <w:rFonts w:ascii="Times New Roman" w:hAnsi="Times New Roman" w:cs="Times New Roman"/>
              <w:sz w:val="24"/>
              <w:szCs w:val="24"/>
              <w:lang w:val="en-GB"/>
            </w:rPr>
          </w:rPrChange>
        </w:rPr>
      </w:pPr>
      <w:r w:rsidRPr="0078286B">
        <w:rPr>
          <w:rFonts w:ascii="Arial" w:hAnsi="Arial" w:cs="Arial"/>
          <w:rPrChange w:id="4777" w:author="Alexandru Uicoabă" w:date="2022-06-16T14:49:00Z">
            <w:rPr>
              <w:lang w:val="en-GB"/>
            </w:rPr>
          </w:rPrChange>
        </w:rPr>
        <w:tab/>
      </w:r>
      <w:r w:rsidRPr="004015F7">
        <w:rPr>
          <w:rFonts w:ascii="Arial" w:hAnsi="Arial" w:cs="Arial"/>
          <w:sz w:val="24"/>
          <w:szCs w:val="24"/>
          <w:rPrChange w:id="4778" w:author="Alexandru Uicoabă" w:date="2022-06-16T15:33:00Z">
            <w:rPr>
              <w:rFonts w:ascii="Times New Roman" w:hAnsi="Times New Roman" w:cs="Times New Roman"/>
              <w:sz w:val="24"/>
              <w:szCs w:val="24"/>
              <w:lang w:val="en-GB"/>
            </w:rPr>
          </w:rPrChange>
        </w:rPr>
        <w:t xml:space="preserve">În vederea </w:t>
      </w:r>
      <w:del w:id="4779" w:author="Alexandru Uicoabă" w:date="2022-06-16T11:41:00Z">
        <w:r w:rsidRPr="004015F7" w:rsidDel="0047123D">
          <w:rPr>
            <w:rFonts w:ascii="Arial" w:hAnsi="Arial" w:cs="Arial"/>
            <w:sz w:val="24"/>
            <w:szCs w:val="24"/>
            <w:rPrChange w:id="4780" w:author="Alexandru Uicoabă" w:date="2022-06-16T15:33:00Z">
              <w:rPr>
                <w:rFonts w:ascii="Times New Roman" w:hAnsi="Times New Roman" w:cs="Times New Roman"/>
                <w:sz w:val="24"/>
                <w:szCs w:val="24"/>
                <w:lang w:val="en-GB"/>
              </w:rPr>
            </w:rPrChange>
          </w:rPr>
          <w:delText>învățarii</w:delText>
        </w:r>
      </w:del>
      <w:ins w:id="4781" w:author="Alexandru Uicoabă" w:date="2022-06-16T11:41:00Z">
        <w:r w:rsidR="0047123D" w:rsidRPr="004015F7">
          <w:rPr>
            <w:rFonts w:ascii="Arial" w:hAnsi="Arial" w:cs="Arial"/>
            <w:sz w:val="24"/>
            <w:szCs w:val="24"/>
            <w:rPrChange w:id="4782" w:author="Alexandru Uicoabă" w:date="2022-06-16T15:33:00Z">
              <w:rPr>
                <w:rFonts w:ascii="Times New Roman" w:hAnsi="Times New Roman" w:cs="Times New Roman"/>
                <w:sz w:val="24"/>
                <w:szCs w:val="24"/>
              </w:rPr>
            </w:rPrChange>
          </w:rPr>
          <w:t>învățării</w:t>
        </w:r>
      </w:ins>
      <w:r w:rsidRPr="004015F7">
        <w:rPr>
          <w:rFonts w:ascii="Arial" w:hAnsi="Arial" w:cs="Arial"/>
          <w:sz w:val="24"/>
          <w:szCs w:val="24"/>
          <w:rPrChange w:id="4783" w:author="Alexandru Uicoabă" w:date="2022-06-16T15:33:00Z">
            <w:rPr>
              <w:rFonts w:ascii="Times New Roman" w:hAnsi="Times New Roman" w:cs="Times New Roman"/>
              <w:sz w:val="24"/>
              <w:szCs w:val="24"/>
              <w:lang w:val="en-GB"/>
            </w:rPr>
          </w:rPrChange>
        </w:rPr>
        <w:t xml:space="preserve"> agentului</w:t>
      </w:r>
      <w:r w:rsidR="00680F15" w:rsidRPr="004015F7">
        <w:rPr>
          <w:rFonts w:ascii="Arial" w:hAnsi="Arial" w:cs="Arial"/>
          <w:sz w:val="24"/>
          <w:szCs w:val="24"/>
          <w:rPrChange w:id="4784" w:author="Alexandru Uicoabă" w:date="2022-06-16T15:33:00Z">
            <w:rPr>
              <w:rFonts w:ascii="Times New Roman" w:hAnsi="Times New Roman" w:cs="Times New Roman"/>
              <w:sz w:val="24"/>
              <w:szCs w:val="24"/>
              <w:lang w:val="en-GB"/>
            </w:rPr>
          </w:rPrChange>
        </w:rPr>
        <w:t xml:space="preserve"> fol</w:t>
      </w:r>
      <w:ins w:id="4785" w:author="Bogdan Dragulescu" w:date="2022-06-14T14:18:00Z">
        <w:r w:rsidR="007B07A1" w:rsidRPr="004015F7">
          <w:rPr>
            <w:rFonts w:ascii="Arial" w:hAnsi="Arial" w:cs="Arial"/>
            <w:sz w:val="24"/>
            <w:szCs w:val="24"/>
            <w:rPrChange w:id="4786" w:author="Alexandru Uicoabă" w:date="2022-06-16T15:33:00Z">
              <w:rPr>
                <w:rFonts w:ascii="Times New Roman" w:hAnsi="Times New Roman" w:cs="Times New Roman"/>
                <w:sz w:val="24"/>
                <w:szCs w:val="24"/>
                <w:lang w:val="en-GB"/>
              </w:rPr>
            </w:rPrChange>
          </w:rPr>
          <w:t>o</w:t>
        </w:r>
      </w:ins>
      <w:r w:rsidR="00680F15" w:rsidRPr="004015F7">
        <w:rPr>
          <w:rFonts w:ascii="Arial" w:hAnsi="Arial" w:cs="Arial"/>
          <w:sz w:val="24"/>
          <w:szCs w:val="24"/>
          <w:rPrChange w:id="4787" w:author="Alexandru Uicoabă" w:date="2022-06-16T15:33:00Z">
            <w:rPr>
              <w:rFonts w:ascii="Times New Roman" w:hAnsi="Times New Roman" w:cs="Times New Roman"/>
              <w:sz w:val="24"/>
              <w:szCs w:val="24"/>
              <w:lang w:val="en-GB"/>
            </w:rPr>
          </w:rPrChange>
        </w:rPr>
        <w:t xml:space="preserve">sind algoritmul de </w:t>
      </w:r>
      <w:proofErr w:type="spellStart"/>
      <w:r w:rsidR="00680F15" w:rsidRPr="004015F7">
        <w:rPr>
          <w:rFonts w:ascii="Arial" w:hAnsi="Arial" w:cs="Arial"/>
          <w:sz w:val="24"/>
          <w:szCs w:val="24"/>
          <w:rPrChange w:id="4788" w:author="Alexandru Uicoabă" w:date="2022-06-16T15:33:00Z">
            <w:rPr>
              <w:rFonts w:ascii="Times New Roman" w:hAnsi="Times New Roman" w:cs="Times New Roman"/>
              <w:sz w:val="24"/>
              <w:szCs w:val="24"/>
              <w:lang w:val="en-GB"/>
            </w:rPr>
          </w:rPrChange>
        </w:rPr>
        <w:t>reinforcement</w:t>
      </w:r>
      <w:proofErr w:type="spellEnd"/>
      <w:r w:rsidR="00680F15" w:rsidRPr="004015F7">
        <w:rPr>
          <w:rFonts w:ascii="Arial" w:hAnsi="Arial" w:cs="Arial"/>
          <w:sz w:val="24"/>
          <w:szCs w:val="24"/>
          <w:rPrChange w:id="4789" w:author="Alexandru Uicoabă" w:date="2022-06-16T15:33:00Z">
            <w:rPr>
              <w:rFonts w:ascii="Times New Roman" w:hAnsi="Times New Roman" w:cs="Times New Roman"/>
              <w:sz w:val="24"/>
              <w:szCs w:val="24"/>
              <w:lang w:val="en-GB"/>
            </w:rPr>
          </w:rPrChange>
        </w:rPr>
        <w:t xml:space="preserve"> </w:t>
      </w:r>
      <w:proofErr w:type="spellStart"/>
      <w:r w:rsidR="00680F15" w:rsidRPr="004015F7">
        <w:rPr>
          <w:rFonts w:ascii="Arial" w:hAnsi="Arial" w:cs="Arial"/>
          <w:sz w:val="24"/>
          <w:szCs w:val="24"/>
          <w:rPrChange w:id="4790" w:author="Alexandru Uicoabă" w:date="2022-06-16T15:33:00Z">
            <w:rPr>
              <w:rFonts w:ascii="Times New Roman" w:hAnsi="Times New Roman" w:cs="Times New Roman"/>
              <w:sz w:val="24"/>
              <w:szCs w:val="24"/>
              <w:lang w:val="en-GB"/>
            </w:rPr>
          </w:rPrChange>
        </w:rPr>
        <w:t>learning</w:t>
      </w:r>
      <w:proofErr w:type="spellEnd"/>
      <w:r w:rsidR="00680F15" w:rsidRPr="004015F7">
        <w:rPr>
          <w:rFonts w:ascii="Arial" w:hAnsi="Arial" w:cs="Arial"/>
          <w:sz w:val="24"/>
          <w:szCs w:val="24"/>
          <w:rPrChange w:id="4791" w:author="Alexandru Uicoabă" w:date="2022-06-16T15:33:00Z">
            <w:rPr>
              <w:rFonts w:ascii="Times New Roman" w:hAnsi="Times New Roman" w:cs="Times New Roman"/>
              <w:sz w:val="24"/>
              <w:szCs w:val="24"/>
              <w:lang w:val="en-GB"/>
            </w:rPr>
          </w:rPrChange>
        </w:rPr>
        <w:t xml:space="preserve">, a fost nevoie de implementarea mai multor </w:t>
      </w:r>
      <w:commentRangeStart w:id="4792"/>
      <w:commentRangeStart w:id="4793"/>
      <w:commentRangeStart w:id="4794"/>
      <w:del w:id="4795" w:author="Alexandru Uicoabă" w:date="2022-06-14T21:35:00Z">
        <w:r w:rsidR="00680F15" w:rsidRPr="004015F7" w:rsidDel="007B4C11">
          <w:rPr>
            <w:rFonts w:ascii="Arial" w:hAnsi="Arial" w:cs="Arial"/>
            <w:sz w:val="24"/>
            <w:szCs w:val="24"/>
            <w:rPrChange w:id="4796" w:author="Alexandru Uicoabă" w:date="2022-06-16T15:33:00Z">
              <w:rPr>
                <w:rFonts w:ascii="Times New Roman" w:hAnsi="Times New Roman" w:cs="Times New Roman"/>
                <w:sz w:val="24"/>
                <w:szCs w:val="24"/>
                <w:lang w:val="en-GB"/>
              </w:rPr>
            </w:rPrChange>
          </w:rPr>
          <w:delText>endpoints</w:delText>
        </w:r>
        <w:commentRangeEnd w:id="4792"/>
        <w:r w:rsidR="00167255" w:rsidRPr="004015F7" w:rsidDel="007B4C11">
          <w:rPr>
            <w:rStyle w:val="Referincomentariu"/>
            <w:rFonts w:ascii="Arial" w:hAnsi="Arial" w:cs="Arial"/>
            <w:sz w:val="24"/>
            <w:szCs w:val="24"/>
            <w:rPrChange w:id="4797" w:author="Alexandru Uicoabă" w:date="2022-06-16T15:33:00Z">
              <w:rPr>
                <w:rStyle w:val="Referincomentariu"/>
              </w:rPr>
            </w:rPrChange>
          </w:rPr>
          <w:commentReference w:id="4792"/>
        </w:r>
      </w:del>
      <w:commentRangeEnd w:id="4793"/>
      <w:r w:rsidR="00F1630F" w:rsidRPr="004015F7">
        <w:rPr>
          <w:rStyle w:val="Referincomentariu"/>
          <w:rFonts w:ascii="Arial" w:hAnsi="Arial" w:cs="Arial"/>
          <w:sz w:val="24"/>
          <w:szCs w:val="24"/>
          <w:rPrChange w:id="4798" w:author="Alexandru Uicoabă" w:date="2022-06-16T15:33:00Z">
            <w:rPr>
              <w:rStyle w:val="Referincomentariu"/>
            </w:rPr>
          </w:rPrChange>
        </w:rPr>
        <w:commentReference w:id="4793"/>
      </w:r>
      <w:commentRangeEnd w:id="4794"/>
      <w:r w:rsidR="00F1630F" w:rsidRPr="004015F7">
        <w:rPr>
          <w:rStyle w:val="Referincomentariu"/>
          <w:rFonts w:ascii="Arial" w:hAnsi="Arial" w:cs="Arial"/>
          <w:sz w:val="24"/>
          <w:szCs w:val="24"/>
          <w:rPrChange w:id="4799" w:author="Alexandru Uicoabă" w:date="2022-06-16T15:33:00Z">
            <w:rPr>
              <w:rStyle w:val="Referincomentariu"/>
            </w:rPr>
          </w:rPrChange>
        </w:rPr>
        <w:commentReference w:id="4794"/>
      </w:r>
      <w:ins w:id="4800" w:author="Alexandru Uicoabă" w:date="2022-06-14T21:35:00Z">
        <w:r w:rsidR="007B4C11" w:rsidRPr="004015F7">
          <w:rPr>
            <w:rFonts w:ascii="Arial" w:hAnsi="Arial" w:cs="Arial"/>
            <w:sz w:val="24"/>
            <w:szCs w:val="24"/>
            <w:rPrChange w:id="4801" w:author="Alexandru Uicoabă" w:date="2022-06-16T15:33:00Z">
              <w:rPr>
                <w:rFonts w:ascii="Times New Roman" w:hAnsi="Times New Roman" w:cs="Times New Roman"/>
                <w:sz w:val="24"/>
                <w:szCs w:val="24"/>
                <w:lang w:val="en-GB"/>
              </w:rPr>
            </w:rPrChange>
          </w:rPr>
          <w:t>interfe</w:t>
        </w:r>
      </w:ins>
      <w:ins w:id="4802" w:author="Alexandru Uicoabă" w:date="2022-06-14T21:36:00Z">
        <w:r w:rsidR="007B4C11" w:rsidRPr="004015F7">
          <w:rPr>
            <w:rFonts w:ascii="Arial" w:hAnsi="Arial" w:cs="Arial"/>
            <w:sz w:val="24"/>
            <w:szCs w:val="24"/>
            <w:rPrChange w:id="4803" w:author="Alexandru Uicoabă" w:date="2022-06-16T15:33:00Z">
              <w:rPr>
                <w:rFonts w:ascii="Times New Roman" w:hAnsi="Times New Roman" w:cs="Times New Roman"/>
                <w:sz w:val="24"/>
                <w:szCs w:val="24"/>
                <w:lang w:val="en-GB"/>
              </w:rPr>
            </w:rPrChange>
          </w:rPr>
          <w:t>ț</w:t>
        </w:r>
      </w:ins>
      <w:ins w:id="4804" w:author="Alexandru Uicoabă" w:date="2022-06-14T21:35:00Z">
        <w:r w:rsidR="007B4C11" w:rsidRPr="004015F7">
          <w:rPr>
            <w:rFonts w:ascii="Arial" w:hAnsi="Arial" w:cs="Arial"/>
            <w:sz w:val="24"/>
            <w:szCs w:val="24"/>
            <w:rPrChange w:id="4805" w:author="Alexandru Uicoabă" w:date="2022-06-16T15:33:00Z">
              <w:rPr>
                <w:rFonts w:ascii="Times New Roman" w:hAnsi="Times New Roman" w:cs="Times New Roman"/>
                <w:sz w:val="24"/>
                <w:szCs w:val="24"/>
                <w:lang w:val="en-GB"/>
              </w:rPr>
            </w:rPrChange>
          </w:rPr>
          <w:t>e API</w:t>
        </w:r>
      </w:ins>
      <w:r w:rsidR="00680F15" w:rsidRPr="004015F7">
        <w:rPr>
          <w:rFonts w:ascii="Arial" w:hAnsi="Arial" w:cs="Arial"/>
          <w:sz w:val="24"/>
          <w:szCs w:val="24"/>
          <w:rPrChange w:id="4806" w:author="Alexandru Uicoabă" w:date="2022-06-16T15:33:00Z">
            <w:rPr>
              <w:rFonts w:ascii="Times New Roman" w:hAnsi="Times New Roman" w:cs="Times New Roman"/>
              <w:sz w:val="24"/>
              <w:szCs w:val="24"/>
              <w:lang w:val="en-GB"/>
            </w:rPr>
          </w:rPrChange>
        </w:rPr>
        <w:t xml:space="preserve">, atât pentru pornirea și oprirea jocului. Jocul a fost exportat din mediul </w:t>
      </w:r>
      <w:proofErr w:type="spellStart"/>
      <w:ins w:id="4807" w:author="Alexandru Uicoabă" w:date="2022-06-16T11:41:00Z">
        <w:r w:rsidR="0047123D" w:rsidRPr="00564BEC">
          <w:rPr>
            <w:rFonts w:ascii="Arial" w:hAnsi="Arial" w:cs="Arial"/>
            <w:i/>
            <w:iCs/>
            <w:sz w:val="24"/>
            <w:szCs w:val="24"/>
            <w:rPrChange w:id="4808" w:author="Alexandru Uicoabă" w:date="2022-06-16T16:53:00Z">
              <w:rPr>
                <w:rFonts w:ascii="Times New Roman" w:hAnsi="Times New Roman" w:cs="Times New Roman"/>
                <w:sz w:val="24"/>
                <w:szCs w:val="24"/>
              </w:rPr>
            </w:rPrChange>
          </w:rPr>
          <w:t>U</w:t>
        </w:r>
      </w:ins>
      <w:del w:id="4809" w:author="Alexandru Uicoabă" w:date="2022-06-16T11:41:00Z">
        <w:r w:rsidR="00680F15" w:rsidRPr="00564BEC" w:rsidDel="0047123D">
          <w:rPr>
            <w:rFonts w:ascii="Arial" w:hAnsi="Arial" w:cs="Arial"/>
            <w:i/>
            <w:iCs/>
            <w:sz w:val="24"/>
            <w:szCs w:val="24"/>
            <w:rPrChange w:id="4810" w:author="Alexandru Uicoabă" w:date="2022-06-16T16:53:00Z">
              <w:rPr>
                <w:rFonts w:ascii="Times New Roman" w:hAnsi="Times New Roman" w:cs="Times New Roman"/>
                <w:sz w:val="24"/>
                <w:szCs w:val="24"/>
                <w:lang w:val="en-GB"/>
              </w:rPr>
            </w:rPrChange>
          </w:rPr>
          <w:delText>u</w:delText>
        </w:r>
      </w:del>
      <w:r w:rsidR="00680F15" w:rsidRPr="00564BEC">
        <w:rPr>
          <w:rFonts w:ascii="Arial" w:hAnsi="Arial" w:cs="Arial"/>
          <w:i/>
          <w:iCs/>
          <w:sz w:val="24"/>
          <w:szCs w:val="24"/>
          <w:rPrChange w:id="4811" w:author="Alexandru Uicoabă" w:date="2022-06-16T16:53:00Z">
            <w:rPr>
              <w:rFonts w:ascii="Times New Roman" w:hAnsi="Times New Roman" w:cs="Times New Roman"/>
              <w:sz w:val="24"/>
              <w:szCs w:val="24"/>
              <w:lang w:val="en-GB"/>
            </w:rPr>
          </w:rPrChange>
        </w:rPr>
        <w:t>nity</w:t>
      </w:r>
      <w:proofErr w:type="spellEnd"/>
      <w:r w:rsidR="00680F15" w:rsidRPr="004015F7">
        <w:rPr>
          <w:rFonts w:ascii="Arial" w:hAnsi="Arial" w:cs="Arial"/>
          <w:sz w:val="24"/>
          <w:szCs w:val="24"/>
          <w:rPrChange w:id="4812" w:author="Alexandru Uicoabă" w:date="2022-06-16T15:33:00Z">
            <w:rPr>
              <w:rFonts w:ascii="Times New Roman" w:hAnsi="Times New Roman" w:cs="Times New Roman"/>
              <w:sz w:val="24"/>
              <w:szCs w:val="24"/>
              <w:lang w:val="en-GB"/>
            </w:rPr>
          </w:rPrChange>
        </w:rPr>
        <w:t xml:space="preserve">, rezultând astfel un executabil pentru sistemul de operare de </w:t>
      </w:r>
      <w:del w:id="4813" w:author="Alexandru Uicoabă" w:date="2022-06-16T11:41:00Z">
        <w:r w:rsidR="00680F15" w:rsidRPr="00564BEC" w:rsidDel="0047123D">
          <w:rPr>
            <w:rFonts w:ascii="Arial" w:hAnsi="Arial" w:cs="Arial"/>
            <w:i/>
            <w:iCs/>
            <w:sz w:val="24"/>
            <w:szCs w:val="24"/>
            <w:rPrChange w:id="4814" w:author="Alexandru Uicoabă" w:date="2022-06-16T16:53:00Z">
              <w:rPr>
                <w:rFonts w:ascii="Times New Roman" w:hAnsi="Times New Roman" w:cs="Times New Roman"/>
                <w:sz w:val="24"/>
                <w:szCs w:val="24"/>
                <w:lang w:val="en-GB"/>
              </w:rPr>
            </w:rPrChange>
          </w:rPr>
          <w:delText>windows</w:delText>
        </w:r>
      </w:del>
      <w:ins w:id="4815" w:author="Alexandru Uicoabă" w:date="2022-06-16T11:41:00Z">
        <w:r w:rsidR="0047123D" w:rsidRPr="00564BEC">
          <w:rPr>
            <w:rFonts w:ascii="Arial" w:hAnsi="Arial" w:cs="Arial"/>
            <w:i/>
            <w:iCs/>
            <w:sz w:val="24"/>
            <w:szCs w:val="24"/>
            <w:rPrChange w:id="4816" w:author="Alexandru Uicoabă" w:date="2022-06-16T16:53:00Z">
              <w:rPr>
                <w:rFonts w:ascii="Times New Roman" w:hAnsi="Times New Roman" w:cs="Times New Roman"/>
                <w:sz w:val="24"/>
                <w:szCs w:val="24"/>
              </w:rPr>
            </w:rPrChange>
          </w:rPr>
          <w:t>Windows</w:t>
        </w:r>
      </w:ins>
      <w:r w:rsidR="00680F15" w:rsidRPr="004015F7">
        <w:rPr>
          <w:rFonts w:ascii="Arial" w:hAnsi="Arial" w:cs="Arial"/>
          <w:sz w:val="24"/>
          <w:szCs w:val="24"/>
          <w:rPrChange w:id="4817" w:author="Alexandru Uicoabă" w:date="2022-06-16T15:33:00Z">
            <w:rPr>
              <w:rFonts w:ascii="Times New Roman" w:hAnsi="Times New Roman" w:cs="Times New Roman"/>
              <w:sz w:val="24"/>
              <w:szCs w:val="24"/>
              <w:lang w:val="en-GB"/>
            </w:rPr>
          </w:rPrChange>
        </w:rPr>
        <w:t xml:space="preserve"> pe care s-a realizat experimentul. Jocul poate fi exportat și pentru alte sisteme de operare, cum ar fi </w:t>
      </w:r>
      <w:r w:rsidR="00680F15" w:rsidRPr="00564BEC">
        <w:rPr>
          <w:rFonts w:ascii="Arial" w:hAnsi="Arial" w:cs="Arial"/>
          <w:i/>
          <w:iCs/>
          <w:sz w:val="24"/>
          <w:szCs w:val="24"/>
          <w:rPrChange w:id="4818" w:author="Alexandru Uicoabă" w:date="2022-06-16T16:53:00Z">
            <w:rPr>
              <w:rFonts w:ascii="Times New Roman" w:hAnsi="Times New Roman" w:cs="Times New Roman"/>
              <w:sz w:val="24"/>
              <w:szCs w:val="24"/>
              <w:lang w:val="en-GB"/>
            </w:rPr>
          </w:rPrChange>
        </w:rPr>
        <w:t>Mac OS, Linux</w:t>
      </w:r>
      <w:r w:rsidR="00680F15" w:rsidRPr="004015F7">
        <w:rPr>
          <w:rFonts w:ascii="Arial" w:hAnsi="Arial" w:cs="Arial"/>
          <w:sz w:val="24"/>
          <w:szCs w:val="24"/>
          <w:rPrChange w:id="4819" w:author="Alexandru Uicoabă" w:date="2022-06-16T15:33:00Z">
            <w:rPr>
              <w:rFonts w:ascii="Times New Roman" w:hAnsi="Times New Roman" w:cs="Times New Roman"/>
              <w:sz w:val="24"/>
              <w:szCs w:val="24"/>
              <w:lang w:val="en-GB"/>
            </w:rPr>
          </w:rPrChange>
        </w:rPr>
        <w:t xml:space="preserve"> și altele.</w:t>
      </w:r>
    </w:p>
    <w:p w14:paraId="44FF38D6" w14:textId="39F7B73E" w:rsidR="001E6465" w:rsidRPr="0078286B" w:rsidRDefault="001E6465" w:rsidP="00EB6D2D">
      <w:pPr>
        <w:jc w:val="both"/>
        <w:rPr>
          <w:ins w:id="4820" w:author="Alexandru Uicoabă" w:date="2022-06-16T11:37:00Z"/>
          <w:rFonts w:ascii="Arial" w:hAnsi="Arial" w:cs="Arial"/>
          <w:sz w:val="24"/>
          <w:szCs w:val="24"/>
          <w:rPrChange w:id="4821" w:author="Alexandru Uicoabă" w:date="2022-06-16T14:49:00Z">
            <w:rPr>
              <w:ins w:id="4822" w:author="Alexandru Uicoabă" w:date="2022-06-16T11:37:00Z"/>
              <w:rFonts w:ascii="Times New Roman" w:hAnsi="Times New Roman" w:cs="Times New Roman"/>
              <w:sz w:val="24"/>
              <w:szCs w:val="24"/>
              <w:lang w:val="en-GB"/>
            </w:rPr>
          </w:rPrChange>
        </w:rPr>
      </w:pPr>
      <w:r w:rsidRPr="0078286B">
        <w:rPr>
          <w:rFonts w:ascii="Arial" w:hAnsi="Arial" w:cs="Arial"/>
          <w:sz w:val="24"/>
          <w:szCs w:val="24"/>
          <w:lang w:val="en-GB"/>
          <w:rPrChange w:id="4823" w:author="Alexandru Uicoabă" w:date="2022-06-16T14:49:00Z">
            <w:rPr>
              <w:rFonts w:ascii="Times New Roman" w:hAnsi="Times New Roman" w:cs="Times New Roman"/>
              <w:sz w:val="24"/>
              <w:szCs w:val="24"/>
              <w:lang w:val="en-GB"/>
            </w:rPr>
          </w:rPrChange>
        </w:rPr>
        <w:tab/>
      </w:r>
      <w:r w:rsidRPr="0078286B">
        <w:rPr>
          <w:rFonts w:ascii="Arial" w:hAnsi="Arial" w:cs="Arial"/>
          <w:sz w:val="24"/>
          <w:szCs w:val="24"/>
          <w:rPrChange w:id="4824" w:author="Alexandru Uicoabă" w:date="2022-06-16T14:49:00Z">
            <w:rPr>
              <w:rFonts w:ascii="Times New Roman" w:hAnsi="Times New Roman" w:cs="Times New Roman"/>
              <w:sz w:val="24"/>
              <w:szCs w:val="24"/>
              <w:lang w:val="en-GB"/>
            </w:rPr>
          </w:rPrChange>
        </w:rPr>
        <w:t>Pentru start-</w:t>
      </w:r>
      <w:proofErr w:type="spellStart"/>
      <w:r w:rsidRPr="0078286B">
        <w:rPr>
          <w:rFonts w:ascii="Arial" w:hAnsi="Arial" w:cs="Arial"/>
          <w:sz w:val="24"/>
          <w:szCs w:val="24"/>
          <w:rPrChange w:id="4825" w:author="Alexandru Uicoabă" w:date="2022-06-16T14:49:00Z">
            <w:rPr>
              <w:rFonts w:ascii="Times New Roman" w:hAnsi="Times New Roman" w:cs="Times New Roman"/>
              <w:sz w:val="24"/>
              <w:szCs w:val="24"/>
              <w:lang w:val="en-GB"/>
            </w:rPr>
          </w:rPrChange>
        </w:rPr>
        <w:t>ul</w:t>
      </w:r>
      <w:proofErr w:type="spellEnd"/>
      <w:r w:rsidRPr="0078286B">
        <w:rPr>
          <w:rFonts w:ascii="Arial" w:hAnsi="Arial" w:cs="Arial"/>
          <w:sz w:val="24"/>
          <w:szCs w:val="24"/>
          <w:rPrChange w:id="4826" w:author="Alexandru Uicoabă" w:date="2022-06-16T14:49:00Z">
            <w:rPr>
              <w:rFonts w:ascii="Times New Roman" w:hAnsi="Times New Roman" w:cs="Times New Roman"/>
              <w:sz w:val="24"/>
              <w:szCs w:val="24"/>
              <w:lang w:val="en-GB"/>
            </w:rPr>
          </w:rPrChange>
        </w:rPr>
        <w:t xml:space="preserve"> jocului se </w:t>
      </w:r>
      <w:del w:id="4827" w:author="Alexandru Uicoabă" w:date="2022-06-16T11:41:00Z">
        <w:r w:rsidRPr="0078286B" w:rsidDel="0047123D">
          <w:rPr>
            <w:rFonts w:ascii="Arial" w:hAnsi="Arial" w:cs="Arial"/>
            <w:sz w:val="24"/>
            <w:szCs w:val="24"/>
            <w:rPrChange w:id="4828" w:author="Alexandru Uicoabă" w:date="2022-06-16T14:49:00Z">
              <w:rPr>
                <w:rFonts w:ascii="Times New Roman" w:hAnsi="Times New Roman" w:cs="Times New Roman"/>
                <w:sz w:val="24"/>
                <w:szCs w:val="24"/>
                <w:lang w:val="en-GB"/>
              </w:rPr>
            </w:rPrChange>
          </w:rPr>
          <w:delText>foloseste</w:delText>
        </w:r>
      </w:del>
      <w:ins w:id="4829" w:author="Alexandru Uicoabă" w:date="2022-06-16T11:41:00Z">
        <w:r w:rsidR="0047123D" w:rsidRPr="0078286B">
          <w:rPr>
            <w:rFonts w:ascii="Arial" w:hAnsi="Arial" w:cs="Arial"/>
            <w:sz w:val="24"/>
            <w:szCs w:val="24"/>
            <w:rPrChange w:id="4830" w:author="Alexandru Uicoabă" w:date="2022-06-16T14:49:00Z">
              <w:rPr>
                <w:rFonts w:ascii="Times New Roman" w:hAnsi="Times New Roman" w:cs="Times New Roman"/>
                <w:sz w:val="24"/>
                <w:szCs w:val="24"/>
              </w:rPr>
            </w:rPrChange>
          </w:rPr>
          <w:t>folosește</w:t>
        </w:r>
      </w:ins>
      <w:r w:rsidRPr="0078286B">
        <w:rPr>
          <w:rFonts w:ascii="Arial" w:hAnsi="Arial" w:cs="Arial"/>
          <w:sz w:val="24"/>
          <w:szCs w:val="24"/>
          <w:rPrChange w:id="4831" w:author="Alexandru Uicoabă" w:date="2022-06-16T14:49:00Z">
            <w:rPr>
              <w:rFonts w:ascii="Times New Roman" w:hAnsi="Times New Roman" w:cs="Times New Roman"/>
              <w:sz w:val="24"/>
              <w:szCs w:val="24"/>
              <w:lang w:val="en-GB"/>
            </w:rPr>
          </w:rPrChange>
        </w:rPr>
        <w:t xml:space="preserve"> </w:t>
      </w:r>
      <w:del w:id="4832" w:author="Alexandru Uicoabă" w:date="2022-06-14T21:36:00Z">
        <w:r w:rsidRPr="0078286B" w:rsidDel="007B4C11">
          <w:rPr>
            <w:rFonts w:ascii="Arial" w:hAnsi="Arial" w:cs="Arial"/>
            <w:sz w:val="24"/>
            <w:szCs w:val="24"/>
            <w:rPrChange w:id="4833" w:author="Alexandru Uicoabă" w:date="2022-06-16T14:49:00Z">
              <w:rPr>
                <w:rFonts w:ascii="Times New Roman" w:hAnsi="Times New Roman" w:cs="Times New Roman"/>
                <w:sz w:val="24"/>
                <w:szCs w:val="24"/>
                <w:lang w:val="en-GB"/>
              </w:rPr>
            </w:rPrChange>
          </w:rPr>
          <w:delText xml:space="preserve">endpointul </w:delText>
        </w:r>
      </w:del>
      <w:ins w:id="4834" w:author="Alexandru Uicoabă" w:date="2022-06-14T21:36:00Z">
        <w:r w:rsidR="007B4C11" w:rsidRPr="0078286B">
          <w:rPr>
            <w:rFonts w:ascii="Arial" w:hAnsi="Arial" w:cs="Arial"/>
            <w:sz w:val="24"/>
            <w:szCs w:val="24"/>
            <w:rPrChange w:id="4835" w:author="Alexandru Uicoabă" w:date="2022-06-16T14:49:00Z">
              <w:rPr>
                <w:rFonts w:ascii="Times New Roman" w:hAnsi="Times New Roman" w:cs="Times New Roman"/>
                <w:sz w:val="24"/>
                <w:szCs w:val="24"/>
                <w:lang w:val="en-GB"/>
              </w:rPr>
            </w:rPrChange>
          </w:rPr>
          <w:t xml:space="preserve">interfața API </w:t>
        </w:r>
      </w:ins>
      <w:r w:rsidRPr="0078286B">
        <w:rPr>
          <w:rFonts w:ascii="Arial" w:hAnsi="Arial" w:cs="Arial"/>
          <w:i/>
          <w:iCs/>
          <w:sz w:val="24"/>
          <w:szCs w:val="24"/>
          <w:rPrChange w:id="4836" w:author="Alexandru Uicoabă" w:date="2022-06-16T14:49:00Z">
            <w:rPr>
              <w:rFonts w:ascii="Times New Roman" w:hAnsi="Times New Roman" w:cs="Times New Roman"/>
              <w:i/>
              <w:iCs/>
              <w:sz w:val="24"/>
              <w:szCs w:val="24"/>
              <w:lang w:val="en-GB"/>
            </w:rPr>
          </w:rPrChange>
        </w:rPr>
        <w:t>/</w:t>
      </w:r>
      <w:proofErr w:type="spellStart"/>
      <w:r w:rsidRPr="0078286B">
        <w:rPr>
          <w:rFonts w:ascii="Arial" w:hAnsi="Arial" w:cs="Arial"/>
          <w:i/>
          <w:iCs/>
          <w:sz w:val="24"/>
          <w:szCs w:val="24"/>
          <w:rPrChange w:id="4837" w:author="Alexandru Uicoabă" w:date="2022-06-16T14:49:00Z">
            <w:rPr>
              <w:rFonts w:ascii="Times New Roman" w:hAnsi="Times New Roman" w:cs="Times New Roman"/>
              <w:i/>
              <w:iCs/>
              <w:sz w:val="24"/>
              <w:szCs w:val="24"/>
              <w:lang w:val="en-GB"/>
            </w:rPr>
          </w:rPrChange>
        </w:rPr>
        <w:t>api</w:t>
      </w:r>
      <w:proofErr w:type="spellEnd"/>
      <w:r w:rsidRPr="0078286B">
        <w:rPr>
          <w:rFonts w:ascii="Arial" w:hAnsi="Arial" w:cs="Arial"/>
          <w:i/>
          <w:iCs/>
          <w:sz w:val="24"/>
          <w:szCs w:val="24"/>
          <w:rPrChange w:id="4838" w:author="Alexandru Uicoabă" w:date="2022-06-16T14:49:00Z">
            <w:rPr>
              <w:rFonts w:ascii="Times New Roman" w:hAnsi="Times New Roman" w:cs="Times New Roman"/>
              <w:i/>
              <w:iCs/>
              <w:sz w:val="24"/>
              <w:szCs w:val="24"/>
              <w:lang w:val="en-GB"/>
            </w:rPr>
          </w:rPrChange>
        </w:rPr>
        <w:t>/start-game</w:t>
      </w:r>
      <w:r w:rsidRPr="0078286B">
        <w:rPr>
          <w:rFonts w:ascii="Arial" w:hAnsi="Arial" w:cs="Arial"/>
          <w:sz w:val="24"/>
          <w:szCs w:val="24"/>
          <w:rPrChange w:id="4839" w:author="Alexandru Uicoabă" w:date="2022-06-16T14:49:00Z">
            <w:rPr>
              <w:rFonts w:ascii="Times New Roman" w:hAnsi="Times New Roman" w:cs="Times New Roman"/>
              <w:sz w:val="24"/>
              <w:szCs w:val="24"/>
              <w:lang w:val="en-GB"/>
            </w:rPr>
          </w:rPrChange>
        </w:rPr>
        <w:t xml:space="preserve"> care este de tip </w:t>
      </w:r>
      <w:r w:rsidRPr="0078286B">
        <w:rPr>
          <w:rFonts w:ascii="Arial" w:hAnsi="Arial" w:cs="Arial"/>
          <w:i/>
          <w:iCs/>
          <w:sz w:val="24"/>
          <w:szCs w:val="24"/>
          <w:rPrChange w:id="4840" w:author="Alexandru Uicoabă" w:date="2022-06-16T14:49:00Z">
            <w:rPr>
              <w:rFonts w:ascii="Times New Roman" w:hAnsi="Times New Roman" w:cs="Times New Roman"/>
              <w:i/>
              <w:iCs/>
              <w:sz w:val="24"/>
              <w:szCs w:val="24"/>
              <w:lang w:val="en-GB"/>
            </w:rPr>
          </w:rPrChange>
        </w:rPr>
        <w:t>GET</w:t>
      </w:r>
      <w:r w:rsidRPr="0078286B">
        <w:rPr>
          <w:rFonts w:ascii="Arial" w:hAnsi="Arial" w:cs="Arial"/>
          <w:sz w:val="24"/>
          <w:szCs w:val="24"/>
          <w:rPrChange w:id="4841" w:author="Alexandru Uicoabă" w:date="2022-06-16T14:49:00Z">
            <w:rPr>
              <w:rFonts w:ascii="Times New Roman" w:hAnsi="Times New Roman" w:cs="Times New Roman"/>
              <w:sz w:val="24"/>
              <w:szCs w:val="24"/>
              <w:lang w:val="en-GB"/>
            </w:rPr>
          </w:rPrChange>
        </w:rPr>
        <w:t xml:space="preserve">. Prin intermediul acestuia se deschide executabilul exportat din </w:t>
      </w:r>
      <w:proofErr w:type="spellStart"/>
      <w:r w:rsidRPr="00564BEC">
        <w:rPr>
          <w:rFonts w:ascii="Arial" w:hAnsi="Arial" w:cs="Arial"/>
          <w:i/>
          <w:iCs/>
          <w:sz w:val="24"/>
          <w:szCs w:val="24"/>
          <w:rPrChange w:id="4842" w:author="Alexandru Uicoabă" w:date="2022-06-16T16:53:00Z">
            <w:rPr>
              <w:rFonts w:ascii="Times New Roman" w:hAnsi="Times New Roman" w:cs="Times New Roman"/>
              <w:sz w:val="24"/>
              <w:szCs w:val="24"/>
              <w:lang w:val="en-GB"/>
            </w:rPr>
          </w:rPrChange>
        </w:rPr>
        <w:t>Unity</w:t>
      </w:r>
      <w:proofErr w:type="spellEnd"/>
      <w:r w:rsidRPr="0078286B">
        <w:rPr>
          <w:rFonts w:ascii="Arial" w:hAnsi="Arial" w:cs="Arial"/>
          <w:sz w:val="24"/>
          <w:szCs w:val="24"/>
          <w:rPrChange w:id="4843" w:author="Alexandru Uicoabă" w:date="2022-06-16T14:49:00Z">
            <w:rPr>
              <w:rFonts w:ascii="Times New Roman" w:hAnsi="Times New Roman" w:cs="Times New Roman"/>
              <w:sz w:val="24"/>
              <w:szCs w:val="24"/>
              <w:lang w:val="en-GB"/>
            </w:rPr>
          </w:rPrChange>
        </w:rPr>
        <w:t xml:space="preserve">. După ce acesta se </w:t>
      </w:r>
      <w:del w:id="4844" w:author="Alexandru Uicoabă" w:date="2022-06-16T11:40:00Z">
        <w:r w:rsidRPr="0078286B" w:rsidDel="0047123D">
          <w:rPr>
            <w:rFonts w:ascii="Arial" w:hAnsi="Arial" w:cs="Arial"/>
            <w:sz w:val="24"/>
            <w:szCs w:val="24"/>
            <w:rPrChange w:id="4845" w:author="Alexandru Uicoabă" w:date="2022-06-16T14:49:00Z">
              <w:rPr>
                <w:rFonts w:ascii="Times New Roman" w:hAnsi="Times New Roman" w:cs="Times New Roman"/>
                <w:sz w:val="24"/>
                <w:szCs w:val="24"/>
                <w:lang w:val="en-GB"/>
              </w:rPr>
            </w:rPrChange>
          </w:rPr>
          <w:delText>dechide</w:delText>
        </w:r>
      </w:del>
      <w:ins w:id="4846" w:author="Alexandru Uicoabă" w:date="2022-06-16T11:40:00Z">
        <w:r w:rsidR="0047123D" w:rsidRPr="0078286B">
          <w:rPr>
            <w:rFonts w:ascii="Arial" w:hAnsi="Arial" w:cs="Arial"/>
            <w:sz w:val="24"/>
            <w:szCs w:val="24"/>
            <w:rPrChange w:id="4847" w:author="Alexandru Uicoabă" w:date="2022-06-16T14:49:00Z">
              <w:rPr>
                <w:rFonts w:ascii="Times New Roman" w:hAnsi="Times New Roman" w:cs="Times New Roman"/>
                <w:sz w:val="24"/>
                <w:szCs w:val="24"/>
              </w:rPr>
            </w:rPrChange>
          </w:rPr>
          <w:t>deschide</w:t>
        </w:r>
      </w:ins>
      <w:ins w:id="4848" w:author="Alexandru Uicoabă" w:date="2022-06-16T15:39:00Z">
        <w:r w:rsidR="00902D54">
          <w:rPr>
            <w:rFonts w:ascii="Arial" w:hAnsi="Arial" w:cs="Arial"/>
            <w:sz w:val="24"/>
            <w:szCs w:val="24"/>
          </w:rPr>
          <w:t xml:space="preserve"> apare imaginea din Figura 4.</w:t>
        </w:r>
      </w:ins>
      <w:ins w:id="4849" w:author="Alexandru Uicoabă" w:date="2022-06-17T00:10:00Z">
        <w:r w:rsidR="00C36BF9">
          <w:rPr>
            <w:rFonts w:ascii="Arial" w:hAnsi="Arial" w:cs="Arial"/>
            <w:sz w:val="24"/>
            <w:szCs w:val="24"/>
          </w:rPr>
          <w:t>9</w:t>
        </w:r>
      </w:ins>
      <w:r w:rsidRPr="0078286B">
        <w:rPr>
          <w:rFonts w:ascii="Arial" w:hAnsi="Arial" w:cs="Arial"/>
          <w:sz w:val="24"/>
          <w:szCs w:val="24"/>
          <w:rPrChange w:id="4850" w:author="Alexandru Uicoabă" w:date="2022-06-16T14:49:00Z">
            <w:rPr>
              <w:rFonts w:ascii="Times New Roman" w:hAnsi="Times New Roman" w:cs="Times New Roman"/>
              <w:sz w:val="24"/>
              <w:szCs w:val="24"/>
              <w:lang w:val="en-GB"/>
            </w:rPr>
          </w:rPrChange>
        </w:rPr>
        <w:t xml:space="preserve">, se așteaptă câteva secunde să apară ecranul de mediu, după care se trimite comanda care emulează tasta </w:t>
      </w:r>
      <w:proofErr w:type="spellStart"/>
      <w:r w:rsidRPr="0078286B">
        <w:rPr>
          <w:rFonts w:ascii="Arial" w:hAnsi="Arial" w:cs="Arial"/>
          <w:i/>
          <w:iCs/>
          <w:sz w:val="24"/>
          <w:szCs w:val="24"/>
          <w:rPrChange w:id="4851" w:author="Alexandru Uicoabă" w:date="2022-06-16T14:49:00Z">
            <w:rPr>
              <w:rFonts w:ascii="Times New Roman" w:hAnsi="Times New Roman" w:cs="Times New Roman"/>
              <w:i/>
              <w:iCs/>
              <w:sz w:val="24"/>
              <w:szCs w:val="24"/>
              <w:lang w:val="en-GB"/>
            </w:rPr>
          </w:rPrChange>
        </w:rPr>
        <w:t>Space</w:t>
      </w:r>
      <w:proofErr w:type="spellEnd"/>
      <w:r w:rsidRPr="0078286B">
        <w:rPr>
          <w:rFonts w:ascii="Arial" w:hAnsi="Arial" w:cs="Arial"/>
          <w:sz w:val="24"/>
          <w:szCs w:val="24"/>
          <w:rPrChange w:id="4852" w:author="Alexandru Uicoabă" w:date="2022-06-16T14:49:00Z">
            <w:rPr>
              <w:rFonts w:ascii="Times New Roman" w:hAnsi="Times New Roman" w:cs="Times New Roman"/>
              <w:sz w:val="24"/>
              <w:szCs w:val="24"/>
              <w:lang w:val="en-GB"/>
            </w:rPr>
          </w:rPrChange>
        </w:rPr>
        <w:t xml:space="preserve"> pentru a selecta butonul </w:t>
      </w:r>
      <w:r w:rsidRPr="0078286B">
        <w:rPr>
          <w:rFonts w:ascii="Arial" w:hAnsi="Arial" w:cs="Arial"/>
          <w:i/>
          <w:iCs/>
          <w:sz w:val="24"/>
          <w:szCs w:val="24"/>
          <w:rPrChange w:id="4853" w:author="Alexandru Uicoabă" w:date="2022-06-16T14:49:00Z">
            <w:rPr>
              <w:rFonts w:ascii="Times New Roman" w:hAnsi="Times New Roman" w:cs="Times New Roman"/>
              <w:i/>
              <w:iCs/>
              <w:sz w:val="24"/>
              <w:szCs w:val="24"/>
              <w:lang w:val="en-GB"/>
            </w:rPr>
          </w:rPrChange>
        </w:rPr>
        <w:t>Start game,</w:t>
      </w:r>
      <w:r w:rsidRPr="0078286B">
        <w:rPr>
          <w:rFonts w:ascii="Arial" w:hAnsi="Arial" w:cs="Arial"/>
          <w:sz w:val="24"/>
          <w:szCs w:val="24"/>
          <w:rPrChange w:id="4854" w:author="Alexandru Uicoabă" w:date="2022-06-16T14:49:00Z">
            <w:rPr>
              <w:rFonts w:ascii="Times New Roman" w:hAnsi="Times New Roman" w:cs="Times New Roman"/>
              <w:sz w:val="24"/>
              <w:szCs w:val="24"/>
              <w:lang w:val="en-GB"/>
            </w:rPr>
          </w:rPrChange>
        </w:rPr>
        <w:t xml:space="preserve"> se așteaptă câteva secunde după care retrimite comanda pentru apăsarea butonului.</w:t>
      </w:r>
    </w:p>
    <w:p w14:paraId="58E30533" w14:textId="38851D0B" w:rsidR="00712715" w:rsidRPr="0078286B" w:rsidRDefault="00712715">
      <w:pPr>
        <w:jc w:val="center"/>
        <w:rPr>
          <w:rFonts w:ascii="Arial" w:hAnsi="Arial" w:cs="Arial"/>
          <w:sz w:val="24"/>
          <w:szCs w:val="24"/>
          <w:rPrChange w:id="4855" w:author="Alexandru Uicoabă" w:date="2022-06-16T14:49:00Z">
            <w:rPr>
              <w:rFonts w:ascii="Times New Roman" w:hAnsi="Times New Roman" w:cs="Times New Roman"/>
              <w:sz w:val="24"/>
              <w:szCs w:val="24"/>
              <w:lang w:val="en-GB"/>
            </w:rPr>
          </w:rPrChange>
        </w:rPr>
        <w:pPrChange w:id="4856" w:author="Alexandru Uicoabă" w:date="2022-06-16T11:38:00Z">
          <w:pPr>
            <w:jc w:val="both"/>
          </w:pPr>
        </w:pPrChange>
      </w:pPr>
      <w:ins w:id="4857" w:author="Alexandru Uicoabă" w:date="2022-06-16T11:37:00Z">
        <w:r w:rsidRPr="0078286B">
          <w:rPr>
            <w:rFonts w:ascii="Arial" w:hAnsi="Arial" w:cs="Arial"/>
            <w:sz w:val="24"/>
            <w:szCs w:val="24"/>
            <w:rPrChange w:id="4858" w:author="Alexandru Uicoabă" w:date="2022-06-16T14:49:00Z">
              <w:rPr>
                <w:rFonts w:ascii="Times New Roman" w:hAnsi="Times New Roman" w:cs="Times New Roman"/>
                <w:sz w:val="24"/>
                <w:szCs w:val="24"/>
                <w:lang w:val="en-GB"/>
              </w:rPr>
            </w:rPrChange>
          </w:rPr>
          <w:t>Figura 4.</w:t>
        </w:r>
      </w:ins>
      <w:ins w:id="4859" w:author="Alexandru Uicoabă" w:date="2022-06-17T00:10:00Z">
        <w:r w:rsidR="00C36BF9">
          <w:rPr>
            <w:rFonts w:ascii="Arial" w:hAnsi="Arial" w:cs="Arial"/>
            <w:sz w:val="24"/>
            <w:szCs w:val="24"/>
          </w:rPr>
          <w:t>9</w:t>
        </w:r>
      </w:ins>
      <w:ins w:id="4860" w:author="Alexandru Uicoabă" w:date="2022-06-16T11:37:00Z">
        <w:r w:rsidRPr="0078286B">
          <w:rPr>
            <w:rFonts w:ascii="Arial" w:hAnsi="Arial" w:cs="Arial"/>
            <w:sz w:val="24"/>
            <w:szCs w:val="24"/>
            <w:rPrChange w:id="4861" w:author="Alexandru Uicoabă" w:date="2022-06-16T14:49:00Z">
              <w:rPr>
                <w:rFonts w:ascii="Times New Roman" w:hAnsi="Times New Roman" w:cs="Times New Roman"/>
                <w:sz w:val="24"/>
                <w:szCs w:val="24"/>
                <w:lang w:val="en-GB"/>
              </w:rPr>
            </w:rPrChange>
          </w:rPr>
          <w:t xml:space="preserve"> Fereastra de </w:t>
        </w:r>
      </w:ins>
      <w:ins w:id="4862" w:author="Alexandru Uicoabă" w:date="2022-06-16T11:38:00Z">
        <w:r w:rsidRPr="0078286B">
          <w:rPr>
            <w:rFonts w:ascii="Arial" w:hAnsi="Arial" w:cs="Arial"/>
            <w:sz w:val="24"/>
            <w:szCs w:val="24"/>
            <w:rPrChange w:id="4863" w:author="Alexandru Uicoabă" w:date="2022-06-16T14:49:00Z">
              <w:rPr>
                <w:rFonts w:ascii="Times New Roman" w:hAnsi="Times New Roman" w:cs="Times New Roman"/>
                <w:sz w:val="24"/>
                <w:szCs w:val="24"/>
                <w:lang w:val="en-GB"/>
              </w:rPr>
            </w:rPrChange>
          </w:rPr>
          <w:t>meniu al jocului</w:t>
        </w:r>
      </w:ins>
    </w:p>
    <w:p w14:paraId="78412FFA" w14:textId="31C00AAF" w:rsidR="00E51082" w:rsidRPr="0078286B" w:rsidRDefault="00E51082" w:rsidP="00D72512">
      <w:pPr>
        <w:jc w:val="center"/>
        <w:rPr>
          <w:rFonts w:ascii="Arial" w:hAnsi="Arial" w:cs="Arial"/>
          <w:lang w:val="en-GB"/>
          <w:rPrChange w:id="4864" w:author="Alexandru Uicoabă" w:date="2022-06-16T14:49:00Z">
            <w:rPr>
              <w:lang w:val="en-GB"/>
            </w:rPr>
          </w:rPrChange>
        </w:rPr>
      </w:pPr>
      <w:r w:rsidRPr="0078286B">
        <w:rPr>
          <w:rFonts w:ascii="Arial" w:hAnsi="Arial" w:cs="Arial"/>
          <w:noProof/>
          <w:lang w:val="en-GB"/>
          <w:rPrChange w:id="4865" w:author="Alexandru Uicoabă" w:date="2022-06-16T14:49:00Z">
            <w:rPr>
              <w:noProof/>
              <w:lang w:val="en-GB"/>
            </w:rPr>
          </w:rPrChange>
        </w:rPr>
        <w:drawing>
          <wp:inline distT="0" distB="0" distL="0" distR="0" wp14:anchorId="2F66A7ED" wp14:editId="003329CC">
            <wp:extent cx="3917049" cy="3084161"/>
            <wp:effectExtent l="0" t="0" r="7620" b="2540"/>
            <wp:docPr id="5" name="Imagine 5" descr="O imagine care conține LEGO, jucăr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5" descr="O imagine care conține LEGO, jucărie&#10;&#10;Descriere generată automat"/>
                    <pic:cNvPicPr/>
                  </pic:nvPicPr>
                  <pic:blipFill rotWithShape="1">
                    <a:blip r:embed="rId23"/>
                    <a:srcRect l="13128" t="4798" r="7933" b="758"/>
                    <a:stretch/>
                  </pic:blipFill>
                  <pic:spPr bwMode="auto">
                    <a:xfrm>
                      <a:off x="0" y="0"/>
                      <a:ext cx="3918852" cy="3085580"/>
                    </a:xfrm>
                    <a:prstGeom prst="rect">
                      <a:avLst/>
                    </a:prstGeom>
                    <a:ln>
                      <a:noFill/>
                    </a:ln>
                    <a:extLst>
                      <a:ext uri="{53640926-AAD7-44D8-BBD7-CCE9431645EC}">
                        <a14:shadowObscured xmlns:a14="http://schemas.microsoft.com/office/drawing/2010/main"/>
                      </a:ext>
                    </a:extLst>
                  </pic:spPr>
                </pic:pic>
              </a:graphicData>
            </a:graphic>
          </wp:inline>
        </w:drawing>
      </w:r>
    </w:p>
    <w:p w14:paraId="66750300" w14:textId="341F9003" w:rsidR="001E6465" w:rsidRPr="0078286B" w:rsidRDefault="001E6465" w:rsidP="00355FE0">
      <w:pPr>
        <w:jc w:val="both"/>
        <w:rPr>
          <w:rFonts w:ascii="Arial" w:hAnsi="Arial" w:cs="Arial"/>
          <w:sz w:val="24"/>
          <w:szCs w:val="24"/>
          <w:rPrChange w:id="4866" w:author="Alexandru Uicoabă" w:date="2022-06-16T14:49:00Z">
            <w:rPr>
              <w:rFonts w:ascii="Times New Roman" w:hAnsi="Times New Roman" w:cs="Times New Roman"/>
              <w:sz w:val="24"/>
              <w:szCs w:val="24"/>
              <w:lang w:val="en-GB"/>
            </w:rPr>
          </w:rPrChange>
        </w:rPr>
      </w:pPr>
      <w:r w:rsidRPr="0078286B">
        <w:rPr>
          <w:rFonts w:ascii="Arial" w:hAnsi="Arial" w:cs="Arial"/>
          <w:lang w:val="en-GB"/>
          <w:rPrChange w:id="4867" w:author="Alexandru Uicoabă" w:date="2022-06-16T14:49:00Z">
            <w:rPr>
              <w:lang w:val="en-GB"/>
            </w:rPr>
          </w:rPrChange>
        </w:rPr>
        <w:lastRenderedPageBreak/>
        <w:tab/>
      </w:r>
      <w:del w:id="4868" w:author="Alexandru Uicoabă" w:date="2022-06-14T21:36:00Z">
        <w:r w:rsidRPr="0078286B" w:rsidDel="007B4C11">
          <w:rPr>
            <w:rFonts w:ascii="Arial" w:hAnsi="Arial" w:cs="Arial"/>
            <w:sz w:val="24"/>
            <w:szCs w:val="24"/>
            <w:rPrChange w:id="4869" w:author="Alexandru Uicoabă" w:date="2022-06-16T14:49:00Z">
              <w:rPr>
                <w:rFonts w:ascii="Times New Roman" w:hAnsi="Times New Roman" w:cs="Times New Roman"/>
                <w:sz w:val="24"/>
                <w:szCs w:val="24"/>
                <w:lang w:val="en-GB"/>
              </w:rPr>
            </w:rPrChange>
          </w:rPr>
          <w:delText xml:space="preserve">Endpointul </w:delText>
        </w:r>
      </w:del>
      <w:ins w:id="4870" w:author="Alexandru Uicoabă" w:date="2022-06-14T21:36:00Z">
        <w:r w:rsidR="007B4C11" w:rsidRPr="0078286B">
          <w:rPr>
            <w:rFonts w:ascii="Arial" w:hAnsi="Arial" w:cs="Arial"/>
            <w:sz w:val="24"/>
            <w:szCs w:val="24"/>
            <w:rPrChange w:id="4871" w:author="Alexandru Uicoabă" w:date="2022-06-16T14:49:00Z">
              <w:rPr>
                <w:rFonts w:ascii="Times New Roman" w:hAnsi="Times New Roman" w:cs="Times New Roman"/>
                <w:sz w:val="24"/>
                <w:szCs w:val="24"/>
                <w:lang w:val="en-GB"/>
              </w:rPr>
            </w:rPrChange>
          </w:rPr>
          <w:t xml:space="preserve">Interfața API </w:t>
        </w:r>
      </w:ins>
      <w:r w:rsidRPr="0078286B">
        <w:rPr>
          <w:rFonts w:ascii="Arial" w:hAnsi="Arial" w:cs="Arial"/>
          <w:sz w:val="24"/>
          <w:szCs w:val="24"/>
          <w:rPrChange w:id="4872" w:author="Alexandru Uicoabă" w:date="2022-06-16T14:49:00Z">
            <w:rPr>
              <w:rFonts w:ascii="Times New Roman" w:hAnsi="Times New Roman" w:cs="Times New Roman"/>
              <w:sz w:val="24"/>
              <w:szCs w:val="24"/>
              <w:lang w:val="en-GB"/>
            </w:rPr>
          </w:rPrChange>
        </w:rPr>
        <w:t>/</w:t>
      </w:r>
      <w:proofErr w:type="spellStart"/>
      <w:r w:rsidRPr="0078286B">
        <w:rPr>
          <w:rFonts w:ascii="Arial" w:hAnsi="Arial" w:cs="Arial"/>
          <w:i/>
          <w:iCs/>
          <w:sz w:val="24"/>
          <w:szCs w:val="24"/>
          <w:rPrChange w:id="4873" w:author="Alexandru Uicoabă" w:date="2022-06-16T14:49:00Z">
            <w:rPr>
              <w:rFonts w:ascii="Times New Roman" w:hAnsi="Times New Roman" w:cs="Times New Roman"/>
              <w:i/>
              <w:iCs/>
              <w:sz w:val="24"/>
              <w:szCs w:val="24"/>
              <w:lang w:val="en-GB"/>
            </w:rPr>
          </w:rPrChange>
        </w:rPr>
        <w:t>api</w:t>
      </w:r>
      <w:proofErr w:type="spellEnd"/>
      <w:r w:rsidRPr="0078286B">
        <w:rPr>
          <w:rFonts w:ascii="Arial" w:hAnsi="Arial" w:cs="Arial"/>
          <w:i/>
          <w:iCs/>
          <w:sz w:val="24"/>
          <w:szCs w:val="24"/>
          <w:rPrChange w:id="4874" w:author="Alexandru Uicoabă" w:date="2022-06-16T14:49:00Z">
            <w:rPr>
              <w:rFonts w:ascii="Times New Roman" w:hAnsi="Times New Roman" w:cs="Times New Roman"/>
              <w:i/>
              <w:iCs/>
              <w:sz w:val="24"/>
              <w:szCs w:val="24"/>
              <w:lang w:val="en-GB"/>
            </w:rPr>
          </w:rPrChange>
        </w:rPr>
        <w:t>/</w:t>
      </w:r>
      <w:proofErr w:type="spellStart"/>
      <w:r w:rsidRPr="0078286B">
        <w:rPr>
          <w:rFonts w:ascii="Arial" w:hAnsi="Arial" w:cs="Arial"/>
          <w:i/>
          <w:iCs/>
          <w:sz w:val="24"/>
          <w:szCs w:val="24"/>
          <w:rPrChange w:id="4875" w:author="Alexandru Uicoabă" w:date="2022-06-16T14:49:00Z">
            <w:rPr>
              <w:rFonts w:ascii="Times New Roman" w:hAnsi="Times New Roman" w:cs="Times New Roman"/>
              <w:i/>
              <w:iCs/>
              <w:sz w:val="24"/>
              <w:szCs w:val="24"/>
              <w:lang w:val="en-GB"/>
            </w:rPr>
          </w:rPrChange>
        </w:rPr>
        <w:t>end</w:t>
      </w:r>
      <w:proofErr w:type="spellEnd"/>
      <w:r w:rsidRPr="0078286B">
        <w:rPr>
          <w:rFonts w:ascii="Arial" w:hAnsi="Arial" w:cs="Arial"/>
          <w:i/>
          <w:iCs/>
          <w:sz w:val="24"/>
          <w:szCs w:val="24"/>
          <w:rPrChange w:id="4876" w:author="Alexandru Uicoabă" w:date="2022-06-16T14:49:00Z">
            <w:rPr>
              <w:rFonts w:ascii="Times New Roman" w:hAnsi="Times New Roman" w:cs="Times New Roman"/>
              <w:i/>
              <w:iCs/>
              <w:sz w:val="24"/>
              <w:szCs w:val="24"/>
              <w:lang w:val="en-GB"/>
            </w:rPr>
          </w:rPrChange>
        </w:rPr>
        <w:t>-game</w:t>
      </w:r>
      <w:r w:rsidRPr="0078286B">
        <w:rPr>
          <w:rFonts w:ascii="Arial" w:hAnsi="Arial" w:cs="Arial"/>
          <w:sz w:val="24"/>
          <w:szCs w:val="24"/>
          <w:rPrChange w:id="4877" w:author="Alexandru Uicoabă" w:date="2022-06-16T14:49:00Z">
            <w:rPr>
              <w:rFonts w:ascii="Times New Roman" w:hAnsi="Times New Roman" w:cs="Times New Roman"/>
              <w:sz w:val="24"/>
              <w:szCs w:val="24"/>
              <w:lang w:val="en-GB"/>
            </w:rPr>
          </w:rPrChange>
        </w:rPr>
        <w:t xml:space="preserve"> de tip </w:t>
      </w:r>
      <w:r w:rsidRPr="0078286B">
        <w:rPr>
          <w:rFonts w:ascii="Arial" w:hAnsi="Arial" w:cs="Arial"/>
          <w:i/>
          <w:iCs/>
          <w:sz w:val="24"/>
          <w:szCs w:val="24"/>
          <w:rPrChange w:id="4878" w:author="Alexandru Uicoabă" w:date="2022-06-16T14:49:00Z">
            <w:rPr>
              <w:rFonts w:ascii="Times New Roman" w:hAnsi="Times New Roman" w:cs="Times New Roman"/>
              <w:i/>
              <w:iCs/>
              <w:sz w:val="24"/>
              <w:szCs w:val="24"/>
              <w:lang w:val="en-GB"/>
            </w:rPr>
          </w:rPrChange>
        </w:rPr>
        <w:t xml:space="preserve">GET </w:t>
      </w:r>
      <w:r w:rsidRPr="0078286B">
        <w:rPr>
          <w:rFonts w:ascii="Arial" w:hAnsi="Arial" w:cs="Arial"/>
          <w:sz w:val="24"/>
          <w:szCs w:val="24"/>
          <w:rPrChange w:id="4879" w:author="Alexandru Uicoabă" w:date="2022-06-16T14:49:00Z">
            <w:rPr>
              <w:rFonts w:ascii="Times New Roman" w:hAnsi="Times New Roman" w:cs="Times New Roman"/>
              <w:sz w:val="24"/>
              <w:szCs w:val="24"/>
              <w:lang w:val="en-GB"/>
            </w:rPr>
          </w:rPrChange>
        </w:rPr>
        <w:t xml:space="preserve">este folosit pentru oprirea jocului. Acest lucru se realizează prin </w:t>
      </w:r>
      <w:del w:id="4880" w:author="Alexandru Uicoabă" w:date="2022-06-16T15:10:00Z">
        <w:r w:rsidRPr="0078286B" w:rsidDel="00075FAB">
          <w:rPr>
            <w:rFonts w:ascii="Arial" w:hAnsi="Arial" w:cs="Arial"/>
            <w:sz w:val="24"/>
            <w:szCs w:val="24"/>
            <w:rPrChange w:id="4881" w:author="Alexandru Uicoabă" w:date="2022-06-16T14:49:00Z">
              <w:rPr>
                <w:rFonts w:ascii="Times New Roman" w:hAnsi="Times New Roman" w:cs="Times New Roman"/>
                <w:sz w:val="24"/>
                <w:szCs w:val="24"/>
                <w:lang w:val="en-GB"/>
              </w:rPr>
            </w:rPrChange>
          </w:rPr>
          <w:delText>funția</w:delText>
        </w:r>
      </w:del>
      <w:ins w:id="4882" w:author="Alexandru Uicoabă" w:date="2022-06-16T15:10:00Z">
        <w:r w:rsidR="00075FAB" w:rsidRPr="00075FAB">
          <w:rPr>
            <w:rFonts w:ascii="Arial" w:hAnsi="Arial" w:cs="Arial"/>
            <w:sz w:val="24"/>
            <w:szCs w:val="24"/>
          </w:rPr>
          <w:t>funcția</w:t>
        </w:r>
      </w:ins>
      <w:r w:rsidRPr="0078286B">
        <w:rPr>
          <w:rFonts w:ascii="Arial" w:hAnsi="Arial" w:cs="Arial"/>
          <w:sz w:val="24"/>
          <w:szCs w:val="24"/>
          <w:rPrChange w:id="4883" w:author="Alexandru Uicoabă" w:date="2022-06-16T14:49:00Z">
            <w:rPr>
              <w:rFonts w:ascii="Times New Roman" w:hAnsi="Times New Roman" w:cs="Times New Roman"/>
              <w:sz w:val="24"/>
              <w:szCs w:val="24"/>
              <w:lang w:val="en-GB"/>
            </w:rPr>
          </w:rPrChange>
        </w:rPr>
        <w:t xml:space="preserve"> TASKKILL de OS din </w:t>
      </w:r>
      <w:proofErr w:type="spellStart"/>
      <w:ins w:id="4884" w:author="Alexandru Uicoabă" w:date="2022-06-16T15:39:00Z">
        <w:r w:rsidR="005F2937" w:rsidRPr="00564BEC">
          <w:rPr>
            <w:rFonts w:ascii="Arial" w:hAnsi="Arial" w:cs="Arial"/>
            <w:i/>
            <w:iCs/>
            <w:sz w:val="24"/>
            <w:szCs w:val="24"/>
            <w:rPrChange w:id="4885" w:author="Alexandru Uicoabă" w:date="2022-06-16T16:53:00Z">
              <w:rPr>
                <w:rFonts w:ascii="Arial" w:hAnsi="Arial" w:cs="Arial"/>
                <w:sz w:val="24"/>
                <w:szCs w:val="24"/>
              </w:rPr>
            </w:rPrChange>
          </w:rPr>
          <w:t>P</w:t>
        </w:r>
      </w:ins>
      <w:del w:id="4886" w:author="Alexandru Uicoabă" w:date="2022-06-16T15:39:00Z">
        <w:r w:rsidRPr="00564BEC" w:rsidDel="005F2937">
          <w:rPr>
            <w:rFonts w:ascii="Arial" w:hAnsi="Arial" w:cs="Arial"/>
            <w:i/>
            <w:iCs/>
            <w:sz w:val="24"/>
            <w:szCs w:val="24"/>
            <w:rPrChange w:id="4887" w:author="Alexandru Uicoabă" w:date="2022-06-16T16:53:00Z">
              <w:rPr>
                <w:rFonts w:ascii="Times New Roman" w:hAnsi="Times New Roman" w:cs="Times New Roman"/>
                <w:sz w:val="24"/>
                <w:szCs w:val="24"/>
                <w:lang w:val="en-GB"/>
              </w:rPr>
            </w:rPrChange>
          </w:rPr>
          <w:delText>p</w:delText>
        </w:r>
      </w:del>
      <w:r w:rsidRPr="00564BEC">
        <w:rPr>
          <w:rFonts w:ascii="Arial" w:hAnsi="Arial" w:cs="Arial"/>
          <w:i/>
          <w:iCs/>
          <w:sz w:val="24"/>
          <w:szCs w:val="24"/>
          <w:rPrChange w:id="4888" w:author="Alexandru Uicoabă" w:date="2022-06-16T16:53:00Z">
            <w:rPr>
              <w:rFonts w:ascii="Times New Roman" w:hAnsi="Times New Roman" w:cs="Times New Roman"/>
              <w:sz w:val="24"/>
              <w:szCs w:val="24"/>
              <w:lang w:val="en-GB"/>
            </w:rPr>
          </w:rPrChange>
        </w:rPr>
        <w:t>ython</w:t>
      </w:r>
      <w:proofErr w:type="spellEnd"/>
      <w:r w:rsidRPr="0078286B">
        <w:rPr>
          <w:rFonts w:ascii="Arial" w:hAnsi="Arial" w:cs="Arial"/>
          <w:sz w:val="24"/>
          <w:szCs w:val="24"/>
          <w:rPrChange w:id="4889" w:author="Alexandru Uicoabă" w:date="2022-06-16T14:49:00Z">
            <w:rPr>
              <w:rFonts w:ascii="Times New Roman" w:hAnsi="Times New Roman" w:cs="Times New Roman"/>
              <w:sz w:val="24"/>
              <w:szCs w:val="24"/>
              <w:lang w:val="en-GB"/>
            </w:rPr>
          </w:rPrChange>
        </w:rPr>
        <w:t xml:space="preserve"> unde se trimite și  numele executabilului care se dorește a fi oprit, în cazul de față fiind </w:t>
      </w:r>
      <w:r w:rsidR="00190313" w:rsidRPr="0078286B">
        <w:rPr>
          <w:rFonts w:ascii="Arial" w:hAnsi="Arial" w:cs="Arial"/>
          <w:i/>
          <w:iCs/>
          <w:sz w:val="24"/>
          <w:szCs w:val="24"/>
          <w:rPrChange w:id="4890" w:author="Alexandru Uicoabă" w:date="2022-06-16T14:49:00Z">
            <w:rPr>
              <w:rFonts w:ascii="Times New Roman" w:hAnsi="Times New Roman" w:cs="Times New Roman"/>
              <w:i/>
              <w:iCs/>
              <w:sz w:val="24"/>
              <w:szCs w:val="24"/>
              <w:lang w:val="en-GB"/>
            </w:rPr>
          </w:rPrChange>
        </w:rPr>
        <w:t>MachineLearning_Karts.exe</w:t>
      </w:r>
      <w:r w:rsidR="00190313" w:rsidRPr="0078286B">
        <w:rPr>
          <w:rFonts w:ascii="Arial" w:hAnsi="Arial" w:cs="Arial"/>
          <w:sz w:val="24"/>
          <w:szCs w:val="24"/>
          <w:rPrChange w:id="4891" w:author="Alexandru Uicoabă" w:date="2022-06-16T14:49:00Z">
            <w:rPr>
              <w:rFonts w:ascii="Times New Roman" w:hAnsi="Times New Roman" w:cs="Times New Roman"/>
              <w:sz w:val="24"/>
              <w:szCs w:val="24"/>
              <w:lang w:val="en-GB"/>
            </w:rPr>
          </w:rPrChange>
        </w:rPr>
        <w:t xml:space="preserve"> .</w:t>
      </w:r>
    </w:p>
    <w:p w14:paraId="55D4CBF5" w14:textId="5393DD9C" w:rsidR="00173BAC" w:rsidRPr="0078286B" w:rsidRDefault="00966B00" w:rsidP="00355FE0">
      <w:pPr>
        <w:jc w:val="both"/>
        <w:rPr>
          <w:ins w:id="4892" w:author="Alexandru Uicoabă" w:date="2022-06-16T11:38:00Z"/>
          <w:rFonts w:ascii="Arial" w:hAnsi="Arial" w:cs="Arial"/>
          <w:noProof/>
          <w:sz w:val="24"/>
          <w:szCs w:val="24"/>
          <w:rPrChange w:id="4893" w:author="Alexandru Uicoabă" w:date="2022-06-16T14:49:00Z">
            <w:rPr>
              <w:ins w:id="4894" w:author="Alexandru Uicoabă" w:date="2022-06-16T11:38:00Z"/>
              <w:noProof/>
              <w:sz w:val="24"/>
              <w:szCs w:val="24"/>
            </w:rPr>
          </w:rPrChange>
        </w:rPr>
      </w:pPr>
      <w:r w:rsidRPr="0078286B">
        <w:rPr>
          <w:rFonts w:ascii="Arial" w:hAnsi="Arial" w:cs="Arial"/>
          <w:sz w:val="24"/>
          <w:szCs w:val="24"/>
          <w:rPrChange w:id="4895" w:author="Alexandru Uicoabă" w:date="2022-06-16T14:49:00Z">
            <w:rPr>
              <w:rFonts w:ascii="Times New Roman" w:hAnsi="Times New Roman" w:cs="Times New Roman"/>
              <w:sz w:val="24"/>
              <w:szCs w:val="24"/>
              <w:lang w:val="en-GB"/>
            </w:rPr>
          </w:rPrChange>
        </w:rPr>
        <w:tab/>
        <w:t xml:space="preserve">În </w:t>
      </w:r>
      <w:ins w:id="4896" w:author="Alexandru Uicoabă" w:date="2022-06-16T15:40:00Z">
        <w:r w:rsidR="00F32A55">
          <w:rPr>
            <w:rFonts w:ascii="Arial" w:hAnsi="Arial" w:cs="Arial"/>
            <w:sz w:val="24"/>
            <w:szCs w:val="24"/>
          </w:rPr>
          <w:t>F</w:t>
        </w:r>
      </w:ins>
      <w:del w:id="4897" w:author="Alexandru Uicoabă" w:date="2022-06-16T15:40:00Z">
        <w:r w:rsidR="00626748" w:rsidRPr="0078286B" w:rsidDel="00F32A55">
          <w:rPr>
            <w:rFonts w:ascii="Arial" w:hAnsi="Arial" w:cs="Arial"/>
            <w:sz w:val="24"/>
            <w:szCs w:val="24"/>
            <w:rPrChange w:id="4898" w:author="Alexandru Uicoabă" w:date="2022-06-16T14:49:00Z">
              <w:rPr>
                <w:rFonts w:ascii="Times New Roman" w:hAnsi="Times New Roman" w:cs="Times New Roman"/>
                <w:sz w:val="24"/>
                <w:szCs w:val="24"/>
                <w:lang w:val="en-GB"/>
              </w:rPr>
            </w:rPrChange>
          </w:rPr>
          <w:delText>f</w:delText>
        </w:r>
      </w:del>
      <w:r w:rsidRPr="0078286B">
        <w:rPr>
          <w:rFonts w:ascii="Arial" w:hAnsi="Arial" w:cs="Arial"/>
          <w:sz w:val="24"/>
          <w:szCs w:val="24"/>
          <w:rPrChange w:id="4899" w:author="Alexandru Uicoabă" w:date="2022-06-16T14:49:00Z">
            <w:rPr>
              <w:rFonts w:ascii="Times New Roman" w:hAnsi="Times New Roman" w:cs="Times New Roman"/>
              <w:sz w:val="24"/>
              <w:szCs w:val="24"/>
              <w:lang w:val="en-GB"/>
            </w:rPr>
          </w:rPrChange>
        </w:rPr>
        <w:t xml:space="preserve">igura </w:t>
      </w:r>
      <w:ins w:id="4900" w:author="Alexandru Uicoabă" w:date="2022-06-16T15:40:00Z">
        <w:r w:rsidR="00F32A55">
          <w:rPr>
            <w:rFonts w:ascii="Arial" w:hAnsi="Arial" w:cs="Arial"/>
            <w:sz w:val="24"/>
            <w:szCs w:val="24"/>
          </w:rPr>
          <w:t>4.</w:t>
        </w:r>
      </w:ins>
      <w:ins w:id="4901" w:author="Alexandru Uicoabă" w:date="2022-06-17T00:11:00Z">
        <w:r w:rsidR="00C36BF9">
          <w:rPr>
            <w:rFonts w:ascii="Arial" w:hAnsi="Arial" w:cs="Arial"/>
            <w:sz w:val="24"/>
            <w:szCs w:val="24"/>
          </w:rPr>
          <w:t>10</w:t>
        </w:r>
      </w:ins>
      <w:ins w:id="4902" w:author="Alexandru Uicoabă" w:date="2022-06-16T15:40:00Z">
        <w:r w:rsidR="00F32A55">
          <w:rPr>
            <w:rFonts w:ascii="Arial" w:hAnsi="Arial" w:cs="Arial"/>
            <w:sz w:val="24"/>
            <w:szCs w:val="24"/>
          </w:rPr>
          <w:t xml:space="preserve"> </w:t>
        </w:r>
      </w:ins>
      <w:del w:id="4903" w:author="Alexandru Uicoabă" w:date="2022-06-16T15:40:00Z">
        <w:r w:rsidRPr="0078286B" w:rsidDel="00F32A55">
          <w:rPr>
            <w:rFonts w:ascii="Arial" w:hAnsi="Arial" w:cs="Arial"/>
            <w:sz w:val="24"/>
            <w:szCs w:val="24"/>
            <w:rPrChange w:id="4904" w:author="Alexandru Uicoabă" w:date="2022-06-16T14:49:00Z">
              <w:rPr>
                <w:rFonts w:ascii="Times New Roman" w:hAnsi="Times New Roman" w:cs="Times New Roman"/>
                <w:sz w:val="24"/>
                <w:szCs w:val="24"/>
                <w:lang w:val="en-GB"/>
              </w:rPr>
            </w:rPrChange>
          </w:rPr>
          <w:delText xml:space="preserve">de mai jos </w:delText>
        </w:r>
      </w:del>
      <w:r w:rsidRPr="0078286B">
        <w:rPr>
          <w:rFonts w:ascii="Arial" w:hAnsi="Arial" w:cs="Arial"/>
          <w:sz w:val="24"/>
          <w:szCs w:val="24"/>
          <w:rPrChange w:id="4905" w:author="Alexandru Uicoabă" w:date="2022-06-16T14:49:00Z">
            <w:rPr>
              <w:rFonts w:ascii="Times New Roman" w:hAnsi="Times New Roman" w:cs="Times New Roman"/>
              <w:sz w:val="24"/>
              <w:szCs w:val="24"/>
              <w:lang w:val="en-GB"/>
            </w:rPr>
          </w:rPrChange>
        </w:rPr>
        <w:t xml:space="preserve">se pot observa cele două </w:t>
      </w:r>
      <w:del w:id="4906" w:author="Alexandru Uicoabă" w:date="2022-06-14T21:39:00Z">
        <w:r w:rsidRPr="0078286B" w:rsidDel="007B4C11">
          <w:rPr>
            <w:rFonts w:ascii="Arial" w:hAnsi="Arial" w:cs="Arial"/>
            <w:sz w:val="24"/>
            <w:szCs w:val="24"/>
            <w:rPrChange w:id="4907" w:author="Alexandru Uicoabă" w:date="2022-06-16T14:49:00Z">
              <w:rPr>
                <w:rFonts w:ascii="Times New Roman" w:hAnsi="Times New Roman" w:cs="Times New Roman"/>
                <w:sz w:val="24"/>
                <w:szCs w:val="24"/>
                <w:lang w:val="en-GB"/>
              </w:rPr>
            </w:rPrChange>
          </w:rPr>
          <w:delText>endpointuri</w:delText>
        </w:r>
      </w:del>
      <w:ins w:id="4908" w:author="Alexandru Uicoabă" w:date="2022-06-14T21:39:00Z">
        <w:r w:rsidR="007B4C11" w:rsidRPr="0078286B">
          <w:rPr>
            <w:rFonts w:ascii="Arial" w:hAnsi="Arial" w:cs="Arial"/>
            <w:sz w:val="24"/>
            <w:szCs w:val="24"/>
            <w:rPrChange w:id="4909" w:author="Alexandru Uicoabă" w:date="2022-06-16T14:49:00Z">
              <w:rPr>
                <w:rFonts w:ascii="Times New Roman" w:hAnsi="Times New Roman" w:cs="Times New Roman"/>
                <w:sz w:val="24"/>
                <w:szCs w:val="24"/>
                <w:lang w:val="en-GB"/>
              </w:rPr>
            </w:rPrChange>
          </w:rPr>
          <w:t>interfețe</w:t>
        </w:r>
      </w:ins>
      <w:r w:rsidRPr="0078286B">
        <w:rPr>
          <w:rFonts w:ascii="Arial" w:hAnsi="Arial" w:cs="Arial"/>
          <w:sz w:val="24"/>
          <w:szCs w:val="24"/>
          <w:rPrChange w:id="4910" w:author="Alexandru Uicoabă" w:date="2022-06-16T14:49:00Z">
            <w:rPr>
              <w:rFonts w:ascii="Times New Roman" w:hAnsi="Times New Roman" w:cs="Times New Roman"/>
              <w:sz w:val="24"/>
              <w:szCs w:val="24"/>
              <w:lang w:val="en-GB"/>
            </w:rPr>
          </w:rPrChange>
        </w:rPr>
        <w:t>, de pornire a jocului și de închidere a acestuia.</w:t>
      </w:r>
      <w:r w:rsidRPr="0078286B">
        <w:rPr>
          <w:rFonts w:ascii="Arial" w:hAnsi="Arial" w:cs="Arial"/>
          <w:noProof/>
          <w:sz w:val="24"/>
          <w:szCs w:val="24"/>
          <w:rPrChange w:id="4911" w:author="Alexandru Uicoabă" w:date="2022-06-16T14:49:00Z">
            <w:rPr>
              <w:noProof/>
              <w:sz w:val="24"/>
              <w:szCs w:val="24"/>
            </w:rPr>
          </w:rPrChange>
        </w:rPr>
        <w:t xml:space="preserve"> </w:t>
      </w:r>
    </w:p>
    <w:p w14:paraId="656FC34F" w14:textId="7874D24A" w:rsidR="00D30F16" w:rsidRPr="0078286B" w:rsidRDefault="00D30F16">
      <w:pPr>
        <w:jc w:val="center"/>
        <w:rPr>
          <w:rFonts w:ascii="Arial" w:hAnsi="Arial" w:cs="Arial"/>
          <w:noProof/>
          <w:sz w:val="24"/>
          <w:szCs w:val="24"/>
          <w:rPrChange w:id="4912" w:author="Alexandru Uicoabă" w:date="2022-06-16T14:49:00Z">
            <w:rPr>
              <w:noProof/>
              <w:sz w:val="24"/>
              <w:szCs w:val="24"/>
            </w:rPr>
          </w:rPrChange>
        </w:rPr>
        <w:pPrChange w:id="4913" w:author="Alexandru Uicoabă" w:date="2022-06-16T11:38:00Z">
          <w:pPr>
            <w:jc w:val="both"/>
          </w:pPr>
        </w:pPrChange>
      </w:pPr>
      <w:ins w:id="4914" w:author="Alexandru Uicoabă" w:date="2022-06-16T11:38:00Z">
        <w:r w:rsidRPr="0078286B">
          <w:rPr>
            <w:rFonts w:ascii="Arial" w:hAnsi="Arial" w:cs="Arial"/>
            <w:noProof/>
            <w:sz w:val="24"/>
            <w:szCs w:val="24"/>
            <w:rPrChange w:id="4915" w:author="Alexandru Uicoabă" w:date="2022-06-16T14:49:00Z">
              <w:rPr>
                <w:noProof/>
                <w:sz w:val="24"/>
                <w:szCs w:val="24"/>
              </w:rPr>
            </w:rPrChange>
          </w:rPr>
          <w:t>Figura 4.</w:t>
        </w:r>
      </w:ins>
      <w:ins w:id="4916" w:author="Alexandru Uicoabă" w:date="2022-06-17T00:11:00Z">
        <w:r w:rsidR="00C36BF9">
          <w:rPr>
            <w:rFonts w:ascii="Arial" w:hAnsi="Arial" w:cs="Arial"/>
            <w:noProof/>
            <w:sz w:val="24"/>
            <w:szCs w:val="24"/>
          </w:rPr>
          <w:t>10</w:t>
        </w:r>
      </w:ins>
      <w:ins w:id="4917" w:author="Alexandru Uicoabă" w:date="2022-06-16T11:38:00Z">
        <w:r w:rsidRPr="0078286B">
          <w:rPr>
            <w:rFonts w:ascii="Arial" w:hAnsi="Arial" w:cs="Arial"/>
            <w:noProof/>
            <w:sz w:val="24"/>
            <w:szCs w:val="24"/>
            <w:rPrChange w:id="4918" w:author="Alexandru Uicoabă" w:date="2022-06-16T14:49:00Z">
              <w:rPr>
                <w:noProof/>
                <w:sz w:val="24"/>
                <w:szCs w:val="24"/>
              </w:rPr>
            </w:rPrChange>
          </w:rPr>
          <w:t xml:space="preserve">  Interfețele de start</w:t>
        </w:r>
        <w:r w:rsidR="00584D0F" w:rsidRPr="0078286B">
          <w:rPr>
            <w:rFonts w:ascii="Arial" w:hAnsi="Arial" w:cs="Arial"/>
            <w:noProof/>
            <w:sz w:val="24"/>
            <w:szCs w:val="24"/>
            <w:rPrChange w:id="4919" w:author="Alexandru Uicoabă" w:date="2022-06-16T14:49:00Z">
              <w:rPr>
                <w:noProof/>
                <w:sz w:val="24"/>
                <w:szCs w:val="24"/>
              </w:rPr>
            </w:rPrChange>
          </w:rPr>
          <w:t>-game, respectiv</w:t>
        </w:r>
        <w:r w:rsidRPr="0078286B">
          <w:rPr>
            <w:rFonts w:ascii="Arial" w:hAnsi="Arial" w:cs="Arial"/>
            <w:noProof/>
            <w:sz w:val="24"/>
            <w:szCs w:val="24"/>
            <w:rPrChange w:id="4920" w:author="Alexandru Uicoabă" w:date="2022-06-16T14:49:00Z">
              <w:rPr>
                <w:noProof/>
                <w:sz w:val="24"/>
                <w:szCs w:val="24"/>
              </w:rPr>
            </w:rPrChange>
          </w:rPr>
          <w:t xml:space="preserve"> end</w:t>
        </w:r>
        <w:r w:rsidR="00584D0F" w:rsidRPr="0078286B">
          <w:rPr>
            <w:rFonts w:ascii="Arial" w:hAnsi="Arial" w:cs="Arial"/>
            <w:noProof/>
            <w:sz w:val="24"/>
            <w:szCs w:val="24"/>
            <w:rPrChange w:id="4921" w:author="Alexandru Uicoabă" w:date="2022-06-16T14:49:00Z">
              <w:rPr>
                <w:noProof/>
                <w:sz w:val="24"/>
                <w:szCs w:val="24"/>
              </w:rPr>
            </w:rPrChange>
          </w:rPr>
          <w:t>-</w:t>
        </w:r>
        <w:r w:rsidRPr="0078286B">
          <w:rPr>
            <w:rFonts w:ascii="Arial" w:hAnsi="Arial" w:cs="Arial"/>
            <w:noProof/>
            <w:sz w:val="24"/>
            <w:szCs w:val="24"/>
            <w:rPrChange w:id="4922" w:author="Alexandru Uicoabă" w:date="2022-06-16T14:49:00Z">
              <w:rPr>
                <w:noProof/>
                <w:sz w:val="24"/>
                <w:szCs w:val="24"/>
              </w:rPr>
            </w:rPrChange>
          </w:rPr>
          <w:t>game</w:t>
        </w:r>
      </w:ins>
    </w:p>
    <w:p w14:paraId="2A54F769" w14:textId="4C48CF59" w:rsidR="00680F15" w:rsidRDefault="00966B00" w:rsidP="00075FAB">
      <w:pPr>
        <w:jc w:val="center"/>
        <w:rPr>
          <w:ins w:id="4923" w:author="Alexandru Uicoabă" w:date="2022-06-16T15:33:00Z"/>
          <w:rFonts w:ascii="Arial" w:hAnsi="Arial" w:cs="Arial"/>
          <w:lang w:val="en-GB"/>
        </w:rPr>
      </w:pPr>
      <w:r w:rsidRPr="0078286B">
        <w:rPr>
          <w:rFonts w:ascii="Arial" w:hAnsi="Arial" w:cs="Arial"/>
          <w:noProof/>
          <w:lang w:val="en-GB"/>
          <w:rPrChange w:id="4924" w:author="Alexandru Uicoabă" w:date="2022-06-16T14:49:00Z">
            <w:rPr>
              <w:noProof/>
              <w:lang w:val="en-GB"/>
            </w:rPr>
          </w:rPrChange>
        </w:rPr>
        <w:drawing>
          <wp:inline distT="0" distB="0" distL="0" distR="0" wp14:anchorId="1174EA5F" wp14:editId="409638D0">
            <wp:extent cx="5731510" cy="2352040"/>
            <wp:effectExtent l="0" t="0" r="2540" b="0"/>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24"/>
                    <a:stretch>
                      <a:fillRect/>
                    </a:stretch>
                  </pic:blipFill>
                  <pic:spPr>
                    <a:xfrm>
                      <a:off x="0" y="0"/>
                      <a:ext cx="5731510" cy="2352040"/>
                    </a:xfrm>
                    <a:prstGeom prst="rect">
                      <a:avLst/>
                    </a:prstGeom>
                  </pic:spPr>
                </pic:pic>
              </a:graphicData>
            </a:graphic>
          </wp:inline>
        </w:drawing>
      </w:r>
    </w:p>
    <w:p w14:paraId="204769D8" w14:textId="77777777" w:rsidR="004015F7" w:rsidRPr="0078286B" w:rsidDel="0088312B" w:rsidRDefault="004015F7">
      <w:pPr>
        <w:jc w:val="center"/>
        <w:rPr>
          <w:del w:id="4925" w:author="Alexandru Uicoabă" w:date="2022-06-16T15:40:00Z"/>
          <w:rFonts w:ascii="Arial" w:hAnsi="Arial" w:cs="Arial"/>
          <w:lang w:val="en-GB"/>
          <w:rPrChange w:id="4926" w:author="Alexandru Uicoabă" w:date="2022-06-16T14:49:00Z">
            <w:rPr>
              <w:del w:id="4927" w:author="Alexandru Uicoabă" w:date="2022-06-16T15:40:00Z"/>
              <w:lang w:val="en-GB"/>
            </w:rPr>
          </w:rPrChange>
        </w:rPr>
        <w:pPrChange w:id="4928" w:author="Alexandru Uicoabă" w:date="2022-06-16T15:10:00Z">
          <w:pPr>
            <w:jc w:val="both"/>
          </w:pPr>
        </w:pPrChange>
      </w:pPr>
    </w:p>
    <w:p w14:paraId="5BF3F38F" w14:textId="31F69702" w:rsidR="002F1250" w:rsidRPr="004015F7" w:rsidDel="00AF7330" w:rsidRDefault="002F1250" w:rsidP="00F920BE">
      <w:pPr>
        <w:rPr>
          <w:del w:id="4929" w:author="Alexandru Uicoabă" w:date="2022-06-16T11:38:00Z"/>
          <w:rFonts w:ascii="Arial" w:hAnsi="Arial" w:cs="Arial"/>
          <w:sz w:val="24"/>
          <w:szCs w:val="24"/>
          <w:lang w:val="en-GB"/>
          <w:rPrChange w:id="4930" w:author="Alexandru Uicoabă" w:date="2022-06-16T15:33:00Z">
            <w:rPr>
              <w:del w:id="4931" w:author="Alexandru Uicoabă" w:date="2022-06-16T11:38:00Z"/>
              <w:lang w:val="en-GB"/>
            </w:rPr>
          </w:rPrChange>
        </w:rPr>
      </w:pPr>
    </w:p>
    <w:p w14:paraId="5C0BFBB8" w14:textId="18E51B9E" w:rsidR="002F1250" w:rsidRPr="0078286B" w:rsidDel="00AF7330" w:rsidRDefault="002F1250" w:rsidP="00F920BE">
      <w:pPr>
        <w:rPr>
          <w:del w:id="4932" w:author="Alexandru Uicoabă" w:date="2022-06-16T11:38:00Z"/>
          <w:rFonts w:ascii="Arial" w:hAnsi="Arial" w:cs="Arial"/>
          <w:lang w:val="en-GB"/>
          <w:rPrChange w:id="4933" w:author="Alexandru Uicoabă" w:date="2022-06-16T14:49:00Z">
            <w:rPr>
              <w:del w:id="4934" w:author="Alexandru Uicoabă" w:date="2022-06-16T11:38:00Z"/>
              <w:lang w:val="en-GB"/>
            </w:rPr>
          </w:rPrChange>
        </w:rPr>
      </w:pPr>
    </w:p>
    <w:p w14:paraId="28614E4C" w14:textId="3E215D4C" w:rsidR="002F1250" w:rsidRPr="0078286B" w:rsidDel="00AF7330" w:rsidRDefault="002F1250" w:rsidP="00F920BE">
      <w:pPr>
        <w:rPr>
          <w:del w:id="4935" w:author="Alexandru Uicoabă" w:date="2022-06-16T11:38:00Z"/>
          <w:rFonts w:ascii="Arial" w:hAnsi="Arial" w:cs="Arial"/>
          <w:lang w:val="en-GB"/>
          <w:rPrChange w:id="4936" w:author="Alexandru Uicoabă" w:date="2022-06-16T14:49:00Z">
            <w:rPr>
              <w:del w:id="4937" w:author="Alexandru Uicoabă" w:date="2022-06-16T11:38:00Z"/>
              <w:lang w:val="en-GB"/>
            </w:rPr>
          </w:rPrChange>
        </w:rPr>
      </w:pPr>
    </w:p>
    <w:p w14:paraId="21051463" w14:textId="77777777" w:rsidR="002F1250" w:rsidRPr="0078286B" w:rsidRDefault="002F1250" w:rsidP="00F920BE">
      <w:pPr>
        <w:rPr>
          <w:rFonts w:ascii="Arial" w:hAnsi="Arial" w:cs="Arial"/>
          <w:lang w:val="en-GB"/>
          <w:rPrChange w:id="4938" w:author="Alexandru Uicoabă" w:date="2022-06-16T14:49:00Z">
            <w:rPr>
              <w:lang w:val="en-GB"/>
            </w:rPr>
          </w:rPrChange>
        </w:rPr>
      </w:pPr>
    </w:p>
    <w:p w14:paraId="2D2CE979" w14:textId="2149E36F" w:rsidR="00F920BE" w:rsidRPr="0078286B" w:rsidRDefault="00DC6F48" w:rsidP="00B06324">
      <w:pPr>
        <w:pStyle w:val="Titlu2"/>
        <w:rPr>
          <w:rFonts w:ascii="Arial" w:hAnsi="Arial" w:cs="Arial"/>
          <w:b/>
          <w:bCs/>
          <w:color w:val="auto"/>
          <w:sz w:val="28"/>
          <w:szCs w:val="28"/>
          <w:lang w:val="en-GB"/>
          <w:rPrChange w:id="4939" w:author="Alexandru Uicoabă" w:date="2022-06-16T14:49:00Z">
            <w:rPr>
              <w:rFonts w:ascii="Times New Roman" w:hAnsi="Times New Roman" w:cs="Times New Roman"/>
              <w:b/>
              <w:bCs/>
              <w:color w:val="auto"/>
              <w:sz w:val="28"/>
              <w:szCs w:val="28"/>
              <w:lang w:val="en-GB"/>
            </w:rPr>
          </w:rPrChange>
        </w:rPr>
      </w:pPr>
      <w:bookmarkStart w:id="4940" w:name="_Toc106343214"/>
      <w:r w:rsidRPr="0078286B">
        <w:rPr>
          <w:rFonts w:ascii="Arial" w:hAnsi="Arial" w:cs="Arial"/>
          <w:b/>
          <w:bCs/>
          <w:color w:val="auto"/>
          <w:sz w:val="28"/>
          <w:szCs w:val="28"/>
          <w:lang w:val="en-GB"/>
          <w:rPrChange w:id="4941" w:author="Alexandru Uicoabă" w:date="2022-06-16T14:49:00Z">
            <w:rPr>
              <w:rFonts w:ascii="Times New Roman" w:hAnsi="Times New Roman" w:cs="Times New Roman"/>
              <w:b/>
              <w:bCs/>
              <w:color w:val="auto"/>
              <w:sz w:val="28"/>
              <w:szCs w:val="28"/>
              <w:lang w:val="en-GB"/>
            </w:rPr>
          </w:rPrChange>
        </w:rPr>
        <w:t xml:space="preserve">4.3 </w:t>
      </w:r>
      <w:r w:rsidR="00F920BE" w:rsidRPr="0078286B">
        <w:rPr>
          <w:rFonts w:ascii="Arial" w:hAnsi="Arial" w:cs="Arial"/>
          <w:b/>
          <w:bCs/>
          <w:color w:val="auto"/>
          <w:sz w:val="28"/>
          <w:szCs w:val="28"/>
          <w:rPrChange w:id="4942" w:author="Alexandru Uicoabă" w:date="2022-06-16T14:49:00Z">
            <w:rPr>
              <w:rFonts w:ascii="Times New Roman" w:hAnsi="Times New Roman" w:cs="Times New Roman"/>
              <w:b/>
              <w:bCs/>
              <w:color w:val="auto"/>
              <w:sz w:val="28"/>
              <w:szCs w:val="28"/>
              <w:lang w:val="en-GB"/>
            </w:rPr>
          </w:rPrChange>
        </w:rPr>
        <w:t>Comparație a sistemelor de decizie</w:t>
      </w:r>
      <w:bookmarkEnd w:id="4940"/>
    </w:p>
    <w:p w14:paraId="27566915" w14:textId="157DED70" w:rsidR="00D46087" w:rsidRPr="004015F7" w:rsidRDefault="00D46087" w:rsidP="00D46087">
      <w:pPr>
        <w:rPr>
          <w:rFonts w:ascii="Arial" w:hAnsi="Arial" w:cs="Arial"/>
          <w:sz w:val="24"/>
          <w:szCs w:val="24"/>
          <w:lang w:val="en-GB"/>
          <w:rPrChange w:id="4943" w:author="Alexandru Uicoabă" w:date="2022-06-16T15:33:00Z">
            <w:rPr>
              <w:lang w:val="en-GB"/>
            </w:rPr>
          </w:rPrChange>
        </w:rPr>
      </w:pPr>
    </w:p>
    <w:p w14:paraId="1B0A9F48" w14:textId="02F4FBC1" w:rsidR="00D46087" w:rsidRPr="004015F7" w:rsidRDefault="002F1250" w:rsidP="003F56A4">
      <w:pPr>
        <w:jc w:val="both"/>
        <w:rPr>
          <w:rFonts w:ascii="Arial" w:hAnsi="Arial" w:cs="Arial"/>
          <w:sz w:val="24"/>
          <w:szCs w:val="24"/>
          <w:rPrChange w:id="4944" w:author="Alexandru Uicoabă" w:date="2022-06-16T15:33:00Z">
            <w:rPr>
              <w:rFonts w:ascii="Times New Roman" w:hAnsi="Times New Roman" w:cs="Times New Roman"/>
              <w:sz w:val="24"/>
              <w:szCs w:val="24"/>
            </w:rPr>
          </w:rPrChange>
        </w:rPr>
      </w:pPr>
      <w:r w:rsidRPr="0078286B">
        <w:rPr>
          <w:rFonts w:ascii="Arial" w:hAnsi="Arial" w:cs="Arial"/>
          <w:lang w:val="en-GB"/>
          <w:rPrChange w:id="4945" w:author="Alexandru Uicoabă" w:date="2022-06-16T14:49:00Z">
            <w:rPr>
              <w:lang w:val="en-GB"/>
            </w:rPr>
          </w:rPrChange>
        </w:rPr>
        <w:tab/>
      </w:r>
      <w:r w:rsidRPr="004015F7">
        <w:rPr>
          <w:rFonts w:ascii="Arial" w:hAnsi="Arial" w:cs="Arial"/>
          <w:sz w:val="24"/>
          <w:szCs w:val="24"/>
          <w:rPrChange w:id="4946" w:author="Alexandru Uicoabă" w:date="2022-06-16T15:33:00Z">
            <w:rPr>
              <w:rFonts w:ascii="Times New Roman" w:hAnsi="Times New Roman" w:cs="Times New Roman"/>
              <w:sz w:val="24"/>
              <w:szCs w:val="24"/>
            </w:rPr>
          </w:rPrChange>
        </w:rPr>
        <w:t xml:space="preserve">În urma </w:t>
      </w:r>
      <w:r w:rsidR="00A53CB1" w:rsidRPr="004015F7">
        <w:rPr>
          <w:rFonts w:ascii="Arial" w:hAnsi="Arial" w:cs="Arial"/>
          <w:sz w:val="24"/>
          <w:szCs w:val="24"/>
          <w:rPrChange w:id="4947" w:author="Alexandru Uicoabă" w:date="2022-06-16T15:33:00Z">
            <w:rPr>
              <w:rFonts w:ascii="Times New Roman" w:hAnsi="Times New Roman" w:cs="Times New Roman"/>
              <w:sz w:val="24"/>
              <w:szCs w:val="24"/>
            </w:rPr>
          </w:rPrChange>
        </w:rPr>
        <w:t>realizării</w:t>
      </w:r>
      <w:r w:rsidRPr="004015F7">
        <w:rPr>
          <w:rFonts w:ascii="Arial" w:hAnsi="Arial" w:cs="Arial"/>
          <w:sz w:val="24"/>
          <w:szCs w:val="24"/>
          <w:rPrChange w:id="4948" w:author="Alexandru Uicoabă" w:date="2022-06-16T15:33:00Z">
            <w:rPr>
              <w:rFonts w:ascii="Times New Roman" w:hAnsi="Times New Roman" w:cs="Times New Roman"/>
              <w:sz w:val="24"/>
              <w:szCs w:val="24"/>
            </w:rPr>
          </w:rPrChange>
        </w:rPr>
        <w:t xml:space="preserve"> experimentelor, atât a celor prin </w:t>
      </w:r>
      <w:r w:rsidR="00A53CB1" w:rsidRPr="004015F7">
        <w:rPr>
          <w:rFonts w:ascii="Arial" w:hAnsi="Arial" w:cs="Arial"/>
          <w:sz w:val="24"/>
          <w:szCs w:val="24"/>
          <w:rPrChange w:id="4949" w:author="Alexandru Uicoabă" w:date="2022-06-16T15:33:00Z">
            <w:rPr>
              <w:rFonts w:ascii="Times New Roman" w:hAnsi="Times New Roman" w:cs="Times New Roman"/>
              <w:sz w:val="24"/>
              <w:szCs w:val="24"/>
            </w:rPr>
          </w:rPrChange>
        </w:rPr>
        <w:t>învățare</w:t>
      </w:r>
      <w:r w:rsidRPr="004015F7">
        <w:rPr>
          <w:rFonts w:ascii="Arial" w:hAnsi="Arial" w:cs="Arial"/>
          <w:sz w:val="24"/>
          <w:szCs w:val="24"/>
          <w:rPrChange w:id="4950" w:author="Alexandru Uicoabă" w:date="2022-06-16T15:33:00Z">
            <w:rPr>
              <w:rFonts w:ascii="Times New Roman" w:hAnsi="Times New Roman" w:cs="Times New Roman"/>
              <w:sz w:val="24"/>
              <w:szCs w:val="24"/>
            </w:rPr>
          </w:rPrChange>
        </w:rPr>
        <w:t xml:space="preserve"> supravegheată, cât și a celor prin folosirea de </w:t>
      </w:r>
      <w:proofErr w:type="spellStart"/>
      <w:r w:rsidRPr="004015F7">
        <w:rPr>
          <w:rFonts w:ascii="Arial" w:hAnsi="Arial" w:cs="Arial"/>
          <w:sz w:val="24"/>
          <w:szCs w:val="24"/>
          <w:rPrChange w:id="4951" w:author="Alexandru Uicoabă" w:date="2022-06-16T15:33:00Z">
            <w:rPr>
              <w:rFonts w:ascii="Times New Roman" w:hAnsi="Times New Roman" w:cs="Times New Roman"/>
              <w:sz w:val="24"/>
              <w:szCs w:val="24"/>
            </w:rPr>
          </w:rPrChange>
        </w:rPr>
        <w:t>reinforcement</w:t>
      </w:r>
      <w:proofErr w:type="spellEnd"/>
      <w:r w:rsidRPr="004015F7">
        <w:rPr>
          <w:rFonts w:ascii="Arial" w:hAnsi="Arial" w:cs="Arial"/>
          <w:sz w:val="24"/>
          <w:szCs w:val="24"/>
          <w:rPrChange w:id="4952" w:author="Alexandru Uicoabă" w:date="2022-06-16T15:33:00Z">
            <w:rPr>
              <w:rFonts w:ascii="Times New Roman" w:hAnsi="Times New Roman" w:cs="Times New Roman"/>
              <w:sz w:val="24"/>
              <w:szCs w:val="24"/>
            </w:rPr>
          </w:rPrChange>
        </w:rPr>
        <w:t xml:space="preserve"> </w:t>
      </w:r>
      <w:proofErr w:type="spellStart"/>
      <w:r w:rsidRPr="004015F7">
        <w:rPr>
          <w:rFonts w:ascii="Arial" w:hAnsi="Arial" w:cs="Arial"/>
          <w:sz w:val="24"/>
          <w:szCs w:val="24"/>
          <w:rPrChange w:id="4953" w:author="Alexandru Uicoabă" w:date="2022-06-16T15:33:00Z">
            <w:rPr>
              <w:rFonts w:ascii="Times New Roman" w:hAnsi="Times New Roman" w:cs="Times New Roman"/>
              <w:sz w:val="24"/>
              <w:szCs w:val="24"/>
            </w:rPr>
          </w:rPrChange>
        </w:rPr>
        <w:t>learning</w:t>
      </w:r>
      <w:proofErr w:type="spellEnd"/>
      <w:r w:rsidRPr="004015F7">
        <w:rPr>
          <w:rFonts w:ascii="Arial" w:hAnsi="Arial" w:cs="Arial"/>
          <w:sz w:val="24"/>
          <w:szCs w:val="24"/>
          <w:rPrChange w:id="4954" w:author="Alexandru Uicoabă" w:date="2022-06-16T15:33:00Z">
            <w:rPr>
              <w:rFonts w:ascii="Times New Roman" w:hAnsi="Times New Roman" w:cs="Times New Roman"/>
              <w:sz w:val="24"/>
              <w:szCs w:val="24"/>
            </w:rPr>
          </w:rPrChange>
        </w:rPr>
        <w:t>, se poate realiza o comparație asupra performanțelor obținute de agent pe circuit.</w:t>
      </w:r>
    </w:p>
    <w:p w14:paraId="226273C3" w14:textId="02D8BDE3" w:rsidR="002F1250" w:rsidRPr="004015F7" w:rsidRDefault="002F1250" w:rsidP="003F56A4">
      <w:pPr>
        <w:jc w:val="both"/>
        <w:rPr>
          <w:rFonts w:ascii="Arial" w:hAnsi="Arial" w:cs="Arial"/>
          <w:sz w:val="24"/>
          <w:szCs w:val="24"/>
          <w:rPrChange w:id="4955" w:author="Alexandru Uicoabă" w:date="2022-06-16T15:33:00Z">
            <w:rPr>
              <w:rFonts w:ascii="Times New Roman" w:hAnsi="Times New Roman" w:cs="Times New Roman"/>
              <w:sz w:val="24"/>
              <w:szCs w:val="24"/>
            </w:rPr>
          </w:rPrChange>
        </w:rPr>
      </w:pPr>
      <w:r w:rsidRPr="004015F7">
        <w:rPr>
          <w:rFonts w:ascii="Arial" w:hAnsi="Arial" w:cs="Arial"/>
          <w:sz w:val="24"/>
          <w:szCs w:val="24"/>
          <w:rPrChange w:id="4956" w:author="Alexandru Uicoabă" w:date="2022-06-16T15:33:00Z">
            <w:rPr>
              <w:rFonts w:ascii="Times New Roman" w:hAnsi="Times New Roman" w:cs="Times New Roman"/>
              <w:sz w:val="24"/>
              <w:szCs w:val="24"/>
            </w:rPr>
          </w:rPrChange>
        </w:rPr>
        <w:tab/>
        <w:t xml:space="preserve">O primă comparație de interes este comparația performanțelor dintre un utilizator uman și agentul antrenat prin algoritmii de </w:t>
      </w:r>
      <w:proofErr w:type="spellStart"/>
      <w:r w:rsidRPr="004015F7">
        <w:rPr>
          <w:rFonts w:ascii="Arial" w:hAnsi="Arial" w:cs="Arial"/>
          <w:sz w:val="24"/>
          <w:szCs w:val="24"/>
          <w:rPrChange w:id="4957" w:author="Alexandru Uicoabă" w:date="2022-06-16T15:33:00Z">
            <w:rPr>
              <w:rFonts w:ascii="Times New Roman" w:hAnsi="Times New Roman" w:cs="Times New Roman"/>
              <w:sz w:val="24"/>
              <w:szCs w:val="24"/>
            </w:rPr>
          </w:rPrChange>
        </w:rPr>
        <w:t>machine</w:t>
      </w:r>
      <w:proofErr w:type="spellEnd"/>
      <w:r w:rsidRPr="004015F7">
        <w:rPr>
          <w:rFonts w:ascii="Arial" w:hAnsi="Arial" w:cs="Arial"/>
          <w:sz w:val="24"/>
          <w:szCs w:val="24"/>
          <w:rPrChange w:id="4958" w:author="Alexandru Uicoabă" w:date="2022-06-16T15:33:00Z">
            <w:rPr>
              <w:rFonts w:ascii="Times New Roman" w:hAnsi="Times New Roman" w:cs="Times New Roman"/>
              <w:sz w:val="24"/>
              <w:szCs w:val="24"/>
            </w:rPr>
          </w:rPrChange>
        </w:rPr>
        <w:t xml:space="preserve"> </w:t>
      </w:r>
      <w:proofErr w:type="spellStart"/>
      <w:r w:rsidRPr="004015F7">
        <w:rPr>
          <w:rFonts w:ascii="Arial" w:hAnsi="Arial" w:cs="Arial"/>
          <w:sz w:val="24"/>
          <w:szCs w:val="24"/>
          <w:rPrChange w:id="4959" w:author="Alexandru Uicoabă" w:date="2022-06-16T15:33:00Z">
            <w:rPr>
              <w:rFonts w:ascii="Times New Roman" w:hAnsi="Times New Roman" w:cs="Times New Roman"/>
              <w:sz w:val="24"/>
              <w:szCs w:val="24"/>
            </w:rPr>
          </w:rPrChange>
        </w:rPr>
        <w:t>learning</w:t>
      </w:r>
      <w:proofErr w:type="spellEnd"/>
      <w:r w:rsidRPr="004015F7">
        <w:rPr>
          <w:rFonts w:ascii="Arial" w:hAnsi="Arial" w:cs="Arial"/>
          <w:sz w:val="24"/>
          <w:szCs w:val="24"/>
          <w:rPrChange w:id="4960" w:author="Alexandru Uicoabă" w:date="2022-06-16T15:33:00Z">
            <w:rPr>
              <w:rFonts w:ascii="Times New Roman" w:hAnsi="Times New Roman" w:cs="Times New Roman"/>
              <w:sz w:val="24"/>
              <w:szCs w:val="24"/>
            </w:rPr>
          </w:rPrChange>
        </w:rPr>
        <w:t xml:space="preserve"> supravegheați </w:t>
      </w:r>
      <w:proofErr w:type="spellStart"/>
      <w:r w:rsidRPr="00564BEC">
        <w:rPr>
          <w:rFonts w:ascii="Arial" w:hAnsi="Arial" w:cs="Arial"/>
          <w:i/>
          <w:iCs/>
          <w:sz w:val="24"/>
          <w:szCs w:val="24"/>
          <w:rPrChange w:id="4961" w:author="Alexandru Uicoabă" w:date="2022-06-16T16:53:00Z">
            <w:rPr>
              <w:rFonts w:ascii="Times New Roman" w:hAnsi="Times New Roman" w:cs="Times New Roman"/>
              <w:sz w:val="24"/>
              <w:szCs w:val="24"/>
            </w:rPr>
          </w:rPrChange>
        </w:rPr>
        <w:t>Random</w:t>
      </w:r>
      <w:proofErr w:type="spellEnd"/>
      <w:r w:rsidRPr="00564BEC">
        <w:rPr>
          <w:rFonts w:ascii="Arial" w:hAnsi="Arial" w:cs="Arial"/>
          <w:i/>
          <w:iCs/>
          <w:sz w:val="24"/>
          <w:szCs w:val="24"/>
          <w:rPrChange w:id="4962" w:author="Alexandru Uicoabă" w:date="2022-06-16T16:53:00Z">
            <w:rPr>
              <w:rFonts w:ascii="Times New Roman" w:hAnsi="Times New Roman" w:cs="Times New Roman"/>
              <w:sz w:val="24"/>
              <w:szCs w:val="24"/>
            </w:rPr>
          </w:rPrChange>
        </w:rPr>
        <w:t xml:space="preserve"> Forest</w:t>
      </w:r>
      <w:r w:rsidRPr="004015F7">
        <w:rPr>
          <w:rFonts w:ascii="Arial" w:hAnsi="Arial" w:cs="Arial"/>
          <w:sz w:val="24"/>
          <w:szCs w:val="24"/>
          <w:rPrChange w:id="4963" w:author="Alexandru Uicoabă" w:date="2022-06-16T15:33:00Z">
            <w:rPr>
              <w:rFonts w:ascii="Times New Roman" w:hAnsi="Times New Roman" w:cs="Times New Roman"/>
              <w:sz w:val="24"/>
              <w:szCs w:val="24"/>
            </w:rPr>
          </w:rPrChange>
        </w:rPr>
        <w:t xml:space="preserve"> și </w:t>
      </w:r>
      <w:proofErr w:type="spellStart"/>
      <w:r w:rsidRPr="00564BEC">
        <w:rPr>
          <w:rFonts w:ascii="Arial" w:hAnsi="Arial" w:cs="Arial"/>
          <w:i/>
          <w:iCs/>
          <w:sz w:val="24"/>
          <w:szCs w:val="24"/>
          <w:rPrChange w:id="4964" w:author="Alexandru Uicoabă" w:date="2022-06-16T16:53:00Z">
            <w:rPr>
              <w:rFonts w:ascii="Times New Roman" w:hAnsi="Times New Roman" w:cs="Times New Roman"/>
              <w:sz w:val="24"/>
              <w:szCs w:val="24"/>
            </w:rPr>
          </w:rPrChange>
        </w:rPr>
        <w:t>Decision</w:t>
      </w:r>
      <w:proofErr w:type="spellEnd"/>
      <w:r w:rsidRPr="00564BEC">
        <w:rPr>
          <w:rFonts w:ascii="Arial" w:hAnsi="Arial" w:cs="Arial"/>
          <w:i/>
          <w:iCs/>
          <w:sz w:val="24"/>
          <w:szCs w:val="24"/>
          <w:rPrChange w:id="4965" w:author="Alexandru Uicoabă" w:date="2022-06-16T16:53:00Z">
            <w:rPr>
              <w:rFonts w:ascii="Times New Roman" w:hAnsi="Times New Roman" w:cs="Times New Roman"/>
              <w:sz w:val="24"/>
              <w:szCs w:val="24"/>
            </w:rPr>
          </w:rPrChange>
        </w:rPr>
        <w:t xml:space="preserve"> </w:t>
      </w:r>
      <w:proofErr w:type="spellStart"/>
      <w:r w:rsidRPr="00564BEC">
        <w:rPr>
          <w:rFonts w:ascii="Arial" w:hAnsi="Arial" w:cs="Arial"/>
          <w:i/>
          <w:iCs/>
          <w:sz w:val="24"/>
          <w:szCs w:val="24"/>
          <w:rPrChange w:id="4966" w:author="Alexandru Uicoabă" w:date="2022-06-16T16:53:00Z">
            <w:rPr>
              <w:rFonts w:ascii="Times New Roman" w:hAnsi="Times New Roman" w:cs="Times New Roman"/>
              <w:sz w:val="24"/>
              <w:szCs w:val="24"/>
            </w:rPr>
          </w:rPrChange>
        </w:rPr>
        <w:t>Tree</w:t>
      </w:r>
      <w:proofErr w:type="spellEnd"/>
      <w:r w:rsidRPr="004015F7">
        <w:rPr>
          <w:rFonts w:ascii="Arial" w:hAnsi="Arial" w:cs="Arial"/>
          <w:sz w:val="24"/>
          <w:szCs w:val="24"/>
          <w:rPrChange w:id="4967" w:author="Alexandru Uicoabă" w:date="2022-06-16T15:33:00Z">
            <w:rPr>
              <w:rFonts w:ascii="Times New Roman" w:hAnsi="Times New Roman" w:cs="Times New Roman"/>
              <w:sz w:val="24"/>
              <w:szCs w:val="24"/>
            </w:rPr>
          </w:rPrChange>
        </w:rPr>
        <w:t>.</w:t>
      </w:r>
    </w:p>
    <w:p w14:paraId="167E132A" w14:textId="0BA7FDB3" w:rsidR="002F1250" w:rsidRPr="004015F7" w:rsidRDefault="002F1250" w:rsidP="003F56A4">
      <w:pPr>
        <w:jc w:val="both"/>
        <w:rPr>
          <w:rFonts w:ascii="Arial" w:hAnsi="Arial" w:cs="Arial"/>
          <w:sz w:val="24"/>
          <w:szCs w:val="24"/>
          <w:rPrChange w:id="4968" w:author="Alexandru Uicoabă" w:date="2022-06-16T15:33:00Z">
            <w:rPr>
              <w:rFonts w:ascii="Times New Roman" w:hAnsi="Times New Roman" w:cs="Times New Roman"/>
              <w:sz w:val="24"/>
              <w:szCs w:val="24"/>
            </w:rPr>
          </w:rPrChange>
        </w:rPr>
      </w:pPr>
      <w:r w:rsidRPr="004015F7">
        <w:rPr>
          <w:rFonts w:ascii="Arial" w:hAnsi="Arial" w:cs="Arial"/>
          <w:sz w:val="24"/>
          <w:szCs w:val="24"/>
          <w:rPrChange w:id="4969" w:author="Alexandru Uicoabă" w:date="2022-06-16T15:33:00Z">
            <w:rPr>
              <w:rFonts w:ascii="Times New Roman" w:hAnsi="Times New Roman" w:cs="Times New Roman"/>
              <w:sz w:val="24"/>
              <w:szCs w:val="24"/>
            </w:rPr>
          </w:rPrChange>
        </w:rPr>
        <w:tab/>
        <w:t xml:space="preserve">Având în vedere că acești </w:t>
      </w:r>
      <w:r w:rsidR="00A53CB1" w:rsidRPr="004015F7">
        <w:rPr>
          <w:rFonts w:ascii="Arial" w:hAnsi="Arial" w:cs="Arial"/>
          <w:sz w:val="24"/>
          <w:szCs w:val="24"/>
          <w:rPrChange w:id="4970" w:author="Alexandru Uicoabă" w:date="2022-06-16T15:33:00Z">
            <w:rPr>
              <w:rFonts w:ascii="Times New Roman" w:hAnsi="Times New Roman" w:cs="Times New Roman"/>
              <w:sz w:val="24"/>
              <w:szCs w:val="24"/>
            </w:rPr>
          </w:rPrChange>
        </w:rPr>
        <w:t>algoritmi</w:t>
      </w:r>
      <w:r w:rsidRPr="004015F7">
        <w:rPr>
          <w:rFonts w:ascii="Arial" w:hAnsi="Arial" w:cs="Arial"/>
          <w:sz w:val="24"/>
          <w:szCs w:val="24"/>
          <w:rPrChange w:id="4971" w:author="Alexandru Uicoabă" w:date="2022-06-16T15:33:00Z">
            <w:rPr>
              <w:rFonts w:ascii="Times New Roman" w:hAnsi="Times New Roman" w:cs="Times New Roman"/>
              <w:sz w:val="24"/>
              <w:szCs w:val="24"/>
            </w:rPr>
          </w:rPrChange>
        </w:rPr>
        <w:t xml:space="preserve"> au nevoie de date colectate anterior, rezultatele obținute de acești</w:t>
      </w:r>
      <w:ins w:id="4972" w:author="Bogdan Dragulescu" w:date="2022-06-14T14:21:00Z">
        <w:r w:rsidR="008C61ED" w:rsidRPr="004015F7">
          <w:rPr>
            <w:rFonts w:ascii="Arial" w:hAnsi="Arial" w:cs="Arial"/>
            <w:sz w:val="24"/>
            <w:szCs w:val="24"/>
            <w:rPrChange w:id="4973" w:author="Alexandru Uicoabă" w:date="2022-06-16T15:33:00Z">
              <w:rPr>
                <w:rFonts w:ascii="Times New Roman" w:hAnsi="Times New Roman" w:cs="Times New Roman"/>
                <w:sz w:val="24"/>
                <w:szCs w:val="24"/>
              </w:rPr>
            </w:rPrChange>
          </w:rPr>
          <w:t>a</w:t>
        </w:r>
      </w:ins>
      <w:r w:rsidRPr="004015F7">
        <w:rPr>
          <w:rFonts w:ascii="Arial" w:hAnsi="Arial" w:cs="Arial"/>
          <w:sz w:val="24"/>
          <w:szCs w:val="24"/>
          <w:rPrChange w:id="4974" w:author="Alexandru Uicoabă" w:date="2022-06-16T15:33:00Z">
            <w:rPr>
              <w:rFonts w:ascii="Times New Roman" w:hAnsi="Times New Roman" w:cs="Times New Roman"/>
              <w:sz w:val="24"/>
              <w:szCs w:val="24"/>
            </w:rPr>
          </w:rPrChange>
        </w:rPr>
        <w:t xml:space="preserve"> sunt apropiate de rezultatele obținute de </w:t>
      </w:r>
      <w:r w:rsidR="00A53CB1" w:rsidRPr="004015F7">
        <w:rPr>
          <w:rFonts w:ascii="Arial" w:hAnsi="Arial" w:cs="Arial"/>
          <w:sz w:val="24"/>
          <w:szCs w:val="24"/>
          <w:rPrChange w:id="4975" w:author="Alexandru Uicoabă" w:date="2022-06-16T15:33:00Z">
            <w:rPr>
              <w:rFonts w:ascii="Times New Roman" w:hAnsi="Times New Roman" w:cs="Times New Roman"/>
              <w:sz w:val="24"/>
              <w:szCs w:val="24"/>
            </w:rPr>
          </w:rPrChange>
        </w:rPr>
        <w:t xml:space="preserve">un utilizator uman, după cum se poate observa și </w:t>
      </w:r>
      <w:commentRangeStart w:id="4976"/>
      <w:commentRangeStart w:id="4977"/>
      <w:commentRangeStart w:id="4978"/>
      <w:r w:rsidR="00A53CB1" w:rsidRPr="004015F7">
        <w:rPr>
          <w:rFonts w:ascii="Arial" w:hAnsi="Arial" w:cs="Arial"/>
          <w:sz w:val="24"/>
          <w:szCs w:val="24"/>
          <w:rPrChange w:id="4979" w:author="Alexandru Uicoabă" w:date="2022-06-16T15:33:00Z">
            <w:rPr>
              <w:rFonts w:ascii="Times New Roman" w:hAnsi="Times New Roman" w:cs="Times New Roman"/>
              <w:sz w:val="24"/>
              <w:szCs w:val="24"/>
            </w:rPr>
          </w:rPrChange>
        </w:rPr>
        <w:t xml:space="preserve">din </w:t>
      </w:r>
      <w:ins w:id="4980" w:author="Alexandru Uicoabă" w:date="2022-06-14T21:34:00Z">
        <w:r w:rsidR="00F42D85" w:rsidRPr="004015F7">
          <w:rPr>
            <w:rFonts w:ascii="Arial" w:hAnsi="Arial" w:cs="Arial"/>
            <w:sz w:val="24"/>
            <w:szCs w:val="24"/>
            <w:rPrChange w:id="4981" w:author="Alexandru Uicoabă" w:date="2022-06-16T15:33:00Z">
              <w:rPr>
                <w:rFonts w:ascii="Times New Roman" w:hAnsi="Times New Roman" w:cs="Times New Roman"/>
                <w:sz w:val="24"/>
                <w:szCs w:val="24"/>
              </w:rPr>
            </w:rPrChange>
          </w:rPr>
          <w:t xml:space="preserve">Tabel </w:t>
        </w:r>
      </w:ins>
      <w:ins w:id="4982" w:author="Alexandru Uicoabă" w:date="2022-06-16T10:07:00Z">
        <w:r w:rsidR="007242EA" w:rsidRPr="004015F7">
          <w:rPr>
            <w:rFonts w:ascii="Arial" w:hAnsi="Arial" w:cs="Arial"/>
            <w:sz w:val="24"/>
            <w:szCs w:val="24"/>
            <w:rPrChange w:id="4983" w:author="Alexandru Uicoabă" w:date="2022-06-16T15:33:00Z">
              <w:rPr>
                <w:rFonts w:ascii="Times New Roman" w:hAnsi="Times New Roman" w:cs="Times New Roman"/>
                <w:sz w:val="24"/>
                <w:szCs w:val="24"/>
              </w:rPr>
            </w:rPrChange>
          </w:rPr>
          <w:t>4.</w:t>
        </w:r>
      </w:ins>
      <w:ins w:id="4984" w:author="Alexandru Uicoabă" w:date="2022-06-16T11:39:00Z">
        <w:r w:rsidR="00A84ABF" w:rsidRPr="004015F7">
          <w:rPr>
            <w:rFonts w:ascii="Arial" w:hAnsi="Arial" w:cs="Arial"/>
            <w:sz w:val="24"/>
            <w:szCs w:val="24"/>
            <w:rPrChange w:id="4985" w:author="Alexandru Uicoabă" w:date="2022-06-16T15:33:00Z">
              <w:rPr>
                <w:rFonts w:ascii="Times New Roman" w:hAnsi="Times New Roman" w:cs="Times New Roman"/>
                <w:sz w:val="24"/>
                <w:szCs w:val="24"/>
              </w:rPr>
            </w:rPrChange>
          </w:rPr>
          <w:t>3</w:t>
        </w:r>
      </w:ins>
      <w:ins w:id="4986" w:author="Alexandru Uicoabă" w:date="2022-06-14T21:34:00Z">
        <w:r w:rsidR="00F42D85" w:rsidRPr="004015F7">
          <w:rPr>
            <w:rFonts w:ascii="Arial" w:hAnsi="Arial" w:cs="Arial"/>
            <w:sz w:val="24"/>
            <w:szCs w:val="24"/>
            <w:rPrChange w:id="4987" w:author="Alexandru Uicoabă" w:date="2022-06-16T15:33:00Z">
              <w:rPr>
                <w:rFonts w:ascii="Times New Roman" w:hAnsi="Times New Roman" w:cs="Times New Roman"/>
                <w:sz w:val="24"/>
                <w:szCs w:val="24"/>
              </w:rPr>
            </w:rPrChange>
          </w:rPr>
          <w:t>.</w:t>
        </w:r>
      </w:ins>
      <w:del w:id="4988" w:author="Alexandru Uicoabă" w:date="2022-06-14T21:34:00Z">
        <w:r w:rsidR="00A53CB1" w:rsidRPr="004015F7" w:rsidDel="00F42D85">
          <w:rPr>
            <w:rFonts w:ascii="Arial" w:hAnsi="Arial" w:cs="Arial"/>
            <w:sz w:val="24"/>
            <w:szCs w:val="24"/>
            <w:rPrChange w:id="4989" w:author="Alexandru Uicoabă" w:date="2022-06-16T15:33:00Z">
              <w:rPr>
                <w:rFonts w:ascii="Times New Roman" w:hAnsi="Times New Roman" w:cs="Times New Roman"/>
                <w:sz w:val="24"/>
                <w:szCs w:val="24"/>
              </w:rPr>
            </w:rPrChange>
          </w:rPr>
          <w:delText>tabelul de mai jos</w:delText>
        </w:r>
        <w:commentRangeEnd w:id="4976"/>
        <w:r w:rsidR="008C61ED" w:rsidRPr="004015F7" w:rsidDel="00F42D85">
          <w:rPr>
            <w:rStyle w:val="Referincomentariu"/>
            <w:rFonts w:ascii="Arial" w:hAnsi="Arial" w:cs="Arial"/>
            <w:sz w:val="24"/>
            <w:szCs w:val="24"/>
            <w:rPrChange w:id="4990" w:author="Alexandru Uicoabă" w:date="2022-06-16T15:33:00Z">
              <w:rPr>
                <w:rStyle w:val="Referincomentariu"/>
              </w:rPr>
            </w:rPrChange>
          </w:rPr>
          <w:commentReference w:id="4976"/>
        </w:r>
      </w:del>
      <w:commentRangeEnd w:id="4977"/>
      <w:r w:rsidR="00F42D85" w:rsidRPr="004015F7">
        <w:rPr>
          <w:rStyle w:val="Referincomentariu"/>
          <w:rFonts w:ascii="Arial" w:hAnsi="Arial" w:cs="Arial"/>
          <w:sz w:val="24"/>
          <w:szCs w:val="24"/>
          <w:rPrChange w:id="4991" w:author="Alexandru Uicoabă" w:date="2022-06-16T15:33:00Z">
            <w:rPr>
              <w:rStyle w:val="Referincomentariu"/>
            </w:rPr>
          </w:rPrChange>
        </w:rPr>
        <w:commentReference w:id="4977"/>
      </w:r>
      <w:commentRangeEnd w:id="4978"/>
      <w:r w:rsidR="00F42D85" w:rsidRPr="004015F7">
        <w:rPr>
          <w:rStyle w:val="Referincomentariu"/>
          <w:rFonts w:ascii="Arial" w:hAnsi="Arial" w:cs="Arial"/>
          <w:sz w:val="24"/>
          <w:szCs w:val="24"/>
          <w:rPrChange w:id="4992" w:author="Alexandru Uicoabă" w:date="2022-06-16T15:33:00Z">
            <w:rPr>
              <w:rStyle w:val="Referincomentariu"/>
            </w:rPr>
          </w:rPrChange>
        </w:rPr>
        <w:commentReference w:id="4978"/>
      </w:r>
      <w:del w:id="4993" w:author="Alexandru Uicoabă" w:date="2022-06-14T21:34:00Z">
        <w:r w:rsidR="00A53CB1" w:rsidRPr="004015F7" w:rsidDel="00F42D85">
          <w:rPr>
            <w:rFonts w:ascii="Arial" w:hAnsi="Arial" w:cs="Arial"/>
            <w:sz w:val="24"/>
            <w:szCs w:val="24"/>
            <w:rPrChange w:id="4994" w:author="Alexandru Uicoabă" w:date="2022-06-16T15:33:00Z">
              <w:rPr>
                <w:rFonts w:ascii="Times New Roman" w:hAnsi="Times New Roman" w:cs="Times New Roman"/>
                <w:sz w:val="24"/>
                <w:szCs w:val="24"/>
              </w:rPr>
            </w:rPrChange>
          </w:rPr>
          <w:delText>.</w:delText>
        </w:r>
      </w:del>
      <w:r w:rsidR="00A53CB1" w:rsidRPr="004015F7">
        <w:rPr>
          <w:rFonts w:ascii="Arial" w:hAnsi="Arial" w:cs="Arial"/>
          <w:sz w:val="24"/>
          <w:szCs w:val="24"/>
          <w:rPrChange w:id="4995" w:author="Alexandru Uicoabă" w:date="2022-06-16T15:33:00Z">
            <w:rPr>
              <w:rFonts w:ascii="Times New Roman" w:hAnsi="Times New Roman" w:cs="Times New Roman"/>
              <w:sz w:val="24"/>
              <w:szCs w:val="24"/>
            </w:rPr>
          </w:rPrChange>
        </w:rPr>
        <w:t xml:space="preserve"> Trebuie ținut cont că datele respective au fost colectate când un jucător uman a luat deciziile optime. În cazul în care alt utilizator se joacă și obține rezultate mai slabe, la fel va obține și agentul respectiv.</w:t>
      </w:r>
    </w:p>
    <w:p w14:paraId="317BA4AA" w14:textId="73510C16" w:rsidR="00A53CB1" w:rsidRPr="004015F7" w:rsidRDefault="00A53CB1" w:rsidP="003F56A4">
      <w:pPr>
        <w:jc w:val="both"/>
        <w:rPr>
          <w:rFonts w:ascii="Arial" w:hAnsi="Arial" w:cs="Arial"/>
          <w:sz w:val="24"/>
          <w:szCs w:val="24"/>
          <w:rPrChange w:id="4996" w:author="Alexandru Uicoabă" w:date="2022-06-16T15:33:00Z">
            <w:rPr>
              <w:rFonts w:ascii="Times New Roman" w:hAnsi="Times New Roman" w:cs="Times New Roman"/>
              <w:sz w:val="24"/>
              <w:szCs w:val="24"/>
            </w:rPr>
          </w:rPrChange>
        </w:rPr>
      </w:pPr>
      <w:r w:rsidRPr="004015F7">
        <w:rPr>
          <w:rFonts w:ascii="Arial" w:hAnsi="Arial" w:cs="Arial"/>
          <w:sz w:val="24"/>
          <w:szCs w:val="24"/>
          <w:rPrChange w:id="4997" w:author="Alexandru Uicoabă" w:date="2022-06-16T15:33:00Z">
            <w:rPr>
              <w:rFonts w:ascii="Times New Roman" w:hAnsi="Times New Roman" w:cs="Times New Roman"/>
              <w:sz w:val="24"/>
              <w:szCs w:val="24"/>
            </w:rPr>
          </w:rPrChange>
        </w:rPr>
        <w:tab/>
        <w:t>În urma antrenării agentului, în ambele cazuri s-a obținut în faza de testare a modelului acesta a obținut o acuratețe de aproximativ 83%, care reprezintă practic acuratețea cu care agentul ia o decizie pe care ar lua-o și utilizatorul uman.</w:t>
      </w:r>
    </w:p>
    <w:p w14:paraId="074998FD" w14:textId="5AD1E884" w:rsidR="00A53CB1" w:rsidRPr="004015F7" w:rsidRDefault="00A53CB1" w:rsidP="003F56A4">
      <w:pPr>
        <w:jc w:val="both"/>
        <w:rPr>
          <w:rFonts w:ascii="Arial" w:hAnsi="Arial" w:cs="Arial"/>
          <w:sz w:val="24"/>
          <w:szCs w:val="24"/>
          <w:rPrChange w:id="4998" w:author="Alexandru Uicoabă" w:date="2022-06-16T15:33:00Z">
            <w:rPr>
              <w:rFonts w:ascii="Times New Roman" w:hAnsi="Times New Roman" w:cs="Times New Roman"/>
              <w:sz w:val="24"/>
              <w:szCs w:val="24"/>
            </w:rPr>
          </w:rPrChange>
        </w:rPr>
      </w:pPr>
      <w:r w:rsidRPr="004015F7">
        <w:rPr>
          <w:rFonts w:ascii="Arial" w:hAnsi="Arial" w:cs="Arial"/>
          <w:sz w:val="24"/>
          <w:szCs w:val="24"/>
          <w:rPrChange w:id="4999" w:author="Alexandru Uicoabă" w:date="2022-06-16T15:33:00Z">
            <w:rPr>
              <w:rFonts w:ascii="Times New Roman" w:hAnsi="Times New Roman" w:cs="Times New Roman"/>
              <w:sz w:val="24"/>
              <w:szCs w:val="24"/>
            </w:rPr>
          </w:rPrChange>
        </w:rPr>
        <w:tab/>
        <w:t xml:space="preserve">Pentru partea de </w:t>
      </w:r>
      <w:proofErr w:type="spellStart"/>
      <w:r w:rsidRPr="004015F7">
        <w:rPr>
          <w:rFonts w:ascii="Arial" w:hAnsi="Arial" w:cs="Arial"/>
          <w:sz w:val="24"/>
          <w:szCs w:val="24"/>
          <w:rPrChange w:id="5000" w:author="Alexandru Uicoabă" w:date="2022-06-16T15:33:00Z">
            <w:rPr>
              <w:rFonts w:ascii="Times New Roman" w:hAnsi="Times New Roman" w:cs="Times New Roman"/>
              <w:sz w:val="24"/>
              <w:szCs w:val="24"/>
            </w:rPr>
          </w:rPrChange>
        </w:rPr>
        <w:t>reinforcement</w:t>
      </w:r>
      <w:proofErr w:type="spellEnd"/>
      <w:r w:rsidRPr="004015F7">
        <w:rPr>
          <w:rFonts w:ascii="Arial" w:hAnsi="Arial" w:cs="Arial"/>
          <w:sz w:val="24"/>
          <w:szCs w:val="24"/>
          <w:rPrChange w:id="5001" w:author="Alexandru Uicoabă" w:date="2022-06-16T15:33:00Z">
            <w:rPr>
              <w:rFonts w:ascii="Times New Roman" w:hAnsi="Times New Roman" w:cs="Times New Roman"/>
              <w:sz w:val="24"/>
              <w:szCs w:val="24"/>
            </w:rPr>
          </w:rPrChange>
        </w:rPr>
        <w:t xml:space="preserve"> </w:t>
      </w:r>
      <w:proofErr w:type="spellStart"/>
      <w:r w:rsidRPr="004015F7">
        <w:rPr>
          <w:rFonts w:ascii="Arial" w:hAnsi="Arial" w:cs="Arial"/>
          <w:sz w:val="24"/>
          <w:szCs w:val="24"/>
          <w:rPrChange w:id="5002" w:author="Alexandru Uicoabă" w:date="2022-06-16T15:33:00Z">
            <w:rPr>
              <w:rFonts w:ascii="Times New Roman" w:hAnsi="Times New Roman" w:cs="Times New Roman"/>
              <w:sz w:val="24"/>
              <w:szCs w:val="24"/>
            </w:rPr>
          </w:rPrChange>
        </w:rPr>
        <w:t>learning</w:t>
      </w:r>
      <w:proofErr w:type="spellEnd"/>
      <w:r w:rsidRPr="004015F7">
        <w:rPr>
          <w:rFonts w:ascii="Arial" w:hAnsi="Arial" w:cs="Arial"/>
          <w:sz w:val="24"/>
          <w:szCs w:val="24"/>
          <w:rPrChange w:id="5003" w:author="Alexandru Uicoabă" w:date="2022-06-16T15:33:00Z">
            <w:rPr>
              <w:rFonts w:ascii="Times New Roman" w:hAnsi="Times New Roman" w:cs="Times New Roman"/>
              <w:sz w:val="24"/>
              <w:szCs w:val="24"/>
            </w:rPr>
          </w:rPrChange>
        </w:rPr>
        <w:t>, având în vedere că vorbim despre o învățare pe încercări consecutive, în care agentul încearcă mai multe acțiuni și este penalizat</w:t>
      </w:r>
      <w:r w:rsidR="00AB4D8C" w:rsidRPr="004015F7">
        <w:rPr>
          <w:rFonts w:ascii="Arial" w:hAnsi="Arial" w:cs="Arial"/>
          <w:sz w:val="24"/>
          <w:szCs w:val="24"/>
          <w:rPrChange w:id="5004" w:author="Alexandru Uicoabă" w:date="2022-06-16T15:33:00Z">
            <w:rPr>
              <w:rFonts w:ascii="Times New Roman" w:hAnsi="Times New Roman" w:cs="Times New Roman"/>
              <w:sz w:val="24"/>
              <w:szCs w:val="24"/>
            </w:rPr>
          </w:rPrChange>
        </w:rPr>
        <w:t xml:space="preserve">/recompensat, se poate observa o îmbunătățire a performanței acestuia după câteva sute de episoade, în care agentul reușește să treacă de câteva ori prin cele trei </w:t>
      </w:r>
      <w:proofErr w:type="spellStart"/>
      <w:r w:rsidR="00AB4D8C" w:rsidRPr="004015F7">
        <w:rPr>
          <w:rFonts w:ascii="Arial" w:hAnsi="Arial" w:cs="Arial"/>
          <w:sz w:val="24"/>
          <w:szCs w:val="24"/>
          <w:rPrChange w:id="5005" w:author="Alexandru Uicoabă" w:date="2022-06-16T15:33:00Z">
            <w:rPr>
              <w:rFonts w:ascii="Times New Roman" w:hAnsi="Times New Roman" w:cs="Times New Roman"/>
              <w:sz w:val="24"/>
              <w:szCs w:val="24"/>
            </w:rPr>
          </w:rPrChange>
        </w:rPr>
        <w:t>checkpoint</w:t>
      </w:r>
      <w:proofErr w:type="spellEnd"/>
      <w:r w:rsidR="00AB4D8C" w:rsidRPr="004015F7">
        <w:rPr>
          <w:rFonts w:ascii="Arial" w:hAnsi="Arial" w:cs="Arial"/>
          <w:sz w:val="24"/>
          <w:szCs w:val="24"/>
          <w:rPrChange w:id="5006" w:author="Alexandru Uicoabă" w:date="2022-06-16T15:33:00Z">
            <w:rPr>
              <w:rFonts w:ascii="Times New Roman" w:hAnsi="Times New Roman" w:cs="Times New Roman"/>
              <w:sz w:val="24"/>
              <w:szCs w:val="24"/>
            </w:rPr>
          </w:rPrChange>
        </w:rPr>
        <w:t>-uri.</w:t>
      </w:r>
    </w:p>
    <w:p w14:paraId="41D1EA64" w14:textId="284E132B" w:rsidR="00AB4D8C" w:rsidRPr="004015F7" w:rsidRDefault="00AB4D8C" w:rsidP="003F56A4">
      <w:pPr>
        <w:jc w:val="both"/>
        <w:rPr>
          <w:ins w:id="5007" w:author="Alexandru Uicoabă" w:date="2022-06-14T21:33:00Z"/>
          <w:rFonts w:ascii="Arial" w:hAnsi="Arial" w:cs="Arial"/>
          <w:sz w:val="24"/>
          <w:szCs w:val="24"/>
          <w:rPrChange w:id="5008" w:author="Alexandru Uicoabă" w:date="2022-06-16T15:33:00Z">
            <w:rPr>
              <w:ins w:id="5009" w:author="Alexandru Uicoabă" w:date="2022-06-14T21:33:00Z"/>
              <w:rFonts w:ascii="Times New Roman" w:hAnsi="Times New Roman" w:cs="Times New Roman"/>
              <w:sz w:val="24"/>
              <w:szCs w:val="24"/>
            </w:rPr>
          </w:rPrChange>
        </w:rPr>
      </w:pPr>
      <w:r w:rsidRPr="004015F7">
        <w:rPr>
          <w:rFonts w:ascii="Arial" w:hAnsi="Arial" w:cs="Arial"/>
          <w:sz w:val="24"/>
          <w:szCs w:val="24"/>
          <w:rPrChange w:id="5010" w:author="Alexandru Uicoabă" w:date="2022-06-16T15:33:00Z">
            <w:rPr>
              <w:rFonts w:ascii="Times New Roman" w:hAnsi="Times New Roman" w:cs="Times New Roman"/>
              <w:sz w:val="24"/>
              <w:szCs w:val="24"/>
            </w:rPr>
          </w:rPrChange>
        </w:rPr>
        <w:lastRenderedPageBreak/>
        <w:tab/>
        <w:t xml:space="preserve">Partea de </w:t>
      </w:r>
      <w:proofErr w:type="spellStart"/>
      <w:r w:rsidRPr="004015F7">
        <w:rPr>
          <w:rFonts w:ascii="Arial" w:hAnsi="Arial" w:cs="Arial"/>
          <w:sz w:val="24"/>
          <w:szCs w:val="24"/>
          <w:rPrChange w:id="5011" w:author="Alexandru Uicoabă" w:date="2022-06-16T15:33:00Z">
            <w:rPr>
              <w:rFonts w:ascii="Times New Roman" w:hAnsi="Times New Roman" w:cs="Times New Roman"/>
              <w:sz w:val="24"/>
              <w:szCs w:val="24"/>
            </w:rPr>
          </w:rPrChange>
        </w:rPr>
        <w:t>reinforcement</w:t>
      </w:r>
      <w:proofErr w:type="spellEnd"/>
      <w:r w:rsidRPr="004015F7">
        <w:rPr>
          <w:rFonts w:ascii="Arial" w:hAnsi="Arial" w:cs="Arial"/>
          <w:sz w:val="24"/>
          <w:szCs w:val="24"/>
          <w:rPrChange w:id="5012" w:author="Alexandru Uicoabă" w:date="2022-06-16T15:33:00Z">
            <w:rPr>
              <w:rFonts w:ascii="Times New Roman" w:hAnsi="Times New Roman" w:cs="Times New Roman"/>
              <w:sz w:val="24"/>
              <w:szCs w:val="24"/>
            </w:rPr>
          </w:rPrChange>
        </w:rPr>
        <w:t xml:space="preserve"> </w:t>
      </w:r>
      <w:proofErr w:type="spellStart"/>
      <w:r w:rsidRPr="004015F7">
        <w:rPr>
          <w:rFonts w:ascii="Arial" w:hAnsi="Arial" w:cs="Arial"/>
          <w:sz w:val="24"/>
          <w:szCs w:val="24"/>
          <w:rPrChange w:id="5013" w:author="Alexandru Uicoabă" w:date="2022-06-16T15:33:00Z">
            <w:rPr>
              <w:rFonts w:ascii="Times New Roman" w:hAnsi="Times New Roman" w:cs="Times New Roman"/>
              <w:sz w:val="24"/>
              <w:szCs w:val="24"/>
            </w:rPr>
          </w:rPrChange>
        </w:rPr>
        <w:t>learning</w:t>
      </w:r>
      <w:proofErr w:type="spellEnd"/>
      <w:r w:rsidRPr="004015F7">
        <w:rPr>
          <w:rFonts w:ascii="Arial" w:hAnsi="Arial" w:cs="Arial"/>
          <w:sz w:val="24"/>
          <w:szCs w:val="24"/>
          <w:rPrChange w:id="5014" w:author="Alexandru Uicoabă" w:date="2022-06-16T15:33:00Z">
            <w:rPr>
              <w:rFonts w:ascii="Times New Roman" w:hAnsi="Times New Roman" w:cs="Times New Roman"/>
              <w:sz w:val="24"/>
              <w:szCs w:val="24"/>
            </w:rPr>
          </w:rPrChange>
        </w:rPr>
        <w:t xml:space="preserve"> va fi continuată prin creșterea numărului de episoade, pentru a vedea până unde poate să atingă maximul de performanță agentul.</w:t>
      </w:r>
    </w:p>
    <w:p w14:paraId="564215D6" w14:textId="11A76109" w:rsidR="00B2370F" w:rsidRPr="0078286B" w:rsidRDefault="00B2370F">
      <w:pPr>
        <w:jc w:val="center"/>
        <w:rPr>
          <w:ins w:id="5015" w:author="Alexandru Uicoabă" w:date="2022-06-14T21:30:00Z"/>
          <w:rFonts w:ascii="Arial" w:hAnsi="Arial" w:cs="Arial"/>
          <w:sz w:val="24"/>
          <w:szCs w:val="24"/>
          <w:rPrChange w:id="5016" w:author="Alexandru Uicoabă" w:date="2022-06-16T14:49:00Z">
            <w:rPr>
              <w:ins w:id="5017" w:author="Alexandru Uicoabă" w:date="2022-06-14T21:30:00Z"/>
              <w:rFonts w:ascii="Times New Roman" w:hAnsi="Times New Roman" w:cs="Times New Roman"/>
              <w:sz w:val="24"/>
              <w:szCs w:val="24"/>
            </w:rPr>
          </w:rPrChange>
        </w:rPr>
        <w:pPrChange w:id="5018" w:author="Alexandru Uicoabă" w:date="2022-06-14T21:33:00Z">
          <w:pPr>
            <w:jc w:val="both"/>
          </w:pPr>
        </w:pPrChange>
      </w:pPr>
      <w:ins w:id="5019" w:author="Alexandru Uicoabă" w:date="2022-06-14T21:33:00Z">
        <w:r w:rsidRPr="0078286B">
          <w:rPr>
            <w:rFonts w:ascii="Arial" w:hAnsi="Arial" w:cs="Arial"/>
            <w:sz w:val="24"/>
            <w:szCs w:val="24"/>
            <w:rPrChange w:id="5020" w:author="Alexandru Uicoabă" w:date="2022-06-16T14:49:00Z">
              <w:rPr>
                <w:rFonts w:ascii="Times New Roman" w:hAnsi="Times New Roman" w:cs="Times New Roman"/>
                <w:sz w:val="24"/>
                <w:szCs w:val="24"/>
              </w:rPr>
            </w:rPrChange>
          </w:rPr>
          <w:t xml:space="preserve">Tabelul </w:t>
        </w:r>
      </w:ins>
      <w:ins w:id="5021" w:author="Alexandru Uicoabă" w:date="2022-06-16T10:07:00Z">
        <w:r w:rsidR="005D2890" w:rsidRPr="0078286B">
          <w:rPr>
            <w:rFonts w:ascii="Arial" w:hAnsi="Arial" w:cs="Arial"/>
            <w:sz w:val="24"/>
            <w:szCs w:val="24"/>
            <w:rPrChange w:id="5022" w:author="Alexandru Uicoabă" w:date="2022-06-16T14:49:00Z">
              <w:rPr>
                <w:rFonts w:ascii="Times New Roman" w:hAnsi="Times New Roman" w:cs="Times New Roman"/>
                <w:sz w:val="24"/>
                <w:szCs w:val="24"/>
              </w:rPr>
            </w:rPrChange>
          </w:rPr>
          <w:t>4.</w:t>
        </w:r>
      </w:ins>
      <w:ins w:id="5023" w:author="Alexandru Uicoabă" w:date="2022-06-16T11:39:00Z">
        <w:r w:rsidR="00AF7330" w:rsidRPr="0078286B">
          <w:rPr>
            <w:rFonts w:ascii="Arial" w:hAnsi="Arial" w:cs="Arial"/>
            <w:sz w:val="24"/>
            <w:szCs w:val="24"/>
            <w:rPrChange w:id="5024" w:author="Alexandru Uicoabă" w:date="2022-06-16T14:49:00Z">
              <w:rPr>
                <w:rFonts w:ascii="Times New Roman" w:hAnsi="Times New Roman" w:cs="Times New Roman"/>
                <w:sz w:val="24"/>
                <w:szCs w:val="24"/>
              </w:rPr>
            </w:rPrChange>
          </w:rPr>
          <w:t>3</w:t>
        </w:r>
      </w:ins>
      <w:ins w:id="5025" w:author="Alexandru Uicoabă" w:date="2022-06-14T21:33:00Z">
        <w:r w:rsidRPr="0078286B">
          <w:rPr>
            <w:rFonts w:ascii="Arial" w:hAnsi="Arial" w:cs="Arial"/>
            <w:sz w:val="24"/>
            <w:szCs w:val="24"/>
            <w:rPrChange w:id="5026" w:author="Alexandru Uicoabă" w:date="2022-06-16T14:49:00Z">
              <w:rPr>
                <w:rFonts w:ascii="Times New Roman" w:hAnsi="Times New Roman" w:cs="Times New Roman"/>
                <w:sz w:val="24"/>
                <w:szCs w:val="24"/>
              </w:rPr>
            </w:rPrChange>
          </w:rPr>
          <w:t>. Rezultatele obținute</w:t>
        </w:r>
      </w:ins>
    </w:p>
    <w:tbl>
      <w:tblPr>
        <w:tblStyle w:val="Tabelgril"/>
        <w:tblW w:w="0" w:type="auto"/>
        <w:tblLook w:val="04A0" w:firstRow="1" w:lastRow="0" w:firstColumn="1" w:lastColumn="0" w:noHBand="0" w:noVBand="1"/>
      </w:tblPr>
      <w:tblGrid>
        <w:gridCol w:w="2254"/>
        <w:gridCol w:w="2254"/>
        <w:gridCol w:w="2254"/>
        <w:gridCol w:w="2254"/>
      </w:tblGrid>
      <w:tr w:rsidR="00B2370F" w:rsidRPr="0078286B" w14:paraId="4CCA8CB0" w14:textId="77777777" w:rsidTr="00B2370F">
        <w:trPr>
          <w:ins w:id="5027" w:author="Alexandru Uicoabă" w:date="2022-06-14T21:30:00Z"/>
        </w:trPr>
        <w:tc>
          <w:tcPr>
            <w:tcW w:w="2254" w:type="dxa"/>
          </w:tcPr>
          <w:p w14:paraId="731FE8AF" w14:textId="77777777" w:rsidR="00B2370F" w:rsidRPr="0078286B" w:rsidRDefault="00B2370F" w:rsidP="003F56A4">
            <w:pPr>
              <w:jc w:val="both"/>
              <w:rPr>
                <w:ins w:id="5028" w:author="Alexandru Uicoabă" w:date="2022-06-14T21:30:00Z"/>
                <w:rFonts w:ascii="Arial" w:hAnsi="Arial" w:cs="Arial"/>
                <w:sz w:val="24"/>
                <w:szCs w:val="24"/>
                <w:rPrChange w:id="5029" w:author="Alexandru Uicoabă" w:date="2022-06-16T14:49:00Z">
                  <w:rPr>
                    <w:ins w:id="5030" w:author="Alexandru Uicoabă" w:date="2022-06-14T21:30:00Z"/>
                    <w:rFonts w:ascii="Times New Roman" w:hAnsi="Times New Roman" w:cs="Times New Roman"/>
                    <w:sz w:val="24"/>
                    <w:szCs w:val="24"/>
                  </w:rPr>
                </w:rPrChange>
              </w:rPr>
            </w:pPr>
          </w:p>
        </w:tc>
        <w:tc>
          <w:tcPr>
            <w:tcW w:w="2254" w:type="dxa"/>
          </w:tcPr>
          <w:p w14:paraId="2A2E81DA" w14:textId="2CE3A545" w:rsidR="00B2370F" w:rsidRPr="0078286B" w:rsidRDefault="00521AC6" w:rsidP="003F56A4">
            <w:pPr>
              <w:jc w:val="both"/>
              <w:rPr>
                <w:ins w:id="5031" w:author="Alexandru Uicoabă" w:date="2022-06-14T21:30:00Z"/>
                <w:rFonts w:ascii="Arial" w:hAnsi="Arial" w:cs="Arial"/>
                <w:sz w:val="24"/>
                <w:szCs w:val="24"/>
                <w:rPrChange w:id="5032" w:author="Alexandru Uicoabă" w:date="2022-06-16T14:49:00Z">
                  <w:rPr>
                    <w:ins w:id="5033" w:author="Alexandru Uicoabă" w:date="2022-06-14T21:30:00Z"/>
                    <w:rFonts w:ascii="Times New Roman" w:hAnsi="Times New Roman" w:cs="Times New Roman"/>
                    <w:sz w:val="24"/>
                    <w:szCs w:val="24"/>
                  </w:rPr>
                </w:rPrChange>
              </w:rPr>
            </w:pPr>
            <w:ins w:id="5034" w:author="Alexandru Uicoabă" w:date="2022-06-16T14:01:00Z">
              <w:r w:rsidRPr="0078286B">
                <w:rPr>
                  <w:rFonts w:ascii="Arial" w:hAnsi="Arial" w:cs="Arial"/>
                  <w:sz w:val="24"/>
                  <w:szCs w:val="24"/>
                  <w:rPrChange w:id="5035" w:author="Alexandru Uicoabă" w:date="2022-06-16T14:49:00Z">
                    <w:rPr>
                      <w:rFonts w:ascii="Times New Roman" w:hAnsi="Times New Roman" w:cs="Times New Roman"/>
                      <w:sz w:val="24"/>
                      <w:szCs w:val="24"/>
                    </w:rPr>
                  </w:rPrChange>
                </w:rPr>
                <w:t>Utilizator</w:t>
              </w:r>
            </w:ins>
            <w:ins w:id="5036" w:author="Alexandru Uicoabă" w:date="2022-06-14T21:31:00Z">
              <w:r w:rsidR="00B2370F" w:rsidRPr="0078286B">
                <w:rPr>
                  <w:rFonts w:ascii="Arial" w:hAnsi="Arial" w:cs="Arial"/>
                  <w:sz w:val="24"/>
                  <w:szCs w:val="24"/>
                  <w:rPrChange w:id="5037" w:author="Alexandru Uicoabă" w:date="2022-06-16T14:49:00Z">
                    <w:rPr>
                      <w:rFonts w:ascii="Times New Roman" w:hAnsi="Times New Roman" w:cs="Times New Roman"/>
                      <w:sz w:val="24"/>
                      <w:szCs w:val="24"/>
                    </w:rPr>
                  </w:rPrChange>
                </w:rPr>
                <w:t xml:space="preserve"> uman</w:t>
              </w:r>
            </w:ins>
          </w:p>
        </w:tc>
        <w:tc>
          <w:tcPr>
            <w:tcW w:w="2254" w:type="dxa"/>
          </w:tcPr>
          <w:p w14:paraId="553860D6" w14:textId="56254318" w:rsidR="00B2370F" w:rsidRPr="0078286B" w:rsidRDefault="00B2370F" w:rsidP="003F56A4">
            <w:pPr>
              <w:jc w:val="both"/>
              <w:rPr>
                <w:ins w:id="5038" w:author="Alexandru Uicoabă" w:date="2022-06-14T21:30:00Z"/>
                <w:rFonts w:ascii="Arial" w:hAnsi="Arial" w:cs="Arial"/>
                <w:sz w:val="24"/>
                <w:szCs w:val="24"/>
                <w:rPrChange w:id="5039" w:author="Alexandru Uicoabă" w:date="2022-06-16T14:49:00Z">
                  <w:rPr>
                    <w:ins w:id="5040" w:author="Alexandru Uicoabă" w:date="2022-06-14T21:30:00Z"/>
                    <w:rFonts w:ascii="Times New Roman" w:hAnsi="Times New Roman" w:cs="Times New Roman"/>
                    <w:sz w:val="24"/>
                    <w:szCs w:val="24"/>
                  </w:rPr>
                </w:rPrChange>
              </w:rPr>
            </w:pPr>
            <w:proofErr w:type="spellStart"/>
            <w:ins w:id="5041" w:author="Alexandru Uicoabă" w:date="2022-06-14T21:31:00Z">
              <w:r w:rsidRPr="0078286B">
                <w:rPr>
                  <w:rFonts w:ascii="Arial" w:hAnsi="Arial" w:cs="Arial"/>
                  <w:sz w:val="24"/>
                  <w:szCs w:val="24"/>
                  <w:rPrChange w:id="5042" w:author="Alexandru Uicoabă" w:date="2022-06-16T14:49:00Z">
                    <w:rPr>
                      <w:rFonts w:ascii="Times New Roman" w:hAnsi="Times New Roman" w:cs="Times New Roman"/>
                      <w:sz w:val="24"/>
                      <w:szCs w:val="24"/>
                    </w:rPr>
                  </w:rPrChange>
                </w:rPr>
                <w:t>Random</w:t>
              </w:r>
              <w:proofErr w:type="spellEnd"/>
              <w:r w:rsidRPr="0078286B">
                <w:rPr>
                  <w:rFonts w:ascii="Arial" w:hAnsi="Arial" w:cs="Arial"/>
                  <w:sz w:val="24"/>
                  <w:szCs w:val="24"/>
                  <w:rPrChange w:id="5043" w:author="Alexandru Uicoabă" w:date="2022-06-16T14:49:00Z">
                    <w:rPr>
                      <w:rFonts w:ascii="Times New Roman" w:hAnsi="Times New Roman" w:cs="Times New Roman"/>
                      <w:sz w:val="24"/>
                      <w:szCs w:val="24"/>
                    </w:rPr>
                  </w:rPrChange>
                </w:rPr>
                <w:t xml:space="preserve"> Forest</w:t>
              </w:r>
            </w:ins>
          </w:p>
        </w:tc>
        <w:tc>
          <w:tcPr>
            <w:tcW w:w="2254" w:type="dxa"/>
          </w:tcPr>
          <w:p w14:paraId="6EE7C702" w14:textId="7234C844" w:rsidR="00B2370F" w:rsidRPr="0078286B" w:rsidRDefault="00B2370F" w:rsidP="003F56A4">
            <w:pPr>
              <w:jc w:val="both"/>
              <w:rPr>
                <w:ins w:id="5044" w:author="Alexandru Uicoabă" w:date="2022-06-14T21:30:00Z"/>
                <w:rFonts w:ascii="Arial" w:hAnsi="Arial" w:cs="Arial"/>
                <w:sz w:val="24"/>
                <w:szCs w:val="24"/>
                <w:rPrChange w:id="5045" w:author="Alexandru Uicoabă" w:date="2022-06-16T14:49:00Z">
                  <w:rPr>
                    <w:ins w:id="5046" w:author="Alexandru Uicoabă" w:date="2022-06-14T21:30:00Z"/>
                    <w:rFonts w:ascii="Times New Roman" w:hAnsi="Times New Roman" w:cs="Times New Roman"/>
                    <w:sz w:val="24"/>
                    <w:szCs w:val="24"/>
                  </w:rPr>
                </w:rPrChange>
              </w:rPr>
            </w:pPr>
            <w:proofErr w:type="spellStart"/>
            <w:ins w:id="5047" w:author="Alexandru Uicoabă" w:date="2022-06-14T21:31:00Z">
              <w:r w:rsidRPr="0078286B">
                <w:rPr>
                  <w:rFonts w:ascii="Arial" w:hAnsi="Arial" w:cs="Arial"/>
                  <w:sz w:val="24"/>
                  <w:szCs w:val="24"/>
                  <w:rPrChange w:id="5048" w:author="Alexandru Uicoabă" w:date="2022-06-16T14:49:00Z">
                    <w:rPr>
                      <w:rFonts w:ascii="Times New Roman" w:hAnsi="Times New Roman" w:cs="Times New Roman"/>
                      <w:sz w:val="24"/>
                      <w:szCs w:val="24"/>
                    </w:rPr>
                  </w:rPrChange>
                </w:rPr>
                <w:t>Decision</w:t>
              </w:r>
              <w:proofErr w:type="spellEnd"/>
              <w:r w:rsidRPr="0078286B">
                <w:rPr>
                  <w:rFonts w:ascii="Arial" w:hAnsi="Arial" w:cs="Arial"/>
                  <w:sz w:val="24"/>
                  <w:szCs w:val="24"/>
                  <w:rPrChange w:id="5049"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5050" w:author="Alexandru Uicoabă" w:date="2022-06-16T14:49:00Z">
                    <w:rPr>
                      <w:rFonts w:ascii="Times New Roman" w:hAnsi="Times New Roman" w:cs="Times New Roman"/>
                      <w:sz w:val="24"/>
                      <w:szCs w:val="24"/>
                    </w:rPr>
                  </w:rPrChange>
                </w:rPr>
                <w:t>Tree</w:t>
              </w:r>
            </w:ins>
            <w:proofErr w:type="spellEnd"/>
          </w:p>
        </w:tc>
      </w:tr>
      <w:tr w:rsidR="00B2370F" w:rsidRPr="0078286B" w14:paraId="08F707E6" w14:textId="77777777" w:rsidTr="00B2370F">
        <w:trPr>
          <w:ins w:id="5051" w:author="Alexandru Uicoabă" w:date="2022-06-14T21:30:00Z"/>
        </w:trPr>
        <w:tc>
          <w:tcPr>
            <w:tcW w:w="2254" w:type="dxa"/>
          </w:tcPr>
          <w:p w14:paraId="11842A9C" w14:textId="35F58BC1" w:rsidR="00B2370F" w:rsidRPr="0078286B" w:rsidRDefault="00B2370F" w:rsidP="003F56A4">
            <w:pPr>
              <w:jc w:val="both"/>
              <w:rPr>
                <w:ins w:id="5052" w:author="Alexandru Uicoabă" w:date="2022-06-14T21:30:00Z"/>
                <w:rFonts w:ascii="Arial" w:hAnsi="Arial" w:cs="Arial"/>
                <w:sz w:val="24"/>
                <w:szCs w:val="24"/>
                <w:rPrChange w:id="5053" w:author="Alexandru Uicoabă" w:date="2022-06-16T14:49:00Z">
                  <w:rPr>
                    <w:ins w:id="5054" w:author="Alexandru Uicoabă" w:date="2022-06-14T21:30:00Z"/>
                    <w:rFonts w:ascii="Times New Roman" w:hAnsi="Times New Roman" w:cs="Times New Roman"/>
                    <w:sz w:val="24"/>
                    <w:szCs w:val="24"/>
                  </w:rPr>
                </w:rPrChange>
              </w:rPr>
            </w:pPr>
            <w:ins w:id="5055" w:author="Alexandru Uicoabă" w:date="2022-06-14T21:30:00Z">
              <w:r w:rsidRPr="0078286B">
                <w:rPr>
                  <w:rFonts w:ascii="Arial" w:hAnsi="Arial" w:cs="Arial"/>
                  <w:sz w:val="24"/>
                  <w:szCs w:val="24"/>
                  <w:rPrChange w:id="5056" w:author="Alexandru Uicoabă" w:date="2022-06-16T14:49:00Z">
                    <w:rPr>
                      <w:rFonts w:ascii="Times New Roman" w:hAnsi="Times New Roman" w:cs="Times New Roman"/>
                      <w:sz w:val="24"/>
                      <w:szCs w:val="24"/>
                    </w:rPr>
                  </w:rPrChange>
                </w:rPr>
                <w:t>T</w:t>
              </w:r>
            </w:ins>
            <w:ins w:id="5057" w:author="Alexandru Uicoabă" w:date="2022-06-14T21:31:00Z">
              <w:r w:rsidRPr="0078286B">
                <w:rPr>
                  <w:rFonts w:ascii="Arial" w:hAnsi="Arial" w:cs="Arial"/>
                  <w:sz w:val="24"/>
                  <w:szCs w:val="24"/>
                  <w:rPrChange w:id="5058" w:author="Alexandru Uicoabă" w:date="2022-06-16T14:49:00Z">
                    <w:rPr>
                      <w:rFonts w:ascii="Times New Roman" w:hAnsi="Times New Roman" w:cs="Times New Roman"/>
                      <w:sz w:val="24"/>
                      <w:szCs w:val="24"/>
                    </w:rPr>
                  </w:rPrChange>
                </w:rPr>
                <w:t>urul 1</w:t>
              </w:r>
            </w:ins>
          </w:p>
        </w:tc>
        <w:tc>
          <w:tcPr>
            <w:tcW w:w="2254" w:type="dxa"/>
          </w:tcPr>
          <w:p w14:paraId="16636104" w14:textId="40094121" w:rsidR="00B2370F" w:rsidRPr="0078286B" w:rsidRDefault="00B2370F" w:rsidP="003F56A4">
            <w:pPr>
              <w:jc w:val="both"/>
              <w:rPr>
                <w:ins w:id="5059" w:author="Alexandru Uicoabă" w:date="2022-06-14T21:30:00Z"/>
                <w:rFonts w:ascii="Arial" w:hAnsi="Arial" w:cs="Arial"/>
                <w:sz w:val="24"/>
                <w:szCs w:val="24"/>
                <w:rPrChange w:id="5060" w:author="Alexandru Uicoabă" w:date="2022-06-16T14:49:00Z">
                  <w:rPr>
                    <w:ins w:id="5061" w:author="Alexandru Uicoabă" w:date="2022-06-14T21:30:00Z"/>
                    <w:rFonts w:ascii="Times New Roman" w:hAnsi="Times New Roman" w:cs="Times New Roman"/>
                    <w:sz w:val="24"/>
                    <w:szCs w:val="24"/>
                  </w:rPr>
                </w:rPrChange>
              </w:rPr>
            </w:pPr>
            <w:ins w:id="5062" w:author="Alexandru Uicoabă" w:date="2022-06-14T21:32:00Z">
              <w:r w:rsidRPr="0078286B">
                <w:rPr>
                  <w:rFonts w:ascii="Arial" w:hAnsi="Arial" w:cs="Arial"/>
                  <w:sz w:val="24"/>
                  <w:szCs w:val="24"/>
                  <w:rPrChange w:id="5063" w:author="Alexandru Uicoabă" w:date="2022-06-16T14:49:00Z">
                    <w:rPr>
                      <w:rFonts w:ascii="Times New Roman" w:hAnsi="Times New Roman" w:cs="Times New Roman"/>
                      <w:sz w:val="24"/>
                      <w:szCs w:val="24"/>
                    </w:rPr>
                  </w:rPrChange>
                </w:rPr>
                <w:t>27 secunde</w:t>
              </w:r>
            </w:ins>
          </w:p>
        </w:tc>
        <w:tc>
          <w:tcPr>
            <w:tcW w:w="2254" w:type="dxa"/>
          </w:tcPr>
          <w:p w14:paraId="7D8D8EB9" w14:textId="2721CA3A" w:rsidR="00B2370F" w:rsidRPr="0078286B" w:rsidRDefault="00B2370F" w:rsidP="003F56A4">
            <w:pPr>
              <w:jc w:val="both"/>
              <w:rPr>
                <w:ins w:id="5064" w:author="Alexandru Uicoabă" w:date="2022-06-14T21:30:00Z"/>
                <w:rFonts w:ascii="Arial" w:hAnsi="Arial" w:cs="Arial"/>
                <w:sz w:val="24"/>
                <w:szCs w:val="24"/>
                <w:rPrChange w:id="5065" w:author="Alexandru Uicoabă" w:date="2022-06-16T14:49:00Z">
                  <w:rPr>
                    <w:ins w:id="5066" w:author="Alexandru Uicoabă" w:date="2022-06-14T21:30:00Z"/>
                    <w:rFonts w:ascii="Times New Roman" w:hAnsi="Times New Roman" w:cs="Times New Roman"/>
                    <w:sz w:val="24"/>
                    <w:szCs w:val="24"/>
                  </w:rPr>
                </w:rPrChange>
              </w:rPr>
            </w:pPr>
            <w:ins w:id="5067" w:author="Alexandru Uicoabă" w:date="2022-06-14T21:32:00Z">
              <w:r w:rsidRPr="0078286B">
                <w:rPr>
                  <w:rFonts w:ascii="Arial" w:hAnsi="Arial" w:cs="Arial"/>
                  <w:sz w:val="24"/>
                  <w:szCs w:val="24"/>
                  <w:rPrChange w:id="5068" w:author="Alexandru Uicoabă" w:date="2022-06-16T14:49:00Z">
                    <w:rPr>
                      <w:rFonts w:ascii="Times New Roman" w:hAnsi="Times New Roman" w:cs="Times New Roman"/>
                      <w:sz w:val="24"/>
                      <w:szCs w:val="24"/>
                    </w:rPr>
                  </w:rPrChange>
                </w:rPr>
                <w:t>29 secunde</w:t>
              </w:r>
            </w:ins>
          </w:p>
        </w:tc>
        <w:tc>
          <w:tcPr>
            <w:tcW w:w="2254" w:type="dxa"/>
          </w:tcPr>
          <w:p w14:paraId="3AA938DB" w14:textId="01009168" w:rsidR="00B2370F" w:rsidRPr="0078286B" w:rsidRDefault="00B2370F" w:rsidP="003F56A4">
            <w:pPr>
              <w:jc w:val="both"/>
              <w:rPr>
                <w:ins w:id="5069" w:author="Alexandru Uicoabă" w:date="2022-06-14T21:30:00Z"/>
                <w:rFonts w:ascii="Arial" w:hAnsi="Arial" w:cs="Arial"/>
                <w:sz w:val="24"/>
                <w:szCs w:val="24"/>
                <w:rPrChange w:id="5070" w:author="Alexandru Uicoabă" w:date="2022-06-16T14:49:00Z">
                  <w:rPr>
                    <w:ins w:id="5071" w:author="Alexandru Uicoabă" w:date="2022-06-14T21:30:00Z"/>
                    <w:rFonts w:ascii="Times New Roman" w:hAnsi="Times New Roman" w:cs="Times New Roman"/>
                    <w:sz w:val="24"/>
                    <w:szCs w:val="24"/>
                  </w:rPr>
                </w:rPrChange>
              </w:rPr>
            </w:pPr>
            <w:ins w:id="5072" w:author="Alexandru Uicoabă" w:date="2022-06-14T21:33:00Z">
              <w:r w:rsidRPr="0078286B">
                <w:rPr>
                  <w:rFonts w:ascii="Arial" w:hAnsi="Arial" w:cs="Arial"/>
                  <w:sz w:val="24"/>
                  <w:szCs w:val="24"/>
                  <w:rPrChange w:id="5073" w:author="Alexandru Uicoabă" w:date="2022-06-16T14:49:00Z">
                    <w:rPr>
                      <w:rFonts w:ascii="Times New Roman" w:hAnsi="Times New Roman" w:cs="Times New Roman"/>
                      <w:sz w:val="24"/>
                      <w:szCs w:val="24"/>
                    </w:rPr>
                  </w:rPrChange>
                </w:rPr>
                <w:t>29 secunde</w:t>
              </w:r>
            </w:ins>
          </w:p>
        </w:tc>
      </w:tr>
      <w:tr w:rsidR="00B2370F" w:rsidRPr="0078286B" w14:paraId="3DD4B0D2" w14:textId="77777777" w:rsidTr="00B2370F">
        <w:trPr>
          <w:ins w:id="5074" w:author="Alexandru Uicoabă" w:date="2022-06-14T21:30:00Z"/>
        </w:trPr>
        <w:tc>
          <w:tcPr>
            <w:tcW w:w="2254" w:type="dxa"/>
          </w:tcPr>
          <w:p w14:paraId="07F6A9F9" w14:textId="1F1D0543" w:rsidR="00B2370F" w:rsidRPr="0078286B" w:rsidRDefault="00B2370F" w:rsidP="003F56A4">
            <w:pPr>
              <w:jc w:val="both"/>
              <w:rPr>
                <w:ins w:id="5075" w:author="Alexandru Uicoabă" w:date="2022-06-14T21:30:00Z"/>
                <w:rFonts w:ascii="Arial" w:hAnsi="Arial" w:cs="Arial"/>
                <w:sz w:val="24"/>
                <w:szCs w:val="24"/>
                <w:rPrChange w:id="5076" w:author="Alexandru Uicoabă" w:date="2022-06-16T14:49:00Z">
                  <w:rPr>
                    <w:ins w:id="5077" w:author="Alexandru Uicoabă" w:date="2022-06-14T21:30:00Z"/>
                    <w:rFonts w:ascii="Times New Roman" w:hAnsi="Times New Roman" w:cs="Times New Roman"/>
                    <w:sz w:val="24"/>
                    <w:szCs w:val="24"/>
                  </w:rPr>
                </w:rPrChange>
              </w:rPr>
            </w:pPr>
            <w:ins w:id="5078" w:author="Alexandru Uicoabă" w:date="2022-06-14T21:31:00Z">
              <w:r w:rsidRPr="0078286B">
                <w:rPr>
                  <w:rFonts w:ascii="Arial" w:hAnsi="Arial" w:cs="Arial"/>
                  <w:sz w:val="24"/>
                  <w:szCs w:val="24"/>
                  <w:rPrChange w:id="5079" w:author="Alexandru Uicoabă" w:date="2022-06-16T14:49:00Z">
                    <w:rPr>
                      <w:rFonts w:ascii="Times New Roman" w:hAnsi="Times New Roman" w:cs="Times New Roman"/>
                      <w:sz w:val="24"/>
                      <w:szCs w:val="24"/>
                    </w:rPr>
                  </w:rPrChange>
                </w:rPr>
                <w:t>Turul 2</w:t>
              </w:r>
            </w:ins>
          </w:p>
        </w:tc>
        <w:tc>
          <w:tcPr>
            <w:tcW w:w="2254" w:type="dxa"/>
          </w:tcPr>
          <w:p w14:paraId="1CE35767" w14:textId="3807BF14" w:rsidR="00B2370F" w:rsidRPr="0078286B" w:rsidRDefault="00B2370F" w:rsidP="003F56A4">
            <w:pPr>
              <w:jc w:val="both"/>
              <w:rPr>
                <w:ins w:id="5080" w:author="Alexandru Uicoabă" w:date="2022-06-14T21:30:00Z"/>
                <w:rFonts w:ascii="Arial" w:hAnsi="Arial" w:cs="Arial"/>
                <w:sz w:val="24"/>
                <w:szCs w:val="24"/>
                <w:rPrChange w:id="5081" w:author="Alexandru Uicoabă" w:date="2022-06-16T14:49:00Z">
                  <w:rPr>
                    <w:ins w:id="5082" w:author="Alexandru Uicoabă" w:date="2022-06-14T21:30:00Z"/>
                    <w:rFonts w:ascii="Times New Roman" w:hAnsi="Times New Roman" w:cs="Times New Roman"/>
                    <w:sz w:val="24"/>
                    <w:szCs w:val="24"/>
                  </w:rPr>
                </w:rPrChange>
              </w:rPr>
            </w:pPr>
            <w:ins w:id="5083" w:author="Alexandru Uicoabă" w:date="2022-06-14T21:32:00Z">
              <w:r w:rsidRPr="0078286B">
                <w:rPr>
                  <w:rFonts w:ascii="Arial" w:hAnsi="Arial" w:cs="Arial"/>
                  <w:sz w:val="24"/>
                  <w:szCs w:val="24"/>
                  <w:rPrChange w:id="5084" w:author="Alexandru Uicoabă" w:date="2022-06-16T14:49:00Z">
                    <w:rPr>
                      <w:rFonts w:ascii="Times New Roman" w:hAnsi="Times New Roman" w:cs="Times New Roman"/>
                      <w:sz w:val="24"/>
                      <w:szCs w:val="24"/>
                    </w:rPr>
                  </w:rPrChange>
                </w:rPr>
                <w:t>27 secunde</w:t>
              </w:r>
            </w:ins>
          </w:p>
        </w:tc>
        <w:tc>
          <w:tcPr>
            <w:tcW w:w="2254" w:type="dxa"/>
          </w:tcPr>
          <w:p w14:paraId="589CC8C2" w14:textId="635DF4BB" w:rsidR="00B2370F" w:rsidRPr="0078286B" w:rsidRDefault="00B2370F" w:rsidP="003F56A4">
            <w:pPr>
              <w:jc w:val="both"/>
              <w:rPr>
                <w:ins w:id="5085" w:author="Alexandru Uicoabă" w:date="2022-06-14T21:30:00Z"/>
                <w:rFonts w:ascii="Arial" w:hAnsi="Arial" w:cs="Arial"/>
                <w:sz w:val="24"/>
                <w:szCs w:val="24"/>
                <w:rPrChange w:id="5086" w:author="Alexandru Uicoabă" w:date="2022-06-16T14:49:00Z">
                  <w:rPr>
                    <w:ins w:id="5087" w:author="Alexandru Uicoabă" w:date="2022-06-14T21:30:00Z"/>
                    <w:rFonts w:ascii="Times New Roman" w:hAnsi="Times New Roman" w:cs="Times New Roman"/>
                    <w:sz w:val="24"/>
                    <w:szCs w:val="24"/>
                  </w:rPr>
                </w:rPrChange>
              </w:rPr>
            </w:pPr>
            <w:ins w:id="5088" w:author="Alexandru Uicoabă" w:date="2022-06-14T21:32:00Z">
              <w:r w:rsidRPr="0078286B">
                <w:rPr>
                  <w:rFonts w:ascii="Arial" w:hAnsi="Arial" w:cs="Arial"/>
                  <w:sz w:val="24"/>
                  <w:szCs w:val="24"/>
                  <w:rPrChange w:id="5089" w:author="Alexandru Uicoabă" w:date="2022-06-16T14:49:00Z">
                    <w:rPr>
                      <w:rFonts w:ascii="Times New Roman" w:hAnsi="Times New Roman" w:cs="Times New Roman"/>
                      <w:sz w:val="24"/>
                      <w:szCs w:val="24"/>
                    </w:rPr>
                  </w:rPrChange>
                </w:rPr>
                <w:t>28 secunde</w:t>
              </w:r>
            </w:ins>
          </w:p>
        </w:tc>
        <w:tc>
          <w:tcPr>
            <w:tcW w:w="2254" w:type="dxa"/>
          </w:tcPr>
          <w:p w14:paraId="11CE991D" w14:textId="0FD1EA80" w:rsidR="00B2370F" w:rsidRPr="0078286B" w:rsidRDefault="00B2370F" w:rsidP="003F56A4">
            <w:pPr>
              <w:jc w:val="both"/>
              <w:rPr>
                <w:ins w:id="5090" w:author="Alexandru Uicoabă" w:date="2022-06-14T21:30:00Z"/>
                <w:rFonts w:ascii="Arial" w:hAnsi="Arial" w:cs="Arial"/>
                <w:sz w:val="24"/>
                <w:szCs w:val="24"/>
                <w:rPrChange w:id="5091" w:author="Alexandru Uicoabă" w:date="2022-06-16T14:49:00Z">
                  <w:rPr>
                    <w:ins w:id="5092" w:author="Alexandru Uicoabă" w:date="2022-06-14T21:30:00Z"/>
                    <w:rFonts w:ascii="Times New Roman" w:hAnsi="Times New Roman" w:cs="Times New Roman"/>
                    <w:sz w:val="24"/>
                    <w:szCs w:val="24"/>
                  </w:rPr>
                </w:rPrChange>
              </w:rPr>
            </w:pPr>
            <w:ins w:id="5093" w:author="Alexandru Uicoabă" w:date="2022-06-14T21:33:00Z">
              <w:r w:rsidRPr="0078286B">
                <w:rPr>
                  <w:rFonts w:ascii="Arial" w:hAnsi="Arial" w:cs="Arial"/>
                  <w:sz w:val="24"/>
                  <w:szCs w:val="24"/>
                  <w:rPrChange w:id="5094" w:author="Alexandru Uicoabă" w:date="2022-06-16T14:49:00Z">
                    <w:rPr>
                      <w:rFonts w:ascii="Times New Roman" w:hAnsi="Times New Roman" w:cs="Times New Roman"/>
                      <w:sz w:val="24"/>
                      <w:szCs w:val="24"/>
                    </w:rPr>
                  </w:rPrChange>
                </w:rPr>
                <w:t>28 secunde</w:t>
              </w:r>
            </w:ins>
          </w:p>
        </w:tc>
      </w:tr>
      <w:tr w:rsidR="00B2370F" w:rsidRPr="0078286B" w14:paraId="20C93DEA" w14:textId="77777777" w:rsidTr="00B2370F">
        <w:trPr>
          <w:ins w:id="5095" w:author="Alexandru Uicoabă" w:date="2022-06-14T21:30:00Z"/>
        </w:trPr>
        <w:tc>
          <w:tcPr>
            <w:tcW w:w="2254" w:type="dxa"/>
          </w:tcPr>
          <w:p w14:paraId="2390467A" w14:textId="4E916E61" w:rsidR="00B2370F" w:rsidRPr="0078286B" w:rsidRDefault="00B2370F" w:rsidP="003F56A4">
            <w:pPr>
              <w:jc w:val="both"/>
              <w:rPr>
                <w:ins w:id="5096" w:author="Alexandru Uicoabă" w:date="2022-06-14T21:30:00Z"/>
                <w:rFonts w:ascii="Arial" w:hAnsi="Arial" w:cs="Arial"/>
                <w:sz w:val="24"/>
                <w:szCs w:val="24"/>
                <w:rPrChange w:id="5097" w:author="Alexandru Uicoabă" w:date="2022-06-16T14:49:00Z">
                  <w:rPr>
                    <w:ins w:id="5098" w:author="Alexandru Uicoabă" w:date="2022-06-14T21:30:00Z"/>
                    <w:rFonts w:ascii="Times New Roman" w:hAnsi="Times New Roman" w:cs="Times New Roman"/>
                    <w:sz w:val="24"/>
                    <w:szCs w:val="24"/>
                  </w:rPr>
                </w:rPrChange>
              </w:rPr>
            </w:pPr>
            <w:ins w:id="5099" w:author="Alexandru Uicoabă" w:date="2022-06-14T21:31:00Z">
              <w:r w:rsidRPr="0078286B">
                <w:rPr>
                  <w:rFonts w:ascii="Arial" w:hAnsi="Arial" w:cs="Arial"/>
                  <w:sz w:val="24"/>
                  <w:szCs w:val="24"/>
                  <w:rPrChange w:id="5100" w:author="Alexandru Uicoabă" w:date="2022-06-16T14:49:00Z">
                    <w:rPr>
                      <w:rFonts w:ascii="Times New Roman" w:hAnsi="Times New Roman" w:cs="Times New Roman"/>
                      <w:sz w:val="24"/>
                      <w:szCs w:val="24"/>
                    </w:rPr>
                  </w:rPrChange>
                </w:rPr>
                <w:t>Turul 3</w:t>
              </w:r>
            </w:ins>
          </w:p>
        </w:tc>
        <w:tc>
          <w:tcPr>
            <w:tcW w:w="2254" w:type="dxa"/>
          </w:tcPr>
          <w:p w14:paraId="70EC7628" w14:textId="56E06423" w:rsidR="00B2370F" w:rsidRPr="0078286B" w:rsidRDefault="00B2370F" w:rsidP="003F56A4">
            <w:pPr>
              <w:jc w:val="both"/>
              <w:rPr>
                <w:ins w:id="5101" w:author="Alexandru Uicoabă" w:date="2022-06-14T21:30:00Z"/>
                <w:rFonts w:ascii="Arial" w:hAnsi="Arial" w:cs="Arial"/>
                <w:sz w:val="24"/>
                <w:szCs w:val="24"/>
                <w:rPrChange w:id="5102" w:author="Alexandru Uicoabă" w:date="2022-06-16T14:49:00Z">
                  <w:rPr>
                    <w:ins w:id="5103" w:author="Alexandru Uicoabă" w:date="2022-06-14T21:30:00Z"/>
                    <w:rFonts w:ascii="Times New Roman" w:hAnsi="Times New Roman" w:cs="Times New Roman"/>
                    <w:sz w:val="24"/>
                    <w:szCs w:val="24"/>
                  </w:rPr>
                </w:rPrChange>
              </w:rPr>
            </w:pPr>
            <w:ins w:id="5104" w:author="Alexandru Uicoabă" w:date="2022-06-14T21:32:00Z">
              <w:r w:rsidRPr="0078286B">
                <w:rPr>
                  <w:rFonts w:ascii="Arial" w:hAnsi="Arial" w:cs="Arial"/>
                  <w:sz w:val="24"/>
                  <w:szCs w:val="24"/>
                  <w:rPrChange w:id="5105" w:author="Alexandru Uicoabă" w:date="2022-06-16T14:49:00Z">
                    <w:rPr>
                      <w:rFonts w:ascii="Times New Roman" w:hAnsi="Times New Roman" w:cs="Times New Roman"/>
                      <w:sz w:val="24"/>
                      <w:szCs w:val="24"/>
                    </w:rPr>
                  </w:rPrChange>
                </w:rPr>
                <w:t xml:space="preserve">28 secunde </w:t>
              </w:r>
            </w:ins>
          </w:p>
        </w:tc>
        <w:tc>
          <w:tcPr>
            <w:tcW w:w="2254" w:type="dxa"/>
          </w:tcPr>
          <w:p w14:paraId="3A7DD371" w14:textId="3894B77F" w:rsidR="00B2370F" w:rsidRPr="0078286B" w:rsidRDefault="00B2370F" w:rsidP="003F56A4">
            <w:pPr>
              <w:jc w:val="both"/>
              <w:rPr>
                <w:ins w:id="5106" w:author="Alexandru Uicoabă" w:date="2022-06-14T21:30:00Z"/>
                <w:rFonts w:ascii="Arial" w:hAnsi="Arial" w:cs="Arial"/>
                <w:sz w:val="24"/>
                <w:szCs w:val="24"/>
                <w:rPrChange w:id="5107" w:author="Alexandru Uicoabă" w:date="2022-06-16T14:49:00Z">
                  <w:rPr>
                    <w:ins w:id="5108" w:author="Alexandru Uicoabă" w:date="2022-06-14T21:30:00Z"/>
                    <w:rFonts w:ascii="Times New Roman" w:hAnsi="Times New Roman" w:cs="Times New Roman"/>
                    <w:sz w:val="24"/>
                    <w:szCs w:val="24"/>
                  </w:rPr>
                </w:rPrChange>
              </w:rPr>
            </w:pPr>
            <w:ins w:id="5109" w:author="Alexandru Uicoabă" w:date="2022-06-14T21:32:00Z">
              <w:r w:rsidRPr="0078286B">
                <w:rPr>
                  <w:rFonts w:ascii="Arial" w:hAnsi="Arial" w:cs="Arial"/>
                  <w:sz w:val="24"/>
                  <w:szCs w:val="24"/>
                  <w:rPrChange w:id="5110" w:author="Alexandru Uicoabă" w:date="2022-06-16T14:49:00Z">
                    <w:rPr>
                      <w:rFonts w:ascii="Times New Roman" w:hAnsi="Times New Roman" w:cs="Times New Roman"/>
                      <w:sz w:val="24"/>
                      <w:szCs w:val="24"/>
                    </w:rPr>
                  </w:rPrChange>
                </w:rPr>
                <w:t>27 secunde</w:t>
              </w:r>
            </w:ins>
          </w:p>
        </w:tc>
        <w:tc>
          <w:tcPr>
            <w:tcW w:w="2254" w:type="dxa"/>
          </w:tcPr>
          <w:p w14:paraId="08257A15" w14:textId="511E4E8D" w:rsidR="00B2370F" w:rsidRPr="0078286B" w:rsidRDefault="00B2370F" w:rsidP="003F56A4">
            <w:pPr>
              <w:jc w:val="both"/>
              <w:rPr>
                <w:ins w:id="5111" w:author="Alexandru Uicoabă" w:date="2022-06-14T21:30:00Z"/>
                <w:rFonts w:ascii="Arial" w:hAnsi="Arial" w:cs="Arial"/>
                <w:sz w:val="24"/>
                <w:szCs w:val="24"/>
                <w:rPrChange w:id="5112" w:author="Alexandru Uicoabă" w:date="2022-06-16T14:49:00Z">
                  <w:rPr>
                    <w:ins w:id="5113" w:author="Alexandru Uicoabă" w:date="2022-06-14T21:30:00Z"/>
                    <w:rFonts w:ascii="Times New Roman" w:hAnsi="Times New Roman" w:cs="Times New Roman"/>
                    <w:sz w:val="24"/>
                    <w:szCs w:val="24"/>
                  </w:rPr>
                </w:rPrChange>
              </w:rPr>
            </w:pPr>
            <w:ins w:id="5114" w:author="Alexandru Uicoabă" w:date="2022-06-14T21:33:00Z">
              <w:r w:rsidRPr="0078286B">
                <w:rPr>
                  <w:rFonts w:ascii="Arial" w:hAnsi="Arial" w:cs="Arial"/>
                  <w:sz w:val="24"/>
                  <w:szCs w:val="24"/>
                  <w:rPrChange w:id="5115" w:author="Alexandru Uicoabă" w:date="2022-06-16T14:49:00Z">
                    <w:rPr>
                      <w:rFonts w:ascii="Times New Roman" w:hAnsi="Times New Roman" w:cs="Times New Roman"/>
                      <w:sz w:val="24"/>
                      <w:szCs w:val="24"/>
                    </w:rPr>
                  </w:rPrChange>
                </w:rPr>
                <w:t>28 secunde</w:t>
              </w:r>
            </w:ins>
          </w:p>
        </w:tc>
      </w:tr>
      <w:tr w:rsidR="00B2370F" w:rsidRPr="0078286B" w14:paraId="16DE4A85" w14:textId="77777777" w:rsidTr="00B2370F">
        <w:trPr>
          <w:ins w:id="5116" w:author="Alexandru Uicoabă" w:date="2022-06-14T21:30:00Z"/>
        </w:trPr>
        <w:tc>
          <w:tcPr>
            <w:tcW w:w="2254" w:type="dxa"/>
          </w:tcPr>
          <w:p w14:paraId="6358FC05" w14:textId="6B833787" w:rsidR="00B2370F" w:rsidRPr="0078286B" w:rsidRDefault="00B2370F" w:rsidP="003F56A4">
            <w:pPr>
              <w:jc w:val="both"/>
              <w:rPr>
                <w:ins w:id="5117" w:author="Alexandru Uicoabă" w:date="2022-06-14T21:30:00Z"/>
                <w:rFonts w:ascii="Arial" w:hAnsi="Arial" w:cs="Arial"/>
                <w:sz w:val="24"/>
                <w:szCs w:val="24"/>
                <w:rPrChange w:id="5118" w:author="Alexandru Uicoabă" w:date="2022-06-16T14:49:00Z">
                  <w:rPr>
                    <w:ins w:id="5119" w:author="Alexandru Uicoabă" w:date="2022-06-14T21:30:00Z"/>
                    <w:rFonts w:ascii="Times New Roman" w:hAnsi="Times New Roman" w:cs="Times New Roman"/>
                    <w:sz w:val="24"/>
                    <w:szCs w:val="24"/>
                  </w:rPr>
                </w:rPrChange>
              </w:rPr>
            </w:pPr>
            <w:ins w:id="5120" w:author="Alexandru Uicoabă" w:date="2022-06-14T21:31:00Z">
              <w:r w:rsidRPr="0078286B">
                <w:rPr>
                  <w:rFonts w:ascii="Arial" w:hAnsi="Arial" w:cs="Arial"/>
                  <w:sz w:val="24"/>
                  <w:szCs w:val="24"/>
                  <w:rPrChange w:id="5121" w:author="Alexandru Uicoabă" w:date="2022-06-16T14:49:00Z">
                    <w:rPr>
                      <w:rFonts w:ascii="Times New Roman" w:hAnsi="Times New Roman" w:cs="Times New Roman"/>
                      <w:sz w:val="24"/>
                      <w:szCs w:val="24"/>
                    </w:rPr>
                  </w:rPrChange>
                </w:rPr>
                <w:t>Turul 4</w:t>
              </w:r>
            </w:ins>
          </w:p>
        </w:tc>
        <w:tc>
          <w:tcPr>
            <w:tcW w:w="2254" w:type="dxa"/>
          </w:tcPr>
          <w:p w14:paraId="67C926A1" w14:textId="2D0F4E51" w:rsidR="00B2370F" w:rsidRPr="0078286B" w:rsidRDefault="00B2370F" w:rsidP="003F56A4">
            <w:pPr>
              <w:jc w:val="both"/>
              <w:rPr>
                <w:ins w:id="5122" w:author="Alexandru Uicoabă" w:date="2022-06-14T21:30:00Z"/>
                <w:rFonts w:ascii="Arial" w:hAnsi="Arial" w:cs="Arial"/>
                <w:sz w:val="24"/>
                <w:szCs w:val="24"/>
                <w:rPrChange w:id="5123" w:author="Alexandru Uicoabă" w:date="2022-06-16T14:49:00Z">
                  <w:rPr>
                    <w:ins w:id="5124" w:author="Alexandru Uicoabă" w:date="2022-06-14T21:30:00Z"/>
                    <w:rFonts w:ascii="Times New Roman" w:hAnsi="Times New Roman" w:cs="Times New Roman"/>
                    <w:sz w:val="24"/>
                    <w:szCs w:val="24"/>
                  </w:rPr>
                </w:rPrChange>
              </w:rPr>
            </w:pPr>
            <w:ins w:id="5125" w:author="Alexandru Uicoabă" w:date="2022-06-14T21:32:00Z">
              <w:r w:rsidRPr="0078286B">
                <w:rPr>
                  <w:rFonts w:ascii="Arial" w:hAnsi="Arial" w:cs="Arial"/>
                  <w:sz w:val="24"/>
                  <w:szCs w:val="24"/>
                  <w:rPrChange w:id="5126" w:author="Alexandru Uicoabă" w:date="2022-06-16T14:49:00Z">
                    <w:rPr>
                      <w:rFonts w:ascii="Times New Roman" w:hAnsi="Times New Roman" w:cs="Times New Roman"/>
                      <w:sz w:val="24"/>
                      <w:szCs w:val="24"/>
                    </w:rPr>
                  </w:rPrChange>
                </w:rPr>
                <w:t>26 secunde</w:t>
              </w:r>
            </w:ins>
          </w:p>
        </w:tc>
        <w:tc>
          <w:tcPr>
            <w:tcW w:w="2254" w:type="dxa"/>
          </w:tcPr>
          <w:p w14:paraId="2ADBCE06" w14:textId="2C815B2B" w:rsidR="00B2370F" w:rsidRPr="0078286B" w:rsidRDefault="00B2370F" w:rsidP="003F56A4">
            <w:pPr>
              <w:jc w:val="both"/>
              <w:rPr>
                <w:ins w:id="5127" w:author="Alexandru Uicoabă" w:date="2022-06-14T21:30:00Z"/>
                <w:rFonts w:ascii="Arial" w:hAnsi="Arial" w:cs="Arial"/>
                <w:sz w:val="24"/>
                <w:szCs w:val="24"/>
                <w:rPrChange w:id="5128" w:author="Alexandru Uicoabă" w:date="2022-06-16T14:49:00Z">
                  <w:rPr>
                    <w:ins w:id="5129" w:author="Alexandru Uicoabă" w:date="2022-06-14T21:30:00Z"/>
                    <w:rFonts w:ascii="Times New Roman" w:hAnsi="Times New Roman" w:cs="Times New Roman"/>
                    <w:sz w:val="24"/>
                    <w:szCs w:val="24"/>
                  </w:rPr>
                </w:rPrChange>
              </w:rPr>
            </w:pPr>
            <w:ins w:id="5130" w:author="Alexandru Uicoabă" w:date="2022-06-14T21:32:00Z">
              <w:r w:rsidRPr="0078286B">
                <w:rPr>
                  <w:rFonts w:ascii="Arial" w:hAnsi="Arial" w:cs="Arial"/>
                  <w:sz w:val="24"/>
                  <w:szCs w:val="24"/>
                  <w:rPrChange w:id="5131" w:author="Alexandru Uicoabă" w:date="2022-06-16T14:49:00Z">
                    <w:rPr>
                      <w:rFonts w:ascii="Times New Roman" w:hAnsi="Times New Roman" w:cs="Times New Roman"/>
                      <w:sz w:val="24"/>
                      <w:szCs w:val="24"/>
                    </w:rPr>
                  </w:rPrChange>
                </w:rPr>
                <w:t>27 secunde</w:t>
              </w:r>
            </w:ins>
          </w:p>
        </w:tc>
        <w:tc>
          <w:tcPr>
            <w:tcW w:w="2254" w:type="dxa"/>
          </w:tcPr>
          <w:p w14:paraId="4D7B865C" w14:textId="198F23C6" w:rsidR="00B2370F" w:rsidRPr="0078286B" w:rsidRDefault="00B2370F" w:rsidP="003F56A4">
            <w:pPr>
              <w:jc w:val="both"/>
              <w:rPr>
                <w:ins w:id="5132" w:author="Alexandru Uicoabă" w:date="2022-06-14T21:30:00Z"/>
                <w:rFonts w:ascii="Arial" w:hAnsi="Arial" w:cs="Arial"/>
                <w:sz w:val="24"/>
                <w:szCs w:val="24"/>
                <w:rPrChange w:id="5133" w:author="Alexandru Uicoabă" w:date="2022-06-16T14:49:00Z">
                  <w:rPr>
                    <w:ins w:id="5134" w:author="Alexandru Uicoabă" w:date="2022-06-14T21:30:00Z"/>
                    <w:rFonts w:ascii="Times New Roman" w:hAnsi="Times New Roman" w:cs="Times New Roman"/>
                    <w:sz w:val="24"/>
                    <w:szCs w:val="24"/>
                  </w:rPr>
                </w:rPrChange>
              </w:rPr>
            </w:pPr>
            <w:ins w:id="5135" w:author="Alexandru Uicoabă" w:date="2022-06-14T21:33:00Z">
              <w:r w:rsidRPr="0078286B">
                <w:rPr>
                  <w:rFonts w:ascii="Arial" w:hAnsi="Arial" w:cs="Arial"/>
                  <w:sz w:val="24"/>
                  <w:szCs w:val="24"/>
                  <w:rPrChange w:id="5136" w:author="Alexandru Uicoabă" w:date="2022-06-16T14:49:00Z">
                    <w:rPr>
                      <w:rFonts w:ascii="Times New Roman" w:hAnsi="Times New Roman" w:cs="Times New Roman"/>
                      <w:sz w:val="24"/>
                      <w:szCs w:val="24"/>
                    </w:rPr>
                  </w:rPrChange>
                </w:rPr>
                <w:t>29 secunde</w:t>
              </w:r>
            </w:ins>
          </w:p>
        </w:tc>
      </w:tr>
      <w:tr w:rsidR="00B2370F" w:rsidRPr="0078286B" w14:paraId="1770DE88" w14:textId="77777777" w:rsidTr="00B2370F">
        <w:trPr>
          <w:ins w:id="5137" w:author="Alexandru Uicoabă" w:date="2022-06-14T21:30:00Z"/>
        </w:trPr>
        <w:tc>
          <w:tcPr>
            <w:tcW w:w="2254" w:type="dxa"/>
          </w:tcPr>
          <w:p w14:paraId="68DD94A6" w14:textId="4A60F031" w:rsidR="00B2370F" w:rsidRPr="0078286B" w:rsidRDefault="00B2370F" w:rsidP="003F56A4">
            <w:pPr>
              <w:jc w:val="both"/>
              <w:rPr>
                <w:ins w:id="5138" w:author="Alexandru Uicoabă" w:date="2022-06-14T21:30:00Z"/>
                <w:rFonts w:ascii="Arial" w:hAnsi="Arial" w:cs="Arial"/>
                <w:sz w:val="24"/>
                <w:szCs w:val="24"/>
                <w:rPrChange w:id="5139" w:author="Alexandru Uicoabă" w:date="2022-06-16T14:49:00Z">
                  <w:rPr>
                    <w:ins w:id="5140" w:author="Alexandru Uicoabă" w:date="2022-06-14T21:30:00Z"/>
                    <w:rFonts w:ascii="Times New Roman" w:hAnsi="Times New Roman" w:cs="Times New Roman"/>
                    <w:sz w:val="24"/>
                    <w:szCs w:val="24"/>
                  </w:rPr>
                </w:rPrChange>
              </w:rPr>
            </w:pPr>
            <w:ins w:id="5141" w:author="Alexandru Uicoabă" w:date="2022-06-14T21:31:00Z">
              <w:r w:rsidRPr="0078286B">
                <w:rPr>
                  <w:rFonts w:ascii="Arial" w:hAnsi="Arial" w:cs="Arial"/>
                  <w:sz w:val="24"/>
                  <w:szCs w:val="24"/>
                  <w:rPrChange w:id="5142" w:author="Alexandru Uicoabă" w:date="2022-06-16T14:49:00Z">
                    <w:rPr>
                      <w:rFonts w:ascii="Times New Roman" w:hAnsi="Times New Roman" w:cs="Times New Roman"/>
                      <w:sz w:val="24"/>
                      <w:szCs w:val="24"/>
                    </w:rPr>
                  </w:rPrChange>
                </w:rPr>
                <w:t>Turul 5</w:t>
              </w:r>
            </w:ins>
          </w:p>
        </w:tc>
        <w:tc>
          <w:tcPr>
            <w:tcW w:w="2254" w:type="dxa"/>
          </w:tcPr>
          <w:p w14:paraId="179C9753" w14:textId="255B4DD2" w:rsidR="00B2370F" w:rsidRPr="0078286B" w:rsidRDefault="00B2370F" w:rsidP="003F56A4">
            <w:pPr>
              <w:jc w:val="both"/>
              <w:rPr>
                <w:ins w:id="5143" w:author="Alexandru Uicoabă" w:date="2022-06-14T21:30:00Z"/>
                <w:rFonts w:ascii="Arial" w:hAnsi="Arial" w:cs="Arial"/>
                <w:sz w:val="24"/>
                <w:szCs w:val="24"/>
                <w:rPrChange w:id="5144" w:author="Alexandru Uicoabă" w:date="2022-06-16T14:49:00Z">
                  <w:rPr>
                    <w:ins w:id="5145" w:author="Alexandru Uicoabă" w:date="2022-06-14T21:30:00Z"/>
                    <w:rFonts w:ascii="Times New Roman" w:hAnsi="Times New Roman" w:cs="Times New Roman"/>
                    <w:sz w:val="24"/>
                    <w:szCs w:val="24"/>
                  </w:rPr>
                </w:rPrChange>
              </w:rPr>
            </w:pPr>
            <w:ins w:id="5146" w:author="Alexandru Uicoabă" w:date="2022-06-14T21:32:00Z">
              <w:r w:rsidRPr="0078286B">
                <w:rPr>
                  <w:rFonts w:ascii="Arial" w:hAnsi="Arial" w:cs="Arial"/>
                  <w:sz w:val="24"/>
                  <w:szCs w:val="24"/>
                  <w:rPrChange w:id="5147" w:author="Alexandru Uicoabă" w:date="2022-06-16T14:49:00Z">
                    <w:rPr>
                      <w:rFonts w:ascii="Times New Roman" w:hAnsi="Times New Roman" w:cs="Times New Roman"/>
                      <w:sz w:val="24"/>
                      <w:szCs w:val="24"/>
                    </w:rPr>
                  </w:rPrChange>
                </w:rPr>
                <w:t>26 secunde</w:t>
              </w:r>
            </w:ins>
          </w:p>
        </w:tc>
        <w:tc>
          <w:tcPr>
            <w:tcW w:w="2254" w:type="dxa"/>
          </w:tcPr>
          <w:p w14:paraId="6D65F7A8" w14:textId="733A4716" w:rsidR="00B2370F" w:rsidRPr="0078286B" w:rsidRDefault="00B2370F" w:rsidP="003F56A4">
            <w:pPr>
              <w:jc w:val="both"/>
              <w:rPr>
                <w:ins w:id="5148" w:author="Alexandru Uicoabă" w:date="2022-06-14T21:30:00Z"/>
                <w:rFonts w:ascii="Arial" w:hAnsi="Arial" w:cs="Arial"/>
                <w:sz w:val="24"/>
                <w:szCs w:val="24"/>
                <w:rPrChange w:id="5149" w:author="Alexandru Uicoabă" w:date="2022-06-16T14:49:00Z">
                  <w:rPr>
                    <w:ins w:id="5150" w:author="Alexandru Uicoabă" w:date="2022-06-14T21:30:00Z"/>
                    <w:rFonts w:ascii="Times New Roman" w:hAnsi="Times New Roman" w:cs="Times New Roman"/>
                    <w:sz w:val="24"/>
                    <w:szCs w:val="24"/>
                  </w:rPr>
                </w:rPrChange>
              </w:rPr>
            </w:pPr>
            <w:ins w:id="5151" w:author="Alexandru Uicoabă" w:date="2022-06-14T21:32:00Z">
              <w:r w:rsidRPr="0078286B">
                <w:rPr>
                  <w:rFonts w:ascii="Arial" w:hAnsi="Arial" w:cs="Arial"/>
                  <w:sz w:val="24"/>
                  <w:szCs w:val="24"/>
                  <w:rPrChange w:id="5152" w:author="Alexandru Uicoabă" w:date="2022-06-16T14:49:00Z">
                    <w:rPr>
                      <w:rFonts w:ascii="Times New Roman" w:hAnsi="Times New Roman" w:cs="Times New Roman"/>
                      <w:sz w:val="24"/>
                      <w:szCs w:val="24"/>
                    </w:rPr>
                  </w:rPrChange>
                </w:rPr>
                <w:t>28 secunde</w:t>
              </w:r>
            </w:ins>
          </w:p>
        </w:tc>
        <w:tc>
          <w:tcPr>
            <w:tcW w:w="2254" w:type="dxa"/>
          </w:tcPr>
          <w:p w14:paraId="7BDAE42F" w14:textId="4DAD9796" w:rsidR="00B2370F" w:rsidRPr="0078286B" w:rsidRDefault="00B2370F" w:rsidP="003F56A4">
            <w:pPr>
              <w:jc w:val="both"/>
              <w:rPr>
                <w:ins w:id="5153" w:author="Alexandru Uicoabă" w:date="2022-06-14T21:30:00Z"/>
                <w:rFonts w:ascii="Arial" w:hAnsi="Arial" w:cs="Arial"/>
                <w:sz w:val="24"/>
                <w:szCs w:val="24"/>
                <w:rPrChange w:id="5154" w:author="Alexandru Uicoabă" w:date="2022-06-16T14:49:00Z">
                  <w:rPr>
                    <w:ins w:id="5155" w:author="Alexandru Uicoabă" w:date="2022-06-14T21:30:00Z"/>
                    <w:rFonts w:ascii="Times New Roman" w:hAnsi="Times New Roman" w:cs="Times New Roman"/>
                    <w:sz w:val="24"/>
                    <w:szCs w:val="24"/>
                  </w:rPr>
                </w:rPrChange>
              </w:rPr>
            </w:pPr>
            <w:ins w:id="5156" w:author="Alexandru Uicoabă" w:date="2022-06-14T21:33:00Z">
              <w:r w:rsidRPr="0078286B">
                <w:rPr>
                  <w:rFonts w:ascii="Arial" w:hAnsi="Arial" w:cs="Arial"/>
                  <w:sz w:val="24"/>
                  <w:szCs w:val="24"/>
                  <w:rPrChange w:id="5157" w:author="Alexandru Uicoabă" w:date="2022-06-16T14:49:00Z">
                    <w:rPr>
                      <w:rFonts w:ascii="Times New Roman" w:hAnsi="Times New Roman" w:cs="Times New Roman"/>
                      <w:sz w:val="24"/>
                      <w:szCs w:val="24"/>
                    </w:rPr>
                  </w:rPrChange>
                </w:rPr>
                <w:t>28 secunde</w:t>
              </w:r>
            </w:ins>
          </w:p>
        </w:tc>
      </w:tr>
    </w:tbl>
    <w:p w14:paraId="02BC1CA3" w14:textId="586E45E3" w:rsidR="009C5C93" w:rsidRPr="0078286B" w:rsidRDefault="009C5C93" w:rsidP="003F56A4">
      <w:pPr>
        <w:jc w:val="both"/>
        <w:rPr>
          <w:ins w:id="5158" w:author="Alexandru Uicoabă" w:date="2022-06-16T10:09:00Z"/>
          <w:rFonts w:ascii="Arial" w:hAnsi="Arial" w:cs="Arial"/>
          <w:sz w:val="24"/>
          <w:szCs w:val="24"/>
          <w:rPrChange w:id="5159" w:author="Alexandru Uicoabă" w:date="2022-06-16T14:49:00Z">
            <w:rPr>
              <w:ins w:id="5160" w:author="Alexandru Uicoabă" w:date="2022-06-16T10:09:00Z"/>
              <w:rFonts w:ascii="Times New Roman" w:hAnsi="Times New Roman" w:cs="Times New Roman"/>
              <w:sz w:val="24"/>
              <w:szCs w:val="24"/>
            </w:rPr>
          </w:rPrChange>
        </w:rPr>
      </w:pPr>
    </w:p>
    <w:p w14:paraId="197BEBB6" w14:textId="727D4F33" w:rsidR="005F1F3A" w:rsidRPr="0078286B" w:rsidRDefault="005F1F3A" w:rsidP="003F56A4">
      <w:pPr>
        <w:jc w:val="both"/>
        <w:rPr>
          <w:ins w:id="5161" w:author="Alexandru Uicoabă" w:date="2022-06-16T11:39:00Z"/>
          <w:rFonts w:ascii="Arial" w:hAnsi="Arial" w:cs="Arial"/>
          <w:sz w:val="24"/>
          <w:szCs w:val="24"/>
          <w:rPrChange w:id="5162" w:author="Alexandru Uicoabă" w:date="2022-06-16T14:49:00Z">
            <w:rPr>
              <w:ins w:id="5163" w:author="Alexandru Uicoabă" w:date="2022-06-16T11:39:00Z"/>
              <w:rFonts w:ascii="Times New Roman" w:hAnsi="Times New Roman" w:cs="Times New Roman"/>
              <w:sz w:val="24"/>
              <w:szCs w:val="24"/>
            </w:rPr>
          </w:rPrChange>
        </w:rPr>
      </w:pPr>
      <w:ins w:id="5164" w:author="Alexandru Uicoabă" w:date="2022-06-16T10:09:00Z">
        <w:r w:rsidRPr="0078286B">
          <w:rPr>
            <w:rFonts w:ascii="Arial" w:hAnsi="Arial" w:cs="Arial"/>
            <w:sz w:val="24"/>
            <w:szCs w:val="24"/>
            <w:rPrChange w:id="5165" w:author="Alexandru Uicoabă" w:date="2022-06-16T14:49:00Z">
              <w:rPr>
                <w:rFonts w:ascii="Times New Roman" w:hAnsi="Times New Roman" w:cs="Times New Roman"/>
                <w:sz w:val="24"/>
                <w:szCs w:val="24"/>
              </w:rPr>
            </w:rPrChange>
          </w:rPr>
          <w:tab/>
        </w:r>
      </w:ins>
      <w:ins w:id="5166" w:author="Alexandru Uicoabă" w:date="2022-06-16T10:12:00Z">
        <w:r w:rsidR="002A1E85" w:rsidRPr="0078286B">
          <w:rPr>
            <w:rFonts w:ascii="Arial" w:hAnsi="Arial" w:cs="Arial"/>
            <w:sz w:val="24"/>
            <w:szCs w:val="24"/>
            <w:rPrChange w:id="5167" w:author="Alexandru Uicoabă" w:date="2022-06-16T14:49:00Z">
              <w:rPr>
                <w:rFonts w:ascii="Times New Roman" w:hAnsi="Times New Roman" w:cs="Times New Roman"/>
                <w:sz w:val="24"/>
                <w:szCs w:val="24"/>
              </w:rPr>
            </w:rPrChange>
          </w:rPr>
          <w:t xml:space="preserve">Din punct de vedere al datelor necesare ca și intrare pentru algoritmi, avem nevoie de datele celor cinci </w:t>
        </w:r>
      </w:ins>
      <w:ins w:id="5168" w:author="Alexandru Uicoabă" w:date="2022-06-16T11:39:00Z">
        <w:r w:rsidR="00A84ABF" w:rsidRPr="0078286B">
          <w:rPr>
            <w:rFonts w:ascii="Arial" w:hAnsi="Arial" w:cs="Arial"/>
            <w:sz w:val="24"/>
            <w:szCs w:val="24"/>
            <w:rPrChange w:id="5169" w:author="Alexandru Uicoabă" w:date="2022-06-16T14:49:00Z">
              <w:rPr>
                <w:rFonts w:ascii="Times New Roman" w:hAnsi="Times New Roman" w:cs="Times New Roman"/>
                <w:sz w:val="24"/>
                <w:szCs w:val="24"/>
              </w:rPr>
            </w:rPrChange>
          </w:rPr>
          <w:t>senzori</w:t>
        </w:r>
      </w:ins>
      <w:ins w:id="5170" w:author="Alexandru Uicoabă" w:date="2022-06-16T10:17:00Z">
        <w:r w:rsidR="00C85F5C" w:rsidRPr="0078286B">
          <w:rPr>
            <w:rFonts w:ascii="Arial" w:hAnsi="Arial" w:cs="Arial"/>
            <w:sz w:val="24"/>
            <w:szCs w:val="24"/>
            <w:rPrChange w:id="5171" w:author="Alexandru Uicoabă" w:date="2022-06-16T14:49:00Z">
              <w:rPr>
                <w:rFonts w:ascii="Times New Roman" w:hAnsi="Times New Roman" w:cs="Times New Roman"/>
                <w:sz w:val="24"/>
                <w:szCs w:val="24"/>
              </w:rPr>
            </w:rPrChange>
          </w:rPr>
          <w:t>, starea jocului</w:t>
        </w:r>
      </w:ins>
      <w:ins w:id="5172" w:author="Alexandru Uicoabă" w:date="2022-06-16T10:12:00Z">
        <w:r w:rsidR="002A1E85" w:rsidRPr="0078286B">
          <w:rPr>
            <w:rFonts w:ascii="Arial" w:hAnsi="Arial" w:cs="Arial"/>
            <w:sz w:val="24"/>
            <w:szCs w:val="24"/>
            <w:rPrChange w:id="5173" w:author="Alexandru Uicoabă" w:date="2022-06-16T14:49:00Z">
              <w:rPr>
                <w:rFonts w:ascii="Times New Roman" w:hAnsi="Times New Roman" w:cs="Times New Roman"/>
                <w:sz w:val="24"/>
                <w:szCs w:val="24"/>
              </w:rPr>
            </w:rPrChange>
          </w:rPr>
          <w:t xml:space="preserve"> și de direcția de dep</w:t>
        </w:r>
      </w:ins>
      <w:ins w:id="5174" w:author="Alexandru Uicoabă" w:date="2022-06-16T10:14:00Z">
        <w:r w:rsidR="002A1E85" w:rsidRPr="0078286B">
          <w:rPr>
            <w:rFonts w:ascii="Arial" w:hAnsi="Arial" w:cs="Arial"/>
            <w:sz w:val="24"/>
            <w:szCs w:val="24"/>
            <w:rPrChange w:id="5175" w:author="Alexandru Uicoabă" w:date="2022-06-16T14:49:00Z">
              <w:rPr>
                <w:rFonts w:ascii="Times New Roman" w:hAnsi="Times New Roman" w:cs="Times New Roman"/>
                <w:sz w:val="24"/>
                <w:szCs w:val="24"/>
              </w:rPr>
            </w:rPrChange>
          </w:rPr>
          <w:t xml:space="preserve">lasare </w:t>
        </w:r>
      </w:ins>
      <w:ins w:id="5176" w:author="Alexandru Uicoabă" w:date="2022-06-16T10:17:00Z">
        <w:r w:rsidR="00C85F5C" w:rsidRPr="0078286B">
          <w:rPr>
            <w:rFonts w:ascii="Arial" w:hAnsi="Arial" w:cs="Arial"/>
            <w:sz w:val="24"/>
            <w:szCs w:val="24"/>
            <w:rPrChange w:id="5177" w:author="Alexandru Uicoabă" w:date="2022-06-16T14:49:00Z">
              <w:rPr>
                <w:rFonts w:ascii="Times New Roman" w:hAnsi="Times New Roman" w:cs="Times New Roman"/>
                <w:sz w:val="24"/>
                <w:szCs w:val="24"/>
              </w:rPr>
            </w:rPrChange>
          </w:rPr>
          <w:t>pentru</w:t>
        </w:r>
      </w:ins>
      <w:ins w:id="5178" w:author="Alexandru Uicoabă" w:date="2022-06-16T10:14:00Z">
        <w:r w:rsidR="002A1E85" w:rsidRPr="0078286B">
          <w:rPr>
            <w:rFonts w:ascii="Arial" w:hAnsi="Arial" w:cs="Arial"/>
            <w:sz w:val="24"/>
            <w:szCs w:val="24"/>
            <w:rPrChange w:id="5179" w:author="Alexandru Uicoabă" w:date="2022-06-16T14:49:00Z">
              <w:rPr>
                <w:rFonts w:ascii="Times New Roman" w:hAnsi="Times New Roman" w:cs="Times New Roman"/>
                <w:sz w:val="24"/>
                <w:szCs w:val="24"/>
              </w:rPr>
            </w:rPrChange>
          </w:rPr>
          <w:t xml:space="preserve"> experimentul </w:t>
        </w:r>
        <w:r w:rsidR="00C85F5C" w:rsidRPr="0078286B">
          <w:rPr>
            <w:rFonts w:ascii="Arial" w:hAnsi="Arial" w:cs="Arial"/>
            <w:sz w:val="24"/>
            <w:szCs w:val="24"/>
            <w:rPrChange w:id="5180" w:author="Alexandru Uicoabă" w:date="2022-06-16T14:49:00Z">
              <w:rPr>
                <w:rFonts w:ascii="Times New Roman" w:hAnsi="Times New Roman" w:cs="Times New Roman"/>
                <w:sz w:val="24"/>
                <w:szCs w:val="24"/>
              </w:rPr>
            </w:rPrChange>
          </w:rPr>
          <w:t>ce folos</w:t>
        </w:r>
      </w:ins>
      <w:ins w:id="5181" w:author="Alexandru Uicoabă" w:date="2022-06-16T10:15:00Z">
        <w:r w:rsidR="00C85F5C" w:rsidRPr="0078286B">
          <w:rPr>
            <w:rFonts w:ascii="Arial" w:hAnsi="Arial" w:cs="Arial"/>
            <w:sz w:val="24"/>
            <w:szCs w:val="24"/>
            <w:rPrChange w:id="5182" w:author="Alexandru Uicoabă" w:date="2022-06-16T14:49:00Z">
              <w:rPr>
                <w:rFonts w:ascii="Times New Roman" w:hAnsi="Times New Roman" w:cs="Times New Roman"/>
                <w:sz w:val="24"/>
                <w:szCs w:val="24"/>
              </w:rPr>
            </w:rPrChange>
          </w:rPr>
          <w:t xml:space="preserve">ește </w:t>
        </w:r>
      </w:ins>
      <w:ins w:id="5183" w:author="Alexandru Uicoabă" w:date="2022-06-16T10:17:00Z">
        <w:r w:rsidR="00C85F5C" w:rsidRPr="0078286B">
          <w:rPr>
            <w:rFonts w:ascii="Arial" w:hAnsi="Arial" w:cs="Arial"/>
            <w:sz w:val="24"/>
            <w:szCs w:val="24"/>
            <w:rPrChange w:id="5184" w:author="Alexandru Uicoabă" w:date="2022-06-16T14:49:00Z">
              <w:rPr>
                <w:rFonts w:ascii="Times New Roman" w:hAnsi="Times New Roman" w:cs="Times New Roman"/>
                <w:sz w:val="24"/>
                <w:szCs w:val="24"/>
              </w:rPr>
            </w:rPrChange>
          </w:rPr>
          <w:t>tehnici</w:t>
        </w:r>
      </w:ins>
      <w:ins w:id="5185" w:author="Alexandru Uicoabă" w:date="2022-06-16T10:15:00Z">
        <w:r w:rsidR="00C85F5C" w:rsidRPr="0078286B">
          <w:rPr>
            <w:rFonts w:ascii="Arial" w:hAnsi="Arial" w:cs="Arial"/>
            <w:sz w:val="24"/>
            <w:szCs w:val="24"/>
            <w:rPrChange w:id="5186" w:author="Alexandru Uicoabă" w:date="2022-06-16T14:49:00Z">
              <w:rPr>
                <w:rFonts w:ascii="Times New Roman" w:hAnsi="Times New Roman" w:cs="Times New Roman"/>
                <w:sz w:val="24"/>
                <w:szCs w:val="24"/>
              </w:rPr>
            </w:rPrChange>
          </w:rPr>
          <w:t xml:space="preserve"> de </w:t>
        </w:r>
        <w:proofErr w:type="spellStart"/>
        <w:r w:rsidR="00C85F5C" w:rsidRPr="0078286B">
          <w:rPr>
            <w:rFonts w:ascii="Arial" w:hAnsi="Arial" w:cs="Arial"/>
            <w:sz w:val="24"/>
            <w:szCs w:val="24"/>
            <w:rPrChange w:id="5187" w:author="Alexandru Uicoabă" w:date="2022-06-16T14:49:00Z">
              <w:rPr>
                <w:rFonts w:ascii="Times New Roman" w:hAnsi="Times New Roman" w:cs="Times New Roman"/>
                <w:sz w:val="24"/>
                <w:szCs w:val="24"/>
              </w:rPr>
            </w:rPrChange>
          </w:rPr>
          <w:t>reinforcement</w:t>
        </w:r>
        <w:proofErr w:type="spellEnd"/>
        <w:r w:rsidR="00C85F5C" w:rsidRPr="0078286B">
          <w:rPr>
            <w:rFonts w:ascii="Arial" w:hAnsi="Arial" w:cs="Arial"/>
            <w:sz w:val="24"/>
            <w:szCs w:val="24"/>
            <w:rPrChange w:id="5188" w:author="Alexandru Uicoabă" w:date="2022-06-16T14:49:00Z">
              <w:rPr>
                <w:rFonts w:ascii="Times New Roman" w:hAnsi="Times New Roman" w:cs="Times New Roman"/>
                <w:sz w:val="24"/>
                <w:szCs w:val="24"/>
              </w:rPr>
            </w:rPrChange>
          </w:rPr>
          <w:t xml:space="preserve"> </w:t>
        </w:r>
        <w:proofErr w:type="spellStart"/>
        <w:r w:rsidR="00C85F5C" w:rsidRPr="0078286B">
          <w:rPr>
            <w:rFonts w:ascii="Arial" w:hAnsi="Arial" w:cs="Arial"/>
            <w:sz w:val="24"/>
            <w:szCs w:val="24"/>
            <w:rPrChange w:id="5189" w:author="Alexandru Uicoabă" w:date="2022-06-16T14:49:00Z">
              <w:rPr>
                <w:rFonts w:ascii="Times New Roman" w:hAnsi="Times New Roman" w:cs="Times New Roman"/>
                <w:sz w:val="24"/>
                <w:szCs w:val="24"/>
              </w:rPr>
            </w:rPrChange>
          </w:rPr>
          <w:t>learning</w:t>
        </w:r>
        <w:proofErr w:type="spellEnd"/>
        <w:r w:rsidR="00C85F5C" w:rsidRPr="0078286B">
          <w:rPr>
            <w:rFonts w:ascii="Arial" w:hAnsi="Arial" w:cs="Arial"/>
            <w:sz w:val="24"/>
            <w:szCs w:val="24"/>
            <w:rPrChange w:id="5190" w:author="Alexandru Uicoabă" w:date="2022-06-16T14:49:00Z">
              <w:rPr>
                <w:rFonts w:ascii="Times New Roman" w:hAnsi="Times New Roman" w:cs="Times New Roman"/>
                <w:sz w:val="24"/>
                <w:szCs w:val="24"/>
              </w:rPr>
            </w:rPrChange>
          </w:rPr>
          <w:t xml:space="preserve">. Pentru cazul </w:t>
        </w:r>
      </w:ins>
      <w:ins w:id="5191" w:author="Alexandru Uicoabă" w:date="2022-06-16T10:17:00Z">
        <w:r w:rsidR="00C85F5C" w:rsidRPr="0078286B">
          <w:rPr>
            <w:rFonts w:ascii="Arial" w:hAnsi="Arial" w:cs="Arial"/>
            <w:sz w:val="24"/>
            <w:szCs w:val="24"/>
            <w:rPrChange w:id="5192" w:author="Alexandru Uicoabă" w:date="2022-06-16T14:49:00Z">
              <w:rPr>
                <w:rFonts w:ascii="Times New Roman" w:hAnsi="Times New Roman" w:cs="Times New Roman"/>
                <w:sz w:val="24"/>
                <w:szCs w:val="24"/>
              </w:rPr>
            </w:rPrChange>
          </w:rPr>
          <w:t>învățării</w:t>
        </w:r>
      </w:ins>
      <w:ins w:id="5193" w:author="Alexandru Uicoabă" w:date="2022-06-16T10:15:00Z">
        <w:r w:rsidR="00C85F5C" w:rsidRPr="0078286B">
          <w:rPr>
            <w:rFonts w:ascii="Arial" w:hAnsi="Arial" w:cs="Arial"/>
            <w:sz w:val="24"/>
            <w:szCs w:val="24"/>
            <w:rPrChange w:id="5194" w:author="Alexandru Uicoabă" w:date="2022-06-16T14:49:00Z">
              <w:rPr>
                <w:rFonts w:ascii="Times New Roman" w:hAnsi="Times New Roman" w:cs="Times New Roman"/>
                <w:sz w:val="24"/>
                <w:szCs w:val="24"/>
              </w:rPr>
            </w:rPrChange>
          </w:rPr>
          <w:t xml:space="preserve"> automate supravegheate, mai avem nevoie ca și date de intrare, pe lângă cele enum</w:t>
        </w:r>
      </w:ins>
      <w:ins w:id="5195" w:author="Alexandru Uicoabă" w:date="2022-06-16T10:16:00Z">
        <w:r w:rsidR="00C85F5C" w:rsidRPr="0078286B">
          <w:rPr>
            <w:rFonts w:ascii="Arial" w:hAnsi="Arial" w:cs="Arial"/>
            <w:sz w:val="24"/>
            <w:szCs w:val="24"/>
            <w:rPrChange w:id="5196" w:author="Alexandru Uicoabă" w:date="2022-06-16T14:49:00Z">
              <w:rPr>
                <w:rFonts w:ascii="Times New Roman" w:hAnsi="Times New Roman" w:cs="Times New Roman"/>
                <w:sz w:val="24"/>
                <w:szCs w:val="24"/>
              </w:rPr>
            </w:rPrChange>
          </w:rPr>
          <w:t>erate mai sus de timpul din joc, poziția kartului pe cele trei axe și zona circuitului.</w:t>
        </w:r>
      </w:ins>
      <w:ins w:id="5197" w:author="Alexandru Uicoabă" w:date="2022-06-16T10:11:00Z">
        <w:r w:rsidR="002A1E85" w:rsidRPr="0078286B">
          <w:rPr>
            <w:rFonts w:ascii="Arial" w:hAnsi="Arial" w:cs="Arial"/>
            <w:sz w:val="24"/>
            <w:szCs w:val="24"/>
            <w:rPrChange w:id="5198" w:author="Alexandru Uicoabă" w:date="2022-06-16T14:49:00Z">
              <w:rPr>
                <w:rFonts w:ascii="Times New Roman" w:hAnsi="Times New Roman" w:cs="Times New Roman"/>
                <w:sz w:val="24"/>
                <w:szCs w:val="24"/>
              </w:rPr>
            </w:rPrChange>
          </w:rPr>
          <w:t xml:space="preserve"> </w:t>
        </w:r>
      </w:ins>
    </w:p>
    <w:p w14:paraId="5919B778" w14:textId="77777777" w:rsidR="00713069" w:rsidRPr="0078286B" w:rsidRDefault="00713069" w:rsidP="003F56A4">
      <w:pPr>
        <w:jc w:val="both"/>
        <w:rPr>
          <w:rFonts w:ascii="Arial" w:hAnsi="Arial" w:cs="Arial"/>
          <w:sz w:val="24"/>
          <w:szCs w:val="24"/>
          <w:rPrChange w:id="5199" w:author="Alexandru Uicoabă" w:date="2022-06-16T14:49:00Z">
            <w:rPr>
              <w:rFonts w:ascii="Times New Roman" w:hAnsi="Times New Roman" w:cs="Times New Roman"/>
              <w:sz w:val="24"/>
              <w:szCs w:val="24"/>
            </w:rPr>
          </w:rPrChange>
        </w:rPr>
      </w:pPr>
    </w:p>
    <w:p w14:paraId="1B32DC29" w14:textId="2C869AF6" w:rsidR="00AB4D8C" w:rsidRPr="0078286B" w:rsidRDefault="00AB4D8C" w:rsidP="00AB4D8C">
      <w:pPr>
        <w:pStyle w:val="Titlu3"/>
        <w:rPr>
          <w:rFonts w:ascii="Arial" w:hAnsi="Arial" w:cs="Arial"/>
          <w:b/>
          <w:bCs/>
          <w:color w:val="auto"/>
          <w:sz w:val="28"/>
          <w:szCs w:val="28"/>
          <w:rPrChange w:id="5200" w:author="Alexandru Uicoabă" w:date="2022-06-16T14:49:00Z">
            <w:rPr>
              <w:rFonts w:ascii="Times New Roman" w:hAnsi="Times New Roman" w:cs="Times New Roman"/>
              <w:b/>
              <w:bCs/>
              <w:color w:val="auto"/>
              <w:sz w:val="28"/>
              <w:szCs w:val="28"/>
            </w:rPr>
          </w:rPrChange>
        </w:rPr>
      </w:pPr>
      <w:bookmarkStart w:id="5201" w:name="_Toc106343215"/>
      <w:r w:rsidRPr="0078286B">
        <w:rPr>
          <w:rFonts w:ascii="Arial" w:hAnsi="Arial" w:cs="Arial"/>
          <w:b/>
          <w:bCs/>
          <w:color w:val="auto"/>
          <w:sz w:val="28"/>
          <w:szCs w:val="28"/>
          <w:rPrChange w:id="5202" w:author="Alexandru Uicoabă" w:date="2022-06-16T14:49:00Z">
            <w:rPr>
              <w:rFonts w:ascii="Times New Roman" w:hAnsi="Times New Roman" w:cs="Times New Roman"/>
              <w:b/>
              <w:bCs/>
              <w:color w:val="auto"/>
              <w:sz w:val="28"/>
              <w:szCs w:val="28"/>
            </w:rPr>
          </w:rPrChange>
        </w:rPr>
        <w:t xml:space="preserve">4.3.1 </w:t>
      </w:r>
      <w:proofErr w:type="spellStart"/>
      <w:r w:rsidRPr="0078286B">
        <w:rPr>
          <w:rFonts w:ascii="Arial" w:hAnsi="Arial" w:cs="Arial"/>
          <w:b/>
          <w:bCs/>
          <w:color w:val="auto"/>
          <w:sz w:val="28"/>
          <w:szCs w:val="28"/>
          <w:rPrChange w:id="5203" w:author="Alexandru Uicoabă" w:date="2022-06-16T14:49:00Z">
            <w:rPr>
              <w:rFonts w:ascii="Times New Roman" w:hAnsi="Times New Roman" w:cs="Times New Roman"/>
              <w:b/>
              <w:bCs/>
              <w:color w:val="auto"/>
              <w:sz w:val="28"/>
              <w:szCs w:val="28"/>
            </w:rPr>
          </w:rPrChange>
        </w:rPr>
        <w:t>Machine</w:t>
      </w:r>
      <w:proofErr w:type="spellEnd"/>
      <w:r w:rsidRPr="0078286B">
        <w:rPr>
          <w:rFonts w:ascii="Arial" w:hAnsi="Arial" w:cs="Arial"/>
          <w:b/>
          <w:bCs/>
          <w:color w:val="auto"/>
          <w:sz w:val="28"/>
          <w:szCs w:val="28"/>
          <w:rPrChange w:id="5204" w:author="Alexandru Uicoabă" w:date="2022-06-16T14:49:00Z">
            <w:rPr>
              <w:rFonts w:ascii="Times New Roman" w:hAnsi="Times New Roman" w:cs="Times New Roman"/>
              <w:b/>
              <w:bCs/>
              <w:color w:val="auto"/>
              <w:sz w:val="28"/>
              <w:szCs w:val="28"/>
            </w:rPr>
          </w:rPrChange>
        </w:rPr>
        <w:t xml:space="preserve"> </w:t>
      </w:r>
      <w:proofErr w:type="spellStart"/>
      <w:r w:rsidRPr="0078286B">
        <w:rPr>
          <w:rFonts w:ascii="Arial" w:hAnsi="Arial" w:cs="Arial"/>
          <w:b/>
          <w:bCs/>
          <w:color w:val="auto"/>
          <w:sz w:val="28"/>
          <w:szCs w:val="28"/>
          <w:rPrChange w:id="5205" w:author="Alexandru Uicoabă" w:date="2022-06-16T14:49:00Z">
            <w:rPr>
              <w:rFonts w:ascii="Times New Roman" w:hAnsi="Times New Roman" w:cs="Times New Roman"/>
              <w:b/>
              <w:bCs/>
              <w:color w:val="auto"/>
              <w:sz w:val="28"/>
              <w:szCs w:val="28"/>
            </w:rPr>
          </w:rPrChange>
        </w:rPr>
        <w:t>Learning</w:t>
      </w:r>
      <w:proofErr w:type="spellEnd"/>
      <w:r w:rsidRPr="0078286B">
        <w:rPr>
          <w:rFonts w:ascii="Arial" w:hAnsi="Arial" w:cs="Arial"/>
          <w:b/>
          <w:bCs/>
          <w:color w:val="auto"/>
          <w:sz w:val="28"/>
          <w:szCs w:val="28"/>
          <w:rPrChange w:id="5206" w:author="Alexandru Uicoabă" w:date="2022-06-16T14:49:00Z">
            <w:rPr>
              <w:rFonts w:ascii="Times New Roman" w:hAnsi="Times New Roman" w:cs="Times New Roman"/>
              <w:b/>
              <w:bCs/>
              <w:color w:val="auto"/>
              <w:sz w:val="28"/>
              <w:szCs w:val="28"/>
            </w:rPr>
          </w:rPrChange>
        </w:rPr>
        <w:t xml:space="preserve"> supravegheat </w:t>
      </w:r>
      <w:proofErr w:type="spellStart"/>
      <w:r w:rsidRPr="0078286B">
        <w:rPr>
          <w:rFonts w:ascii="Arial" w:hAnsi="Arial" w:cs="Arial"/>
          <w:b/>
          <w:bCs/>
          <w:color w:val="auto"/>
          <w:sz w:val="28"/>
          <w:szCs w:val="28"/>
          <w:rPrChange w:id="5207" w:author="Alexandru Uicoabă" w:date="2022-06-16T14:49:00Z">
            <w:rPr>
              <w:rFonts w:ascii="Times New Roman" w:hAnsi="Times New Roman" w:cs="Times New Roman"/>
              <w:b/>
              <w:bCs/>
              <w:color w:val="auto"/>
              <w:sz w:val="28"/>
              <w:szCs w:val="28"/>
            </w:rPr>
          </w:rPrChange>
        </w:rPr>
        <w:t>vs</w:t>
      </w:r>
      <w:proofErr w:type="spellEnd"/>
      <w:r w:rsidRPr="0078286B">
        <w:rPr>
          <w:rFonts w:ascii="Arial" w:hAnsi="Arial" w:cs="Arial"/>
          <w:b/>
          <w:bCs/>
          <w:color w:val="auto"/>
          <w:sz w:val="28"/>
          <w:szCs w:val="28"/>
          <w:rPrChange w:id="5208" w:author="Alexandru Uicoabă" w:date="2022-06-16T14:49:00Z">
            <w:rPr>
              <w:rFonts w:ascii="Times New Roman" w:hAnsi="Times New Roman" w:cs="Times New Roman"/>
              <w:b/>
              <w:bCs/>
              <w:color w:val="auto"/>
              <w:sz w:val="28"/>
              <w:szCs w:val="28"/>
            </w:rPr>
          </w:rPrChange>
        </w:rPr>
        <w:t xml:space="preserve"> </w:t>
      </w:r>
      <w:proofErr w:type="spellStart"/>
      <w:r w:rsidRPr="0078286B">
        <w:rPr>
          <w:rFonts w:ascii="Arial" w:hAnsi="Arial" w:cs="Arial"/>
          <w:b/>
          <w:bCs/>
          <w:color w:val="auto"/>
          <w:sz w:val="28"/>
          <w:szCs w:val="28"/>
          <w:rPrChange w:id="5209" w:author="Alexandru Uicoabă" w:date="2022-06-16T14:49:00Z">
            <w:rPr>
              <w:rFonts w:ascii="Times New Roman" w:hAnsi="Times New Roman" w:cs="Times New Roman"/>
              <w:b/>
              <w:bCs/>
              <w:color w:val="auto"/>
              <w:sz w:val="28"/>
              <w:szCs w:val="28"/>
            </w:rPr>
          </w:rPrChange>
        </w:rPr>
        <w:t>Reinforcement</w:t>
      </w:r>
      <w:proofErr w:type="spellEnd"/>
      <w:r w:rsidRPr="0078286B">
        <w:rPr>
          <w:rFonts w:ascii="Arial" w:hAnsi="Arial" w:cs="Arial"/>
          <w:b/>
          <w:bCs/>
          <w:color w:val="auto"/>
          <w:sz w:val="28"/>
          <w:szCs w:val="28"/>
          <w:rPrChange w:id="5210" w:author="Alexandru Uicoabă" w:date="2022-06-16T14:49:00Z">
            <w:rPr>
              <w:rFonts w:ascii="Times New Roman" w:hAnsi="Times New Roman" w:cs="Times New Roman"/>
              <w:b/>
              <w:bCs/>
              <w:color w:val="auto"/>
              <w:sz w:val="28"/>
              <w:szCs w:val="28"/>
            </w:rPr>
          </w:rPrChange>
        </w:rPr>
        <w:t xml:space="preserve"> </w:t>
      </w:r>
      <w:proofErr w:type="spellStart"/>
      <w:r w:rsidRPr="0078286B">
        <w:rPr>
          <w:rFonts w:ascii="Arial" w:hAnsi="Arial" w:cs="Arial"/>
          <w:b/>
          <w:bCs/>
          <w:color w:val="auto"/>
          <w:sz w:val="28"/>
          <w:szCs w:val="28"/>
          <w:rPrChange w:id="5211" w:author="Alexandru Uicoabă" w:date="2022-06-16T14:49:00Z">
            <w:rPr>
              <w:rFonts w:ascii="Times New Roman" w:hAnsi="Times New Roman" w:cs="Times New Roman"/>
              <w:b/>
              <w:bCs/>
              <w:color w:val="auto"/>
              <w:sz w:val="28"/>
              <w:szCs w:val="28"/>
            </w:rPr>
          </w:rPrChange>
        </w:rPr>
        <w:t>Learning</w:t>
      </w:r>
      <w:bookmarkEnd w:id="5201"/>
      <w:proofErr w:type="spellEnd"/>
    </w:p>
    <w:p w14:paraId="70D22C1B" w14:textId="77777777" w:rsidR="00AB4D8C" w:rsidRPr="004015F7" w:rsidRDefault="00AB4D8C" w:rsidP="00D46087">
      <w:pPr>
        <w:rPr>
          <w:rFonts w:ascii="Arial" w:hAnsi="Arial" w:cs="Arial"/>
          <w:sz w:val="24"/>
          <w:szCs w:val="24"/>
          <w:rPrChange w:id="5212" w:author="Alexandru Uicoabă" w:date="2022-06-16T15:33:00Z">
            <w:rPr/>
          </w:rPrChange>
        </w:rPr>
      </w:pPr>
    </w:p>
    <w:p w14:paraId="4F895FCC" w14:textId="0545B9EE" w:rsidR="00A53CB1" w:rsidRPr="0078286B" w:rsidRDefault="00AB4D8C" w:rsidP="003F56A4">
      <w:pPr>
        <w:jc w:val="both"/>
        <w:rPr>
          <w:rFonts w:ascii="Arial" w:hAnsi="Arial" w:cs="Arial"/>
          <w:sz w:val="24"/>
          <w:szCs w:val="24"/>
          <w:rPrChange w:id="5213" w:author="Alexandru Uicoabă" w:date="2022-06-16T14:49:00Z">
            <w:rPr>
              <w:rFonts w:ascii="Times New Roman" w:hAnsi="Times New Roman" w:cs="Times New Roman"/>
              <w:sz w:val="24"/>
              <w:szCs w:val="24"/>
            </w:rPr>
          </w:rPrChange>
        </w:rPr>
      </w:pPr>
      <w:r w:rsidRPr="0078286B">
        <w:rPr>
          <w:rFonts w:ascii="Arial" w:hAnsi="Arial" w:cs="Arial"/>
          <w:rPrChange w:id="5214" w:author="Alexandru Uicoabă" w:date="2022-06-16T14:49:00Z">
            <w:rPr/>
          </w:rPrChange>
        </w:rPr>
        <w:tab/>
      </w:r>
      <w:r w:rsidRPr="0078286B">
        <w:rPr>
          <w:rFonts w:ascii="Arial" w:hAnsi="Arial" w:cs="Arial"/>
          <w:sz w:val="24"/>
          <w:szCs w:val="24"/>
          <w:rPrChange w:id="5215" w:author="Alexandru Uicoabă" w:date="2022-06-16T14:49:00Z">
            <w:rPr>
              <w:rFonts w:ascii="Times New Roman" w:hAnsi="Times New Roman" w:cs="Times New Roman"/>
              <w:sz w:val="24"/>
              <w:szCs w:val="24"/>
            </w:rPr>
          </w:rPrChange>
        </w:rPr>
        <w:t xml:space="preserve">Dacă ne raportăm la experimentele realizate, în cazul în care circuitul este unul cunoscut și nu suferă modificări, și avem acces la date precum poziția kartului pe circuit și date anterioare pe care se poate face antrenarea modelului, pot fi utilizați algoritmi de </w:t>
      </w:r>
      <w:proofErr w:type="spellStart"/>
      <w:r w:rsidRPr="0078286B">
        <w:rPr>
          <w:rFonts w:ascii="Arial" w:hAnsi="Arial" w:cs="Arial"/>
          <w:sz w:val="24"/>
          <w:szCs w:val="24"/>
          <w:rPrChange w:id="5216" w:author="Alexandru Uicoabă" w:date="2022-06-16T14:49:00Z">
            <w:rPr>
              <w:rFonts w:ascii="Times New Roman" w:hAnsi="Times New Roman" w:cs="Times New Roman"/>
              <w:sz w:val="24"/>
              <w:szCs w:val="24"/>
            </w:rPr>
          </w:rPrChange>
        </w:rPr>
        <w:t>machine</w:t>
      </w:r>
      <w:proofErr w:type="spellEnd"/>
      <w:r w:rsidRPr="0078286B">
        <w:rPr>
          <w:rFonts w:ascii="Arial" w:hAnsi="Arial" w:cs="Arial"/>
          <w:sz w:val="24"/>
          <w:szCs w:val="24"/>
          <w:rPrChange w:id="5217"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5218"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5219" w:author="Alexandru Uicoabă" w:date="2022-06-16T14:49:00Z">
            <w:rPr>
              <w:rFonts w:ascii="Times New Roman" w:hAnsi="Times New Roman" w:cs="Times New Roman"/>
              <w:sz w:val="24"/>
              <w:szCs w:val="24"/>
            </w:rPr>
          </w:rPrChange>
        </w:rPr>
        <w:t xml:space="preserve"> supravegheați care pot să </w:t>
      </w:r>
      <w:r w:rsidR="002C2E13" w:rsidRPr="0078286B">
        <w:rPr>
          <w:rFonts w:ascii="Arial" w:hAnsi="Arial" w:cs="Arial"/>
          <w:sz w:val="24"/>
          <w:szCs w:val="24"/>
          <w:rPrChange w:id="5220" w:author="Alexandru Uicoabă" w:date="2022-06-16T14:49:00Z">
            <w:rPr>
              <w:rFonts w:ascii="Times New Roman" w:hAnsi="Times New Roman" w:cs="Times New Roman"/>
              <w:sz w:val="24"/>
              <w:szCs w:val="24"/>
            </w:rPr>
          </w:rPrChange>
        </w:rPr>
        <w:t>aibă</w:t>
      </w:r>
      <w:r w:rsidR="003F56A4" w:rsidRPr="0078286B">
        <w:rPr>
          <w:rFonts w:ascii="Arial" w:hAnsi="Arial" w:cs="Arial"/>
          <w:sz w:val="24"/>
          <w:szCs w:val="24"/>
          <w:rPrChange w:id="5221" w:author="Alexandru Uicoabă" w:date="2022-06-16T14:49:00Z">
            <w:rPr>
              <w:rFonts w:ascii="Times New Roman" w:hAnsi="Times New Roman" w:cs="Times New Roman"/>
              <w:sz w:val="24"/>
              <w:szCs w:val="24"/>
            </w:rPr>
          </w:rPrChange>
        </w:rPr>
        <w:t xml:space="preserve"> rezultate foarte bune, comparabile cu cele ale unui utilizator uman.</w:t>
      </w:r>
    </w:p>
    <w:p w14:paraId="6ADEE021" w14:textId="4DD85360" w:rsidR="003F56A4" w:rsidRPr="0078286B" w:rsidRDefault="003F56A4" w:rsidP="003F56A4">
      <w:pPr>
        <w:jc w:val="both"/>
        <w:rPr>
          <w:rFonts w:ascii="Arial" w:hAnsi="Arial" w:cs="Arial"/>
          <w:sz w:val="24"/>
          <w:szCs w:val="24"/>
          <w:rPrChange w:id="5222" w:author="Alexandru Uicoabă" w:date="2022-06-16T14:49:00Z">
            <w:rPr>
              <w:rFonts w:ascii="Times New Roman" w:hAnsi="Times New Roman" w:cs="Times New Roman"/>
              <w:sz w:val="24"/>
              <w:szCs w:val="24"/>
            </w:rPr>
          </w:rPrChange>
        </w:rPr>
      </w:pPr>
      <w:r w:rsidRPr="0078286B">
        <w:rPr>
          <w:rFonts w:ascii="Arial" w:hAnsi="Arial" w:cs="Arial"/>
          <w:sz w:val="24"/>
          <w:szCs w:val="24"/>
          <w:rPrChange w:id="5223" w:author="Alexandru Uicoabă" w:date="2022-06-16T14:49:00Z">
            <w:rPr>
              <w:rFonts w:ascii="Times New Roman" w:hAnsi="Times New Roman" w:cs="Times New Roman"/>
              <w:sz w:val="24"/>
              <w:szCs w:val="24"/>
            </w:rPr>
          </w:rPrChange>
        </w:rPr>
        <w:tab/>
        <w:t>În cazul în care circuitul suferă modificări, este generat aleator</w:t>
      </w:r>
      <w:r w:rsidR="002C2E13" w:rsidRPr="0078286B">
        <w:rPr>
          <w:rFonts w:ascii="Arial" w:hAnsi="Arial" w:cs="Arial"/>
          <w:sz w:val="24"/>
          <w:szCs w:val="24"/>
          <w:rPrChange w:id="5224" w:author="Alexandru Uicoabă" w:date="2022-06-16T14:49:00Z">
            <w:rPr>
              <w:rFonts w:ascii="Times New Roman" w:hAnsi="Times New Roman" w:cs="Times New Roman"/>
              <w:sz w:val="24"/>
              <w:szCs w:val="24"/>
            </w:rPr>
          </w:rPrChange>
        </w:rPr>
        <w:t>iu</w:t>
      </w:r>
      <w:r w:rsidRPr="0078286B">
        <w:rPr>
          <w:rFonts w:ascii="Arial" w:hAnsi="Arial" w:cs="Arial"/>
          <w:sz w:val="24"/>
          <w:szCs w:val="24"/>
          <w:rPrChange w:id="5225" w:author="Alexandru Uicoabă" w:date="2022-06-16T14:49:00Z">
            <w:rPr>
              <w:rFonts w:ascii="Times New Roman" w:hAnsi="Times New Roman" w:cs="Times New Roman"/>
              <w:sz w:val="24"/>
              <w:szCs w:val="24"/>
            </w:rPr>
          </w:rPrChange>
        </w:rPr>
        <w:t xml:space="preserve"> și nu avem acces la informații precum poziția kartului, ci doar senzorii frontali, cea mai bună variantă este folosirea de </w:t>
      </w:r>
      <w:proofErr w:type="spellStart"/>
      <w:r w:rsidRPr="0078286B">
        <w:rPr>
          <w:rFonts w:ascii="Arial" w:hAnsi="Arial" w:cs="Arial"/>
          <w:sz w:val="24"/>
          <w:szCs w:val="24"/>
          <w:rPrChange w:id="5226" w:author="Alexandru Uicoabă" w:date="2022-06-16T14:49:00Z">
            <w:rPr>
              <w:rFonts w:ascii="Times New Roman" w:hAnsi="Times New Roman" w:cs="Times New Roman"/>
              <w:sz w:val="24"/>
              <w:szCs w:val="24"/>
            </w:rPr>
          </w:rPrChange>
        </w:rPr>
        <w:t>reinforcement</w:t>
      </w:r>
      <w:proofErr w:type="spellEnd"/>
      <w:r w:rsidRPr="0078286B">
        <w:rPr>
          <w:rFonts w:ascii="Arial" w:hAnsi="Arial" w:cs="Arial"/>
          <w:sz w:val="24"/>
          <w:szCs w:val="24"/>
          <w:rPrChange w:id="5227"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5228"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5229" w:author="Alexandru Uicoabă" w:date="2022-06-16T14:49:00Z">
            <w:rPr>
              <w:rFonts w:ascii="Times New Roman" w:hAnsi="Times New Roman" w:cs="Times New Roman"/>
              <w:sz w:val="24"/>
              <w:szCs w:val="24"/>
            </w:rPr>
          </w:rPrChange>
        </w:rPr>
        <w:t xml:space="preserve">. </w:t>
      </w:r>
    </w:p>
    <w:p w14:paraId="5D3837C5" w14:textId="36887894" w:rsidR="003F56A4" w:rsidRPr="0078286B" w:rsidRDefault="003F56A4" w:rsidP="003F56A4">
      <w:pPr>
        <w:jc w:val="both"/>
        <w:rPr>
          <w:rFonts w:ascii="Arial" w:hAnsi="Arial" w:cs="Arial"/>
          <w:sz w:val="24"/>
          <w:szCs w:val="24"/>
          <w:rPrChange w:id="5230" w:author="Alexandru Uicoabă" w:date="2022-06-16T14:49:00Z">
            <w:rPr>
              <w:rFonts w:ascii="Times New Roman" w:hAnsi="Times New Roman" w:cs="Times New Roman"/>
              <w:sz w:val="24"/>
              <w:szCs w:val="24"/>
            </w:rPr>
          </w:rPrChange>
        </w:rPr>
      </w:pPr>
      <w:r w:rsidRPr="0078286B">
        <w:rPr>
          <w:rFonts w:ascii="Arial" w:hAnsi="Arial" w:cs="Arial"/>
          <w:sz w:val="24"/>
          <w:szCs w:val="24"/>
          <w:rPrChange w:id="5231" w:author="Alexandru Uicoabă" w:date="2022-06-16T14:49:00Z">
            <w:rPr>
              <w:rFonts w:ascii="Times New Roman" w:hAnsi="Times New Roman" w:cs="Times New Roman"/>
              <w:sz w:val="24"/>
              <w:szCs w:val="24"/>
            </w:rPr>
          </w:rPrChange>
        </w:rPr>
        <w:tab/>
        <w:t>Pornind de la aceste experimente se pot aduce dezvoltări viitoare, prezentate în capitolul dedicat mai jos în această lucrare.</w:t>
      </w:r>
    </w:p>
    <w:p w14:paraId="053D33FD" w14:textId="1800146E" w:rsidR="00A53CB1" w:rsidRPr="0078286B" w:rsidRDefault="00A53CB1" w:rsidP="00D46087">
      <w:pPr>
        <w:rPr>
          <w:rFonts w:ascii="Arial" w:hAnsi="Arial" w:cs="Arial"/>
          <w:rPrChange w:id="5232" w:author="Alexandru Uicoabă" w:date="2022-06-16T14:49:00Z">
            <w:rPr/>
          </w:rPrChange>
        </w:rPr>
      </w:pPr>
      <w:r w:rsidRPr="0078286B">
        <w:rPr>
          <w:rFonts w:ascii="Arial" w:hAnsi="Arial" w:cs="Arial"/>
          <w:rPrChange w:id="5233" w:author="Alexandru Uicoabă" w:date="2022-06-16T14:49:00Z">
            <w:rPr/>
          </w:rPrChange>
        </w:rPr>
        <w:tab/>
      </w:r>
    </w:p>
    <w:p w14:paraId="24BB8418" w14:textId="146258A3" w:rsidR="00D46087" w:rsidRPr="0078286B" w:rsidRDefault="00D46087" w:rsidP="00D46087">
      <w:pPr>
        <w:rPr>
          <w:ins w:id="5234" w:author="Alexandru Uicoabă" w:date="2022-06-16T11:39:00Z"/>
          <w:rFonts w:ascii="Arial" w:hAnsi="Arial" w:cs="Arial"/>
          <w:lang w:val="en-GB"/>
          <w:rPrChange w:id="5235" w:author="Alexandru Uicoabă" w:date="2022-06-16T14:49:00Z">
            <w:rPr>
              <w:ins w:id="5236" w:author="Alexandru Uicoabă" w:date="2022-06-16T11:39:00Z"/>
              <w:lang w:val="en-GB"/>
            </w:rPr>
          </w:rPrChange>
        </w:rPr>
      </w:pPr>
    </w:p>
    <w:p w14:paraId="1BEF140C" w14:textId="0D22857A" w:rsidR="00713069" w:rsidRPr="0078286B" w:rsidRDefault="00713069" w:rsidP="00D46087">
      <w:pPr>
        <w:rPr>
          <w:ins w:id="5237" w:author="Alexandru Uicoabă" w:date="2022-06-16T11:39:00Z"/>
          <w:rFonts w:ascii="Arial" w:hAnsi="Arial" w:cs="Arial"/>
          <w:lang w:val="en-GB"/>
          <w:rPrChange w:id="5238" w:author="Alexandru Uicoabă" w:date="2022-06-16T14:49:00Z">
            <w:rPr>
              <w:ins w:id="5239" w:author="Alexandru Uicoabă" w:date="2022-06-16T11:39:00Z"/>
              <w:lang w:val="en-GB"/>
            </w:rPr>
          </w:rPrChange>
        </w:rPr>
      </w:pPr>
    </w:p>
    <w:p w14:paraId="0067586A" w14:textId="17B78BBD" w:rsidR="00713069" w:rsidRPr="0078286B" w:rsidRDefault="00713069" w:rsidP="00D46087">
      <w:pPr>
        <w:rPr>
          <w:ins w:id="5240" w:author="Alexandru Uicoabă" w:date="2022-06-16T11:39:00Z"/>
          <w:rFonts w:ascii="Arial" w:hAnsi="Arial" w:cs="Arial"/>
          <w:lang w:val="en-GB"/>
          <w:rPrChange w:id="5241" w:author="Alexandru Uicoabă" w:date="2022-06-16T14:49:00Z">
            <w:rPr>
              <w:ins w:id="5242" w:author="Alexandru Uicoabă" w:date="2022-06-16T11:39:00Z"/>
              <w:lang w:val="en-GB"/>
            </w:rPr>
          </w:rPrChange>
        </w:rPr>
      </w:pPr>
    </w:p>
    <w:p w14:paraId="77789219" w14:textId="6789B961" w:rsidR="00713069" w:rsidRPr="0078286B" w:rsidRDefault="00713069" w:rsidP="00D46087">
      <w:pPr>
        <w:rPr>
          <w:ins w:id="5243" w:author="Alexandru Uicoabă" w:date="2022-06-16T11:39:00Z"/>
          <w:rFonts w:ascii="Arial" w:hAnsi="Arial" w:cs="Arial"/>
          <w:lang w:val="en-GB"/>
          <w:rPrChange w:id="5244" w:author="Alexandru Uicoabă" w:date="2022-06-16T14:49:00Z">
            <w:rPr>
              <w:ins w:id="5245" w:author="Alexandru Uicoabă" w:date="2022-06-16T11:39:00Z"/>
              <w:lang w:val="en-GB"/>
            </w:rPr>
          </w:rPrChange>
        </w:rPr>
      </w:pPr>
    </w:p>
    <w:p w14:paraId="2999AAA9" w14:textId="13D64D77" w:rsidR="00713069" w:rsidRPr="0078286B" w:rsidRDefault="00713069" w:rsidP="00D46087">
      <w:pPr>
        <w:rPr>
          <w:ins w:id="5246" w:author="Alexandru Uicoabă" w:date="2022-06-16T11:39:00Z"/>
          <w:rFonts w:ascii="Arial" w:hAnsi="Arial" w:cs="Arial"/>
          <w:lang w:val="en-GB"/>
          <w:rPrChange w:id="5247" w:author="Alexandru Uicoabă" w:date="2022-06-16T14:49:00Z">
            <w:rPr>
              <w:ins w:id="5248" w:author="Alexandru Uicoabă" w:date="2022-06-16T11:39:00Z"/>
              <w:lang w:val="en-GB"/>
            </w:rPr>
          </w:rPrChange>
        </w:rPr>
      </w:pPr>
    </w:p>
    <w:p w14:paraId="1F668647" w14:textId="3B3A268A" w:rsidR="00713069" w:rsidRPr="0078286B" w:rsidRDefault="00713069" w:rsidP="00D46087">
      <w:pPr>
        <w:rPr>
          <w:ins w:id="5249" w:author="Alexandru Uicoabă" w:date="2022-06-16T11:39:00Z"/>
          <w:rFonts w:ascii="Arial" w:hAnsi="Arial" w:cs="Arial"/>
          <w:lang w:val="en-GB"/>
          <w:rPrChange w:id="5250" w:author="Alexandru Uicoabă" w:date="2022-06-16T14:49:00Z">
            <w:rPr>
              <w:ins w:id="5251" w:author="Alexandru Uicoabă" w:date="2022-06-16T11:39:00Z"/>
              <w:lang w:val="en-GB"/>
            </w:rPr>
          </w:rPrChange>
        </w:rPr>
      </w:pPr>
    </w:p>
    <w:p w14:paraId="40E54051" w14:textId="35E14881" w:rsidR="00713069" w:rsidRPr="0078286B" w:rsidRDefault="00713069" w:rsidP="00D46087">
      <w:pPr>
        <w:rPr>
          <w:ins w:id="5252" w:author="Alexandru Uicoabă" w:date="2022-06-16T11:39:00Z"/>
          <w:rFonts w:ascii="Arial" w:hAnsi="Arial" w:cs="Arial"/>
          <w:lang w:val="en-GB"/>
          <w:rPrChange w:id="5253" w:author="Alexandru Uicoabă" w:date="2022-06-16T14:49:00Z">
            <w:rPr>
              <w:ins w:id="5254" w:author="Alexandru Uicoabă" w:date="2022-06-16T11:39:00Z"/>
              <w:lang w:val="en-GB"/>
            </w:rPr>
          </w:rPrChange>
        </w:rPr>
      </w:pPr>
    </w:p>
    <w:p w14:paraId="1EA757FA" w14:textId="14E6E6DE" w:rsidR="00713069" w:rsidRPr="0078286B" w:rsidRDefault="00713069" w:rsidP="00D46087">
      <w:pPr>
        <w:rPr>
          <w:ins w:id="5255" w:author="Alexandru Uicoabă" w:date="2022-06-16T11:39:00Z"/>
          <w:rFonts w:ascii="Arial" w:hAnsi="Arial" w:cs="Arial"/>
          <w:lang w:val="en-GB"/>
          <w:rPrChange w:id="5256" w:author="Alexandru Uicoabă" w:date="2022-06-16T14:49:00Z">
            <w:rPr>
              <w:ins w:id="5257" w:author="Alexandru Uicoabă" w:date="2022-06-16T11:39:00Z"/>
              <w:lang w:val="en-GB"/>
            </w:rPr>
          </w:rPrChange>
        </w:rPr>
      </w:pPr>
    </w:p>
    <w:p w14:paraId="3147FB33" w14:textId="77777777" w:rsidR="00FA0D4E" w:rsidRPr="006B7A06" w:rsidDel="0088312B" w:rsidRDefault="00FA0D4E">
      <w:pPr>
        <w:rPr>
          <w:del w:id="5258" w:author="Alexandru Uicoabă" w:date="2022-06-16T15:40:00Z"/>
          <w:sz w:val="24"/>
          <w:szCs w:val="24"/>
          <w:lang w:val="en-GB"/>
          <w:rPrChange w:id="5259" w:author="Alexandru Uicoabă" w:date="2022-06-16T22:48:00Z">
            <w:rPr>
              <w:del w:id="5260" w:author="Alexandru Uicoabă" w:date="2022-06-16T15:40:00Z"/>
              <w:lang w:val="en-GB"/>
            </w:rPr>
          </w:rPrChange>
        </w:rPr>
      </w:pPr>
    </w:p>
    <w:p w14:paraId="15F4A75B" w14:textId="77777777" w:rsidR="003F56A4" w:rsidRPr="006B7A06" w:rsidDel="0088312B" w:rsidRDefault="003F56A4">
      <w:pPr>
        <w:rPr>
          <w:del w:id="5261" w:author="Alexandru Uicoabă" w:date="2022-06-16T15:40:00Z"/>
          <w:lang w:val="en-GB"/>
        </w:rPr>
      </w:pPr>
    </w:p>
    <w:p w14:paraId="477DA24A" w14:textId="77777777" w:rsidR="00B15340" w:rsidRDefault="00B15340">
      <w:pPr>
        <w:rPr>
          <w:ins w:id="5262" w:author="Alexandru Uicoabă" w:date="2022-06-16T15:10:00Z"/>
          <w:b/>
          <w:bCs/>
          <w:lang w:val="en-GB"/>
        </w:rPr>
        <w:pPrChange w:id="5263" w:author="Alexandru Uicoabă" w:date="2022-06-16T22:48:00Z">
          <w:pPr>
            <w:pStyle w:val="Titlu1"/>
            <w:jc w:val="center"/>
          </w:pPr>
        </w:pPrChange>
      </w:pPr>
    </w:p>
    <w:p w14:paraId="6F39D48C" w14:textId="7DDAA1C9" w:rsidR="00F920BE" w:rsidRPr="0078286B" w:rsidRDefault="00F920BE" w:rsidP="000352C6">
      <w:pPr>
        <w:pStyle w:val="Titlu1"/>
        <w:jc w:val="center"/>
        <w:rPr>
          <w:rFonts w:ascii="Arial" w:hAnsi="Arial" w:cs="Arial"/>
          <w:b/>
          <w:bCs/>
          <w:color w:val="auto"/>
          <w:lang w:val="en-GB"/>
          <w:rPrChange w:id="5264" w:author="Alexandru Uicoabă" w:date="2022-06-16T14:49:00Z">
            <w:rPr>
              <w:rFonts w:ascii="Times New Roman" w:hAnsi="Times New Roman" w:cs="Times New Roman"/>
              <w:b/>
              <w:bCs/>
              <w:color w:val="auto"/>
              <w:lang w:val="en-GB"/>
            </w:rPr>
          </w:rPrChange>
        </w:rPr>
      </w:pPr>
      <w:bookmarkStart w:id="5265" w:name="_Toc106343216"/>
      <w:proofErr w:type="spellStart"/>
      <w:r w:rsidRPr="0078286B">
        <w:rPr>
          <w:rFonts w:ascii="Arial" w:hAnsi="Arial" w:cs="Arial"/>
          <w:b/>
          <w:bCs/>
          <w:color w:val="auto"/>
          <w:lang w:val="en-GB"/>
          <w:rPrChange w:id="5266" w:author="Alexandru Uicoabă" w:date="2022-06-16T14:49:00Z">
            <w:rPr>
              <w:rFonts w:ascii="Times New Roman" w:hAnsi="Times New Roman" w:cs="Times New Roman"/>
              <w:b/>
              <w:bCs/>
              <w:color w:val="auto"/>
              <w:lang w:val="en-GB"/>
            </w:rPr>
          </w:rPrChange>
        </w:rPr>
        <w:t>Capitolul</w:t>
      </w:r>
      <w:proofErr w:type="spellEnd"/>
      <w:r w:rsidRPr="0078286B">
        <w:rPr>
          <w:rFonts w:ascii="Arial" w:hAnsi="Arial" w:cs="Arial"/>
          <w:b/>
          <w:bCs/>
          <w:color w:val="auto"/>
          <w:lang w:val="en-GB"/>
          <w:rPrChange w:id="5267" w:author="Alexandru Uicoabă" w:date="2022-06-16T14:49:00Z">
            <w:rPr>
              <w:rFonts w:ascii="Times New Roman" w:hAnsi="Times New Roman" w:cs="Times New Roman"/>
              <w:b/>
              <w:bCs/>
              <w:color w:val="auto"/>
              <w:lang w:val="en-GB"/>
            </w:rPr>
          </w:rPrChange>
        </w:rPr>
        <w:t xml:space="preserve"> 5</w:t>
      </w:r>
      <w:r w:rsidR="000352C6" w:rsidRPr="0078286B">
        <w:rPr>
          <w:rFonts w:ascii="Arial" w:hAnsi="Arial" w:cs="Arial"/>
          <w:b/>
          <w:bCs/>
          <w:color w:val="auto"/>
          <w:lang w:val="en-GB"/>
          <w:rPrChange w:id="5268" w:author="Alexandru Uicoabă" w:date="2022-06-16T14:49:00Z">
            <w:rPr>
              <w:rFonts w:ascii="Times New Roman" w:hAnsi="Times New Roman" w:cs="Times New Roman"/>
              <w:b/>
              <w:bCs/>
              <w:color w:val="auto"/>
              <w:lang w:val="en-GB"/>
            </w:rPr>
          </w:rPrChange>
        </w:rPr>
        <w:t xml:space="preserve">: </w:t>
      </w:r>
      <w:r w:rsidRPr="0078286B">
        <w:rPr>
          <w:rFonts w:ascii="Arial" w:hAnsi="Arial" w:cs="Arial"/>
          <w:b/>
          <w:bCs/>
          <w:color w:val="auto"/>
          <w:lang w:val="en-GB"/>
          <w:rPrChange w:id="5269" w:author="Alexandru Uicoabă" w:date="2022-06-16T14:49:00Z">
            <w:rPr>
              <w:rFonts w:ascii="Times New Roman" w:hAnsi="Times New Roman" w:cs="Times New Roman"/>
              <w:b/>
              <w:bCs/>
              <w:color w:val="auto"/>
              <w:lang w:val="en-GB"/>
            </w:rPr>
          </w:rPrChange>
        </w:rPr>
        <w:t xml:space="preserve"> </w:t>
      </w:r>
      <w:proofErr w:type="spellStart"/>
      <w:r w:rsidRPr="0078286B">
        <w:rPr>
          <w:rFonts w:ascii="Arial" w:hAnsi="Arial" w:cs="Arial"/>
          <w:b/>
          <w:bCs/>
          <w:color w:val="auto"/>
          <w:lang w:val="en-GB"/>
          <w:rPrChange w:id="5270" w:author="Alexandru Uicoabă" w:date="2022-06-16T14:49:00Z">
            <w:rPr>
              <w:rFonts w:ascii="Times New Roman" w:hAnsi="Times New Roman" w:cs="Times New Roman"/>
              <w:b/>
              <w:bCs/>
              <w:color w:val="auto"/>
              <w:lang w:val="en-GB"/>
            </w:rPr>
          </w:rPrChange>
        </w:rPr>
        <w:t>Concluzii</w:t>
      </w:r>
      <w:bookmarkEnd w:id="5265"/>
      <w:proofErr w:type="spellEnd"/>
    </w:p>
    <w:p w14:paraId="32DA69AF" w14:textId="17EAB79B" w:rsidR="005F492E" w:rsidRPr="004015F7" w:rsidRDefault="005F492E" w:rsidP="005F492E">
      <w:pPr>
        <w:rPr>
          <w:ins w:id="5271" w:author="Alexandru Uicoabă" w:date="2022-06-16T15:33:00Z"/>
          <w:rFonts w:ascii="Arial" w:hAnsi="Arial" w:cs="Arial"/>
          <w:sz w:val="24"/>
          <w:szCs w:val="24"/>
          <w:lang w:val="en-GB"/>
          <w:rPrChange w:id="5272" w:author="Alexandru Uicoabă" w:date="2022-06-16T15:33:00Z">
            <w:rPr>
              <w:ins w:id="5273" w:author="Alexandru Uicoabă" w:date="2022-06-16T15:33:00Z"/>
              <w:rFonts w:ascii="Arial" w:hAnsi="Arial" w:cs="Arial"/>
              <w:lang w:val="en-GB"/>
            </w:rPr>
          </w:rPrChange>
        </w:rPr>
      </w:pPr>
    </w:p>
    <w:p w14:paraId="22927380" w14:textId="77777777" w:rsidR="004015F7" w:rsidRPr="004015F7" w:rsidRDefault="004015F7" w:rsidP="005F492E">
      <w:pPr>
        <w:rPr>
          <w:rFonts w:ascii="Arial" w:hAnsi="Arial" w:cs="Arial"/>
          <w:sz w:val="24"/>
          <w:szCs w:val="24"/>
          <w:lang w:val="en-GB"/>
          <w:rPrChange w:id="5274" w:author="Alexandru Uicoabă" w:date="2022-06-16T15:33:00Z">
            <w:rPr>
              <w:lang w:val="en-GB"/>
            </w:rPr>
          </w:rPrChange>
        </w:rPr>
      </w:pPr>
    </w:p>
    <w:p w14:paraId="71C51B65" w14:textId="2DE6E931" w:rsidR="00F920BE" w:rsidRPr="0078286B" w:rsidRDefault="00F920BE" w:rsidP="00B06324">
      <w:pPr>
        <w:pStyle w:val="Titlu2"/>
        <w:rPr>
          <w:rFonts w:ascii="Arial" w:hAnsi="Arial" w:cs="Arial"/>
          <w:b/>
          <w:bCs/>
          <w:color w:val="auto"/>
          <w:sz w:val="28"/>
          <w:szCs w:val="28"/>
          <w:lang w:val="en-GB"/>
          <w:rPrChange w:id="5275" w:author="Alexandru Uicoabă" w:date="2022-06-16T14:49:00Z">
            <w:rPr>
              <w:rFonts w:ascii="Times New Roman" w:hAnsi="Times New Roman" w:cs="Times New Roman"/>
              <w:b/>
              <w:bCs/>
              <w:color w:val="auto"/>
              <w:sz w:val="28"/>
              <w:szCs w:val="28"/>
              <w:lang w:val="en-GB"/>
            </w:rPr>
          </w:rPrChange>
        </w:rPr>
      </w:pPr>
      <w:bookmarkStart w:id="5276" w:name="_Toc106343217"/>
      <w:r w:rsidRPr="0078286B">
        <w:rPr>
          <w:rFonts w:ascii="Arial" w:hAnsi="Arial" w:cs="Arial"/>
          <w:b/>
          <w:bCs/>
          <w:color w:val="auto"/>
          <w:sz w:val="28"/>
          <w:szCs w:val="28"/>
          <w:lang w:val="en-GB"/>
          <w:rPrChange w:id="5277" w:author="Alexandru Uicoabă" w:date="2022-06-16T14:49:00Z">
            <w:rPr>
              <w:rFonts w:ascii="Times New Roman" w:hAnsi="Times New Roman" w:cs="Times New Roman"/>
              <w:b/>
              <w:bCs/>
              <w:color w:val="auto"/>
              <w:sz w:val="28"/>
              <w:szCs w:val="28"/>
              <w:lang w:val="en-GB"/>
            </w:rPr>
          </w:rPrChange>
        </w:rPr>
        <w:t xml:space="preserve">5.1 – </w:t>
      </w:r>
      <w:r w:rsidRPr="00564BEC">
        <w:rPr>
          <w:rFonts w:ascii="Arial" w:hAnsi="Arial" w:cs="Arial"/>
          <w:b/>
          <w:bCs/>
          <w:color w:val="auto"/>
          <w:sz w:val="28"/>
          <w:szCs w:val="28"/>
          <w:rPrChange w:id="5278" w:author="Alexandru Uicoabă" w:date="2022-06-16T16:54:00Z">
            <w:rPr>
              <w:rFonts w:ascii="Times New Roman" w:hAnsi="Times New Roman" w:cs="Times New Roman"/>
              <w:b/>
              <w:bCs/>
              <w:color w:val="auto"/>
              <w:sz w:val="28"/>
              <w:szCs w:val="28"/>
              <w:lang w:val="en-GB"/>
            </w:rPr>
          </w:rPrChange>
        </w:rPr>
        <w:t>Contribuții propri</w:t>
      </w:r>
      <w:r w:rsidR="00B06324" w:rsidRPr="00564BEC">
        <w:rPr>
          <w:rFonts w:ascii="Arial" w:hAnsi="Arial" w:cs="Arial"/>
          <w:b/>
          <w:bCs/>
          <w:color w:val="auto"/>
          <w:sz w:val="28"/>
          <w:szCs w:val="28"/>
          <w:rPrChange w:id="5279" w:author="Alexandru Uicoabă" w:date="2022-06-16T16:54:00Z">
            <w:rPr>
              <w:rFonts w:ascii="Times New Roman" w:hAnsi="Times New Roman" w:cs="Times New Roman"/>
              <w:b/>
              <w:bCs/>
              <w:color w:val="auto"/>
              <w:sz w:val="28"/>
              <w:szCs w:val="28"/>
              <w:lang w:val="en-GB"/>
            </w:rPr>
          </w:rPrChange>
        </w:rPr>
        <w:t>i</w:t>
      </w:r>
      <w:bookmarkEnd w:id="5276"/>
    </w:p>
    <w:p w14:paraId="4A32004A" w14:textId="3E558992" w:rsidR="00B06324" w:rsidRPr="004015F7" w:rsidRDefault="00B06324" w:rsidP="00B06324">
      <w:pPr>
        <w:rPr>
          <w:rFonts w:ascii="Arial" w:hAnsi="Arial" w:cs="Arial"/>
          <w:sz w:val="24"/>
          <w:szCs w:val="24"/>
          <w:lang w:val="en-GB"/>
          <w:rPrChange w:id="5280" w:author="Alexandru Uicoabă" w:date="2022-06-16T15:33:00Z">
            <w:rPr>
              <w:lang w:val="en-GB"/>
            </w:rPr>
          </w:rPrChange>
        </w:rPr>
      </w:pPr>
    </w:p>
    <w:p w14:paraId="33EB53CB" w14:textId="7C2224D1" w:rsidR="007450A9" w:rsidRPr="0078286B" w:rsidRDefault="00E23BE0" w:rsidP="00BC53EF">
      <w:pPr>
        <w:jc w:val="both"/>
        <w:rPr>
          <w:ins w:id="5281" w:author="Alexandru Uicoabă" w:date="2022-06-15T19:43:00Z"/>
          <w:rFonts w:ascii="Arial" w:hAnsi="Arial" w:cs="Arial"/>
          <w:sz w:val="24"/>
          <w:szCs w:val="24"/>
          <w:rPrChange w:id="5282" w:author="Alexandru Uicoabă" w:date="2022-06-16T14:49:00Z">
            <w:rPr>
              <w:ins w:id="5283" w:author="Alexandru Uicoabă" w:date="2022-06-15T19:43:00Z"/>
              <w:rFonts w:ascii="Times New Roman" w:hAnsi="Times New Roman" w:cs="Times New Roman"/>
              <w:sz w:val="24"/>
              <w:szCs w:val="24"/>
              <w:lang w:val="en-GB"/>
            </w:rPr>
          </w:rPrChange>
        </w:rPr>
      </w:pPr>
      <w:r w:rsidRPr="0078286B">
        <w:rPr>
          <w:rFonts w:ascii="Arial" w:hAnsi="Arial" w:cs="Arial"/>
          <w:lang w:val="en-GB"/>
          <w:rPrChange w:id="5284" w:author="Alexandru Uicoabă" w:date="2022-06-16T14:49:00Z">
            <w:rPr>
              <w:lang w:val="en-GB"/>
            </w:rPr>
          </w:rPrChange>
        </w:rPr>
        <w:tab/>
      </w:r>
      <w:commentRangeStart w:id="5285"/>
      <w:commentRangeStart w:id="5286"/>
      <w:commentRangeStart w:id="5287"/>
      <w:r w:rsidRPr="0078286B">
        <w:rPr>
          <w:rFonts w:ascii="Arial" w:hAnsi="Arial" w:cs="Arial"/>
          <w:sz w:val="24"/>
          <w:szCs w:val="24"/>
          <w:rPrChange w:id="5288" w:author="Alexandru Uicoabă" w:date="2022-06-16T14:49:00Z">
            <w:rPr>
              <w:rFonts w:ascii="Times New Roman" w:hAnsi="Times New Roman" w:cs="Times New Roman"/>
              <w:sz w:val="24"/>
              <w:szCs w:val="24"/>
              <w:lang w:val="en-GB"/>
            </w:rPr>
          </w:rPrChange>
        </w:rPr>
        <w:t xml:space="preserve">În vederea realizării experimentelor pentru această </w:t>
      </w:r>
      <w:ins w:id="5289" w:author="Bogdan Dragulescu" w:date="2022-06-14T14:25:00Z">
        <w:r w:rsidR="00DB4089" w:rsidRPr="0078286B">
          <w:rPr>
            <w:rFonts w:ascii="Arial" w:hAnsi="Arial" w:cs="Arial"/>
            <w:sz w:val="24"/>
            <w:szCs w:val="24"/>
            <w:rPrChange w:id="5290" w:author="Alexandru Uicoabă" w:date="2022-06-16T14:49:00Z">
              <w:rPr>
                <w:rFonts w:ascii="Times New Roman" w:hAnsi="Times New Roman" w:cs="Times New Roman"/>
                <w:sz w:val="24"/>
                <w:szCs w:val="24"/>
                <w:lang w:val="en-GB"/>
              </w:rPr>
            </w:rPrChange>
          </w:rPr>
          <w:t>t</w:t>
        </w:r>
      </w:ins>
      <w:del w:id="5291" w:author="Bogdan Dragulescu" w:date="2022-06-14T14:25:00Z">
        <w:r w:rsidRPr="0078286B" w:rsidDel="00DB4089">
          <w:rPr>
            <w:rFonts w:ascii="Arial" w:hAnsi="Arial" w:cs="Arial"/>
            <w:sz w:val="24"/>
            <w:szCs w:val="24"/>
            <w:rPrChange w:id="5292" w:author="Alexandru Uicoabă" w:date="2022-06-16T14:49:00Z">
              <w:rPr>
                <w:rFonts w:ascii="Times New Roman" w:hAnsi="Times New Roman" w:cs="Times New Roman"/>
                <w:sz w:val="24"/>
                <w:szCs w:val="24"/>
                <w:lang w:val="en-GB"/>
              </w:rPr>
            </w:rPrChange>
          </w:rPr>
          <w:delText>d</w:delText>
        </w:r>
      </w:del>
      <w:r w:rsidRPr="0078286B">
        <w:rPr>
          <w:rFonts w:ascii="Arial" w:hAnsi="Arial" w:cs="Arial"/>
          <w:sz w:val="24"/>
          <w:szCs w:val="24"/>
          <w:rPrChange w:id="5293" w:author="Alexandru Uicoabă" w:date="2022-06-16T14:49:00Z">
            <w:rPr>
              <w:rFonts w:ascii="Times New Roman" w:hAnsi="Times New Roman" w:cs="Times New Roman"/>
              <w:sz w:val="24"/>
              <w:szCs w:val="24"/>
              <w:lang w:val="en-GB"/>
            </w:rPr>
          </w:rPrChange>
        </w:rPr>
        <w:t xml:space="preserve">emă în care se abordează învățarea automată a agenților </w:t>
      </w:r>
      <w:r w:rsidR="007450A9" w:rsidRPr="0078286B">
        <w:rPr>
          <w:rFonts w:ascii="Arial" w:hAnsi="Arial" w:cs="Arial"/>
          <w:sz w:val="24"/>
          <w:szCs w:val="24"/>
          <w:rPrChange w:id="5294" w:author="Alexandru Uicoabă" w:date="2022-06-16T14:49:00Z">
            <w:rPr>
              <w:rFonts w:ascii="Times New Roman" w:hAnsi="Times New Roman" w:cs="Times New Roman"/>
              <w:sz w:val="24"/>
              <w:szCs w:val="24"/>
              <w:lang w:val="en-GB"/>
            </w:rPr>
          </w:rPrChange>
        </w:rPr>
        <w:t>cum să se comporte într-un mediu virtual, s-au adus mai multe contribuții propri</w:t>
      </w:r>
      <w:del w:id="5295" w:author="Bogdan Dragulescu" w:date="2022-06-14T14:25:00Z">
        <w:r w:rsidR="007450A9" w:rsidRPr="0078286B" w:rsidDel="00DB4089">
          <w:rPr>
            <w:rFonts w:ascii="Arial" w:hAnsi="Arial" w:cs="Arial"/>
            <w:sz w:val="24"/>
            <w:szCs w:val="24"/>
            <w:rPrChange w:id="5296" w:author="Alexandru Uicoabă" w:date="2022-06-16T14:49:00Z">
              <w:rPr>
                <w:rFonts w:ascii="Times New Roman" w:hAnsi="Times New Roman" w:cs="Times New Roman"/>
                <w:sz w:val="24"/>
                <w:szCs w:val="24"/>
                <w:lang w:val="en-GB"/>
              </w:rPr>
            </w:rPrChange>
          </w:rPr>
          <w:delText>a</w:delText>
        </w:r>
      </w:del>
      <w:ins w:id="5297" w:author="Bogdan Dragulescu" w:date="2022-06-14T14:25:00Z">
        <w:r w:rsidR="00DB4089" w:rsidRPr="0078286B">
          <w:rPr>
            <w:rFonts w:ascii="Arial" w:hAnsi="Arial" w:cs="Arial"/>
            <w:sz w:val="24"/>
            <w:szCs w:val="24"/>
            <w:rPrChange w:id="5298" w:author="Alexandru Uicoabă" w:date="2022-06-16T14:49:00Z">
              <w:rPr>
                <w:rFonts w:ascii="Times New Roman" w:hAnsi="Times New Roman" w:cs="Times New Roman"/>
                <w:sz w:val="24"/>
                <w:szCs w:val="24"/>
                <w:lang w:val="en-GB"/>
              </w:rPr>
            </w:rPrChange>
          </w:rPr>
          <w:t>i</w:t>
        </w:r>
      </w:ins>
      <w:r w:rsidR="007450A9" w:rsidRPr="0078286B">
        <w:rPr>
          <w:rFonts w:ascii="Arial" w:hAnsi="Arial" w:cs="Arial"/>
          <w:sz w:val="24"/>
          <w:szCs w:val="24"/>
          <w:rPrChange w:id="5299" w:author="Alexandru Uicoabă" w:date="2022-06-16T14:49:00Z">
            <w:rPr>
              <w:rFonts w:ascii="Times New Roman" w:hAnsi="Times New Roman" w:cs="Times New Roman"/>
              <w:sz w:val="24"/>
              <w:szCs w:val="24"/>
              <w:lang w:val="en-GB"/>
            </w:rPr>
          </w:rPrChange>
        </w:rPr>
        <w:t>.</w:t>
      </w:r>
    </w:p>
    <w:p w14:paraId="44EB67A0" w14:textId="5B14BD4D" w:rsidR="00604AD8" w:rsidRPr="0078286B" w:rsidRDefault="00604AD8" w:rsidP="00BC53EF">
      <w:pPr>
        <w:jc w:val="both"/>
        <w:rPr>
          <w:ins w:id="5300" w:author="Alexandru Uicoabă" w:date="2022-06-15T19:56:00Z"/>
          <w:rFonts w:ascii="Arial" w:hAnsi="Arial" w:cs="Arial"/>
          <w:sz w:val="24"/>
          <w:szCs w:val="24"/>
          <w:rPrChange w:id="5301" w:author="Alexandru Uicoabă" w:date="2022-06-16T14:49:00Z">
            <w:rPr>
              <w:ins w:id="5302" w:author="Alexandru Uicoabă" w:date="2022-06-15T19:56:00Z"/>
              <w:rFonts w:ascii="Times New Roman" w:hAnsi="Times New Roman" w:cs="Times New Roman"/>
              <w:sz w:val="24"/>
              <w:szCs w:val="24"/>
            </w:rPr>
          </w:rPrChange>
        </w:rPr>
      </w:pPr>
      <w:ins w:id="5303" w:author="Alexandru Uicoabă" w:date="2022-06-15T19:44:00Z">
        <w:r w:rsidRPr="0078286B">
          <w:rPr>
            <w:rFonts w:ascii="Arial" w:hAnsi="Arial" w:cs="Arial"/>
            <w:sz w:val="24"/>
            <w:szCs w:val="24"/>
            <w:rPrChange w:id="5304" w:author="Alexandru Uicoabă" w:date="2022-06-16T14:49:00Z">
              <w:rPr>
                <w:rFonts w:ascii="Times New Roman" w:hAnsi="Times New Roman" w:cs="Times New Roman"/>
                <w:sz w:val="24"/>
                <w:szCs w:val="24"/>
                <w:lang w:val="en-GB"/>
              </w:rPr>
            </w:rPrChange>
          </w:rPr>
          <w:tab/>
          <w:t>Din punct de vedere teoretic, s-a realizat un studiu cu privire</w:t>
        </w:r>
        <w:r w:rsidRPr="0078286B">
          <w:rPr>
            <w:rFonts w:ascii="Arial" w:hAnsi="Arial" w:cs="Arial"/>
            <w:sz w:val="24"/>
            <w:szCs w:val="24"/>
            <w:lang w:val="en-GB"/>
            <w:rPrChange w:id="5305" w:author="Alexandru Uicoabă" w:date="2022-06-16T14:49:00Z">
              <w:rPr>
                <w:rFonts w:ascii="Times New Roman" w:hAnsi="Times New Roman" w:cs="Times New Roman"/>
                <w:sz w:val="24"/>
                <w:szCs w:val="24"/>
                <w:lang w:val="en-GB"/>
              </w:rPr>
            </w:rPrChange>
          </w:rPr>
          <w:t xml:space="preserve"> </w:t>
        </w:r>
        <w:r w:rsidRPr="0078286B">
          <w:rPr>
            <w:rFonts w:ascii="Arial" w:hAnsi="Arial" w:cs="Arial"/>
            <w:sz w:val="24"/>
            <w:szCs w:val="24"/>
            <w:rPrChange w:id="5306" w:author="Alexandru Uicoabă" w:date="2022-06-16T14:49:00Z">
              <w:rPr>
                <w:rFonts w:ascii="Times New Roman" w:hAnsi="Times New Roman" w:cs="Times New Roman"/>
                <w:sz w:val="24"/>
                <w:szCs w:val="24"/>
              </w:rPr>
            </w:rPrChange>
          </w:rPr>
          <w:t>la agenți</w:t>
        </w:r>
      </w:ins>
      <w:ins w:id="5307" w:author="Alexandru Uicoabă" w:date="2022-06-16T22:50:00Z">
        <w:r w:rsidR="007D117F">
          <w:rPr>
            <w:rFonts w:ascii="Arial" w:hAnsi="Arial" w:cs="Arial"/>
            <w:sz w:val="24"/>
            <w:szCs w:val="24"/>
          </w:rPr>
          <w:t>i</w:t>
        </w:r>
      </w:ins>
      <w:ins w:id="5308" w:author="Alexandru Uicoabă" w:date="2022-06-15T19:44:00Z">
        <w:r w:rsidRPr="0078286B">
          <w:rPr>
            <w:rFonts w:ascii="Arial" w:hAnsi="Arial" w:cs="Arial"/>
            <w:sz w:val="24"/>
            <w:szCs w:val="24"/>
            <w:rPrChange w:id="5309" w:author="Alexandru Uicoabă" w:date="2022-06-16T14:49:00Z">
              <w:rPr>
                <w:rFonts w:ascii="Times New Roman" w:hAnsi="Times New Roman" w:cs="Times New Roman"/>
                <w:sz w:val="24"/>
                <w:szCs w:val="24"/>
              </w:rPr>
            </w:rPrChange>
          </w:rPr>
          <w:t xml:space="preserve"> inteligenți si la </w:t>
        </w:r>
      </w:ins>
      <w:ins w:id="5310" w:author="Alexandru Uicoabă" w:date="2022-06-15T20:01:00Z">
        <w:r w:rsidR="008375CF" w:rsidRPr="0078286B">
          <w:rPr>
            <w:rFonts w:ascii="Arial" w:hAnsi="Arial" w:cs="Arial"/>
            <w:sz w:val="24"/>
            <w:szCs w:val="24"/>
            <w:rPrChange w:id="5311" w:author="Alexandru Uicoabă" w:date="2022-06-16T14:49:00Z">
              <w:rPr>
                <w:rFonts w:ascii="Times New Roman" w:hAnsi="Times New Roman" w:cs="Times New Roman"/>
                <w:sz w:val="24"/>
                <w:szCs w:val="24"/>
              </w:rPr>
            </w:rPrChange>
          </w:rPr>
          <w:t>aplicabilitatea</w:t>
        </w:r>
      </w:ins>
      <w:ins w:id="5312" w:author="Alexandru Uicoabă" w:date="2022-06-15T19:45:00Z">
        <w:r w:rsidRPr="0078286B">
          <w:rPr>
            <w:rFonts w:ascii="Arial" w:hAnsi="Arial" w:cs="Arial"/>
            <w:sz w:val="24"/>
            <w:szCs w:val="24"/>
            <w:rPrChange w:id="5313" w:author="Alexandru Uicoabă" w:date="2022-06-16T14:49:00Z">
              <w:rPr>
                <w:rFonts w:ascii="Times New Roman" w:hAnsi="Times New Roman" w:cs="Times New Roman"/>
                <w:sz w:val="24"/>
                <w:szCs w:val="24"/>
              </w:rPr>
            </w:rPrChange>
          </w:rPr>
          <w:t xml:space="preserve"> acestora. De asemenea, s-a realizat o analiză a unor lucrări conexe asupra </w:t>
        </w:r>
        <w:r w:rsidR="00ED27D7" w:rsidRPr="0078286B">
          <w:rPr>
            <w:rFonts w:ascii="Arial" w:hAnsi="Arial" w:cs="Arial"/>
            <w:sz w:val="24"/>
            <w:szCs w:val="24"/>
            <w:rPrChange w:id="5314" w:author="Alexandru Uicoabă" w:date="2022-06-16T14:49:00Z">
              <w:rPr>
                <w:rFonts w:ascii="Times New Roman" w:hAnsi="Times New Roman" w:cs="Times New Roman"/>
                <w:sz w:val="24"/>
                <w:szCs w:val="24"/>
              </w:rPr>
            </w:rPrChange>
          </w:rPr>
          <w:t xml:space="preserve">algoritmilor folosiți pentru antrenarea acestor agenți. </w:t>
        </w:r>
      </w:ins>
      <w:ins w:id="5315" w:author="Alexandru Uicoabă" w:date="2022-06-15T19:55:00Z">
        <w:r w:rsidR="009334DE" w:rsidRPr="0078286B">
          <w:rPr>
            <w:rFonts w:ascii="Arial" w:hAnsi="Arial" w:cs="Arial"/>
            <w:sz w:val="24"/>
            <w:szCs w:val="24"/>
            <w:rPrChange w:id="5316" w:author="Alexandru Uicoabă" w:date="2022-06-16T14:49:00Z">
              <w:rPr>
                <w:rFonts w:ascii="Times New Roman" w:hAnsi="Times New Roman" w:cs="Times New Roman"/>
                <w:sz w:val="24"/>
                <w:szCs w:val="24"/>
              </w:rPr>
            </w:rPrChange>
          </w:rPr>
          <w:t>În final, s-a f</w:t>
        </w:r>
      </w:ins>
      <w:ins w:id="5317" w:author="Alexandru Uicoabă" w:date="2022-06-15T19:56:00Z">
        <w:r w:rsidR="009334DE" w:rsidRPr="0078286B">
          <w:rPr>
            <w:rFonts w:ascii="Arial" w:hAnsi="Arial" w:cs="Arial"/>
            <w:sz w:val="24"/>
            <w:szCs w:val="24"/>
            <w:rPrChange w:id="5318" w:author="Alexandru Uicoabă" w:date="2022-06-16T14:49:00Z">
              <w:rPr>
                <w:rFonts w:ascii="Times New Roman" w:hAnsi="Times New Roman" w:cs="Times New Roman"/>
                <w:sz w:val="24"/>
                <w:szCs w:val="24"/>
              </w:rPr>
            </w:rPrChange>
          </w:rPr>
          <w:t>ăcut și un studiu asupra platformelor software pe care să le folosim în realizarea experimentului.</w:t>
        </w:r>
      </w:ins>
    </w:p>
    <w:p w14:paraId="3147DAEB" w14:textId="1223145B" w:rsidR="009334DE" w:rsidRPr="0078286B" w:rsidRDefault="009334DE" w:rsidP="00BC53EF">
      <w:pPr>
        <w:jc w:val="both"/>
        <w:rPr>
          <w:ins w:id="5319" w:author="Alexandru Uicoabă" w:date="2022-06-15T19:58:00Z"/>
          <w:rFonts w:ascii="Arial" w:hAnsi="Arial" w:cs="Arial"/>
          <w:sz w:val="24"/>
          <w:szCs w:val="24"/>
          <w:rPrChange w:id="5320" w:author="Alexandru Uicoabă" w:date="2022-06-16T14:49:00Z">
            <w:rPr>
              <w:ins w:id="5321" w:author="Alexandru Uicoabă" w:date="2022-06-15T19:58:00Z"/>
              <w:rFonts w:ascii="Times New Roman" w:hAnsi="Times New Roman" w:cs="Times New Roman"/>
              <w:sz w:val="24"/>
              <w:szCs w:val="24"/>
            </w:rPr>
          </w:rPrChange>
        </w:rPr>
      </w:pPr>
      <w:ins w:id="5322" w:author="Alexandru Uicoabă" w:date="2022-06-15T19:56:00Z">
        <w:r w:rsidRPr="0078286B">
          <w:rPr>
            <w:rFonts w:ascii="Arial" w:hAnsi="Arial" w:cs="Arial"/>
            <w:sz w:val="24"/>
            <w:szCs w:val="24"/>
            <w:rPrChange w:id="5323" w:author="Alexandru Uicoabă" w:date="2022-06-16T14:49:00Z">
              <w:rPr>
                <w:rFonts w:ascii="Times New Roman" w:hAnsi="Times New Roman" w:cs="Times New Roman"/>
                <w:sz w:val="24"/>
                <w:szCs w:val="24"/>
              </w:rPr>
            </w:rPrChange>
          </w:rPr>
          <w:tab/>
          <w:t>Din punct de vedere practic, s-a adaptat codul î</w:t>
        </w:r>
      </w:ins>
      <w:ins w:id="5324" w:author="Alexandru Uicoabă" w:date="2022-06-15T19:57:00Z">
        <w:r w:rsidRPr="0078286B">
          <w:rPr>
            <w:rFonts w:ascii="Arial" w:hAnsi="Arial" w:cs="Arial"/>
            <w:sz w:val="24"/>
            <w:szCs w:val="24"/>
            <w:rPrChange w:id="5325" w:author="Alexandru Uicoabă" w:date="2022-06-16T14:49:00Z">
              <w:rPr>
                <w:rFonts w:ascii="Times New Roman" w:hAnsi="Times New Roman" w:cs="Times New Roman"/>
                <w:sz w:val="24"/>
                <w:szCs w:val="24"/>
              </w:rPr>
            </w:rPrChange>
          </w:rPr>
          <w:t xml:space="preserve">n </w:t>
        </w:r>
        <w:proofErr w:type="spellStart"/>
        <w:r w:rsidRPr="00564BEC">
          <w:rPr>
            <w:rFonts w:ascii="Arial" w:hAnsi="Arial" w:cs="Arial"/>
            <w:i/>
            <w:iCs/>
            <w:sz w:val="24"/>
            <w:szCs w:val="24"/>
            <w:rPrChange w:id="5326" w:author="Alexandru Uicoabă" w:date="2022-06-16T16:54:00Z">
              <w:rPr>
                <w:rFonts w:ascii="Times New Roman" w:hAnsi="Times New Roman" w:cs="Times New Roman"/>
                <w:sz w:val="24"/>
                <w:szCs w:val="24"/>
              </w:rPr>
            </w:rPrChange>
          </w:rPr>
          <w:t>Unity</w:t>
        </w:r>
        <w:proofErr w:type="spellEnd"/>
        <w:r w:rsidRPr="0078286B">
          <w:rPr>
            <w:rFonts w:ascii="Arial" w:hAnsi="Arial" w:cs="Arial"/>
            <w:sz w:val="24"/>
            <w:szCs w:val="24"/>
            <w:rPrChange w:id="5327" w:author="Alexandru Uicoabă" w:date="2022-06-16T14:49:00Z">
              <w:rPr>
                <w:rFonts w:ascii="Times New Roman" w:hAnsi="Times New Roman" w:cs="Times New Roman"/>
                <w:sz w:val="24"/>
                <w:szCs w:val="24"/>
              </w:rPr>
            </w:rPrChange>
          </w:rPr>
          <w:t xml:space="preserve"> pentru a permite colectarea datelor și </w:t>
        </w:r>
      </w:ins>
      <w:ins w:id="5328" w:author="Alexandru Uicoabă" w:date="2022-06-15T20:01:00Z">
        <w:r w:rsidR="008375CF" w:rsidRPr="0078286B">
          <w:rPr>
            <w:rFonts w:ascii="Arial" w:hAnsi="Arial" w:cs="Arial"/>
            <w:sz w:val="24"/>
            <w:szCs w:val="24"/>
            <w:rPrChange w:id="5329" w:author="Alexandru Uicoabă" w:date="2022-06-16T14:49:00Z">
              <w:rPr>
                <w:rFonts w:ascii="Times New Roman" w:hAnsi="Times New Roman" w:cs="Times New Roman"/>
                <w:sz w:val="24"/>
                <w:szCs w:val="24"/>
              </w:rPr>
            </w:rPrChange>
          </w:rPr>
          <w:t xml:space="preserve">furnizarea </w:t>
        </w:r>
      </w:ins>
      <w:ins w:id="5330" w:author="Alexandru Uicoabă" w:date="2022-06-16T11:39:00Z">
        <w:r w:rsidR="00713069" w:rsidRPr="0078286B">
          <w:rPr>
            <w:rFonts w:ascii="Arial" w:hAnsi="Arial" w:cs="Arial"/>
            <w:sz w:val="24"/>
            <w:szCs w:val="24"/>
            <w:rPrChange w:id="5331" w:author="Alexandru Uicoabă" w:date="2022-06-16T14:49:00Z">
              <w:rPr>
                <w:rFonts w:ascii="Times New Roman" w:hAnsi="Times New Roman" w:cs="Times New Roman"/>
                <w:sz w:val="24"/>
                <w:szCs w:val="24"/>
              </w:rPr>
            </w:rPrChange>
          </w:rPr>
          <w:t>comenzilor</w:t>
        </w:r>
      </w:ins>
      <w:ins w:id="5332" w:author="Alexandru Uicoabă" w:date="2022-06-15T20:01:00Z">
        <w:r w:rsidR="008375CF" w:rsidRPr="0078286B">
          <w:rPr>
            <w:rFonts w:ascii="Arial" w:hAnsi="Arial" w:cs="Arial"/>
            <w:sz w:val="24"/>
            <w:szCs w:val="24"/>
            <w:rPrChange w:id="5333" w:author="Alexandru Uicoabă" w:date="2022-06-16T14:49:00Z">
              <w:rPr>
                <w:rFonts w:ascii="Times New Roman" w:hAnsi="Times New Roman" w:cs="Times New Roman"/>
                <w:sz w:val="24"/>
                <w:szCs w:val="24"/>
              </w:rPr>
            </w:rPrChange>
          </w:rPr>
          <w:t xml:space="preserve"> căt</w:t>
        </w:r>
      </w:ins>
      <w:ins w:id="5334" w:author="Alexandru Uicoabă" w:date="2022-06-15T20:02:00Z">
        <w:r w:rsidR="008375CF" w:rsidRPr="0078286B">
          <w:rPr>
            <w:rFonts w:ascii="Arial" w:hAnsi="Arial" w:cs="Arial"/>
            <w:sz w:val="24"/>
            <w:szCs w:val="24"/>
            <w:rPrChange w:id="5335" w:author="Alexandru Uicoabă" w:date="2022-06-16T14:49:00Z">
              <w:rPr>
                <w:rFonts w:ascii="Times New Roman" w:hAnsi="Times New Roman" w:cs="Times New Roman"/>
                <w:sz w:val="24"/>
                <w:szCs w:val="24"/>
              </w:rPr>
            </w:rPrChange>
          </w:rPr>
          <w:t>re agentul din mediul virtual</w:t>
        </w:r>
      </w:ins>
      <w:ins w:id="5336" w:author="Alexandru Uicoabă" w:date="2022-06-15T19:57:00Z">
        <w:r w:rsidRPr="0078286B">
          <w:rPr>
            <w:rFonts w:ascii="Arial" w:hAnsi="Arial" w:cs="Arial"/>
            <w:sz w:val="24"/>
            <w:szCs w:val="24"/>
            <w:rPrChange w:id="5337" w:author="Alexandru Uicoabă" w:date="2022-06-16T14:49:00Z">
              <w:rPr>
                <w:rFonts w:ascii="Times New Roman" w:hAnsi="Times New Roman" w:cs="Times New Roman"/>
                <w:sz w:val="24"/>
                <w:szCs w:val="24"/>
              </w:rPr>
            </w:rPrChange>
          </w:rPr>
          <w:t xml:space="preserve">. </w:t>
        </w:r>
      </w:ins>
      <w:ins w:id="5338" w:author="Alexandru Uicoabă" w:date="2022-06-15T19:58:00Z">
        <w:r w:rsidRPr="0078286B">
          <w:rPr>
            <w:rFonts w:ascii="Arial" w:hAnsi="Arial" w:cs="Arial"/>
            <w:sz w:val="24"/>
            <w:szCs w:val="24"/>
            <w:rPrChange w:id="5339" w:author="Alexandru Uicoabă" w:date="2022-06-16T14:49:00Z">
              <w:rPr>
                <w:rFonts w:ascii="Times New Roman" w:hAnsi="Times New Roman" w:cs="Times New Roman"/>
                <w:sz w:val="24"/>
                <w:szCs w:val="24"/>
              </w:rPr>
            </w:rPrChange>
          </w:rPr>
          <w:t>P</w:t>
        </w:r>
      </w:ins>
      <w:ins w:id="5340" w:author="Alexandru Uicoabă" w:date="2022-06-15T19:57:00Z">
        <w:r w:rsidRPr="0078286B">
          <w:rPr>
            <w:rFonts w:ascii="Arial" w:hAnsi="Arial" w:cs="Arial"/>
            <w:sz w:val="24"/>
            <w:szCs w:val="24"/>
            <w:rPrChange w:id="5341" w:author="Alexandru Uicoabă" w:date="2022-06-16T14:49:00Z">
              <w:rPr>
                <w:rFonts w:ascii="Times New Roman" w:hAnsi="Times New Roman" w:cs="Times New Roman"/>
                <w:sz w:val="24"/>
                <w:szCs w:val="24"/>
              </w:rPr>
            </w:rPrChange>
          </w:rPr>
          <w:t xml:space="preserve">artea de comunicare între scriptul </w:t>
        </w:r>
        <w:proofErr w:type="spellStart"/>
        <w:r w:rsidRPr="00564BEC">
          <w:rPr>
            <w:rFonts w:ascii="Arial" w:hAnsi="Arial" w:cs="Arial"/>
            <w:i/>
            <w:iCs/>
            <w:sz w:val="24"/>
            <w:szCs w:val="24"/>
            <w:rPrChange w:id="5342" w:author="Alexandru Uicoabă" w:date="2022-06-16T16:54:00Z">
              <w:rPr>
                <w:rFonts w:ascii="Times New Roman" w:hAnsi="Times New Roman" w:cs="Times New Roman"/>
                <w:sz w:val="24"/>
                <w:szCs w:val="24"/>
              </w:rPr>
            </w:rPrChange>
          </w:rPr>
          <w:t>Python</w:t>
        </w:r>
        <w:proofErr w:type="spellEnd"/>
        <w:r w:rsidRPr="0078286B">
          <w:rPr>
            <w:rFonts w:ascii="Arial" w:hAnsi="Arial" w:cs="Arial"/>
            <w:sz w:val="24"/>
            <w:szCs w:val="24"/>
            <w:rPrChange w:id="5343" w:author="Alexandru Uicoabă" w:date="2022-06-16T14:49:00Z">
              <w:rPr>
                <w:rFonts w:ascii="Times New Roman" w:hAnsi="Times New Roman" w:cs="Times New Roman"/>
                <w:sz w:val="24"/>
                <w:szCs w:val="24"/>
              </w:rPr>
            </w:rPrChange>
          </w:rPr>
          <w:t xml:space="preserve"> și </w:t>
        </w:r>
        <w:proofErr w:type="spellStart"/>
        <w:r w:rsidRPr="00564BEC">
          <w:rPr>
            <w:rFonts w:ascii="Arial" w:hAnsi="Arial" w:cs="Arial"/>
            <w:i/>
            <w:iCs/>
            <w:sz w:val="24"/>
            <w:szCs w:val="24"/>
            <w:rPrChange w:id="5344" w:author="Alexandru Uicoabă" w:date="2022-06-16T16:54:00Z">
              <w:rPr>
                <w:rFonts w:ascii="Times New Roman" w:hAnsi="Times New Roman" w:cs="Times New Roman"/>
                <w:sz w:val="24"/>
                <w:szCs w:val="24"/>
              </w:rPr>
            </w:rPrChange>
          </w:rPr>
          <w:t>Unity</w:t>
        </w:r>
        <w:proofErr w:type="spellEnd"/>
        <w:r w:rsidRPr="0078286B">
          <w:rPr>
            <w:rFonts w:ascii="Arial" w:hAnsi="Arial" w:cs="Arial"/>
            <w:sz w:val="24"/>
            <w:szCs w:val="24"/>
            <w:rPrChange w:id="5345" w:author="Alexandru Uicoabă" w:date="2022-06-16T14:49:00Z">
              <w:rPr>
                <w:rFonts w:ascii="Times New Roman" w:hAnsi="Times New Roman" w:cs="Times New Roman"/>
                <w:sz w:val="24"/>
                <w:szCs w:val="24"/>
              </w:rPr>
            </w:rPrChange>
          </w:rPr>
          <w:t xml:space="preserve"> a</w:t>
        </w:r>
      </w:ins>
      <w:ins w:id="5346" w:author="Alexandru Uicoabă" w:date="2022-06-15T19:58:00Z">
        <w:r w:rsidRPr="0078286B">
          <w:rPr>
            <w:rFonts w:ascii="Arial" w:hAnsi="Arial" w:cs="Arial"/>
            <w:sz w:val="24"/>
            <w:szCs w:val="24"/>
            <w:rPrChange w:id="5347" w:author="Alexandru Uicoabă" w:date="2022-06-16T14:49:00Z">
              <w:rPr>
                <w:rFonts w:ascii="Times New Roman" w:hAnsi="Times New Roman" w:cs="Times New Roman"/>
                <w:sz w:val="24"/>
                <w:szCs w:val="24"/>
              </w:rPr>
            </w:rPrChange>
          </w:rPr>
          <w:t xml:space="preserve"> fost</w:t>
        </w:r>
      </w:ins>
      <w:ins w:id="5348" w:author="Alexandru Uicoabă" w:date="2022-06-15T19:57:00Z">
        <w:r w:rsidRPr="0078286B">
          <w:rPr>
            <w:rFonts w:ascii="Arial" w:hAnsi="Arial" w:cs="Arial"/>
            <w:sz w:val="24"/>
            <w:szCs w:val="24"/>
            <w:rPrChange w:id="5349" w:author="Alexandru Uicoabă" w:date="2022-06-16T14:49:00Z">
              <w:rPr>
                <w:rFonts w:ascii="Times New Roman" w:hAnsi="Times New Roman" w:cs="Times New Roman"/>
                <w:sz w:val="24"/>
                <w:szCs w:val="24"/>
              </w:rPr>
            </w:rPrChange>
          </w:rPr>
          <w:t xml:space="preserve"> realizat</w:t>
        </w:r>
      </w:ins>
      <w:ins w:id="5350" w:author="Alexandru Uicoabă" w:date="2022-06-15T19:58:00Z">
        <w:r w:rsidRPr="0078286B">
          <w:rPr>
            <w:rFonts w:ascii="Arial" w:hAnsi="Arial" w:cs="Arial"/>
            <w:sz w:val="24"/>
            <w:szCs w:val="24"/>
            <w:rPrChange w:id="5351" w:author="Alexandru Uicoabă" w:date="2022-06-16T14:49:00Z">
              <w:rPr>
                <w:rFonts w:ascii="Times New Roman" w:hAnsi="Times New Roman" w:cs="Times New Roman"/>
                <w:sz w:val="24"/>
                <w:szCs w:val="24"/>
              </w:rPr>
            </w:rPrChange>
          </w:rPr>
          <w:t>ă prin intermediul</w:t>
        </w:r>
      </w:ins>
      <w:ins w:id="5352" w:author="Alexandru Uicoabă" w:date="2022-06-15T19:57:00Z">
        <w:r w:rsidRPr="0078286B">
          <w:rPr>
            <w:rFonts w:ascii="Arial" w:hAnsi="Arial" w:cs="Arial"/>
            <w:sz w:val="24"/>
            <w:szCs w:val="24"/>
            <w:rPrChange w:id="5353" w:author="Alexandru Uicoabă" w:date="2022-06-16T14:49:00Z">
              <w:rPr>
                <w:rFonts w:ascii="Times New Roman" w:hAnsi="Times New Roman" w:cs="Times New Roman"/>
                <w:sz w:val="24"/>
                <w:szCs w:val="24"/>
              </w:rPr>
            </w:rPrChange>
          </w:rPr>
          <w:t xml:space="preserve"> </w:t>
        </w:r>
      </w:ins>
      <w:proofErr w:type="spellStart"/>
      <w:ins w:id="5354" w:author="Alexandru Uicoabă" w:date="2022-06-15T19:58:00Z">
        <w:r w:rsidRPr="00564BEC">
          <w:rPr>
            <w:rFonts w:ascii="Arial" w:hAnsi="Arial" w:cs="Arial"/>
            <w:i/>
            <w:iCs/>
            <w:sz w:val="24"/>
            <w:szCs w:val="24"/>
            <w:rPrChange w:id="5355" w:author="Alexandru Uicoabă" w:date="2022-06-16T16:54:00Z">
              <w:rPr>
                <w:rFonts w:ascii="Times New Roman" w:hAnsi="Times New Roman" w:cs="Times New Roman"/>
                <w:sz w:val="24"/>
                <w:szCs w:val="24"/>
              </w:rPr>
            </w:rPrChange>
          </w:rPr>
          <w:t>Flask</w:t>
        </w:r>
        <w:proofErr w:type="spellEnd"/>
        <w:r w:rsidRPr="00564BEC">
          <w:rPr>
            <w:rFonts w:ascii="Arial" w:hAnsi="Arial" w:cs="Arial"/>
            <w:i/>
            <w:iCs/>
            <w:sz w:val="24"/>
            <w:szCs w:val="24"/>
            <w:rPrChange w:id="5356" w:author="Alexandru Uicoabă" w:date="2022-06-16T16:54:00Z">
              <w:rPr>
                <w:rFonts w:ascii="Times New Roman" w:hAnsi="Times New Roman" w:cs="Times New Roman"/>
                <w:sz w:val="24"/>
                <w:szCs w:val="24"/>
              </w:rPr>
            </w:rPrChange>
          </w:rPr>
          <w:t xml:space="preserve"> API-ului</w:t>
        </w:r>
      </w:ins>
      <w:ins w:id="5357" w:author="Alexandru Uicoabă" w:date="2022-06-15T20:00:00Z">
        <w:r w:rsidR="00F83DE8" w:rsidRPr="0078286B">
          <w:rPr>
            <w:rFonts w:ascii="Arial" w:hAnsi="Arial" w:cs="Arial"/>
            <w:sz w:val="24"/>
            <w:szCs w:val="24"/>
            <w:rPrChange w:id="5358" w:author="Alexandru Uicoabă" w:date="2022-06-16T14:49:00Z">
              <w:rPr>
                <w:rFonts w:ascii="Times New Roman" w:hAnsi="Times New Roman" w:cs="Times New Roman"/>
                <w:sz w:val="24"/>
                <w:szCs w:val="24"/>
              </w:rPr>
            </w:rPrChange>
          </w:rPr>
          <w:t xml:space="preserve"> prin utilizarea mediului </w:t>
        </w:r>
        <w:r w:rsidR="00F83DE8" w:rsidRPr="00564BEC">
          <w:rPr>
            <w:rFonts w:ascii="Arial" w:hAnsi="Arial" w:cs="Arial"/>
            <w:i/>
            <w:iCs/>
            <w:sz w:val="24"/>
            <w:szCs w:val="24"/>
            <w:rPrChange w:id="5359" w:author="Alexandru Uicoabă" w:date="2022-06-16T16:54:00Z">
              <w:rPr>
                <w:rFonts w:ascii="Times New Roman" w:hAnsi="Times New Roman" w:cs="Times New Roman"/>
                <w:sz w:val="24"/>
                <w:szCs w:val="24"/>
              </w:rPr>
            </w:rPrChange>
          </w:rPr>
          <w:t>Anaconda</w:t>
        </w:r>
      </w:ins>
      <w:ins w:id="5360" w:author="Alexandru Uicoabă" w:date="2022-06-15T19:58:00Z">
        <w:r w:rsidRPr="0078286B">
          <w:rPr>
            <w:rFonts w:ascii="Arial" w:hAnsi="Arial" w:cs="Arial"/>
            <w:sz w:val="24"/>
            <w:szCs w:val="24"/>
            <w:rPrChange w:id="5361" w:author="Alexandru Uicoabă" w:date="2022-06-16T14:49:00Z">
              <w:rPr>
                <w:rFonts w:ascii="Times New Roman" w:hAnsi="Times New Roman" w:cs="Times New Roman"/>
                <w:sz w:val="24"/>
                <w:szCs w:val="24"/>
              </w:rPr>
            </w:rPrChange>
          </w:rPr>
          <w:t>.</w:t>
        </w:r>
      </w:ins>
    </w:p>
    <w:p w14:paraId="47F26B37" w14:textId="672F715C" w:rsidR="009334DE" w:rsidRPr="0078286B" w:rsidRDefault="009334DE" w:rsidP="00BC53EF">
      <w:pPr>
        <w:jc w:val="both"/>
        <w:rPr>
          <w:rFonts w:ascii="Arial" w:hAnsi="Arial" w:cs="Arial"/>
          <w:sz w:val="24"/>
          <w:szCs w:val="24"/>
          <w:rPrChange w:id="5362" w:author="Alexandru Uicoabă" w:date="2022-06-16T14:49:00Z">
            <w:rPr>
              <w:rFonts w:ascii="Times New Roman" w:hAnsi="Times New Roman" w:cs="Times New Roman"/>
              <w:sz w:val="24"/>
              <w:szCs w:val="24"/>
              <w:lang w:val="en-GB"/>
            </w:rPr>
          </w:rPrChange>
        </w:rPr>
      </w:pPr>
      <w:ins w:id="5363" w:author="Alexandru Uicoabă" w:date="2022-06-15T19:58:00Z">
        <w:r w:rsidRPr="0078286B">
          <w:rPr>
            <w:rFonts w:ascii="Arial" w:hAnsi="Arial" w:cs="Arial"/>
            <w:sz w:val="24"/>
            <w:szCs w:val="24"/>
            <w:rPrChange w:id="5364" w:author="Alexandru Uicoabă" w:date="2022-06-16T14:49:00Z">
              <w:rPr>
                <w:rFonts w:ascii="Times New Roman" w:hAnsi="Times New Roman" w:cs="Times New Roman"/>
                <w:sz w:val="24"/>
                <w:szCs w:val="24"/>
              </w:rPr>
            </w:rPrChange>
          </w:rPr>
          <w:tab/>
          <w:t xml:space="preserve">Antrenarea agenților s-a realizat prin </w:t>
        </w:r>
      </w:ins>
      <w:ins w:id="5365" w:author="Alexandru Uicoabă" w:date="2022-06-15T19:59:00Z">
        <w:r w:rsidRPr="0078286B">
          <w:rPr>
            <w:rFonts w:ascii="Arial" w:hAnsi="Arial" w:cs="Arial"/>
            <w:sz w:val="24"/>
            <w:szCs w:val="24"/>
            <w:rPrChange w:id="5366" w:author="Alexandru Uicoabă" w:date="2022-06-16T14:49:00Z">
              <w:rPr>
                <w:rFonts w:ascii="Times New Roman" w:hAnsi="Times New Roman" w:cs="Times New Roman"/>
                <w:sz w:val="24"/>
                <w:szCs w:val="24"/>
              </w:rPr>
            </w:rPrChange>
          </w:rPr>
          <w:t xml:space="preserve">implementarea unor algoritmi de învățare </w:t>
        </w:r>
      </w:ins>
      <w:ins w:id="5367" w:author="Alexandru Uicoabă" w:date="2022-06-16T10:22:00Z">
        <w:r w:rsidR="0041221E" w:rsidRPr="0078286B">
          <w:rPr>
            <w:rFonts w:ascii="Arial" w:hAnsi="Arial" w:cs="Arial"/>
            <w:sz w:val="24"/>
            <w:szCs w:val="24"/>
            <w:rPrChange w:id="5368" w:author="Alexandru Uicoabă" w:date="2022-06-16T14:49:00Z">
              <w:rPr>
                <w:rFonts w:ascii="Times New Roman" w:hAnsi="Times New Roman" w:cs="Times New Roman"/>
                <w:sz w:val="24"/>
                <w:szCs w:val="24"/>
              </w:rPr>
            </w:rPrChange>
          </w:rPr>
          <w:t>automată</w:t>
        </w:r>
      </w:ins>
      <w:ins w:id="5369" w:author="Alexandru Uicoabă" w:date="2022-06-15T19:59:00Z">
        <w:r w:rsidRPr="0078286B">
          <w:rPr>
            <w:rFonts w:ascii="Arial" w:hAnsi="Arial" w:cs="Arial"/>
            <w:sz w:val="24"/>
            <w:szCs w:val="24"/>
            <w:rPrChange w:id="5370" w:author="Alexandru Uicoabă" w:date="2022-06-16T14:49:00Z">
              <w:rPr>
                <w:rFonts w:ascii="Times New Roman" w:hAnsi="Times New Roman" w:cs="Times New Roman"/>
                <w:sz w:val="24"/>
                <w:szCs w:val="24"/>
              </w:rPr>
            </w:rPrChange>
          </w:rPr>
          <w:t xml:space="preserve"> supravegheată, cu ajutorul librăriilor </w:t>
        </w:r>
        <w:proofErr w:type="spellStart"/>
        <w:r w:rsidRPr="00564BEC">
          <w:rPr>
            <w:rFonts w:ascii="Arial" w:hAnsi="Arial" w:cs="Arial"/>
            <w:i/>
            <w:iCs/>
            <w:sz w:val="24"/>
            <w:szCs w:val="24"/>
            <w:rPrChange w:id="5371" w:author="Alexandru Uicoabă" w:date="2022-06-16T16:54:00Z">
              <w:rPr>
                <w:rFonts w:ascii="Times New Roman" w:hAnsi="Times New Roman" w:cs="Times New Roman"/>
                <w:sz w:val="24"/>
                <w:szCs w:val="24"/>
              </w:rPr>
            </w:rPrChange>
          </w:rPr>
          <w:t>Scikit-Learn</w:t>
        </w:r>
        <w:proofErr w:type="spellEnd"/>
        <w:r w:rsidRPr="0078286B">
          <w:rPr>
            <w:rFonts w:ascii="Arial" w:hAnsi="Arial" w:cs="Arial"/>
            <w:sz w:val="24"/>
            <w:szCs w:val="24"/>
            <w:rPrChange w:id="5372" w:author="Alexandru Uicoabă" w:date="2022-06-16T14:49:00Z">
              <w:rPr>
                <w:rFonts w:ascii="Times New Roman" w:hAnsi="Times New Roman" w:cs="Times New Roman"/>
                <w:sz w:val="24"/>
                <w:szCs w:val="24"/>
              </w:rPr>
            </w:rPrChange>
          </w:rPr>
          <w:t xml:space="preserve">. Pentru partea de </w:t>
        </w:r>
        <w:proofErr w:type="spellStart"/>
        <w:r w:rsidRPr="0078286B">
          <w:rPr>
            <w:rFonts w:ascii="Arial" w:hAnsi="Arial" w:cs="Arial"/>
            <w:sz w:val="24"/>
            <w:szCs w:val="24"/>
            <w:rPrChange w:id="5373" w:author="Alexandru Uicoabă" w:date="2022-06-16T14:49:00Z">
              <w:rPr>
                <w:rFonts w:ascii="Times New Roman" w:hAnsi="Times New Roman" w:cs="Times New Roman"/>
                <w:sz w:val="24"/>
                <w:szCs w:val="24"/>
              </w:rPr>
            </w:rPrChange>
          </w:rPr>
          <w:t>reinforcement</w:t>
        </w:r>
        <w:proofErr w:type="spellEnd"/>
        <w:r w:rsidRPr="0078286B">
          <w:rPr>
            <w:rFonts w:ascii="Arial" w:hAnsi="Arial" w:cs="Arial"/>
            <w:sz w:val="24"/>
            <w:szCs w:val="24"/>
            <w:rPrChange w:id="5374"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5375"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5376" w:author="Alexandru Uicoabă" w:date="2022-06-16T14:49:00Z">
              <w:rPr>
                <w:rFonts w:ascii="Times New Roman" w:hAnsi="Times New Roman" w:cs="Times New Roman"/>
                <w:sz w:val="24"/>
                <w:szCs w:val="24"/>
              </w:rPr>
            </w:rPrChange>
          </w:rPr>
          <w:t xml:space="preserve"> s-a utilizat </w:t>
        </w:r>
      </w:ins>
      <w:ins w:id="5377" w:author="Alexandru Uicoabă" w:date="2022-06-15T20:00:00Z">
        <w:r w:rsidRPr="0078286B">
          <w:rPr>
            <w:rFonts w:ascii="Arial" w:hAnsi="Arial" w:cs="Arial"/>
            <w:sz w:val="24"/>
            <w:szCs w:val="24"/>
            <w:rPrChange w:id="5378" w:author="Alexandru Uicoabă" w:date="2022-06-16T14:49:00Z">
              <w:rPr>
                <w:rFonts w:ascii="Times New Roman" w:hAnsi="Times New Roman" w:cs="Times New Roman"/>
                <w:sz w:val="24"/>
                <w:szCs w:val="24"/>
              </w:rPr>
            </w:rPrChange>
          </w:rPr>
          <w:t xml:space="preserve">instrumentul </w:t>
        </w:r>
        <w:proofErr w:type="spellStart"/>
        <w:r w:rsidRPr="00564BEC">
          <w:rPr>
            <w:rFonts w:ascii="Arial" w:hAnsi="Arial" w:cs="Arial"/>
            <w:i/>
            <w:iCs/>
            <w:sz w:val="24"/>
            <w:szCs w:val="24"/>
            <w:rPrChange w:id="5379" w:author="Alexandru Uicoabă" w:date="2022-06-16T16:54:00Z">
              <w:rPr>
                <w:rFonts w:ascii="Times New Roman" w:hAnsi="Times New Roman" w:cs="Times New Roman"/>
                <w:sz w:val="24"/>
                <w:szCs w:val="24"/>
              </w:rPr>
            </w:rPrChange>
          </w:rPr>
          <w:t>OpenAI</w:t>
        </w:r>
        <w:proofErr w:type="spellEnd"/>
        <w:r w:rsidRPr="00564BEC">
          <w:rPr>
            <w:rFonts w:ascii="Arial" w:hAnsi="Arial" w:cs="Arial"/>
            <w:i/>
            <w:iCs/>
            <w:sz w:val="24"/>
            <w:szCs w:val="24"/>
            <w:rPrChange w:id="5380" w:author="Alexandru Uicoabă" w:date="2022-06-16T16:54:00Z">
              <w:rPr>
                <w:rFonts w:ascii="Times New Roman" w:hAnsi="Times New Roman" w:cs="Times New Roman"/>
                <w:sz w:val="24"/>
                <w:szCs w:val="24"/>
              </w:rPr>
            </w:rPrChange>
          </w:rPr>
          <w:t xml:space="preserve"> </w:t>
        </w:r>
        <w:proofErr w:type="spellStart"/>
        <w:r w:rsidRPr="00564BEC">
          <w:rPr>
            <w:rFonts w:ascii="Arial" w:hAnsi="Arial" w:cs="Arial"/>
            <w:i/>
            <w:iCs/>
            <w:sz w:val="24"/>
            <w:szCs w:val="24"/>
            <w:rPrChange w:id="5381" w:author="Alexandru Uicoabă" w:date="2022-06-16T16:54:00Z">
              <w:rPr>
                <w:rFonts w:ascii="Times New Roman" w:hAnsi="Times New Roman" w:cs="Times New Roman"/>
                <w:sz w:val="24"/>
                <w:szCs w:val="24"/>
              </w:rPr>
            </w:rPrChange>
          </w:rPr>
          <w:t>Gym</w:t>
        </w:r>
        <w:proofErr w:type="spellEnd"/>
        <w:r w:rsidRPr="0078286B">
          <w:rPr>
            <w:rFonts w:ascii="Arial" w:hAnsi="Arial" w:cs="Arial"/>
            <w:sz w:val="24"/>
            <w:szCs w:val="24"/>
            <w:rPrChange w:id="5382" w:author="Alexandru Uicoabă" w:date="2022-06-16T14:49:00Z">
              <w:rPr>
                <w:rFonts w:ascii="Times New Roman" w:hAnsi="Times New Roman" w:cs="Times New Roman"/>
                <w:sz w:val="24"/>
                <w:szCs w:val="24"/>
              </w:rPr>
            </w:rPrChange>
          </w:rPr>
          <w:t xml:space="preserve"> care a facilitat și ușurat antrenarea agentului.</w:t>
        </w:r>
      </w:ins>
    </w:p>
    <w:p w14:paraId="67AD5CFA" w14:textId="77777777" w:rsidR="00BC50C9" w:rsidRDefault="007450A9">
      <w:pPr>
        <w:jc w:val="both"/>
        <w:rPr>
          <w:ins w:id="5383" w:author="Alexandru Uicoabă" w:date="2022-06-16T22:46:00Z"/>
          <w:rFonts w:ascii="Arial" w:hAnsi="Arial" w:cs="Arial"/>
          <w:sz w:val="24"/>
          <w:szCs w:val="24"/>
          <w:lang w:val="en-GB"/>
        </w:rPr>
      </w:pPr>
      <w:r w:rsidRPr="0078286B">
        <w:rPr>
          <w:rFonts w:ascii="Arial" w:hAnsi="Arial" w:cs="Arial"/>
          <w:sz w:val="24"/>
          <w:szCs w:val="24"/>
          <w:lang w:val="en-GB"/>
          <w:rPrChange w:id="5384" w:author="Alexandru Uicoabă" w:date="2022-06-16T14:49:00Z">
            <w:rPr>
              <w:rFonts w:ascii="Times New Roman" w:hAnsi="Times New Roman" w:cs="Times New Roman"/>
              <w:sz w:val="24"/>
              <w:szCs w:val="24"/>
              <w:lang w:val="en-GB"/>
            </w:rPr>
          </w:rPrChange>
        </w:rPr>
        <w:tab/>
      </w:r>
      <w:proofErr w:type="spellStart"/>
      <w:ins w:id="5385" w:author="Alexandru Uicoabă" w:date="2022-06-16T22:43:00Z">
        <w:r w:rsidR="001C4327">
          <w:rPr>
            <w:rFonts w:ascii="Arial" w:hAnsi="Arial" w:cs="Arial"/>
            <w:sz w:val="24"/>
            <w:szCs w:val="24"/>
            <w:lang w:val="en-GB"/>
          </w:rPr>
          <w:t>Codul</w:t>
        </w:r>
        <w:proofErr w:type="spellEnd"/>
        <w:r w:rsidR="001C4327">
          <w:rPr>
            <w:rFonts w:ascii="Arial" w:hAnsi="Arial" w:cs="Arial"/>
            <w:sz w:val="24"/>
            <w:szCs w:val="24"/>
            <w:lang w:val="en-GB"/>
          </w:rPr>
          <w:t xml:space="preserve"> </w:t>
        </w:r>
        <w:proofErr w:type="spellStart"/>
        <w:r w:rsidR="001C4327">
          <w:rPr>
            <w:rFonts w:ascii="Arial" w:hAnsi="Arial" w:cs="Arial"/>
            <w:sz w:val="24"/>
            <w:szCs w:val="24"/>
            <w:lang w:val="en-GB"/>
          </w:rPr>
          <w:t>poate</w:t>
        </w:r>
        <w:proofErr w:type="spellEnd"/>
        <w:r w:rsidR="001C4327">
          <w:rPr>
            <w:rFonts w:ascii="Arial" w:hAnsi="Arial" w:cs="Arial"/>
            <w:sz w:val="24"/>
            <w:szCs w:val="24"/>
            <w:lang w:val="en-GB"/>
          </w:rPr>
          <w:t xml:space="preserve"> fi g</w:t>
        </w:r>
        <w:proofErr w:type="spellStart"/>
        <w:r w:rsidR="001C4327">
          <w:rPr>
            <w:rFonts w:ascii="Arial" w:hAnsi="Arial" w:cs="Arial"/>
            <w:sz w:val="24"/>
            <w:szCs w:val="24"/>
          </w:rPr>
          <w:t>ăsit</w:t>
        </w:r>
        <w:proofErr w:type="spellEnd"/>
        <w:r w:rsidR="001C4327">
          <w:rPr>
            <w:rFonts w:ascii="Arial" w:hAnsi="Arial" w:cs="Arial"/>
            <w:sz w:val="24"/>
            <w:szCs w:val="24"/>
          </w:rPr>
          <w:t xml:space="preserve"> în </w:t>
        </w:r>
        <w:proofErr w:type="spellStart"/>
        <w:r w:rsidR="001C4327">
          <w:rPr>
            <w:rFonts w:ascii="Arial" w:hAnsi="Arial" w:cs="Arial"/>
            <w:sz w:val="24"/>
            <w:szCs w:val="24"/>
          </w:rPr>
          <w:t>repository-ul</w:t>
        </w:r>
        <w:proofErr w:type="spellEnd"/>
        <w:r w:rsidR="001C4327">
          <w:rPr>
            <w:rFonts w:ascii="Arial" w:hAnsi="Arial" w:cs="Arial"/>
            <w:sz w:val="24"/>
            <w:szCs w:val="24"/>
          </w:rPr>
          <w:t xml:space="preserve"> celor de la </w:t>
        </w:r>
        <w:proofErr w:type="spellStart"/>
        <w:r w:rsidR="001C4327">
          <w:rPr>
            <w:rFonts w:ascii="Arial" w:hAnsi="Arial" w:cs="Arial"/>
            <w:sz w:val="24"/>
            <w:szCs w:val="24"/>
          </w:rPr>
          <w:t>G</w:t>
        </w:r>
      </w:ins>
      <w:ins w:id="5386" w:author="Alexandru Uicoabă" w:date="2022-06-16T22:44:00Z">
        <w:r w:rsidR="001C4327">
          <w:rPr>
            <w:rFonts w:ascii="Arial" w:hAnsi="Arial" w:cs="Arial"/>
            <w:sz w:val="24"/>
            <w:szCs w:val="24"/>
          </w:rPr>
          <w:t>itHub</w:t>
        </w:r>
        <w:proofErr w:type="spellEnd"/>
        <w:r w:rsidR="001C4327">
          <w:rPr>
            <w:rFonts w:ascii="Arial" w:hAnsi="Arial" w:cs="Arial"/>
            <w:sz w:val="24"/>
            <w:szCs w:val="24"/>
          </w:rPr>
          <w:t xml:space="preserve"> accesând următorul link</w:t>
        </w:r>
        <w:r w:rsidR="001C4327">
          <w:rPr>
            <w:rFonts w:ascii="Arial" w:hAnsi="Arial" w:cs="Arial"/>
            <w:sz w:val="24"/>
            <w:szCs w:val="24"/>
            <w:lang w:val="en-GB"/>
          </w:rPr>
          <w:t xml:space="preserve">: </w:t>
        </w:r>
      </w:ins>
      <w:ins w:id="5387" w:author="Alexandru Uicoabă" w:date="2022-06-16T22:46:00Z">
        <w:r w:rsidR="00F304B9">
          <w:rPr>
            <w:rFonts w:ascii="Arial" w:hAnsi="Arial" w:cs="Arial"/>
            <w:sz w:val="24"/>
            <w:szCs w:val="24"/>
            <w:lang w:val="en-GB"/>
          </w:rPr>
          <w:fldChar w:fldCharType="begin"/>
        </w:r>
        <w:r w:rsidR="00F304B9">
          <w:rPr>
            <w:rFonts w:ascii="Arial" w:hAnsi="Arial" w:cs="Arial"/>
            <w:sz w:val="24"/>
            <w:szCs w:val="24"/>
            <w:lang w:val="en-GB"/>
          </w:rPr>
          <w:instrText xml:space="preserve"> HYPERLINK "</w:instrText>
        </w:r>
        <w:r w:rsidR="00F304B9" w:rsidRPr="00F304B9">
          <w:rPr>
            <w:rFonts w:ascii="Arial" w:hAnsi="Arial" w:cs="Arial"/>
            <w:sz w:val="24"/>
            <w:szCs w:val="24"/>
            <w:lang w:val="en-GB"/>
          </w:rPr>
          <w:instrText>https://github.com/alexuicoaba/KartML/</w:instrText>
        </w:r>
        <w:r w:rsidR="00F304B9">
          <w:rPr>
            <w:rFonts w:ascii="Arial" w:hAnsi="Arial" w:cs="Arial"/>
            <w:sz w:val="24"/>
            <w:szCs w:val="24"/>
            <w:lang w:val="en-GB"/>
          </w:rPr>
          <w:instrText xml:space="preserve">" </w:instrText>
        </w:r>
        <w:r w:rsidR="00F304B9">
          <w:rPr>
            <w:rFonts w:ascii="Arial" w:hAnsi="Arial" w:cs="Arial"/>
            <w:sz w:val="24"/>
            <w:szCs w:val="24"/>
            <w:lang w:val="en-GB"/>
          </w:rPr>
          <w:fldChar w:fldCharType="separate"/>
        </w:r>
        <w:r w:rsidR="00F304B9" w:rsidRPr="00BB28C8">
          <w:rPr>
            <w:rStyle w:val="Hyperlink"/>
            <w:rFonts w:ascii="Arial" w:hAnsi="Arial" w:cs="Arial"/>
            <w:sz w:val="24"/>
            <w:szCs w:val="24"/>
            <w:lang w:val="en-GB"/>
          </w:rPr>
          <w:t>https://github.com/alexuicoaba/KartML/</w:t>
        </w:r>
        <w:r w:rsidR="00F304B9">
          <w:rPr>
            <w:rFonts w:ascii="Arial" w:hAnsi="Arial" w:cs="Arial"/>
            <w:sz w:val="24"/>
            <w:szCs w:val="24"/>
            <w:lang w:val="en-GB"/>
          </w:rPr>
          <w:fldChar w:fldCharType="end"/>
        </w:r>
        <w:r w:rsidR="00F304B9">
          <w:rPr>
            <w:rFonts w:ascii="Arial" w:hAnsi="Arial" w:cs="Arial"/>
            <w:sz w:val="24"/>
            <w:szCs w:val="24"/>
            <w:lang w:val="en-GB"/>
          </w:rPr>
          <w:t xml:space="preserve"> </w:t>
        </w:r>
        <w:r w:rsidR="00DE5341">
          <w:rPr>
            <w:rFonts w:ascii="Arial" w:hAnsi="Arial" w:cs="Arial"/>
            <w:sz w:val="24"/>
            <w:szCs w:val="24"/>
            <w:lang w:val="en-GB"/>
          </w:rPr>
          <w:t>.</w:t>
        </w:r>
      </w:ins>
    </w:p>
    <w:p w14:paraId="0D3B1C4F" w14:textId="7306D1D9" w:rsidR="007450A9" w:rsidRPr="0078286B" w:rsidDel="00F83DE8" w:rsidRDefault="007450A9" w:rsidP="00F83DE8">
      <w:pPr>
        <w:jc w:val="both"/>
        <w:rPr>
          <w:del w:id="5388" w:author="Alexandru Uicoabă" w:date="2022-06-15T20:00:00Z"/>
          <w:rFonts w:ascii="Arial" w:hAnsi="Arial" w:cs="Arial"/>
          <w:sz w:val="24"/>
          <w:szCs w:val="24"/>
          <w:lang w:val="en-GB"/>
          <w:rPrChange w:id="5389" w:author="Alexandru Uicoabă" w:date="2022-06-16T14:49:00Z">
            <w:rPr>
              <w:del w:id="5390" w:author="Alexandru Uicoabă" w:date="2022-06-15T20:00:00Z"/>
              <w:rFonts w:ascii="Times New Roman" w:hAnsi="Times New Roman" w:cs="Times New Roman"/>
              <w:sz w:val="24"/>
              <w:szCs w:val="24"/>
              <w:lang w:val="en-GB"/>
            </w:rPr>
          </w:rPrChange>
        </w:rPr>
      </w:pPr>
      <w:del w:id="5391" w:author="Alexandru Uicoabă" w:date="2022-06-15T20:00:00Z">
        <w:r w:rsidRPr="0078286B" w:rsidDel="00F83DE8">
          <w:rPr>
            <w:rFonts w:ascii="Arial" w:hAnsi="Arial" w:cs="Arial"/>
            <w:sz w:val="24"/>
            <w:szCs w:val="24"/>
            <w:lang w:val="en-GB"/>
            <w:rPrChange w:id="5392" w:author="Alexandru Uicoabă" w:date="2022-06-16T14:49:00Z">
              <w:rPr>
                <w:rFonts w:ascii="Times New Roman" w:hAnsi="Times New Roman" w:cs="Times New Roman"/>
                <w:sz w:val="24"/>
                <w:szCs w:val="24"/>
                <w:lang w:val="en-GB"/>
              </w:rPr>
            </w:rPrChange>
          </w:rPr>
          <w:delText xml:space="preserve">O primă contribuție proprie este adaptarea scenei din Unity prin adăugarea celor cinci senzori frontali pentru detecția obstacolelor. De asemenea, tot în mediul unity s-a mai create </w:delText>
        </w:r>
        <w:commentRangeStart w:id="5393"/>
        <w:commentRangeStart w:id="5394"/>
        <w:commentRangeStart w:id="5395"/>
        <w:r w:rsidRPr="0078286B" w:rsidDel="00F83DE8">
          <w:rPr>
            <w:rFonts w:ascii="Arial" w:hAnsi="Arial" w:cs="Arial"/>
            <w:sz w:val="24"/>
            <w:szCs w:val="24"/>
            <w:lang w:val="en-GB"/>
            <w:rPrChange w:id="5396" w:author="Alexandru Uicoabă" w:date="2022-06-16T14:49:00Z">
              <w:rPr>
                <w:rFonts w:ascii="Times New Roman" w:hAnsi="Times New Roman" w:cs="Times New Roman"/>
                <w:sz w:val="24"/>
                <w:szCs w:val="24"/>
                <w:lang w:val="en-GB"/>
              </w:rPr>
            </w:rPrChange>
          </w:rPr>
          <w:delText>un script nou denumit</w:delText>
        </w:r>
        <w:commentRangeEnd w:id="5393"/>
        <w:r w:rsidR="00DB4089" w:rsidRPr="0078286B" w:rsidDel="00F83DE8">
          <w:rPr>
            <w:rStyle w:val="Referincomentariu"/>
            <w:rFonts w:ascii="Arial" w:hAnsi="Arial" w:cs="Arial"/>
            <w:rPrChange w:id="5397" w:author="Alexandru Uicoabă" w:date="2022-06-16T14:49:00Z">
              <w:rPr>
                <w:rStyle w:val="Referincomentariu"/>
              </w:rPr>
            </w:rPrChange>
          </w:rPr>
          <w:commentReference w:id="5393"/>
        </w:r>
      </w:del>
      <w:commentRangeEnd w:id="5394"/>
      <w:r w:rsidR="008375CF" w:rsidRPr="0078286B">
        <w:rPr>
          <w:rStyle w:val="Referincomentariu"/>
          <w:rFonts w:ascii="Arial" w:hAnsi="Arial" w:cs="Arial"/>
          <w:rPrChange w:id="5398" w:author="Alexandru Uicoabă" w:date="2022-06-16T14:49:00Z">
            <w:rPr>
              <w:rStyle w:val="Referincomentariu"/>
            </w:rPr>
          </w:rPrChange>
        </w:rPr>
        <w:commentReference w:id="5394"/>
      </w:r>
      <w:commentRangeEnd w:id="5395"/>
      <w:r w:rsidR="008375CF" w:rsidRPr="0078286B">
        <w:rPr>
          <w:rStyle w:val="Referincomentariu"/>
          <w:rFonts w:ascii="Arial" w:hAnsi="Arial" w:cs="Arial"/>
          <w:rPrChange w:id="5399" w:author="Alexandru Uicoabă" w:date="2022-06-16T14:49:00Z">
            <w:rPr>
              <w:rStyle w:val="Referincomentariu"/>
            </w:rPr>
          </w:rPrChange>
        </w:rPr>
        <w:commentReference w:id="5395"/>
      </w:r>
      <w:del w:id="5400" w:author="Alexandru Uicoabă" w:date="2022-06-15T20:00:00Z">
        <w:r w:rsidRPr="0078286B" w:rsidDel="00F83DE8">
          <w:rPr>
            <w:rFonts w:ascii="Arial" w:hAnsi="Arial" w:cs="Arial"/>
            <w:sz w:val="24"/>
            <w:szCs w:val="24"/>
            <w:lang w:val="en-GB"/>
            <w:rPrChange w:id="5401" w:author="Alexandru Uicoabă" w:date="2022-06-16T14:49:00Z">
              <w:rPr>
                <w:rFonts w:ascii="Times New Roman" w:hAnsi="Times New Roman" w:cs="Times New Roman"/>
                <w:sz w:val="24"/>
                <w:szCs w:val="24"/>
                <w:lang w:val="en-GB"/>
              </w:rPr>
            </w:rPrChange>
          </w:rPr>
          <w:delText xml:space="preserve"> </w:delText>
        </w:r>
        <w:r w:rsidRPr="0078286B" w:rsidDel="00F83DE8">
          <w:rPr>
            <w:rFonts w:ascii="Arial" w:hAnsi="Arial" w:cs="Arial"/>
            <w:i/>
            <w:iCs/>
            <w:sz w:val="24"/>
            <w:szCs w:val="24"/>
            <w:lang w:val="en-GB"/>
            <w:rPrChange w:id="5402" w:author="Alexandru Uicoabă" w:date="2022-06-16T14:49:00Z">
              <w:rPr>
                <w:rFonts w:ascii="Times New Roman" w:hAnsi="Times New Roman" w:cs="Times New Roman"/>
                <w:i/>
                <w:iCs/>
                <w:sz w:val="24"/>
                <w:szCs w:val="24"/>
                <w:lang w:val="en-GB"/>
              </w:rPr>
            </w:rPrChange>
          </w:rPr>
          <w:delText xml:space="preserve">CollectData.cs </w:delText>
        </w:r>
        <w:r w:rsidRPr="0078286B" w:rsidDel="00F83DE8">
          <w:rPr>
            <w:rFonts w:ascii="Arial" w:hAnsi="Arial" w:cs="Arial"/>
            <w:sz w:val="24"/>
            <w:szCs w:val="24"/>
            <w:lang w:val="en-GB"/>
            <w:rPrChange w:id="5403" w:author="Alexandru Uicoabă" w:date="2022-06-16T14:49:00Z">
              <w:rPr>
                <w:rFonts w:ascii="Times New Roman" w:hAnsi="Times New Roman" w:cs="Times New Roman"/>
                <w:sz w:val="24"/>
                <w:szCs w:val="24"/>
                <w:lang w:val="en-GB"/>
              </w:rPr>
            </w:rPrChange>
          </w:rPr>
          <w:delText xml:space="preserve"> prin intermediul căruia se realizează atât colectarea datelor din joc, cât și trimiterea comenzilor către kart programmatic. Tot aici se realizează și exportul datelor din joc într-un filșier </w:delText>
        </w:r>
        <w:r w:rsidRPr="0078286B" w:rsidDel="00F83DE8">
          <w:rPr>
            <w:rFonts w:ascii="Arial" w:hAnsi="Arial" w:cs="Arial"/>
            <w:i/>
            <w:iCs/>
            <w:sz w:val="24"/>
            <w:szCs w:val="24"/>
            <w:lang w:val="en-GB"/>
            <w:rPrChange w:id="5404" w:author="Alexandru Uicoabă" w:date="2022-06-16T14:49:00Z">
              <w:rPr>
                <w:rFonts w:ascii="Times New Roman" w:hAnsi="Times New Roman" w:cs="Times New Roman"/>
                <w:i/>
                <w:iCs/>
                <w:sz w:val="24"/>
                <w:szCs w:val="24"/>
                <w:lang w:val="en-GB"/>
              </w:rPr>
            </w:rPrChange>
          </w:rPr>
          <w:delText xml:space="preserve">.csv </w:delText>
        </w:r>
        <w:r w:rsidRPr="0078286B" w:rsidDel="00F83DE8">
          <w:rPr>
            <w:rFonts w:ascii="Arial" w:hAnsi="Arial" w:cs="Arial"/>
            <w:sz w:val="24"/>
            <w:szCs w:val="24"/>
            <w:lang w:val="en-GB"/>
            <w:rPrChange w:id="5405" w:author="Alexandru Uicoabă" w:date="2022-06-16T14:49:00Z">
              <w:rPr>
                <w:rFonts w:ascii="Times New Roman" w:hAnsi="Times New Roman" w:cs="Times New Roman"/>
                <w:sz w:val="24"/>
                <w:szCs w:val="24"/>
                <w:lang w:val="en-GB"/>
              </w:rPr>
            </w:rPrChange>
          </w:rPr>
          <w:delText xml:space="preserve">la fiecare frame și trimiterea datelor prin apelul </w:delText>
        </w:r>
      </w:del>
      <w:del w:id="5406" w:author="Alexandru Uicoabă" w:date="2022-06-14T21:38:00Z">
        <w:r w:rsidRPr="0078286B" w:rsidDel="007B4C11">
          <w:rPr>
            <w:rFonts w:ascii="Arial" w:hAnsi="Arial" w:cs="Arial"/>
            <w:sz w:val="24"/>
            <w:szCs w:val="24"/>
            <w:lang w:val="en-GB"/>
            <w:rPrChange w:id="5407" w:author="Alexandru Uicoabă" w:date="2022-06-16T14:49:00Z">
              <w:rPr>
                <w:rFonts w:ascii="Times New Roman" w:hAnsi="Times New Roman" w:cs="Times New Roman"/>
                <w:sz w:val="24"/>
                <w:szCs w:val="24"/>
                <w:lang w:val="en-GB"/>
              </w:rPr>
            </w:rPrChange>
          </w:rPr>
          <w:delText xml:space="preserve">endpointui </w:delText>
        </w:r>
      </w:del>
      <w:del w:id="5408" w:author="Alexandru Uicoabă" w:date="2022-06-15T20:00:00Z">
        <w:r w:rsidRPr="0078286B" w:rsidDel="00F83DE8">
          <w:rPr>
            <w:rFonts w:ascii="Arial" w:hAnsi="Arial" w:cs="Arial"/>
            <w:sz w:val="24"/>
            <w:szCs w:val="24"/>
            <w:lang w:val="en-GB"/>
            <w:rPrChange w:id="5409" w:author="Alexandru Uicoabă" w:date="2022-06-16T14:49:00Z">
              <w:rPr>
                <w:rFonts w:ascii="Times New Roman" w:hAnsi="Times New Roman" w:cs="Times New Roman"/>
                <w:sz w:val="24"/>
                <w:szCs w:val="24"/>
                <w:lang w:val="en-GB"/>
              </w:rPr>
            </w:rPrChange>
          </w:rPr>
          <w:delText>de tip POST pentru procesarea acestora.</w:delText>
        </w:r>
      </w:del>
    </w:p>
    <w:p w14:paraId="728B70F7" w14:textId="26BBF3AF" w:rsidR="00E23BE0" w:rsidRPr="0078286B" w:rsidDel="00F83DE8" w:rsidRDefault="007450A9" w:rsidP="00F83DE8">
      <w:pPr>
        <w:jc w:val="both"/>
        <w:rPr>
          <w:del w:id="5410" w:author="Alexandru Uicoabă" w:date="2022-06-15T20:00:00Z"/>
          <w:rFonts w:ascii="Arial" w:hAnsi="Arial" w:cs="Arial"/>
          <w:sz w:val="24"/>
          <w:szCs w:val="24"/>
          <w:lang w:val="en-GB"/>
          <w:rPrChange w:id="5411" w:author="Alexandru Uicoabă" w:date="2022-06-16T14:49:00Z">
            <w:rPr>
              <w:del w:id="5412" w:author="Alexandru Uicoabă" w:date="2022-06-15T20:00:00Z"/>
              <w:rFonts w:ascii="Times New Roman" w:hAnsi="Times New Roman" w:cs="Times New Roman"/>
              <w:sz w:val="24"/>
              <w:szCs w:val="24"/>
              <w:lang w:val="en-GB"/>
            </w:rPr>
          </w:rPrChange>
        </w:rPr>
      </w:pPr>
      <w:del w:id="5413" w:author="Alexandru Uicoabă" w:date="2022-06-15T20:00:00Z">
        <w:r w:rsidRPr="0078286B" w:rsidDel="00F83DE8">
          <w:rPr>
            <w:rFonts w:ascii="Arial" w:hAnsi="Arial" w:cs="Arial"/>
            <w:sz w:val="24"/>
            <w:szCs w:val="24"/>
            <w:lang w:val="en-GB"/>
            <w:rPrChange w:id="5414" w:author="Alexandru Uicoabă" w:date="2022-06-16T14:49:00Z">
              <w:rPr>
                <w:rFonts w:ascii="Times New Roman" w:hAnsi="Times New Roman" w:cs="Times New Roman"/>
                <w:sz w:val="24"/>
                <w:szCs w:val="24"/>
                <w:lang w:val="en-GB"/>
              </w:rPr>
            </w:rPrChange>
          </w:rPr>
          <w:tab/>
        </w:r>
        <w:r w:rsidR="00F77136" w:rsidRPr="0078286B" w:rsidDel="00F83DE8">
          <w:rPr>
            <w:rFonts w:ascii="Arial" w:hAnsi="Arial" w:cs="Arial"/>
            <w:sz w:val="24"/>
            <w:szCs w:val="24"/>
            <w:lang w:val="en-GB"/>
            <w:rPrChange w:id="5415" w:author="Alexandru Uicoabă" w:date="2022-06-16T14:49:00Z">
              <w:rPr>
                <w:rFonts w:ascii="Times New Roman" w:hAnsi="Times New Roman" w:cs="Times New Roman"/>
                <w:sz w:val="24"/>
                <w:szCs w:val="24"/>
                <w:lang w:val="en-GB"/>
              </w:rPr>
            </w:rPrChange>
          </w:rPr>
          <w:delText>Mai apoi, folosind limbajul Python și mediul anaconda, s-a create un script de FlaskAPI, care realizează atât comunicarea cu jocul din unity, cât și antrenarea modelului prin algoritmi de machine learning supravegheați.</w:delText>
        </w:r>
        <w:r w:rsidR="00E23BE0" w:rsidRPr="0078286B" w:rsidDel="00F83DE8">
          <w:rPr>
            <w:rFonts w:ascii="Arial" w:hAnsi="Arial" w:cs="Arial"/>
            <w:sz w:val="24"/>
            <w:szCs w:val="24"/>
            <w:lang w:val="en-GB"/>
            <w:rPrChange w:id="5416" w:author="Alexandru Uicoabă" w:date="2022-06-16T14:49:00Z">
              <w:rPr>
                <w:rFonts w:ascii="Times New Roman" w:hAnsi="Times New Roman" w:cs="Times New Roman"/>
                <w:sz w:val="24"/>
                <w:szCs w:val="24"/>
                <w:lang w:val="en-GB"/>
              </w:rPr>
            </w:rPrChange>
          </w:rPr>
          <w:tab/>
        </w:r>
        <w:r w:rsidR="00047130" w:rsidRPr="0078286B" w:rsidDel="00F83DE8">
          <w:rPr>
            <w:rFonts w:ascii="Arial" w:hAnsi="Arial" w:cs="Arial"/>
            <w:sz w:val="24"/>
            <w:szCs w:val="24"/>
            <w:lang w:val="en-GB"/>
            <w:rPrChange w:id="5417" w:author="Alexandru Uicoabă" w:date="2022-06-16T14:49:00Z">
              <w:rPr>
                <w:rFonts w:ascii="Times New Roman" w:hAnsi="Times New Roman" w:cs="Times New Roman"/>
                <w:sz w:val="24"/>
                <w:szCs w:val="24"/>
                <w:lang w:val="en-GB"/>
              </w:rPr>
            </w:rPrChange>
          </w:rPr>
          <w:delText>De asemenea, acest script poate fi considerat și un intermediar între scriptul care realizează partea de reinforcement learning și Unity.</w:delText>
        </w:r>
      </w:del>
    </w:p>
    <w:p w14:paraId="65347A79" w14:textId="4A140364" w:rsidR="00047130" w:rsidRPr="004015F7" w:rsidDel="004015F7" w:rsidRDefault="00047130" w:rsidP="00F83DE8">
      <w:pPr>
        <w:jc w:val="both"/>
        <w:rPr>
          <w:del w:id="5418" w:author="Alexandru Uicoabă" w:date="2022-06-16T15:33:00Z"/>
          <w:rFonts w:ascii="Arial" w:hAnsi="Arial" w:cs="Arial"/>
          <w:sz w:val="24"/>
          <w:szCs w:val="24"/>
          <w:lang w:val="en-GB"/>
          <w:rPrChange w:id="5419" w:author="Alexandru Uicoabă" w:date="2022-06-16T15:33:00Z">
            <w:rPr>
              <w:del w:id="5420" w:author="Alexandru Uicoabă" w:date="2022-06-16T15:33:00Z"/>
              <w:rFonts w:ascii="Times New Roman" w:hAnsi="Times New Roman" w:cs="Times New Roman"/>
              <w:sz w:val="24"/>
              <w:szCs w:val="24"/>
              <w:lang w:val="en-GB"/>
            </w:rPr>
          </w:rPrChange>
        </w:rPr>
      </w:pPr>
      <w:del w:id="5421" w:author="Alexandru Uicoabă" w:date="2022-06-15T20:00:00Z">
        <w:r w:rsidRPr="0078286B" w:rsidDel="00F83DE8">
          <w:rPr>
            <w:rFonts w:ascii="Arial" w:hAnsi="Arial" w:cs="Arial"/>
            <w:sz w:val="24"/>
            <w:szCs w:val="24"/>
            <w:lang w:val="en-GB"/>
            <w:rPrChange w:id="5422" w:author="Alexandru Uicoabă" w:date="2022-06-16T14:49:00Z">
              <w:rPr>
                <w:rFonts w:ascii="Times New Roman" w:hAnsi="Times New Roman" w:cs="Times New Roman"/>
                <w:sz w:val="24"/>
                <w:szCs w:val="24"/>
                <w:lang w:val="en-GB"/>
              </w:rPr>
            </w:rPrChange>
          </w:rPr>
          <w:tab/>
          <w:delText xml:space="preserve">Pentru reinforcement learning, s-a realizat structura proiectului, care este una necesară pentru un proiect care folosește tool kit-ul celor de la OpenAI gym. Pentru aceasta s-au create niște fișiere de configurate care au numele </w:delText>
        </w:r>
        <w:r w:rsidRPr="0078286B" w:rsidDel="00F83DE8">
          <w:rPr>
            <w:rFonts w:ascii="Arial" w:hAnsi="Arial" w:cs="Arial"/>
            <w:i/>
            <w:iCs/>
            <w:sz w:val="24"/>
            <w:szCs w:val="24"/>
            <w:lang w:val="en-GB"/>
            <w:rPrChange w:id="5423" w:author="Alexandru Uicoabă" w:date="2022-06-16T14:49:00Z">
              <w:rPr>
                <w:rFonts w:ascii="Times New Roman" w:hAnsi="Times New Roman" w:cs="Times New Roman"/>
                <w:i/>
                <w:iCs/>
                <w:sz w:val="24"/>
                <w:szCs w:val="24"/>
                <w:lang w:val="en-GB"/>
              </w:rPr>
            </w:rPrChange>
          </w:rPr>
          <w:delText>__init__.py</w:delText>
        </w:r>
        <w:r w:rsidR="00FE2FF3" w:rsidRPr="0078286B" w:rsidDel="00F83DE8">
          <w:rPr>
            <w:rFonts w:ascii="Arial" w:hAnsi="Arial" w:cs="Arial"/>
            <w:i/>
            <w:iCs/>
            <w:sz w:val="24"/>
            <w:szCs w:val="24"/>
            <w:lang w:val="en-GB"/>
            <w:rPrChange w:id="5424" w:author="Alexandru Uicoabă" w:date="2022-06-16T14:49:00Z">
              <w:rPr>
                <w:rFonts w:ascii="Times New Roman" w:hAnsi="Times New Roman" w:cs="Times New Roman"/>
                <w:i/>
                <w:iCs/>
                <w:sz w:val="24"/>
                <w:szCs w:val="24"/>
                <w:lang w:val="en-GB"/>
              </w:rPr>
            </w:rPrChange>
          </w:rPr>
          <w:delText xml:space="preserve">. </w:delText>
        </w:r>
        <w:r w:rsidR="00FE2FF3" w:rsidRPr="0078286B" w:rsidDel="00F83DE8">
          <w:rPr>
            <w:rFonts w:ascii="Arial" w:hAnsi="Arial" w:cs="Arial"/>
            <w:sz w:val="24"/>
            <w:szCs w:val="24"/>
            <w:lang w:val="en-GB"/>
            <w:rPrChange w:id="5425" w:author="Alexandru Uicoabă" w:date="2022-06-16T14:49:00Z">
              <w:rPr>
                <w:rFonts w:ascii="Times New Roman" w:hAnsi="Times New Roman" w:cs="Times New Roman"/>
                <w:sz w:val="24"/>
                <w:szCs w:val="24"/>
                <w:lang w:val="en-GB"/>
              </w:rPr>
            </w:rPrChange>
          </w:rPr>
          <w:delText xml:space="preserve">Tot aici, în fișierul </w:delText>
        </w:r>
        <w:r w:rsidR="00FE2FF3" w:rsidRPr="0078286B" w:rsidDel="00F83DE8">
          <w:rPr>
            <w:rFonts w:ascii="Arial" w:hAnsi="Arial" w:cs="Arial"/>
            <w:i/>
            <w:iCs/>
            <w:sz w:val="24"/>
            <w:szCs w:val="24"/>
            <w:lang w:val="en-GB"/>
            <w:rPrChange w:id="5426" w:author="Alexandru Uicoabă" w:date="2022-06-16T14:49:00Z">
              <w:rPr>
                <w:rFonts w:ascii="Times New Roman" w:hAnsi="Times New Roman" w:cs="Times New Roman"/>
                <w:i/>
                <w:iCs/>
                <w:sz w:val="24"/>
                <w:szCs w:val="24"/>
                <w:lang w:val="en-GB"/>
              </w:rPr>
            </w:rPrChange>
          </w:rPr>
          <w:delText>custom_env.py</w:delText>
        </w:r>
        <w:r w:rsidR="00FE2FF3" w:rsidRPr="0078286B" w:rsidDel="00F83DE8">
          <w:rPr>
            <w:rFonts w:ascii="Arial" w:hAnsi="Arial" w:cs="Arial"/>
            <w:sz w:val="24"/>
            <w:szCs w:val="24"/>
            <w:lang w:val="en-GB"/>
            <w:rPrChange w:id="5427" w:author="Alexandru Uicoabă" w:date="2022-06-16T14:49:00Z">
              <w:rPr>
                <w:rFonts w:ascii="Times New Roman" w:hAnsi="Times New Roman" w:cs="Times New Roman"/>
                <w:sz w:val="24"/>
                <w:szCs w:val="24"/>
                <w:lang w:val="en-GB"/>
              </w:rPr>
            </w:rPrChange>
          </w:rPr>
          <w:delText xml:space="preserve"> s-au create funcțile necesare pentru modelul de reinforcement learning.</w:delText>
        </w:r>
        <w:commentRangeEnd w:id="5285"/>
        <w:r w:rsidR="004A101E" w:rsidRPr="0078286B" w:rsidDel="00F83DE8">
          <w:rPr>
            <w:rStyle w:val="Referincomentariu"/>
            <w:rFonts w:ascii="Arial" w:hAnsi="Arial" w:cs="Arial"/>
            <w:rPrChange w:id="5428" w:author="Alexandru Uicoabă" w:date="2022-06-16T14:49:00Z">
              <w:rPr>
                <w:rStyle w:val="Referincomentariu"/>
              </w:rPr>
            </w:rPrChange>
          </w:rPr>
          <w:commentReference w:id="5285"/>
        </w:r>
      </w:del>
      <w:commentRangeEnd w:id="5286"/>
      <w:r w:rsidR="008457E4" w:rsidRPr="0078286B">
        <w:rPr>
          <w:rStyle w:val="Referincomentariu"/>
          <w:rFonts w:ascii="Arial" w:hAnsi="Arial" w:cs="Arial"/>
          <w:rPrChange w:id="5429" w:author="Alexandru Uicoabă" w:date="2022-06-16T14:49:00Z">
            <w:rPr>
              <w:rStyle w:val="Referincomentariu"/>
            </w:rPr>
          </w:rPrChange>
        </w:rPr>
        <w:commentReference w:id="5286"/>
      </w:r>
      <w:commentRangeEnd w:id="5287"/>
      <w:r w:rsidR="008457E4" w:rsidRPr="0078286B">
        <w:rPr>
          <w:rStyle w:val="Referincomentariu"/>
          <w:rFonts w:ascii="Arial" w:hAnsi="Arial" w:cs="Arial"/>
          <w:rPrChange w:id="5430" w:author="Alexandru Uicoabă" w:date="2022-06-16T14:49:00Z">
            <w:rPr>
              <w:rStyle w:val="Referincomentariu"/>
            </w:rPr>
          </w:rPrChange>
        </w:rPr>
        <w:commentReference w:id="5287"/>
      </w:r>
    </w:p>
    <w:p w14:paraId="2226E234" w14:textId="77777777" w:rsidR="00E23BE0" w:rsidRPr="0078286B" w:rsidRDefault="00E23BE0">
      <w:pPr>
        <w:jc w:val="both"/>
        <w:rPr>
          <w:rFonts w:ascii="Arial" w:hAnsi="Arial" w:cs="Arial"/>
          <w:lang w:val="en-GB"/>
          <w:rPrChange w:id="5431" w:author="Alexandru Uicoabă" w:date="2022-06-16T14:49:00Z">
            <w:rPr>
              <w:lang w:val="en-GB"/>
            </w:rPr>
          </w:rPrChange>
        </w:rPr>
        <w:pPrChange w:id="5432" w:author="Alexandru Uicoabă" w:date="2022-06-16T15:33:00Z">
          <w:pPr/>
        </w:pPrChange>
      </w:pPr>
    </w:p>
    <w:p w14:paraId="1EE540A7" w14:textId="7B420387" w:rsidR="00F920BE" w:rsidRPr="0078286B" w:rsidRDefault="00F920BE" w:rsidP="00B06324">
      <w:pPr>
        <w:pStyle w:val="Titlu2"/>
        <w:rPr>
          <w:rFonts w:ascii="Arial" w:hAnsi="Arial" w:cs="Arial"/>
          <w:b/>
          <w:bCs/>
          <w:color w:val="auto"/>
          <w:sz w:val="28"/>
          <w:szCs w:val="28"/>
          <w:lang w:val="en-GB"/>
          <w:rPrChange w:id="5433" w:author="Alexandru Uicoabă" w:date="2022-06-16T14:49:00Z">
            <w:rPr>
              <w:rFonts w:ascii="Times New Roman" w:hAnsi="Times New Roman" w:cs="Times New Roman"/>
              <w:b/>
              <w:bCs/>
              <w:color w:val="auto"/>
              <w:sz w:val="28"/>
              <w:szCs w:val="28"/>
              <w:lang w:val="en-GB"/>
            </w:rPr>
          </w:rPrChange>
        </w:rPr>
      </w:pPr>
      <w:bookmarkStart w:id="5434" w:name="_Toc106343218"/>
      <w:r w:rsidRPr="0078286B">
        <w:rPr>
          <w:rFonts w:ascii="Arial" w:hAnsi="Arial" w:cs="Arial"/>
          <w:b/>
          <w:bCs/>
          <w:color w:val="auto"/>
          <w:sz w:val="28"/>
          <w:szCs w:val="28"/>
          <w:lang w:val="en-GB"/>
          <w:rPrChange w:id="5435" w:author="Alexandru Uicoabă" w:date="2022-06-16T14:49:00Z">
            <w:rPr>
              <w:rFonts w:ascii="Times New Roman" w:hAnsi="Times New Roman" w:cs="Times New Roman"/>
              <w:b/>
              <w:bCs/>
              <w:color w:val="auto"/>
              <w:sz w:val="28"/>
              <w:szCs w:val="28"/>
              <w:lang w:val="en-GB"/>
            </w:rPr>
          </w:rPrChange>
        </w:rPr>
        <w:t xml:space="preserve">5.2 – </w:t>
      </w:r>
      <w:proofErr w:type="spellStart"/>
      <w:r w:rsidRPr="0078286B">
        <w:rPr>
          <w:rFonts w:ascii="Arial" w:hAnsi="Arial" w:cs="Arial"/>
          <w:b/>
          <w:bCs/>
          <w:color w:val="auto"/>
          <w:sz w:val="28"/>
          <w:szCs w:val="28"/>
          <w:lang w:val="en-GB"/>
          <w:rPrChange w:id="5436" w:author="Alexandru Uicoabă" w:date="2022-06-16T14:49:00Z">
            <w:rPr>
              <w:rFonts w:ascii="Times New Roman" w:hAnsi="Times New Roman" w:cs="Times New Roman"/>
              <w:b/>
              <w:bCs/>
              <w:color w:val="auto"/>
              <w:sz w:val="28"/>
              <w:szCs w:val="28"/>
              <w:lang w:val="en-GB"/>
            </w:rPr>
          </w:rPrChange>
        </w:rPr>
        <w:t>Dezvoltări</w:t>
      </w:r>
      <w:proofErr w:type="spellEnd"/>
      <w:r w:rsidRPr="0078286B">
        <w:rPr>
          <w:rFonts w:ascii="Arial" w:hAnsi="Arial" w:cs="Arial"/>
          <w:b/>
          <w:bCs/>
          <w:color w:val="auto"/>
          <w:sz w:val="28"/>
          <w:szCs w:val="28"/>
          <w:lang w:val="en-GB"/>
          <w:rPrChange w:id="5437" w:author="Alexandru Uicoabă" w:date="2022-06-16T14:49:00Z">
            <w:rPr>
              <w:rFonts w:ascii="Times New Roman" w:hAnsi="Times New Roman" w:cs="Times New Roman"/>
              <w:b/>
              <w:bCs/>
              <w:color w:val="auto"/>
              <w:sz w:val="28"/>
              <w:szCs w:val="28"/>
              <w:lang w:val="en-GB"/>
            </w:rPr>
          </w:rPrChange>
        </w:rPr>
        <w:t xml:space="preserve"> </w:t>
      </w:r>
      <w:proofErr w:type="spellStart"/>
      <w:r w:rsidRPr="0078286B">
        <w:rPr>
          <w:rFonts w:ascii="Arial" w:hAnsi="Arial" w:cs="Arial"/>
          <w:b/>
          <w:bCs/>
          <w:color w:val="auto"/>
          <w:sz w:val="28"/>
          <w:szCs w:val="28"/>
          <w:lang w:val="en-GB"/>
          <w:rPrChange w:id="5438" w:author="Alexandru Uicoabă" w:date="2022-06-16T14:49:00Z">
            <w:rPr>
              <w:rFonts w:ascii="Times New Roman" w:hAnsi="Times New Roman" w:cs="Times New Roman"/>
              <w:b/>
              <w:bCs/>
              <w:color w:val="auto"/>
              <w:sz w:val="28"/>
              <w:szCs w:val="28"/>
              <w:lang w:val="en-GB"/>
            </w:rPr>
          </w:rPrChange>
        </w:rPr>
        <w:t>viitoare</w:t>
      </w:r>
      <w:bookmarkEnd w:id="5434"/>
      <w:proofErr w:type="spellEnd"/>
    </w:p>
    <w:p w14:paraId="2E8E3A6B" w14:textId="77777777" w:rsidR="00B06324" w:rsidRPr="004015F7" w:rsidRDefault="00B06324" w:rsidP="00B06324">
      <w:pPr>
        <w:rPr>
          <w:rFonts w:ascii="Arial" w:hAnsi="Arial" w:cs="Arial"/>
          <w:sz w:val="24"/>
          <w:szCs w:val="24"/>
          <w:lang w:val="en-GB"/>
          <w:rPrChange w:id="5439" w:author="Alexandru Uicoabă" w:date="2022-06-16T15:33:00Z">
            <w:rPr>
              <w:lang w:val="en-GB"/>
            </w:rPr>
          </w:rPrChange>
        </w:rPr>
      </w:pPr>
    </w:p>
    <w:p w14:paraId="6E16FDB5" w14:textId="2187CBD1" w:rsidR="00551EE1" w:rsidRPr="0078286B" w:rsidRDefault="002A00B7" w:rsidP="00B8314B">
      <w:pPr>
        <w:ind w:firstLine="720"/>
        <w:jc w:val="both"/>
        <w:rPr>
          <w:rFonts w:ascii="Arial" w:hAnsi="Arial" w:cs="Arial"/>
          <w:sz w:val="24"/>
          <w:szCs w:val="24"/>
          <w:rPrChange w:id="5440" w:author="Alexandru Uicoabă" w:date="2022-06-16T14:49:00Z">
            <w:rPr>
              <w:rFonts w:ascii="Times New Roman" w:hAnsi="Times New Roman" w:cs="Times New Roman"/>
              <w:sz w:val="24"/>
              <w:szCs w:val="24"/>
            </w:rPr>
          </w:rPrChange>
        </w:rPr>
      </w:pPr>
      <w:r w:rsidRPr="0078286B">
        <w:rPr>
          <w:rFonts w:ascii="Arial" w:hAnsi="Arial" w:cs="Arial"/>
          <w:sz w:val="24"/>
          <w:szCs w:val="24"/>
          <w:rPrChange w:id="5441" w:author="Alexandru Uicoabă" w:date="2022-06-16T14:49:00Z">
            <w:rPr>
              <w:rFonts w:ascii="Times New Roman" w:hAnsi="Times New Roman" w:cs="Times New Roman"/>
              <w:sz w:val="24"/>
              <w:szCs w:val="24"/>
            </w:rPr>
          </w:rPrChange>
        </w:rPr>
        <w:t xml:space="preserve">În viitor, având arhitectura actuală, se poate continua pe mai multe direcții. </w:t>
      </w:r>
      <w:r w:rsidR="00551EE1" w:rsidRPr="0078286B">
        <w:rPr>
          <w:rFonts w:ascii="Arial" w:hAnsi="Arial" w:cs="Arial"/>
          <w:sz w:val="24"/>
          <w:szCs w:val="24"/>
          <w:rPrChange w:id="5442" w:author="Alexandru Uicoabă" w:date="2022-06-16T14:49:00Z">
            <w:rPr>
              <w:rFonts w:ascii="Times New Roman" w:hAnsi="Times New Roman" w:cs="Times New Roman"/>
              <w:sz w:val="24"/>
              <w:szCs w:val="24"/>
            </w:rPr>
          </w:rPrChange>
        </w:rPr>
        <w:t xml:space="preserve">Cea mai </w:t>
      </w:r>
      <w:del w:id="5443" w:author="Alexandru Uicoabă" w:date="2022-06-16T11:39:00Z">
        <w:r w:rsidR="00551EE1" w:rsidRPr="0078286B" w:rsidDel="00713069">
          <w:rPr>
            <w:rFonts w:ascii="Arial" w:hAnsi="Arial" w:cs="Arial"/>
            <w:sz w:val="24"/>
            <w:szCs w:val="24"/>
            <w:rPrChange w:id="5444" w:author="Alexandru Uicoabă" w:date="2022-06-16T14:49:00Z">
              <w:rPr>
                <w:rFonts w:ascii="Times New Roman" w:hAnsi="Times New Roman" w:cs="Times New Roman"/>
                <w:sz w:val="24"/>
                <w:szCs w:val="24"/>
              </w:rPr>
            </w:rPrChange>
          </w:rPr>
          <w:delText>importană</w:delText>
        </w:r>
      </w:del>
      <w:ins w:id="5445" w:author="Alexandru Uicoabă" w:date="2022-06-16T11:39:00Z">
        <w:r w:rsidR="00713069" w:rsidRPr="0078286B">
          <w:rPr>
            <w:rFonts w:ascii="Arial" w:hAnsi="Arial" w:cs="Arial"/>
            <w:sz w:val="24"/>
            <w:szCs w:val="24"/>
            <w:rPrChange w:id="5446" w:author="Alexandru Uicoabă" w:date="2022-06-16T14:49:00Z">
              <w:rPr>
                <w:rFonts w:ascii="Times New Roman" w:hAnsi="Times New Roman" w:cs="Times New Roman"/>
                <w:sz w:val="24"/>
                <w:szCs w:val="24"/>
              </w:rPr>
            </w:rPrChange>
          </w:rPr>
          <w:t>importantă</w:t>
        </w:r>
      </w:ins>
      <w:r w:rsidR="00551EE1" w:rsidRPr="0078286B">
        <w:rPr>
          <w:rFonts w:ascii="Arial" w:hAnsi="Arial" w:cs="Arial"/>
          <w:sz w:val="24"/>
          <w:szCs w:val="24"/>
          <w:rPrChange w:id="5447" w:author="Alexandru Uicoabă" w:date="2022-06-16T14:49:00Z">
            <w:rPr>
              <w:rFonts w:ascii="Times New Roman" w:hAnsi="Times New Roman" w:cs="Times New Roman"/>
              <w:sz w:val="24"/>
              <w:szCs w:val="24"/>
            </w:rPr>
          </w:rPrChange>
        </w:rPr>
        <w:t xml:space="preserve"> direcție este creșterea numărului de episoade necesare ca agentul să învețe să conducă folosind </w:t>
      </w:r>
      <w:proofErr w:type="spellStart"/>
      <w:r w:rsidR="00551EE1" w:rsidRPr="0078286B">
        <w:rPr>
          <w:rFonts w:ascii="Arial" w:hAnsi="Arial" w:cs="Arial"/>
          <w:sz w:val="24"/>
          <w:szCs w:val="24"/>
          <w:rPrChange w:id="5448" w:author="Alexandru Uicoabă" w:date="2022-06-16T14:49:00Z">
            <w:rPr>
              <w:rFonts w:ascii="Times New Roman" w:hAnsi="Times New Roman" w:cs="Times New Roman"/>
              <w:sz w:val="24"/>
              <w:szCs w:val="24"/>
            </w:rPr>
          </w:rPrChange>
        </w:rPr>
        <w:t>reinforcement</w:t>
      </w:r>
      <w:proofErr w:type="spellEnd"/>
      <w:r w:rsidR="00551EE1" w:rsidRPr="0078286B">
        <w:rPr>
          <w:rFonts w:ascii="Arial" w:hAnsi="Arial" w:cs="Arial"/>
          <w:sz w:val="24"/>
          <w:szCs w:val="24"/>
          <w:rPrChange w:id="5449" w:author="Alexandru Uicoabă" w:date="2022-06-16T14:49:00Z">
            <w:rPr>
              <w:rFonts w:ascii="Times New Roman" w:hAnsi="Times New Roman" w:cs="Times New Roman"/>
              <w:sz w:val="24"/>
              <w:szCs w:val="24"/>
            </w:rPr>
          </w:rPrChange>
        </w:rPr>
        <w:t xml:space="preserve"> </w:t>
      </w:r>
      <w:proofErr w:type="spellStart"/>
      <w:r w:rsidR="00551EE1" w:rsidRPr="0078286B">
        <w:rPr>
          <w:rFonts w:ascii="Arial" w:hAnsi="Arial" w:cs="Arial"/>
          <w:sz w:val="24"/>
          <w:szCs w:val="24"/>
          <w:rPrChange w:id="5450" w:author="Alexandru Uicoabă" w:date="2022-06-16T14:49:00Z">
            <w:rPr>
              <w:rFonts w:ascii="Times New Roman" w:hAnsi="Times New Roman" w:cs="Times New Roman"/>
              <w:sz w:val="24"/>
              <w:szCs w:val="24"/>
            </w:rPr>
          </w:rPrChange>
        </w:rPr>
        <w:t>learning</w:t>
      </w:r>
      <w:proofErr w:type="spellEnd"/>
      <w:r w:rsidR="00551EE1" w:rsidRPr="0078286B">
        <w:rPr>
          <w:rFonts w:ascii="Arial" w:hAnsi="Arial" w:cs="Arial"/>
          <w:sz w:val="24"/>
          <w:szCs w:val="24"/>
          <w:rPrChange w:id="5451" w:author="Alexandru Uicoabă" w:date="2022-06-16T14:49:00Z">
            <w:rPr>
              <w:rFonts w:ascii="Times New Roman" w:hAnsi="Times New Roman" w:cs="Times New Roman"/>
              <w:sz w:val="24"/>
              <w:szCs w:val="24"/>
            </w:rPr>
          </w:rPrChange>
        </w:rPr>
        <w:t>. Este de interes observarea unor îmbunătățiri vizibile după un număr crescut de episoade.</w:t>
      </w:r>
    </w:p>
    <w:p w14:paraId="0DA72A6F" w14:textId="0549A1E7" w:rsidR="002A00B7" w:rsidRPr="0078286B" w:rsidRDefault="007D117F" w:rsidP="00B8314B">
      <w:pPr>
        <w:ind w:firstLine="720"/>
        <w:jc w:val="both"/>
        <w:rPr>
          <w:rFonts w:ascii="Arial" w:hAnsi="Arial" w:cs="Arial"/>
          <w:sz w:val="24"/>
          <w:szCs w:val="24"/>
          <w:rPrChange w:id="5452" w:author="Alexandru Uicoabă" w:date="2022-06-16T14:49:00Z">
            <w:rPr>
              <w:rFonts w:ascii="Times New Roman" w:hAnsi="Times New Roman" w:cs="Times New Roman"/>
              <w:sz w:val="24"/>
              <w:szCs w:val="24"/>
            </w:rPr>
          </w:rPrChange>
        </w:rPr>
      </w:pPr>
      <w:ins w:id="5453" w:author="Alexandru Uicoabă" w:date="2022-06-16T22:52:00Z">
        <w:r>
          <w:rPr>
            <w:rFonts w:ascii="Arial" w:hAnsi="Arial" w:cs="Arial"/>
            <w:sz w:val="24"/>
            <w:szCs w:val="24"/>
          </w:rPr>
          <w:t xml:space="preserve">Altă </w:t>
        </w:r>
      </w:ins>
      <w:del w:id="5454" w:author="Alexandru Uicoabă" w:date="2022-06-16T22:52:00Z">
        <w:r w:rsidR="002A00B7" w:rsidRPr="0078286B" w:rsidDel="007D117F">
          <w:rPr>
            <w:rFonts w:ascii="Arial" w:hAnsi="Arial" w:cs="Arial"/>
            <w:sz w:val="24"/>
            <w:szCs w:val="24"/>
            <w:rPrChange w:id="5455" w:author="Alexandru Uicoabă" w:date="2022-06-16T14:49:00Z">
              <w:rPr>
                <w:rFonts w:ascii="Times New Roman" w:hAnsi="Times New Roman" w:cs="Times New Roman"/>
                <w:sz w:val="24"/>
                <w:szCs w:val="24"/>
              </w:rPr>
            </w:rPrChange>
          </w:rPr>
          <w:delText xml:space="preserve">O primă </w:delText>
        </w:r>
      </w:del>
      <w:r w:rsidR="002A00B7" w:rsidRPr="0078286B">
        <w:rPr>
          <w:rFonts w:ascii="Arial" w:hAnsi="Arial" w:cs="Arial"/>
          <w:sz w:val="24"/>
          <w:szCs w:val="24"/>
          <w:rPrChange w:id="5456" w:author="Alexandru Uicoabă" w:date="2022-06-16T14:49:00Z">
            <w:rPr>
              <w:rFonts w:ascii="Times New Roman" w:hAnsi="Times New Roman" w:cs="Times New Roman"/>
              <w:sz w:val="24"/>
              <w:szCs w:val="24"/>
            </w:rPr>
          </w:rPrChange>
        </w:rPr>
        <w:t xml:space="preserve">direcție poate fi trecerea de la un mediu de tip single </w:t>
      </w:r>
      <w:ins w:id="5457" w:author="Alexandru Uicoabă" w:date="2022-06-16T22:52:00Z">
        <w:r>
          <w:rPr>
            <w:rFonts w:ascii="Arial" w:hAnsi="Arial" w:cs="Arial"/>
            <w:sz w:val="24"/>
            <w:szCs w:val="24"/>
          </w:rPr>
          <w:t>agent</w:t>
        </w:r>
      </w:ins>
      <w:del w:id="5458" w:author="Alexandru Uicoabă" w:date="2022-06-16T22:52:00Z">
        <w:r w:rsidR="002A00B7" w:rsidRPr="0078286B" w:rsidDel="007D117F">
          <w:rPr>
            <w:rFonts w:ascii="Arial" w:hAnsi="Arial" w:cs="Arial"/>
            <w:sz w:val="24"/>
            <w:szCs w:val="24"/>
            <w:rPrChange w:id="5459" w:author="Alexandru Uicoabă" w:date="2022-06-16T14:49:00Z">
              <w:rPr>
                <w:rFonts w:ascii="Times New Roman" w:hAnsi="Times New Roman" w:cs="Times New Roman"/>
                <w:sz w:val="24"/>
                <w:szCs w:val="24"/>
              </w:rPr>
            </w:rPrChange>
          </w:rPr>
          <w:delText>player</w:delText>
        </w:r>
      </w:del>
      <w:r w:rsidR="002A00B7" w:rsidRPr="0078286B">
        <w:rPr>
          <w:rFonts w:ascii="Arial" w:hAnsi="Arial" w:cs="Arial"/>
          <w:sz w:val="24"/>
          <w:szCs w:val="24"/>
          <w:rPrChange w:id="5460" w:author="Alexandru Uicoabă" w:date="2022-06-16T14:49:00Z">
            <w:rPr>
              <w:rFonts w:ascii="Times New Roman" w:hAnsi="Times New Roman" w:cs="Times New Roman"/>
              <w:sz w:val="24"/>
              <w:szCs w:val="24"/>
            </w:rPr>
          </w:rPrChange>
        </w:rPr>
        <w:t>, la u</w:t>
      </w:r>
      <w:ins w:id="5461" w:author="Alexandru Uicoabă" w:date="2022-06-16T22:52:00Z">
        <w:r>
          <w:rPr>
            <w:rFonts w:ascii="Arial" w:hAnsi="Arial" w:cs="Arial"/>
            <w:sz w:val="24"/>
            <w:szCs w:val="24"/>
          </w:rPr>
          <w:t>nul</w:t>
        </w:r>
      </w:ins>
      <w:del w:id="5462" w:author="Alexandru Uicoabă" w:date="2022-06-16T22:52:00Z">
        <w:r w:rsidR="002A00B7" w:rsidRPr="0078286B" w:rsidDel="007D117F">
          <w:rPr>
            <w:rFonts w:ascii="Arial" w:hAnsi="Arial" w:cs="Arial"/>
            <w:sz w:val="24"/>
            <w:szCs w:val="24"/>
            <w:rPrChange w:id="5463" w:author="Alexandru Uicoabă" w:date="2022-06-16T14:49:00Z">
              <w:rPr>
                <w:rFonts w:ascii="Times New Roman" w:hAnsi="Times New Roman" w:cs="Times New Roman"/>
                <w:sz w:val="24"/>
                <w:szCs w:val="24"/>
              </w:rPr>
            </w:rPrChange>
          </w:rPr>
          <w:delText>n mediu</w:delText>
        </w:r>
      </w:del>
      <w:r w:rsidR="002A00B7" w:rsidRPr="0078286B">
        <w:rPr>
          <w:rFonts w:ascii="Arial" w:hAnsi="Arial" w:cs="Arial"/>
          <w:sz w:val="24"/>
          <w:szCs w:val="24"/>
          <w:rPrChange w:id="5464" w:author="Alexandru Uicoabă" w:date="2022-06-16T14:49:00Z">
            <w:rPr>
              <w:rFonts w:ascii="Times New Roman" w:hAnsi="Times New Roman" w:cs="Times New Roman"/>
              <w:sz w:val="24"/>
              <w:szCs w:val="24"/>
            </w:rPr>
          </w:rPrChange>
        </w:rPr>
        <w:t xml:space="preserve"> de tip </w:t>
      </w:r>
      <w:proofErr w:type="spellStart"/>
      <w:r w:rsidR="002A00B7" w:rsidRPr="0078286B">
        <w:rPr>
          <w:rFonts w:ascii="Arial" w:hAnsi="Arial" w:cs="Arial"/>
          <w:sz w:val="24"/>
          <w:szCs w:val="24"/>
          <w:rPrChange w:id="5465" w:author="Alexandru Uicoabă" w:date="2022-06-16T14:49:00Z">
            <w:rPr>
              <w:rFonts w:ascii="Times New Roman" w:hAnsi="Times New Roman" w:cs="Times New Roman"/>
              <w:sz w:val="24"/>
              <w:szCs w:val="24"/>
            </w:rPr>
          </w:rPrChange>
        </w:rPr>
        <w:t>multi</w:t>
      </w:r>
      <w:proofErr w:type="spellEnd"/>
      <w:ins w:id="5466" w:author="Alexandru Uicoabă" w:date="2022-06-16T16:54:00Z">
        <w:r w:rsidR="00564BEC">
          <w:rPr>
            <w:rFonts w:ascii="Arial" w:hAnsi="Arial" w:cs="Arial"/>
            <w:sz w:val="24"/>
            <w:szCs w:val="24"/>
          </w:rPr>
          <w:t>-</w:t>
        </w:r>
      </w:ins>
      <w:del w:id="5467" w:author="Alexandru Uicoabă" w:date="2022-06-16T16:54:00Z">
        <w:r w:rsidR="002A00B7" w:rsidRPr="0078286B" w:rsidDel="00564BEC">
          <w:rPr>
            <w:rFonts w:ascii="Arial" w:hAnsi="Arial" w:cs="Arial"/>
            <w:sz w:val="24"/>
            <w:szCs w:val="24"/>
            <w:rPrChange w:id="5468" w:author="Alexandru Uicoabă" w:date="2022-06-16T14:49:00Z">
              <w:rPr>
                <w:rFonts w:ascii="Times New Roman" w:hAnsi="Times New Roman" w:cs="Times New Roman"/>
                <w:sz w:val="24"/>
                <w:szCs w:val="24"/>
              </w:rPr>
            </w:rPrChange>
          </w:rPr>
          <w:delText xml:space="preserve"> playaer</w:delText>
        </w:r>
      </w:del>
      <w:ins w:id="5469" w:author="Alexandru Uicoabă" w:date="2022-06-16T16:54:00Z">
        <w:r w:rsidR="00564BEC">
          <w:rPr>
            <w:rFonts w:ascii="Arial" w:hAnsi="Arial" w:cs="Arial"/>
            <w:sz w:val="24"/>
            <w:szCs w:val="24"/>
          </w:rPr>
          <w:t>agent</w:t>
        </w:r>
      </w:ins>
      <w:r w:rsidR="002A00B7" w:rsidRPr="0078286B">
        <w:rPr>
          <w:rFonts w:ascii="Arial" w:hAnsi="Arial" w:cs="Arial"/>
          <w:sz w:val="24"/>
          <w:szCs w:val="24"/>
          <w:rPrChange w:id="5470" w:author="Alexandru Uicoabă" w:date="2022-06-16T14:49:00Z">
            <w:rPr>
              <w:rFonts w:ascii="Times New Roman" w:hAnsi="Times New Roman" w:cs="Times New Roman"/>
              <w:sz w:val="24"/>
              <w:szCs w:val="24"/>
            </w:rPr>
          </w:rPrChange>
        </w:rPr>
        <w:t>. De interes în această abordare ar fi de văzut modul în care agenții concurează între ei.</w:t>
      </w:r>
    </w:p>
    <w:p w14:paraId="13D1354B" w14:textId="3BDA5D35" w:rsidR="002A00B7" w:rsidRPr="0078286B" w:rsidRDefault="002A00B7" w:rsidP="00B8314B">
      <w:pPr>
        <w:jc w:val="both"/>
        <w:rPr>
          <w:rFonts w:ascii="Arial" w:hAnsi="Arial" w:cs="Arial"/>
          <w:sz w:val="24"/>
          <w:szCs w:val="24"/>
          <w:rPrChange w:id="5471" w:author="Alexandru Uicoabă" w:date="2022-06-16T14:49:00Z">
            <w:rPr>
              <w:rFonts w:ascii="Times New Roman" w:hAnsi="Times New Roman" w:cs="Times New Roman"/>
              <w:sz w:val="24"/>
              <w:szCs w:val="24"/>
            </w:rPr>
          </w:rPrChange>
        </w:rPr>
      </w:pPr>
      <w:r w:rsidRPr="0078286B">
        <w:rPr>
          <w:rFonts w:ascii="Arial" w:hAnsi="Arial" w:cs="Arial"/>
          <w:sz w:val="24"/>
          <w:szCs w:val="24"/>
          <w:rPrChange w:id="5472" w:author="Alexandru Uicoabă" w:date="2022-06-16T14:49:00Z">
            <w:rPr>
              <w:rFonts w:ascii="Times New Roman" w:hAnsi="Times New Roman" w:cs="Times New Roman"/>
              <w:sz w:val="24"/>
              <w:szCs w:val="24"/>
            </w:rPr>
          </w:rPrChange>
        </w:rPr>
        <w:tab/>
        <w:t xml:space="preserve">O altă direcție poate fi generarea aleatorie de circuit. În acest mod se dorește observarea evoluție agentului în momentul în care acesta nu cunoaște traseul în prealabil. În cazul acestei abordări, din cele două implementări, se va putea folosii doar învățarea agentului folosind </w:t>
      </w:r>
      <w:proofErr w:type="spellStart"/>
      <w:r w:rsidRPr="0078286B">
        <w:rPr>
          <w:rFonts w:ascii="Arial" w:hAnsi="Arial" w:cs="Arial"/>
          <w:sz w:val="24"/>
          <w:szCs w:val="24"/>
          <w:rPrChange w:id="5473" w:author="Alexandru Uicoabă" w:date="2022-06-16T14:49:00Z">
            <w:rPr>
              <w:rFonts w:ascii="Times New Roman" w:hAnsi="Times New Roman" w:cs="Times New Roman"/>
              <w:sz w:val="24"/>
              <w:szCs w:val="24"/>
            </w:rPr>
          </w:rPrChange>
        </w:rPr>
        <w:t>reinforcement</w:t>
      </w:r>
      <w:proofErr w:type="spellEnd"/>
      <w:r w:rsidRPr="0078286B">
        <w:rPr>
          <w:rFonts w:ascii="Arial" w:hAnsi="Arial" w:cs="Arial"/>
          <w:sz w:val="24"/>
          <w:szCs w:val="24"/>
          <w:rPrChange w:id="5474" w:author="Alexandru Uicoabă" w:date="2022-06-16T14:49:00Z">
            <w:rPr>
              <w:rFonts w:ascii="Times New Roman" w:hAnsi="Times New Roman" w:cs="Times New Roman"/>
              <w:sz w:val="24"/>
              <w:szCs w:val="24"/>
            </w:rPr>
          </w:rPrChange>
        </w:rPr>
        <w:t xml:space="preserve"> </w:t>
      </w:r>
      <w:proofErr w:type="spellStart"/>
      <w:r w:rsidRPr="0078286B">
        <w:rPr>
          <w:rFonts w:ascii="Arial" w:hAnsi="Arial" w:cs="Arial"/>
          <w:sz w:val="24"/>
          <w:szCs w:val="24"/>
          <w:rPrChange w:id="5475" w:author="Alexandru Uicoabă" w:date="2022-06-16T14:49:00Z">
            <w:rPr>
              <w:rFonts w:ascii="Times New Roman" w:hAnsi="Times New Roman" w:cs="Times New Roman"/>
              <w:sz w:val="24"/>
              <w:szCs w:val="24"/>
            </w:rPr>
          </w:rPrChange>
        </w:rPr>
        <w:t>learning</w:t>
      </w:r>
      <w:proofErr w:type="spellEnd"/>
      <w:r w:rsidRPr="0078286B">
        <w:rPr>
          <w:rFonts w:ascii="Arial" w:hAnsi="Arial" w:cs="Arial"/>
          <w:sz w:val="24"/>
          <w:szCs w:val="24"/>
          <w:rPrChange w:id="5476" w:author="Alexandru Uicoabă" w:date="2022-06-16T14:49:00Z">
            <w:rPr>
              <w:rFonts w:ascii="Times New Roman" w:hAnsi="Times New Roman" w:cs="Times New Roman"/>
              <w:sz w:val="24"/>
              <w:szCs w:val="24"/>
            </w:rPr>
          </w:rPrChange>
        </w:rPr>
        <w:t>, deoarece nu a existat o perso</w:t>
      </w:r>
      <w:ins w:id="5477" w:author="Bogdan Dragulescu" w:date="2022-06-14T14:33:00Z">
        <w:r w:rsidR="004A101E" w:rsidRPr="0078286B">
          <w:rPr>
            <w:rFonts w:ascii="Arial" w:hAnsi="Arial" w:cs="Arial"/>
            <w:sz w:val="24"/>
            <w:szCs w:val="24"/>
            <w:rPrChange w:id="5478" w:author="Alexandru Uicoabă" w:date="2022-06-16T14:49:00Z">
              <w:rPr>
                <w:rFonts w:ascii="Times New Roman" w:hAnsi="Times New Roman" w:cs="Times New Roman"/>
                <w:sz w:val="24"/>
                <w:szCs w:val="24"/>
              </w:rPr>
            </w:rPrChange>
          </w:rPr>
          <w:t>a</w:t>
        </w:r>
      </w:ins>
      <w:r w:rsidRPr="0078286B">
        <w:rPr>
          <w:rFonts w:ascii="Arial" w:hAnsi="Arial" w:cs="Arial"/>
          <w:sz w:val="24"/>
          <w:szCs w:val="24"/>
          <w:rPrChange w:id="5479" w:author="Alexandru Uicoabă" w:date="2022-06-16T14:49:00Z">
            <w:rPr>
              <w:rFonts w:ascii="Times New Roman" w:hAnsi="Times New Roman" w:cs="Times New Roman"/>
              <w:sz w:val="24"/>
              <w:szCs w:val="24"/>
            </w:rPr>
          </w:rPrChange>
        </w:rPr>
        <w:t>nă uman</w:t>
      </w:r>
      <w:ins w:id="5480" w:author="Alexandru Uicoabă" w:date="2022-06-16T22:52:00Z">
        <w:r w:rsidR="007D117F">
          <w:rPr>
            <w:rFonts w:ascii="Arial" w:hAnsi="Arial" w:cs="Arial"/>
            <w:sz w:val="24"/>
            <w:szCs w:val="24"/>
          </w:rPr>
          <w:t>ă</w:t>
        </w:r>
      </w:ins>
      <w:del w:id="5481" w:author="Alexandru Uicoabă" w:date="2022-06-16T22:52:00Z">
        <w:r w:rsidRPr="0078286B" w:rsidDel="007D117F">
          <w:rPr>
            <w:rFonts w:ascii="Arial" w:hAnsi="Arial" w:cs="Arial"/>
            <w:sz w:val="24"/>
            <w:szCs w:val="24"/>
            <w:rPrChange w:id="5482" w:author="Alexandru Uicoabă" w:date="2022-06-16T14:49:00Z">
              <w:rPr>
                <w:rFonts w:ascii="Times New Roman" w:hAnsi="Times New Roman" w:cs="Times New Roman"/>
                <w:sz w:val="24"/>
                <w:szCs w:val="24"/>
              </w:rPr>
            </w:rPrChange>
          </w:rPr>
          <w:delText>a</w:delText>
        </w:r>
      </w:del>
      <w:r w:rsidRPr="0078286B">
        <w:rPr>
          <w:rFonts w:ascii="Arial" w:hAnsi="Arial" w:cs="Arial"/>
          <w:sz w:val="24"/>
          <w:szCs w:val="24"/>
          <w:rPrChange w:id="5483" w:author="Alexandru Uicoabă" w:date="2022-06-16T14:49:00Z">
            <w:rPr>
              <w:rFonts w:ascii="Times New Roman" w:hAnsi="Times New Roman" w:cs="Times New Roman"/>
              <w:sz w:val="24"/>
              <w:szCs w:val="24"/>
            </w:rPr>
          </w:rPrChange>
        </w:rPr>
        <w:t xml:space="preserve"> de pe urma căreia să învețe agentul folosind tehnici de </w:t>
      </w:r>
      <w:del w:id="5484" w:author="Alexandru Uicoabă" w:date="2022-06-16T11:39:00Z">
        <w:r w:rsidRPr="0078286B" w:rsidDel="00713069">
          <w:rPr>
            <w:rFonts w:ascii="Arial" w:hAnsi="Arial" w:cs="Arial"/>
            <w:sz w:val="24"/>
            <w:szCs w:val="24"/>
            <w:rPrChange w:id="5485" w:author="Alexandru Uicoabă" w:date="2022-06-16T14:49:00Z">
              <w:rPr>
                <w:rFonts w:ascii="Times New Roman" w:hAnsi="Times New Roman" w:cs="Times New Roman"/>
                <w:sz w:val="24"/>
                <w:szCs w:val="24"/>
              </w:rPr>
            </w:rPrChange>
          </w:rPr>
          <w:delText>machine learning</w:delText>
        </w:r>
      </w:del>
      <w:ins w:id="5486" w:author="Alexandru Uicoabă" w:date="2022-06-16T11:39:00Z">
        <w:r w:rsidR="00713069" w:rsidRPr="0078286B">
          <w:rPr>
            <w:rFonts w:ascii="Arial" w:hAnsi="Arial" w:cs="Arial"/>
            <w:sz w:val="24"/>
            <w:szCs w:val="24"/>
            <w:rPrChange w:id="5487" w:author="Alexandru Uicoabă" w:date="2022-06-16T14:49:00Z">
              <w:rPr>
                <w:rFonts w:ascii="Times New Roman" w:hAnsi="Times New Roman" w:cs="Times New Roman"/>
                <w:sz w:val="24"/>
                <w:szCs w:val="24"/>
              </w:rPr>
            </w:rPrChange>
          </w:rPr>
          <w:t>în</w:t>
        </w:r>
      </w:ins>
      <w:ins w:id="5488" w:author="Alexandru Uicoabă" w:date="2022-06-16T11:40:00Z">
        <w:r w:rsidR="00713069" w:rsidRPr="0078286B">
          <w:rPr>
            <w:rFonts w:ascii="Arial" w:hAnsi="Arial" w:cs="Arial"/>
            <w:sz w:val="24"/>
            <w:szCs w:val="24"/>
            <w:rPrChange w:id="5489" w:author="Alexandru Uicoabă" w:date="2022-06-16T14:49:00Z">
              <w:rPr>
                <w:rFonts w:ascii="Times New Roman" w:hAnsi="Times New Roman" w:cs="Times New Roman"/>
                <w:sz w:val="24"/>
                <w:szCs w:val="24"/>
              </w:rPr>
            </w:rPrChange>
          </w:rPr>
          <w:t>vățare automată</w:t>
        </w:r>
      </w:ins>
      <w:r w:rsidRPr="0078286B">
        <w:rPr>
          <w:rFonts w:ascii="Arial" w:hAnsi="Arial" w:cs="Arial"/>
          <w:sz w:val="24"/>
          <w:szCs w:val="24"/>
          <w:rPrChange w:id="5490" w:author="Alexandru Uicoabă" w:date="2022-06-16T14:49:00Z">
            <w:rPr>
              <w:rFonts w:ascii="Times New Roman" w:hAnsi="Times New Roman" w:cs="Times New Roman"/>
              <w:sz w:val="24"/>
              <w:szCs w:val="24"/>
            </w:rPr>
          </w:rPrChange>
        </w:rPr>
        <w:t xml:space="preserve"> supravegheat</w:t>
      </w:r>
      <w:ins w:id="5491" w:author="Alexandru Uicoabă" w:date="2022-06-16T11:40:00Z">
        <w:r w:rsidR="00713069" w:rsidRPr="0078286B">
          <w:rPr>
            <w:rFonts w:ascii="Arial" w:hAnsi="Arial" w:cs="Arial"/>
            <w:sz w:val="24"/>
            <w:szCs w:val="24"/>
            <w:rPrChange w:id="5492" w:author="Alexandru Uicoabă" w:date="2022-06-16T14:49:00Z">
              <w:rPr>
                <w:rFonts w:ascii="Times New Roman" w:hAnsi="Times New Roman" w:cs="Times New Roman"/>
                <w:sz w:val="24"/>
                <w:szCs w:val="24"/>
              </w:rPr>
            </w:rPrChange>
          </w:rPr>
          <w:t>ă</w:t>
        </w:r>
      </w:ins>
      <w:del w:id="5493" w:author="Alexandru Uicoabă" w:date="2022-06-16T11:40:00Z">
        <w:r w:rsidRPr="0078286B" w:rsidDel="00713069">
          <w:rPr>
            <w:rFonts w:ascii="Arial" w:hAnsi="Arial" w:cs="Arial"/>
            <w:sz w:val="24"/>
            <w:szCs w:val="24"/>
            <w:rPrChange w:id="5494" w:author="Alexandru Uicoabă" w:date="2022-06-16T14:49:00Z">
              <w:rPr>
                <w:rFonts w:ascii="Times New Roman" w:hAnsi="Times New Roman" w:cs="Times New Roman"/>
                <w:sz w:val="24"/>
                <w:szCs w:val="24"/>
              </w:rPr>
            </w:rPrChange>
          </w:rPr>
          <w:delText>e</w:delText>
        </w:r>
      </w:del>
      <w:r w:rsidRPr="0078286B">
        <w:rPr>
          <w:rFonts w:ascii="Arial" w:hAnsi="Arial" w:cs="Arial"/>
          <w:sz w:val="24"/>
          <w:szCs w:val="24"/>
          <w:rPrChange w:id="5495" w:author="Alexandru Uicoabă" w:date="2022-06-16T14:49:00Z">
            <w:rPr>
              <w:rFonts w:ascii="Times New Roman" w:hAnsi="Times New Roman" w:cs="Times New Roman"/>
              <w:sz w:val="24"/>
              <w:szCs w:val="24"/>
            </w:rPr>
          </w:rPrChange>
        </w:rPr>
        <w:t>.</w:t>
      </w:r>
    </w:p>
    <w:p w14:paraId="1F06EF58" w14:textId="77777777" w:rsidR="00D72512" w:rsidRPr="0078286B" w:rsidRDefault="00D72512" w:rsidP="00B8314B">
      <w:pPr>
        <w:jc w:val="both"/>
        <w:rPr>
          <w:rFonts w:ascii="Arial" w:hAnsi="Arial" w:cs="Arial"/>
          <w:sz w:val="24"/>
          <w:szCs w:val="24"/>
          <w:rPrChange w:id="5496" w:author="Alexandru Uicoabă" w:date="2022-06-16T14:49:00Z">
            <w:rPr>
              <w:rFonts w:ascii="Times New Roman" w:hAnsi="Times New Roman" w:cs="Times New Roman"/>
              <w:sz w:val="24"/>
              <w:szCs w:val="24"/>
            </w:rPr>
          </w:rPrChange>
        </w:rPr>
      </w:pPr>
    </w:p>
    <w:p w14:paraId="765DEB41" w14:textId="3DAE81F3" w:rsidR="002A00B7" w:rsidRDefault="002A00B7" w:rsidP="00B8314B">
      <w:pPr>
        <w:jc w:val="both"/>
        <w:rPr>
          <w:ins w:id="5497" w:author="Alexandru Uicoabă" w:date="2022-06-16T15:09:00Z"/>
          <w:rFonts w:ascii="Arial" w:hAnsi="Arial" w:cs="Arial"/>
          <w:sz w:val="24"/>
          <w:szCs w:val="24"/>
        </w:rPr>
      </w:pPr>
      <w:r w:rsidRPr="0078286B">
        <w:rPr>
          <w:rFonts w:ascii="Arial" w:hAnsi="Arial" w:cs="Arial"/>
          <w:sz w:val="24"/>
          <w:szCs w:val="24"/>
          <w:rPrChange w:id="5498" w:author="Alexandru Uicoabă" w:date="2022-06-16T14:49:00Z">
            <w:rPr>
              <w:rFonts w:ascii="Times New Roman" w:hAnsi="Times New Roman" w:cs="Times New Roman"/>
              <w:sz w:val="24"/>
              <w:szCs w:val="24"/>
            </w:rPr>
          </w:rPrChange>
        </w:rPr>
        <w:tab/>
        <w:t xml:space="preserve">O ultimă direcție poate fi mărirea numărului de tururi de circuit pe care agentul trebuie să le completeze. În momentul de față, agentul trebuie să treacă print trei </w:t>
      </w:r>
      <w:proofErr w:type="spellStart"/>
      <w:r w:rsidRPr="0078286B">
        <w:rPr>
          <w:rFonts w:ascii="Arial" w:hAnsi="Arial" w:cs="Arial"/>
          <w:sz w:val="24"/>
          <w:szCs w:val="24"/>
          <w:rPrChange w:id="5499" w:author="Alexandru Uicoabă" w:date="2022-06-16T14:49:00Z">
            <w:rPr>
              <w:rFonts w:ascii="Times New Roman" w:hAnsi="Times New Roman" w:cs="Times New Roman"/>
              <w:sz w:val="24"/>
              <w:szCs w:val="24"/>
            </w:rPr>
          </w:rPrChange>
        </w:rPr>
        <w:t>checkpoint</w:t>
      </w:r>
      <w:proofErr w:type="spellEnd"/>
      <w:r w:rsidR="00D72512" w:rsidRPr="0078286B">
        <w:rPr>
          <w:rFonts w:ascii="Arial" w:hAnsi="Arial" w:cs="Arial"/>
          <w:sz w:val="24"/>
          <w:szCs w:val="24"/>
          <w:rPrChange w:id="5500" w:author="Alexandru Uicoabă" w:date="2022-06-16T14:49:00Z">
            <w:rPr>
              <w:rFonts w:ascii="Times New Roman" w:hAnsi="Times New Roman" w:cs="Times New Roman"/>
              <w:sz w:val="24"/>
              <w:szCs w:val="24"/>
            </w:rPr>
          </w:rPrChange>
        </w:rPr>
        <w:t>-</w:t>
      </w:r>
      <w:r w:rsidRPr="0078286B">
        <w:rPr>
          <w:rFonts w:ascii="Arial" w:hAnsi="Arial" w:cs="Arial"/>
          <w:sz w:val="24"/>
          <w:szCs w:val="24"/>
          <w:rPrChange w:id="5501" w:author="Alexandru Uicoabă" w:date="2022-06-16T14:49:00Z">
            <w:rPr>
              <w:rFonts w:ascii="Times New Roman" w:hAnsi="Times New Roman" w:cs="Times New Roman"/>
              <w:sz w:val="24"/>
              <w:szCs w:val="24"/>
            </w:rPr>
          </w:rPrChange>
        </w:rPr>
        <w:t xml:space="preserve">uri care </w:t>
      </w:r>
      <w:r w:rsidR="008D1024" w:rsidRPr="0078286B">
        <w:rPr>
          <w:rFonts w:ascii="Arial" w:hAnsi="Arial" w:cs="Arial"/>
          <w:sz w:val="24"/>
          <w:szCs w:val="24"/>
          <w:rPrChange w:id="5502" w:author="Alexandru Uicoabă" w:date="2022-06-16T14:49:00Z">
            <w:rPr>
              <w:rFonts w:ascii="Times New Roman" w:hAnsi="Times New Roman" w:cs="Times New Roman"/>
              <w:sz w:val="24"/>
              <w:szCs w:val="24"/>
            </w:rPr>
          </w:rPrChange>
        </w:rPr>
        <w:t>reprezintă practic un singur tur de circuit. Este de interes, în cazul în care vor fi mai multe tururi, de urmărit modul în care performează agentul de la tur la tur.</w:t>
      </w:r>
    </w:p>
    <w:p w14:paraId="6ABC180C" w14:textId="77777777" w:rsidR="00B14D32" w:rsidRPr="004015F7" w:rsidRDefault="00B14D32" w:rsidP="00B8314B">
      <w:pPr>
        <w:jc w:val="both"/>
        <w:rPr>
          <w:rFonts w:ascii="Arial" w:hAnsi="Arial" w:cs="Arial"/>
          <w:sz w:val="24"/>
          <w:szCs w:val="24"/>
          <w:lang w:val="en-GB"/>
          <w:rPrChange w:id="5503" w:author="Alexandru Uicoabă" w:date="2022-06-16T15:29:00Z">
            <w:rPr>
              <w:rFonts w:ascii="Times New Roman" w:hAnsi="Times New Roman" w:cs="Times New Roman"/>
              <w:sz w:val="24"/>
              <w:szCs w:val="24"/>
            </w:rPr>
          </w:rPrChange>
        </w:rPr>
      </w:pPr>
    </w:p>
    <w:p w14:paraId="2D955F6C" w14:textId="6625E851" w:rsidR="00B14D32" w:rsidRDefault="00B14D32" w:rsidP="00B15547">
      <w:pPr>
        <w:pStyle w:val="Titlu1"/>
        <w:jc w:val="center"/>
        <w:rPr>
          <w:ins w:id="5504" w:author="Alexandru Uicoabă" w:date="2022-06-16T15:34:00Z"/>
          <w:rFonts w:ascii="Arial" w:hAnsi="Arial" w:cs="Arial"/>
          <w:b/>
          <w:bCs/>
          <w:color w:val="auto"/>
          <w:lang w:val="en-GB"/>
        </w:rPr>
      </w:pPr>
    </w:p>
    <w:p w14:paraId="574E6389" w14:textId="1DDC948E" w:rsidR="004015F7" w:rsidRDefault="004015F7" w:rsidP="004015F7">
      <w:pPr>
        <w:rPr>
          <w:ins w:id="5505" w:author="Alexandru Uicoabă" w:date="2022-06-16T15:34:00Z"/>
          <w:lang w:val="en-GB"/>
        </w:rPr>
      </w:pPr>
    </w:p>
    <w:p w14:paraId="323BD05F" w14:textId="78529F23" w:rsidR="004015F7" w:rsidRDefault="004015F7" w:rsidP="004015F7">
      <w:pPr>
        <w:rPr>
          <w:ins w:id="5506" w:author="Alexandru Uicoabă" w:date="2022-06-16T15:34:00Z"/>
          <w:lang w:val="en-GB"/>
        </w:rPr>
      </w:pPr>
    </w:p>
    <w:p w14:paraId="14AFE9DE" w14:textId="3603C5C3" w:rsidR="004015F7" w:rsidRDefault="004015F7" w:rsidP="004015F7">
      <w:pPr>
        <w:rPr>
          <w:ins w:id="5507" w:author="Alexandru Uicoabă" w:date="2022-06-16T15:34:00Z"/>
          <w:lang w:val="en-GB"/>
        </w:rPr>
      </w:pPr>
    </w:p>
    <w:p w14:paraId="49C69524" w14:textId="0EE5B797" w:rsidR="004015F7" w:rsidRDefault="004015F7" w:rsidP="004015F7">
      <w:pPr>
        <w:rPr>
          <w:ins w:id="5508" w:author="Alexandru Uicoabă" w:date="2022-06-16T15:34:00Z"/>
          <w:lang w:val="en-GB"/>
        </w:rPr>
      </w:pPr>
    </w:p>
    <w:p w14:paraId="1DC0E729" w14:textId="08277B2F" w:rsidR="004015F7" w:rsidRDefault="004015F7" w:rsidP="004015F7">
      <w:pPr>
        <w:rPr>
          <w:ins w:id="5509" w:author="Alexandru Uicoabă" w:date="2022-06-16T15:34:00Z"/>
          <w:lang w:val="en-GB"/>
        </w:rPr>
      </w:pPr>
    </w:p>
    <w:p w14:paraId="6DAD6D19" w14:textId="4E2ECE5B" w:rsidR="004015F7" w:rsidRDefault="004015F7" w:rsidP="004015F7">
      <w:pPr>
        <w:rPr>
          <w:ins w:id="5510" w:author="Alexandru Uicoabă" w:date="2022-06-16T15:34:00Z"/>
          <w:lang w:val="en-GB"/>
        </w:rPr>
      </w:pPr>
    </w:p>
    <w:p w14:paraId="74AF4C4D" w14:textId="68253986" w:rsidR="004015F7" w:rsidRDefault="004015F7" w:rsidP="004015F7">
      <w:pPr>
        <w:rPr>
          <w:ins w:id="5511" w:author="Alexandru Uicoabă" w:date="2022-06-16T15:34:00Z"/>
          <w:lang w:val="en-GB"/>
        </w:rPr>
      </w:pPr>
    </w:p>
    <w:p w14:paraId="771CCA7A" w14:textId="7C7271AF" w:rsidR="004015F7" w:rsidRDefault="004015F7" w:rsidP="004015F7">
      <w:pPr>
        <w:rPr>
          <w:ins w:id="5512" w:author="Alexandru Uicoabă" w:date="2022-06-16T15:34:00Z"/>
          <w:lang w:val="en-GB"/>
        </w:rPr>
      </w:pPr>
    </w:p>
    <w:p w14:paraId="4D804D98" w14:textId="7061426C" w:rsidR="004015F7" w:rsidRDefault="004015F7" w:rsidP="004015F7">
      <w:pPr>
        <w:rPr>
          <w:ins w:id="5513" w:author="Alexandru Uicoabă" w:date="2022-06-16T15:34:00Z"/>
          <w:lang w:val="en-GB"/>
        </w:rPr>
      </w:pPr>
    </w:p>
    <w:p w14:paraId="5E3E168E" w14:textId="7F6BE0D6" w:rsidR="004015F7" w:rsidRDefault="004015F7" w:rsidP="004015F7">
      <w:pPr>
        <w:rPr>
          <w:ins w:id="5514" w:author="Alexandru Uicoabă" w:date="2022-06-16T15:34:00Z"/>
          <w:lang w:val="en-GB"/>
        </w:rPr>
      </w:pPr>
    </w:p>
    <w:p w14:paraId="689D61C2" w14:textId="2628B15B" w:rsidR="004015F7" w:rsidRDefault="004015F7" w:rsidP="004015F7">
      <w:pPr>
        <w:rPr>
          <w:ins w:id="5515" w:author="Alexandru Uicoabă" w:date="2022-06-16T15:34:00Z"/>
          <w:lang w:val="en-GB"/>
        </w:rPr>
      </w:pPr>
    </w:p>
    <w:p w14:paraId="0228C7BB" w14:textId="5F619D71" w:rsidR="004015F7" w:rsidRDefault="004015F7" w:rsidP="004015F7">
      <w:pPr>
        <w:rPr>
          <w:ins w:id="5516" w:author="Alexandru Uicoabă" w:date="2022-06-16T15:34:00Z"/>
          <w:lang w:val="en-GB"/>
        </w:rPr>
      </w:pPr>
    </w:p>
    <w:p w14:paraId="3EE1E931" w14:textId="38D43FAE" w:rsidR="004015F7" w:rsidRDefault="004015F7" w:rsidP="004015F7">
      <w:pPr>
        <w:rPr>
          <w:ins w:id="5517" w:author="Alexandru Uicoabă" w:date="2022-06-16T15:34:00Z"/>
          <w:lang w:val="en-GB"/>
        </w:rPr>
      </w:pPr>
    </w:p>
    <w:p w14:paraId="419BD48C" w14:textId="02D6BD8C" w:rsidR="004015F7" w:rsidRDefault="004015F7" w:rsidP="004015F7">
      <w:pPr>
        <w:rPr>
          <w:ins w:id="5518" w:author="Alexandru Uicoabă" w:date="2022-06-16T15:34:00Z"/>
          <w:lang w:val="en-GB"/>
        </w:rPr>
      </w:pPr>
    </w:p>
    <w:p w14:paraId="03325C49" w14:textId="01FD05FC" w:rsidR="004015F7" w:rsidRDefault="004015F7" w:rsidP="004015F7">
      <w:pPr>
        <w:rPr>
          <w:ins w:id="5519" w:author="Alexandru Uicoabă" w:date="2022-06-16T15:34:00Z"/>
          <w:lang w:val="en-GB"/>
        </w:rPr>
      </w:pPr>
    </w:p>
    <w:p w14:paraId="62DB3630" w14:textId="0AE396DD" w:rsidR="004015F7" w:rsidRDefault="004015F7" w:rsidP="004015F7">
      <w:pPr>
        <w:rPr>
          <w:ins w:id="5520" w:author="Alexandru Uicoabă" w:date="2022-06-16T15:34:00Z"/>
          <w:lang w:val="en-GB"/>
        </w:rPr>
      </w:pPr>
    </w:p>
    <w:p w14:paraId="581F46C5" w14:textId="1F46C362" w:rsidR="004015F7" w:rsidRDefault="004015F7" w:rsidP="004015F7">
      <w:pPr>
        <w:rPr>
          <w:ins w:id="5521" w:author="Alexandru Uicoabă" w:date="2022-06-16T15:34:00Z"/>
          <w:lang w:val="en-GB"/>
        </w:rPr>
      </w:pPr>
    </w:p>
    <w:p w14:paraId="78C23C66" w14:textId="31D935E7" w:rsidR="004015F7" w:rsidRDefault="004015F7" w:rsidP="004015F7">
      <w:pPr>
        <w:rPr>
          <w:ins w:id="5522" w:author="Alexandru Uicoabă" w:date="2022-06-16T15:34:00Z"/>
          <w:lang w:val="en-GB"/>
        </w:rPr>
      </w:pPr>
    </w:p>
    <w:p w14:paraId="74F5B59B" w14:textId="6035A53B" w:rsidR="004015F7" w:rsidRDefault="004015F7" w:rsidP="004015F7">
      <w:pPr>
        <w:rPr>
          <w:ins w:id="5523" w:author="Alexandru Uicoabă" w:date="2022-06-16T15:34:00Z"/>
          <w:lang w:val="en-GB"/>
        </w:rPr>
      </w:pPr>
    </w:p>
    <w:p w14:paraId="0510A593" w14:textId="2C8EA48B" w:rsidR="004015F7" w:rsidRDefault="004015F7" w:rsidP="004015F7">
      <w:pPr>
        <w:rPr>
          <w:ins w:id="5524" w:author="Alexandru Uicoabă" w:date="2022-06-16T15:34:00Z"/>
          <w:lang w:val="en-GB"/>
        </w:rPr>
      </w:pPr>
    </w:p>
    <w:p w14:paraId="774B4448" w14:textId="77389A39" w:rsidR="004015F7" w:rsidRDefault="004015F7" w:rsidP="004015F7">
      <w:pPr>
        <w:rPr>
          <w:ins w:id="5525" w:author="Alexandru Uicoabă" w:date="2022-06-16T15:34:00Z"/>
          <w:lang w:val="en-GB"/>
        </w:rPr>
      </w:pPr>
    </w:p>
    <w:p w14:paraId="518165FB" w14:textId="51439FCB" w:rsidR="004015F7" w:rsidRDefault="004015F7" w:rsidP="004015F7">
      <w:pPr>
        <w:rPr>
          <w:ins w:id="5526" w:author="Alexandru Uicoabă" w:date="2022-06-16T15:34:00Z"/>
          <w:lang w:val="en-GB"/>
        </w:rPr>
      </w:pPr>
    </w:p>
    <w:p w14:paraId="2A562057" w14:textId="2D0F640A" w:rsidR="004015F7" w:rsidRDefault="004015F7" w:rsidP="004015F7">
      <w:pPr>
        <w:rPr>
          <w:ins w:id="5527" w:author="Alexandru Uicoabă" w:date="2022-06-16T15:34:00Z"/>
          <w:lang w:val="en-GB"/>
        </w:rPr>
      </w:pPr>
    </w:p>
    <w:p w14:paraId="427DA707" w14:textId="7E37292B" w:rsidR="004015F7" w:rsidRDefault="004015F7" w:rsidP="004015F7">
      <w:pPr>
        <w:rPr>
          <w:ins w:id="5528" w:author="Alexandru Uicoabă" w:date="2022-06-16T15:34:00Z"/>
          <w:lang w:val="en-GB"/>
        </w:rPr>
      </w:pPr>
    </w:p>
    <w:p w14:paraId="7D84BD4D" w14:textId="77777777" w:rsidR="004015F7" w:rsidRPr="004015F7" w:rsidRDefault="004015F7">
      <w:pPr>
        <w:rPr>
          <w:ins w:id="5529" w:author="Alexandru Uicoabă" w:date="2022-06-16T15:09:00Z"/>
          <w:sz w:val="24"/>
          <w:szCs w:val="24"/>
          <w:lang w:val="en-GB"/>
          <w:rPrChange w:id="5530" w:author="Alexandru Uicoabă" w:date="2022-06-16T15:34:00Z">
            <w:rPr>
              <w:ins w:id="5531" w:author="Alexandru Uicoabă" w:date="2022-06-16T15:09:00Z"/>
              <w:rFonts w:ascii="Arial" w:hAnsi="Arial" w:cs="Arial"/>
              <w:b/>
              <w:bCs/>
              <w:color w:val="auto"/>
              <w:lang w:val="en-GB"/>
            </w:rPr>
          </w:rPrChange>
        </w:rPr>
        <w:pPrChange w:id="5532" w:author="Alexandru Uicoabă" w:date="2022-06-16T15:34:00Z">
          <w:pPr>
            <w:pStyle w:val="Titlu1"/>
            <w:jc w:val="center"/>
          </w:pPr>
        </w:pPrChange>
      </w:pPr>
    </w:p>
    <w:p w14:paraId="4935FD9D" w14:textId="2BA5D544" w:rsidR="00F920BE" w:rsidRDefault="00B15547" w:rsidP="00B15547">
      <w:pPr>
        <w:pStyle w:val="Titlu1"/>
        <w:jc w:val="center"/>
        <w:rPr>
          <w:ins w:id="5533" w:author="Alexandru Uicoabă" w:date="2022-06-16T15:09:00Z"/>
          <w:rFonts w:ascii="Arial" w:hAnsi="Arial" w:cs="Arial"/>
          <w:b/>
          <w:bCs/>
          <w:color w:val="auto"/>
        </w:rPr>
      </w:pPr>
      <w:del w:id="5534" w:author="Alexandru Uicoabă" w:date="2022-06-16T15:09:00Z">
        <w:r w:rsidRPr="0078286B" w:rsidDel="00B14D32">
          <w:rPr>
            <w:rFonts w:ascii="Arial" w:hAnsi="Arial" w:cs="Arial"/>
            <w:b/>
            <w:bCs/>
            <w:color w:val="auto"/>
            <w:lang w:val="en-GB"/>
            <w:rPrChange w:id="5535" w:author="Alexandru Uicoabă" w:date="2022-06-16T14:49:00Z">
              <w:rPr>
                <w:rFonts w:ascii="Times New Roman" w:hAnsi="Times New Roman" w:cs="Times New Roman"/>
                <w:b/>
                <w:bCs/>
                <w:color w:val="auto"/>
                <w:lang w:val="en-GB"/>
              </w:rPr>
            </w:rPrChange>
          </w:rPr>
          <w:delText>Capit</w:delText>
        </w:r>
        <w:r w:rsidR="00436F54" w:rsidRPr="0078286B" w:rsidDel="00B14D32">
          <w:rPr>
            <w:rFonts w:ascii="Arial" w:hAnsi="Arial" w:cs="Arial"/>
            <w:b/>
            <w:bCs/>
            <w:color w:val="auto"/>
            <w:lang w:val="en-GB"/>
            <w:rPrChange w:id="5536" w:author="Alexandru Uicoabă" w:date="2022-06-16T14:49:00Z">
              <w:rPr>
                <w:rFonts w:ascii="Times New Roman" w:hAnsi="Times New Roman" w:cs="Times New Roman"/>
                <w:b/>
                <w:bCs/>
                <w:color w:val="auto"/>
                <w:lang w:val="en-GB"/>
              </w:rPr>
            </w:rPrChange>
          </w:rPr>
          <w:delText>o</w:delText>
        </w:r>
        <w:r w:rsidRPr="0078286B" w:rsidDel="00B14D32">
          <w:rPr>
            <w:rFonts w:ascii="Arial" w:hAnsi="Arial" w:cs="Arial"/>
            <w:b/>
            <w:bCs/>
            <w:color w:val="auto"/>
            <w:lang w:val="en-GB"/>
            <w:rPrChange w:id="5537" w:author="Alexandru Uicoabă" w:date="2022-06-16T14:49:00Z">
              <w:rPr>
                <w:rFonts w:ascii="Times New Roman" w:hAnsi="Times New Roman" w:cs="Times New Roman"/>
                <w:b/>
                <w:bCs/>
                <w:color w:val="auto"/>
                <w:lang w:val="en-GB"/>
              </w:rPr>
            </w:rPrChange>
          </w:rPr>
          <w:delText>lul 6:</w:delText>
        </w:r>
      </w:del>
      <w:r w:rsidRPr="0078286B">
        <w:rPr>
          <w:rFonts w:ascii="Arial" w:hAnsi="Arial" w:cs="Arial"/>
          <w:b/>
          <w:bCs/>
          <w:color w:val="auto"/>
          <w:rPrChange w:id="5538" w:author="Alexandru Uicoabă" w:date="2022-06-16T14:49:00Z">
            <w:rPr>
              <w:rFonts w:ascii="Times New Roman" w:hAnsi="Times New Roman" w:cs="Times New Roman"/>
              <w:b/>
              <w:bCs/>
              <w:color w:val="auto"/>
            </w:rPr>
          </w:rPrChange>
        </w:rPr>
        <w:t xml:space="preserve"> </w:t>
      </w:r>
      <w:bookmarkStart w:id="5539" w:name="_Toc106343219"/>
      <w:ins w:id="5540" w:author="Alexandru Uicoabă" w:date="2022-06-16T15:09:00Z">
        <w:r w:rsidR="00B14D32">
          <w:rPr>
            <w:rFonts w:ascii="Arial" w:hAnsi="Arial" w:cs="Arial"/>
            <w:b/>
            <w:bCs/>
            <w:color w:val="auto"/>
          </w:rPr>
          <w:t>B</w:t>
        </w:r>
      </w:ins>
      <w:del w:id="5541" w:author="Alexandru Uicoabă" w:date="2022-06-16T15:09:00Z">
        <w:r w:rsidRPr="0078286B" w:rsidDel="00B14D32">
          <w:rPr>
            <w:rFonts w:ascii="Arial" w:hAnsi="Arial" w:cs="Arial"/>
            <w:b/>
            <w:bCs/>
            <w:color w:val="auto"/>
            <w:rPrChange w:id="5542" w:author="Alexandru Uicoabă" w:date="2022-06-16T14:49:00Z">
              <w:rPr>
                <w:rFonts w:ascii="Times New Roman" w:hAnsi="Times New Roman" w:cs="Times New Roman"/>
                <w:b/>
                <w:bCs/>
                <w:color w:val="auto"/>
              </w:rPr>
            </w:rPrChange>
          </w:rPr>
          <w:delText>B</w:delText>
        </w:r>
      </w:del>
      <w:r w:rsidRPr="0078286B">
        <w:rPr>
          <w:rFonts w:ascii="Arial" w:hAnsi="Arial" w:cs="Arial"/>
          <w:b/>
          <w:bCs/>
          <w:color w:val="auto"/>
          <w:rPrChange w:id="5543" w:author="Alexandru Uicoabă" w:date="2022-06-16T14:49:00Z">
            <w:rPr>
              <w:rFonts w:ascii="Times New Roman" w:hAnsi="Times New Roman" w:cs="Times New Roman"/>
              <w:b/>
              <w:bCs/>
              <w:color w:val="auto"/>
            </w:rPr>
          </w:rPrChange>
        </w:rPr>
        <w:t>ibliografie</w:t>
      </w:r>
      <w:bookmarkEnd w:id="5539"/>
    </w:p>
    <w:p w14:paraId="26C64271" w14:textId="77777777" w:rsidR="00B14D32" w:rsidRPr="004015F7" w:rsidRDefault="00B14D32">
      <w:pPr>
        <w:rPr>
          <w:sz w:val="24"/>
          <w:szCs w:val="24"/>
          <w:rPrChange w:id="5544" w:author="Alexandru Uicoabă" w:date="2022-06-16T15:34:00Z">
            <w:rPr>
              <w:rFonts w:ascii="Times New Roman" w:hAnsi="Times New Roman" w:cs="Times New Roman"/>
              <w:b/>
              <w:bCs/>
              <w:color w:val="auto"/>
            </w:rPr>
          </w:rPrChange>
        </w:rPr>
        <w:pPrChange w:id="5545" w:author="Alexandru Uicoabă" w:date="2022-06-16T15:09:00Z">
          <w:pPr>
            <w:pStyle w:val="Titlu1"/>
            <w:jc w:val="center"/>
          </w:pPr>
        </w:pPrChange>
      </w:pPr>
    </w:p>
    <w:commentRangeStart w:id="5546"/>
    <w:commentRangeStart w:id="5547"/>
    <w:p w14:paraId="57ECF848" w14:textId="77777777" w:rsidR="00733C36" w:rsidRPr="0078286B" w:rsidRDefault="006D12BC" w:rsidP="00733C36">
      <w:pPr>
        <w:pStyle w:val="Bibliografie"/>
        <w:rPr>
          <w:rFonts w:ascii="Arial" w:hAnsi="Arial" w:cs="Arial"/>
          <w:szCs w:val="24"/>
          <w:rPrChange w:id="5548" w:author="Alexandru Uicoabă" w:date="2022-06-16T14:49:00Z">
            <w:rPr>
              <w:rFonts w:ascii="Calibri" w:hAnsi="Calibri" w:cs="Calibri"/>
              <w:szCs w:val="24"/>
            </w:rPr>
          </w:rPrChange>
        </w:rPr>
      </w:pPr>
      <w:r w:rsidRPr="0078286B">
        <w:rPr>
          <w:rFonts w:ascii="Arial" w:hAnsi="Arial" w:cs="Arial"/>
          <w:rPrChange w:id="5549" w:author="Alexandru Uicoabă" w:date="2022-06-16T14:49:00Z">
            <w:rPr/>
          </w:rPrChange>
        </w:rPr>
        <w:fldChar w:fldCharType="begin"/>
      </w:r>
      <w:r w:rsidR="0068010A" w:rsidRPr="0078286B">
        <w:rPr>
          <w:rFonts w:ascii="Arial" w:hAnsi="Arial" w:cs="Arial"/>
          <w:rPrChange w:id="5550" w:author="Alexandru Uicoabă" w:date="2022-06-16T14:49:00Z">
            <w:rPr/>
          </w:rPrChange>
        </w:rPr>
        <w:instrText xml:space="preserve"> ADDIN ZOTERO_BIBL {"uncited":[],"omitted":[],"custom":[]} CSL_BIBLIOGRAPHY </w:instrText>
      </w:r>
      <w:r w:rsidRPr="0078286B">
        <w:rPr>
          <w:rFonts w:ascii="Arial" w:hAnsi="Arial" w:cs="Arial"/>
          <w:rPrChange w:id="5551" w:author="Alexandru Uicoabă" w:date="2022-06-16T14:49:00Z">
            <w:rPr/>
          </w:rPrChange>
        </w:rPr>
        <w:fldChar w:fldCharType="separate"/>
      </w:r>
      <w:r w:rsidR="00733C36" w:rsidRPr="0078286B">
        <w:rPr>
          <w:rFonts w:ascii="Arial" w:hAnsi="Arial" w:cs="Arial"/>
          <w:szCs w:val="24"/>
          <w:rPrChange w:id="5552" w:author="Alexandru Uicoabă" w:date="2022-06-16T14:49:00Z">
            <w:rPr>
              <w:rFonts w:ascii="Calibri" w:hAnsi="Calibri" w:cs="Calibri"/>
              <w:szCs w:val="24"/>
            </w:rPr>
          </w:rPrChange>
        </w:rPr>
        <w:t>[1]</w:t>
      </w:r>
      <w:r w:rsidR="00733C36" w:rsidRPr="0078286B">
        <w:rPr>
          <w:rFonts w:ascii="Arial" w:hAnsi="Arial" w:cs="Arial"/>
          <w:szCs w:val="24"/>
          <w:rPrChange w:id="5553" w:author="Alexandru Uicoabă" w:date="2022-06-16T14:49:00Z">
            <w:rPr>
              <w:rFonts w:ascii="Calibri" w:hAnsi="Calibri" w:cs="Calibri"/>
              <w:szCs w:val="24"/>
            </w:rPr>
          </w:rPrChange>
        </w:rPr>
        <w:tab/>
        <w:t xml:space="preserve">M. Lent </w:t>
      </w:r>
      <w:r w:rsidR="00733C36" w:rsidRPr="0078286B">
        <w:rPr>
          <w:rFonts w:ascii="Arial" w:hAnsi="Arial" w:cs="Arial"/>
          <w:i/>
          <w:iCs/>
          <w:szCs w:val="24"/>
          <w:rPrChange w:id="5554" w:author="Alexandru Uicoabă" w:date="2022-06-16T14:49:00Z">
            <w:rPr>
              <w:rFonts w:ascii="Calibri" w:hAnsi="Calibri" w:cs="Calibri"/>
              <w:i/>
              <w:iCs/>
              <w:szCs w:val="24"/>
            </w:rPr>
          </w:rPrChange>
        </w:rPr>
        <w:t>et al.</w:t>
      </w:r>
      <w:r w:rsidR="00733C36" w:rsidRPr="0078286B">
        <w:rPr>
          <w:rFonts w:ascii="Arial" w:hAnsi="Arial" w:cs="Arial"/>
          <w:szCs w:val="24"/>
          <w:rPrChange w:id="5555" w:author="Alexandru Uicoabă" w:date="2022-06-16T14:49:00Z">
            <w:rPr>
              <w:rFonts w:ascii="Calibri" w:hAnsi="Calibri" w:cs="Calibri"/>
              <w:szCs w:val="24"/>
            </w:rPr>
          </w:rPrChange>
        </w:rPr>
        <w:t>, ‘Intelligent Agents in Computer Games’, Sep. 1999.</w:t>
      </w:r>
    </w:p>
    <w:p w14:paraId="38FDBA1F" w14:textId="77777777" w:rsidR="00733C36" w:rsidRPr="0078286B" w:rsidRDefault="00733C36" w:rsidP="00733C36">
      <w:pPr>
        <w:pStyle w:val="Bibliografie"/>
        <w:rPr>
          <w:rFonts w:ascii="Arial" w:hAnsi="Arial" w:cs="Arial"/>
          <w:szCs w:val="24"/>
          <w:rPrChange w:id="5556" w:author="Alexandru Uicoabă" w:date="2022-06-16T14:49:00Z">
            <w:rPr>
              <w:rFonts w:ascii="Calibri" w:hAnsi="Calibri" w:cs="Calibri"/>
              <w:szCs w:val="24"/>
            </w:rPr>
          </w:rPrChange>
        </w:rPr>
      </w:pPr>
      <w:r w:rsidRPr="0078286B">
        <w:rPr>
          <w:rFonts w:ascii="Arial" w:hAnsi="Arial" w:cs="Arial"/>
          <w:szCs w:val="24"/>
          <w:rPrChange w:id="5557" w:author="Alexandru Uicoabă" w:date="2022-06-16T14:49:00Z">
            <w:rPr>
              <w:rFonts w:ascii="Calibri" w:hAnsi="Calibri" w:cs="Calibri"/>
              <w:szCs w:val="24"/>
            </w:rPr>
          </w:rPrChange>
        </w:rPr>
        <w:t>[2]</w:t>
      </w:r>
      <w:r w:rsidRPr="0078286B">
        <w:rPr>
          <w:rFonts w:ascii="Arial" w:hAnsi="Arial" w:cs="Arial"/>
          <w:szCs w:val="24"/>
          <w:rPrChange w:id="5558" w:author="Alexandru Uicoabă" w:date="2022-06-16T14:49:00Z">
            <w:rPr>
              <w:rFonts w:ascii="Calibri" w:hAnsi="Calibri" w:cs="Calibri"/>
              <w:szCs w:val="24"/>
            </w:rPr>
          </w:rPrChange>
        </w:rPr>
        <w:tab/>
        <w:t>S. Shalev-Shwartz, S. Shammah, and A. Shashua, ‘Safe, Multi-Agent, Reinforcement Learning for Autonomous Driving’. arXiv, Oct. 11, 2016. Accessed: Jun. 16, 2022. [Online]. Available: http://arxiv.org/abs/1610.03295</w:t>
      </w:r>
    </w:p>
    <w:p w14:paraId="78DA1A8A" w14:textId="77777777" w:rsidR="00733C36" w:rsidRPr="0078286B" w:rsidRDefault="00733C36" w:rsidP="00733C36">
      <w:pPr>
        <w:pStyle w:val="Bibliografie"/>
        <w:rPr>
          <w:rFonts w:ascii="Arial" w:hAnsi="Arial" w:cs="Arial"/>
          <w:szCs w:val="24"/>
          <w:rPrChange w:id="5559" w:author="Alexandru Uicoabă" w:date="2022-06-16T14:49:00Z">
            <w:rPr>
              <w:rFonts w:ascii="Calibri" w:hAnsi="Calibri" w:cs="Calibri"/>
              <w:szCs w:val="24"/>
            </w:rPr>
          </w:rPrChange>
        </w:rPr>
      </w:pPr>
      <w:r w:rsidRPr="0078286B">
        <w:rPr>
          <w:rFonts w:ascii="Arial" w:hAnsi="Arial" w:cs="Arial"/>
          <w:szCs w:val="24"/>
          <w:rPrChange w:id="5560" w:author="Alexandru Uicoabă" w:date="2022-06-16T14:49:00Z">
            <w:rPr>
              <w:rFonts w:ascii="Calibri" w:hAnsi="Calibri" w:cs="Calibri"/>
              <w:szCs w:val="24"/>
            </w:rPr>
          </w:rPrChange>
        </w:rPr>
        <w:t>[3]</w:t>
      </w:r>
      <w:r w:rsidRPr="0078286B">
        <w:rPr>
          <w:rFonts w:ascii="Arial" w:hAnsi="Arial" w:cs="Arial"/>
          <w:szCs w:val="24"/>
          <w:rPrChange w:id="5561" w:author="Alexandru Uicoabă" w:date="2022-06-16T14:49:00Z">
            <w:rPr>
              <w:rFonts w:ascii="Calibri" w:hAnsi="Calibri" w:cs="Calibri"/>
              <w:szCs w:val="24"/>
            </w:rPr>
          </w:rPrChange>
        </w:rPr>
        <w:tab/>
        <w:t xml:space="preserve">G. S.Bhamra, A. K. Verma, and R. B. Patel, ‘Intelligent Software Agent Technology: An Overview’, </w:t>
      </w:r>
      <w:r w:rsidRPr="0078286B">
        <w:rPr>
          <w:rFonts w:ascii="Arial" w:hAnsi="Arial" w:cs="Arial"/>
          <w:i/>
          <w:iCs/>
          <w:szCs w:val="24"/>
          <w:rPrChange w:id="5562" w:author="Alexandru Uicoabă" w:date="2022-06-16T14:49:00Z">
            <w:rPr>
              <w:rFonts w:ascii="Calibri" w:hAnsi="Calibri" w:cs="Calibri"/>
              <w:i/>
              <w:iCs/>
              <w:szCs w:val="24"/>
            </w:rPr>
          </w:rPrChange>
        </w:rPr>
        <w:t>IJCA</w:t>
      </w:r>
      <w:r w:rsidRPr="0078286B">
        <w:rPr>
          <w:rFonts w:ascii="Arial" w:hAnsi="Arial" w:cs="Arial"/>
          <w:szCs w:val="24"/>
          <w:rPrChange w:id="5563" w:author="Alexandru Uicoabă" w:date="2022-06-16T14:49:00Z">
            <w:rPr>
              <w:rFonts w:ascii="Calibri" w:hAnsi="Calibri" w:cs="Calibri"/>
              <w:szCs w:val="24"/>
            </w:rPr>
          </w:rPrChange>
        </w:rPr>
        <w:t>, vol. 89, no. 2, pp. 19–31, Mar. 2014, doi: 10.5120/15474-4160.</w:t>
      </w:r>
    </w:p>
    <w:p w14:paraId="623913D2" w14:textId="77777777" w:rsidR="00733C36" w:rsidRPr="0078286B" w:rsidRDefault="00733C36" w:rsidP="00733C36">
      <w:pPr>
        <w:pStyle w:val="Bibliografie"/>
        <w:rPr>
          <w:rFonts w:ascii="Arial" w:hAnsi="Arial" w:cs="Arial"/>
          <w:szCs w:val="24"/>
          <w:rPrChange w:id="5564" w:author="Alexandru Uicoabă" w:date="2022-06-16T14:49:00Z">
            <w:rPr>
              <w:rFonts w:ascii="Calibri" w:hAnsi="Calibri" w:cs="Calibri"/>
              <w:szCs w:val="24"/>
            </w:rPr>
          </w:rPrChange>
        </w:rPr>
      </w:pPr>
      <w:r w:rsidRPr="0078286B">
        <w:rPr>
          <w:rFonts w:ascii="Arial" w:hAnsi="Arial" w:cs="Arial"/>
          <w:szCs w:val="24"/>
          <w:rPrChange w:id="5565" w:author="Alexandru Uicoabă" w:date="2022-06-16T14:49:00Z">
            <w:rPr>
              <w:rFonts w:ascii="Calibri" w:hAnsi="Calibri" w:cs="Calibri"/>
              <w:szCs w:val="24"/>
            </w:rPr>
          </w:rPrChange>
        </w:rPr>
        <w:t>[4]</w:t>
      </w:r>
      <w:r w:rsidRPr="0078286B">
        <w:rPr>
          <w:rFonts w:ascii="Arial" w:hAnsi="Arial" w:cs="Arial"/>
          <w:szCs w:val="24"/>
          <w:rPrChange w:id="5566" w:author="Alexandru Uicoabă" w:date="2022-06-16T14:49:00Z">
            <w:rPr>
              <w:rFonts w:ascii="Calibri" w:hAnsi="Calibri" w:cs="Calibri"/>
              <w:szCs w:val="24"/>
            </w:rPr>
          </w:rPrChange>
        </w:rPr>
        <w:tab/>
        <w:t>S. Vijay and A. Sethi, ‘Congestion Aware and Stability Based Routing with Cross-Layer Optimization for 6LowPAN’, Apr. 2020.</w:t>
      </w:r>
    </w:p>
    <w:p w14:paraId="42BA4A83" w14:textId="77777777" w:rsidR="00733C36" w:rsidRPr="0078286B" w:rsidRDefault="00733C36" w:rsidP="00733C36">
      <w:pPr>
        <w:pStyle w:val="Bibliografie"/>
        <w:rPr>
          <w:rFonts w:ascii="Arial" w:hAnsi="Arial" w:cs="Arial"/>
          <w:szCs w:val="24"/>
          <w:rPrChange w:id="5567" w:author="Alexandru Uicoabă" w:date="2022-06-16T14:49:00Z">
            <w:rPr>
              <w:rFonts w:ascii="Calibri" w:hAnsi="Calibri" w:cs="Calibri"/>
              <w:szCs w:val="24"/>
            </w:rPr>
          </w:rPrChange>
        </w:rPr>
      </w:pPr>
      <w:r w:rsidRPr="0078286B">
        <w:rPr>
          <w:rFonts w:ascii="Arial" w:hAnsi="Arial" w:cs="Arial"/>
          <w:szCs w:val="24"/>
          <w:rPrChange w:id="5568" w:author="Alexandru Uicoabă" w:date="2022-06-16T14:49:00Z">
            <w:rPr>
              <w:rFonts w:ascii="Calibri" w:hAnsi="Calibri" w:cs="Calibri"/>
              <w:szCs w:val="24"/>
            </w:rPr>
          </w:rPrChange>
        </w:rPr>
        <w:t>[5]</w:t>
      </w:r>
      <w:r w:rsidRPr="0078286B">
        <w:rPr>
          <w:rFonts w:ascii="Arial" w:hAnsi="Arial" w:cs="Arial"/>
          <w:szCs w:val="24"/>
          <w:rPrChange w:id="5569" w:author="Alexandru Uicoabă" w:date="2022-06-16T14:49:00Z">
            <w:rPr>
              <w:rFonts w:ascii="Calibri" w:hAnsi="Calibri" w:cs="Calibri"/>
              <w:szCs w:val="24"/>
            </w:rPr>
          </w:rPrChange>
        </w:rPr>
        <w:tab/>
        <w:t>G. Moise, ‘THE ROLE OF INTELLIGENT AGENTS IN ONLINE LEARNING ENVIRONMENT’, p. 7.</w:t>
      </w:r>
    </w:p>
    <w:p w14:paraId="7FC95AA7" w14:textId="77777777" w:rsidR="00733C36" w:rsidRPr="0078286B" w:rsidRDefault="00733C36" w:rsidP="00733C36">
      <w:pPr>
        <w:pStyle w:val="Bibliografie"/>
        <w:rPr>
          <w:rFonts w:ascii="Arial" w:hAnsi="Arial" w:cs="Arial"/>
          <w:szCs w:val="24"/>
          <w:rPrChange w:id="5570" w:author="Alexandru Uicoabă" w:date="2022-06-16T14:49:00Z">
            <w:rPr>
              <w:rFonts w:ascii="Calibri" w:hAnsi="Calibri" w:cs="Calibri"/>
              <w:szCs w:val="24"/>
            </w:rPr>
          </w:rPrChange>
        </w:rPr>
      </w:pPr>
      <w:r w:rsidRPr="0078286B">
        <w:rPr>
          <w:rFonts w:ascii="Arial" w:hAnsi="Arial" w:cs="Arial"/>
          <w:szCs w:val="24"/>
          <w:rPrChange w:id="5571" w:author="Alexandru Uicoabă" w:date="2022-06-16T14:49:00Z">
            <w:rPr>
              <w:rFonts w:ascii="Calibri" w:hAnsi="Calibri" w:cs="Calibri"/>
              <w:szCs w:val="24"/>
            </w:rPr>
          </w:rPrChange>
        </w:rPr>
        <w:t>[6]</w:t>
      </w:r>
      <w:r w:rsidRPr="0078286B">
        <w:rPr>
          <w:rFonts w:ascii="Arial" w:hAnsi="Arial" w:cs="Arial"/>
          <w:szCs w:val="24"/>
          <w:rPrChange w:id="5572" w:author="Alexandru Uicoabă" w:date="2022-06-16T14:49:00Z">
            <w:rPr>
              <w:rFonts w:ascii="Calibri" w:hAnsi="Calibri" w:cs="Calibri"/>
              <w:szCs w:val="24"/>
            </w:rPr>
          </w:rPrChange>
        </w:rPr>
        <w:tab/>
        <w:t xml:space="preserve">N. Lassabe, S. Sanchez, H. Luga, and Y. Duthen, ‘Genetically programmed strategies for chess endgame’, in </w:t>
      </w:r>
      <w:r w:rsidRPr="0078286B">
        <w:rPr>
          <w:rFonts w:ascii="Arial" w:hAnsi="Arial" w:cs="Arial"/>
          <w:i/>
          <w:iCs/>
          <w:szCs w:val="24"/>
          <w:rPrChange w:id="5573" w:author="Alexandru Uicoabă" w:date="2022-06-16T14:49:00Z">
            <w:rPr>
              <w:rFonts w:ascii="Calibri" w:hAnsi="Calibri" w:cs="Calibri"/>
              <w:i/>
              <w:iCs/>
              <w:szCs w:val="24"/>
            </w:rPr>
          </w:rPrChange>
        </w:rPr>
        <w:t>Proceedings of the 8th annual conference on Genetic and evolutionary computation  - GECCO ’06</w:t>
      </w:r>
      <w:r w:rsidRPr="0078286B">
        <w:rPr>
          <w:rFonts w:ascii="Arial" w:hAnsi="Arial" w:cs="Arial"/>
          <w:szCs w:val="24"/>
          <w:rPrChange w:id="5574" w:author="Alexandru Uicoabă" w:date="2022-06-16T14:49:00Z">
            <w:rPr>
              <w:rFonts w:ascii="Calibri" w:hAnsi="Calibri" w:cs="Calibri"/>
              <w:szCs w:val="24"/>
            </w:rPr>
          </w:rPrChange>
        </w:rPr>
        <w:t>, Seattle, Washington, USA, 2006, p. 831. doi: 10.1145/1143997.1144144.</w:t>
      </w:r>
    </w:p>
    <w:p w14:paraId="6AA7BB6A" w14:textId="77777777" w:rsidR="00733C36" w:rsidRPr="0078286B" w:rsidRDefault="00733C36" w:rsidP="00733C36">
      <w:pPr>
        <w:pStyle w:val="Bibliografie"/>
        <w:rPr>
          <w:rFonts w:ascii="Arial" w:hAnsi="Arial" w:cs="Arial"/>
          <w:szCs w:val="24"/>
          <w:rPrChange w:id="5575" w:author="Alexandru Uicoabă" w:date="2022-06-16T14:49:00Z">
            <w:rPr>
              <w:rFonts w:ascii="Calibri" w:hAnsi="Calibri" w:cs="Calibri"/>
              <w:szCs w:val="24"/>
            </w:rPr>
          </w:rPrChange>
        </w:rPr>
      </w:pPr>
      <w:r w:rsidRPr="0078286B">
        <w:rPr>
          <w:rFonts w:ascii="Arial" w:hAnsi="Arial" w:cs="Arial"/>
          <w:szCs w:val="24"/>
          <w:rPrChange w:id="5576" w:author="Alexandru Uicoabă" w:date="2022-06-16T14:49:00Z">
            <w:rPr>
              <w:rFonts w:ascii="Calibri" w:hAnsi="Calibri" w:cs="Calibri"/>
              <w:szCs w:val="24"/>
            </w:rPr>
          </w:rPrChange>
        </w:rPr>
        <w:t>[7]</w:t>
      </w:r>
      <w:r w:rsidRPr="0078286B">
        <w:rPr>
          <w:rFonts w:ascii="Arial" w:hAnsi="Arial" w:cs="Arial"/>
          <w:szCs w:val="24"/>
          <w:rPrChange w:id="5577" w:author="Alexandru Uicoabă" w:date="2022-06-16T14:49:00Z">
            <w:rPr>
              <w:rFonts w:ascii="Calibri" w:hAnsi="Calibri" w:cs="Calibri"/>
              <w:szCs w:val="24"/>
            </w:rPr>
          </w:rPrChange>
        </w:rPr>
        <w:tab/>
        <w:t xml:space="preserve">J.-B. Hoock, C.-S. Lee, A. Rimmel, F. Teytaud, M.-H. Wang, and O. Teytaud, ‘Intelligent Agents for the Game of Go’, </w:t>
      </w:r>
      <w:r w:rsidRPr="0078286B">
        <w:rPr>
          <w:rFonts w:ascii="Arial" w:hAnsi="Arial" w:cs="Arial"/>
          <w:i/>
          <w:iCs/>
          <w:szCs w:val="24"/>
          <w:rPrChange w:id="5578" w:author="Alexandru Uicoabă" w:date="2022-06-16T14:49:00Z">
            <w:rPr>
              <w:rFonts w:ascii="Calibri" w:hAnsi="Calibri" w:cs="Calibri"/>
              <w:i/>
              <w:iCs/>
              <w:szCs w:val="24"/>
            </w:rPr>
          </w:rPrChange>
        </w:rPr>
        <w:t>Computational Intelligence Magazine, IEEE</w:t>
      </w:r>
      <w:r w:rsidRPr="0078286B">
        <w:rPr>
          <w:rFonts w:ascii="Arial" w:hAnsi="Arial" w:cs="Arial"/>
          <w:szCs w:val="24"/>
          <w:rPrChange w:id="5579" w:author="Alexandru Uicoabă" w:date="2022-06-16T14:49:00Z">
            <w:rPr>
              <w:rFonts w:ascii="Calibri" w:hAnsi="Calibri" w:cs="Calibri"/>
              <w:szCs w:val="24"/>
            </w:rPr>
          </w:rPrChange>
        </w:rPr>
        <w:t>, vol. 5, pp. 28–42, Dec. 2010, doi: 10.1109/MCI.2010.938360.</w:t>
      </w:r>
    </w:p>
    <w:p w14:paraId="3FCDD05D" w14:textId="77777777" w:rsidR="00733C36" w:rsidRPr="0078286B" w:rsidRDefault="00733C36" w:rsidP="00733C36">
      <w:pPr>
        <w:pStyle w:val="Bibliografie"/>
        <w:rPr>
          <w:rFonts w:ascii="Arial" w:hAnsi="Arial" w:cs="Arial"/>
          <w:szCs w:val="24"/>
          <w:rPrChange w:id="5580" w:author="Alexandru Uicoabă" w:date="2022-06-16T14:49:00Z">
            <w:rPr>
              <w:rFonts w:ascii="Calibri" w:hAnsi="Calibri" w:cs="Calibri"/>
              <w:szCs w:val="24"/>
            </w:rPr>
          </w:rPrChange>
        </w:rPr>
      </w:pPr>
      <w:r w:rsidRPr="0078286B">
        <w:rPr>
          <w:rFonts w:ascii="Arial" w:hAnsi="Arial" w:cs="Arial"/>
          <w:szCs w:val="24"/>
          <w:rPrChange w:id="5581" w:author="Alexandru Uicoabă" w:date="2022-06-16T14:49:00Z">
            <w:rPr>
              <w:rFonts w:ascii="Calibri" w:hAnsi="Calibri" w:cs="Calibri"/>
              <w:szCs w:val="24"/>
            </w:rPr>
          </w:rPrChange>
        </w:rPr>
        <w:t>[8]</w:t>
      </w:r>
      <w:r w:rsidRPr="0078286B">
        <w:rPr>
          <w:rFonts w:ascii="Arial" w:hAnsi="Arial" w:cs="Arial"/>
          <w:szCs w:val="24"/>
          <w:rPrChange w:id="5582" w:author="Alexandru Uicoabă" w:date="2022-06-16T14:49:00Z">
            <w:rPr>
              <w:rFonts w:ascii="Calibri" w:hAnsi="Calibri" w:cs="Calibri"/>
              <w:szCs w:val="24"/>
            </w:rPr>
          </w:rPrChange>
        </w:rPr>
        <w:tab/>
        <w:t xml:space="preserve">M. P. P. Faria, R. M. S. Julia, and L. B. P. Tomaz, ‘Evaluating the Performance of the Deep Active Imitation Learning Algorithm in the Dynamic Environment of FIFA Player Agents’, in </w:t>
      </w:r>
      <w:r w:rsidRPr="0078286B">
        <w:rPr>
          <w:rFonts w:ascii="Arial" w:hAnsi="Arial" w:cs="Arial"/>
          <w:i/>
          <w:iCs/>
          <w:szCs w:val="24"/>
          <w:rPrChange w:id="5583" w:author="Alexandru Uicoabă" w:date="2022-06-16T14:49:00Z">
            <w:rPr>
              <w:rFonts w:ascii="Calibri" w:hAnsi="Calibri" w:cs="Calibri"/>
              <w:i/>
              <w:iCs/>
              <w:szCs w:val="24"/>
            </w:rPr>
          </w:rPrChange>
        </w:rPr>
        <w:t>2019 18th IEEE International Conference On Machine Learning And Applications (ICMLA)</w:t>
      </w:r>
      <w:r w:rsidRPr="0078286B">
        <w:rPr>
          <w:rFonts w:ascii="Arial" w:hAnsi="Arial" w:cs="Arial"/>
          <w:szCs w:val="24"/>
          <w:rPrChange w:id="5584" w:author="Alexandru Uicoabă" w:date="2022-06-16T14:49:00Z">
            <w:rPr>
              <w:rFonts w:ascii="Calibri" w:hAnsi="Calibri" w:cs="Calibri"/>
              <w:szCs w:val="24"/>
            </w:rPr>
          </w:rPrChange>
        </w:rPr>
        <w:t>, Dec. 2019, pp. 228–233. doi: 10.1109/ICMLA.2019.00043.</w:t>
      </w:r>
    </w:p>
    <w:p w14:paraId="55BF471E" w14:textId="77777777" w:rsidR="00733C36" w:rsidRPr="0078286B" w:rsidRDefault="00733C36" w:rsidP="00733C36">
      <w:pPr>
        <w:pStyle w:val="Bibliografie"/>
        <w:rPr>
          <w:rFonts w:ascii="Arial" w:hAnsi="Arial" w:cs="Arial"/>
          <w:szCs w:val="24"/>
          <w:rPrChange w:id="5585" w:author="Alexandru Uicoabă" w:date="2022-06-16T14:49:00Z">
            <w:rPr>
              <w:rFonts w:ascii="Calibri" w:hAnsi="Calibri" w:cs="Calibri"/>
              <w:szCs w:val="24"/>
            </w:rPr>
          </w:rPrChange>
        </w:rPr>
      </w:pPr>
      <w:r w:rsidRPr="0078286B">
        <w:rPr>
          <w:rFonts w:ascii="Arial" w:hAnsi="Arial" w:cs="Arial"/>
          <w:szCs w:val="24"/>
          <w:rPrChange w:id="5586" w:author="Alexandru Uicoabă" w:date="2022-06-16T14:49:00Z">
            <w:rPr>
              <w:rFonts w:ascii="Calibri" w:hAnsi="Calibri" w:cs="Calibri"/>
              <w:szCs w:val="24"/>
            </w:rPr>
          </w:rPrChange>
        </w:rPr>
        <w:t>[9]</w:t>
      </w:r>
      <w:r w:rsidRPr="0078286B">
        <w:rPr>
          <w:rFonts w:ascii="Arial" w:hAnsi="Arial" w:cs="Arial"/>
          <w:szCs w:val="24"/>
          <w:rPrChange w:id="5587" w:author="Alexandru Uicoabă" w:date="2022-06-16T14:49:00Z">
            <w:rPr>
              <w:rFonts w:ascii="Calibri" w:hAnsi="Calibri" w:cs="Calibri"/>
              <w:szCs w:val="24"/>
            </w:rPr>
          </w:rPrChange>
        </w:rPr>
        <w:tab/>
        <w:t xml:space="preserve">OpenAI </w:t>
      </w:r>
      <w:r w:rsidRPr="0078286B">
        <w:rPr>
          <w:rFonts w:ascii="Arial" w:hAnsi="Arial" w:cs="Arial"/>
          <w:i/>
          <w:iCs/>
          <w:szCs w:val="24"/>
          <w:rPrChange w:id="5588" w:author="Alexandru Uicoabă" w:date="2022-06-16T14:49:00Z">
            <w:rPr>
              <w:rFonts w:ascii="Calibri" w:hAnsi="Calibri" w:cs="Calibri"/>
              <w:i/>
              <w:iCs/>
              <w:szCs w:val="24"/>
            </w:rPr>
          </w:rPrChange>
        </w:rPr>
        <w:t>et al.</w:t>
      </w:r>
      <w:r w:rsidRPr="0078286B">
        <w:rPr>
          <w:rFonts w:ascii="Arial" w:hAnsi="Arial" w:cs="Arial"/>
          <w:szCs w:val="24"/>
          <w:rPrChange w:id="5589" w:author="Alexandru Uicoabă" w:date="2022-06-16T14:49:00Z">
            <w:rPr>
              <w:rFonts w:ascii="Calibri" w:hAnsi="Calibri" w:cs="Calibri"/>
              <w:szCs w:val="24"/>
            </w:rPr>
          </w:rPrChange>
        </w:rPr>
        <w:t>, ‘Dota 2 with Large Scale Deep Reinforcement Learning’. arXiv, Dec. 13, 2019. Accessed: Jun. 16, 2022. [Online]. Available: http://arxiv.org/abs/1912.06680</w:t>
      </w:r>
    </w:p>
    <w:p w14:paraId="261820BE" w14:textId="77777777" w:rsidR="00733C36" w:rsidRPr="0078286B" w:rsidRDefault="00733C36" w:rsidP="00733C36">
      <w:pPr>
        <w:pStyle w:val="Bibliografie"/>
        <w:rPr>
          <w:rFonts w:ascii="Arial" w:hAnsi="Arial" w:cs="Arial"/>
          <w:szCs w:val="24"/>
          <w:rPrChange w:id="5590" w:author="Alexandru Uicoabă" w:date="2022-06-16T14:49:00Z">
            <w:rPr>
              <w:rFonts w:ascii="Calibri" w:hAnsi="Calibri" w:cs="Calibri"/>
              <w:szCs w:val="24"/>
            </w:rPr>
          </w:rPrChange>
        </w:rPr>
      </w:pPr>
      <w:r w:rsidRPr="0078286B">
        <w:rPr>
          <w:rFonts w:ascii="Arial" w:hAnsi="Arial" w:cs="Arial"/>
          <w:szCs w:val="24"/>
          <w:rPrChange w:id="5591" w:author="Alexandru Uicoabă" w:date="2022-06-16T14:49:00Z">
            <w:rPr>
              <w:rFonts w:ascii="Calibri" w:hAnsi="Calibri" w:cs="Calibri"/>
              <w:szCs w:val="24"/>
            </w:rPr>
          </w:rPrChange>
        </w:rPr>
        <w:t>[10]</w:t>
      </w:r>
      <w:r w:rsidRPr="0078286B">
        <w:rPr>
          <w:rFonts w:ascii="Arial" w:hAnsi="Arial" w:cs="Arial"/>
          <w:szCs w:val="24"/>
          <w:rPrChange w:id="5592" w:author="Alexandru Uicoabă" w:date="2022-06-16T14:49:00Z">
            <w:rPr>
              <w:rFonts w:ascii="Calibri" w:hAnsi="Calibri" w:cs="Calibri"/>
              <w:szCs w:val="24"/>
            </w:rPr>
          </w:rPrChange>
        </w:rPr>
        <w:tab/>
        <w:t xml:space="preserve">T. Pepels, M. H. M. Winands, and M. Lanctot, ‘Real-Time Monte Carlo Tree Search in Ms Pac-Man’, </w:t>
      </w:r>
      <w:r w:rsidRPr="0078286B">
        <w:rPr>
          <w:rFonts w:ascii="Arial" w:hAnsi="Arial" w:cs="Arial"/>
          <w:i/>
          <w:iCs/>
          <w:szCs w:val="24"/>
          <w:rPrChange w:id="5593" w:author="Alexandru Uicoabă" w:date="2022-06-16T14:49:00Z">
            <w:rPr>
              <w:rFonts w:ascii="Calibri" w:hAnsi="Calibri" w:cs="Calibri"/>
              <w:i/>
              <w:iCs/>
              <w:szCs w:val="24"/>
            </w:rPr>
          </w:rPrChange>
        </w:rPr>
        <w:t>IEEE Transactions on Computational Intelligence and AI in Games</w:t>
      </w:r>
      <w:r w:rsidRPr="0078286B">
        <w:rPr>
          <w:rFonts w:ascii="Arial" w:hAnsi="Arial" w:cs="Arial"/>
          <w:szCs w:val="24"/>
          <w:rPrChange w:id="5594" w:author="Alexandru Uicoabă" w:date="2022-06-16T14:49:00Z">
            <w:rPr>
              <w:rFonts w:ascii="Calibri" w:hAnsi="Calibri" w:cs="Calibri"/>
              <w:szCs w:val="24"/>
            </w:rPr>
          </w:rPrChange>
        </w:rPr>
        <w:t>, vol. 6, no. 3, pp. 245–257, Sep. 2014, doi: 10.1109/TCIAIG.2013.2291577.</w:t>
      </w:r>
    </w:p>
    <w:p w14:paraId="06ACE082" w14:textId="77777777" w:rsidR="00733C36" w:rsidRPr="0078286B" w:rsidRDefault="00733C36" w:rsidP="00733C36">
      <w:pPr>
        <w:pStyle w:val="Bibliografie"/>
        <w:rPr>
          <w:rFonts w:ascii="Arial" w:hAnsi="Arial" w:cs="Arial"/>
          <w:szCs w:val="24"/>
          <w:rPrChange w:id="5595" w:author="Alexandru Uicoabă" w:date="2022-06-16T14:49:00Z">
            <w:rPr>
              <w:rFonts w:ascii="Calibri" w:hAnsi="Calibri" w:cs="Calibri"/>
              <w:szCs w:val="24"/>
            </w:rPr>
          </w:rPrChange>
        </w:rPr>
      </w:pPr>
      <w:r w:rsidRPr="0078286B">
        <w:rPr>
          <w:rFonts w:ascii="Arial" w:hAnsi="Arial" w:cs="Arial"/>
          <w:szCs w:val="24"/>
          <w:rPrChange w:id="5596" w:author="Alexandru Uicoabă" w:date="2022-06-16T14:49:00Z">
            <w:rPr>
              <w:rFonts w:ascii="Calibri" w:hAnsi="Calibri" w:cs="Calibri"/>
              <w:szCs w:val="24"/>
            </w:rPr>
          </w:rPrChange>
        </w:rPr>
        <w:t>[11]</w:t>
      </w:r>
      <w:r w:rsidRPr="0078286B">
        <w:rPr>
          <w:rFonts w:ascii="Arial" w:hAnsi="Arial" w:cs="Arial"/>
          <w:szCs w:val="24"/>
          <w:rPrChange w:id="5597" w:author="Alexandru Uicoabă" w:date="2022-06-16T14:49:00Z">
            <w:rPr>
              <w:rFonts w:ascii="Calibri" w:hAnsi="Calibri" w:cs="Calibri"/>
              <w:szCs w:val="24"/>
            </w:rPr>
          </w:rPrChange>
        </w:rPr>
        <w:tab/>
        <w:t xml:space="preserve">I. Fathy, M. Aref, O. Enayet, and A. Al-Ogail, ‘Intelligent online case-based planning agent model for real-time strategy games’, in </w:t>
      </w:r>
      <w:r w:rsidRPr="0078286B">
        <w:rPr>
          <w:rFonts w:ascii="Arial" w:hAnsi="Arial" w:cs="Arial"/>
          <w:i/>
          <w:iCs/>
          <w:szCs w:val="24"/>
          <w:rPrChange w:id="5598" w:author="Alexandru Uicoabă" w:date="2022-06-16T14:49:00Z">
            <w:rPr>
              <w:rFonts w:ascii="Calibri" w:hAnsi="Calibri" w:cs="Calibri"/>
              <w:i/>
              <w:iCs/>
              <w:szCs w:val="24"/>
            </w:rPr>
          </w:rPrChange>
        </w:rPr>
        <w:t>2010 10th International Conference on Intelligent Systems Design and Applications</w:t>
      </w:r>
      <w:r w:rsidRPr="0078286B">
        <w:rPr>
          <w:rFonts w:ascii="Arial" w:hAnsi="Arial" w:cs="Arial"/>
          <w:szCs w:val="24"/>
          <w:rPrChange w:id="5599" w:author="Alexandru Uicoabă" w:date="2022-06-16T14:49:00Z">
            <w:rPr>
              <w:rFonts w:ascii="Calibri" w:hAnsi="Calibri" w:cs="Calibri"/>
              <w:szCs w:val="24"/>
            </w:rPr>
          </w:rPrChange>
        </w:rPr>
        <w:t>, Nov. 2010, pp. 445–450. doi: 10.1109/ISDA.2010.5687225.</w:t>
      </w:r>
    </w:p>
    <w:p w14:paraId="312D99A5" w14:textId="77777777" w:rsidR="00733C36" w:rsidRPr="0078286B" w:rsidRDefault="00733C36">
      <w:pPr>
        <w:pStyle w:val="Bibliografie"/>
        <w:jc w:val="both"/>
        <w:rPr>
          <w:rFonts w:ascii="Arial" w:hAnsi="Arial" w:cs="Arial"/>
          <w:szCs w:val="24"/>
          <w:rPrChange w:id="5600" w:author="Alexandru Uicoabă" w:date="2022-06-16T14:49:00Z">
            <w:rPr>
              <w:rFonts w:ascii="Calibri" w:hAnsi="Calibri" w:cs="Calibri"/>
              <w:szCs w:val="24"/>
            </w:rPr>
          </w:rPrChange>
        </w:rPr>
        <w:pPrChange w:id="5601" w:author="Alexandru Uicoabă" w:date="2022-06-16T15:13:00Z">
          <w:pPr>
            <w:pStyle w:val="Bibliografie"/>
          </w:pPr>
        </w:pPrChange>
      </w:pPr>
      <w:r w:rsidRPr="0078286B">
        <w:rPr>
          <w:rFonts w:ascii="Arial" w:hAnsi="Arial" w:cs="Arial"/>
          <w:szCs w:val="24"/>
          <w:rPrChange w:id="5602" w:author="Alexandru Uicoabă" w:date="2022-06-16T14:49:00Z">
            <w:rPr>
              <w:rFonts w:ascii="Calibri" w:hAnsi="Calibri" w:cs="Calibri"/>
              <w:szCs w:val="24"/>
            </w:rPr>
          </w:rPrChange>
        </w:rPr>
        <w:t>[12]</w:t>
      </w:r>
      <w:r w:rsidRPr="0078286B">
        <w:rPr>
          <w:rFonts w:ascii="Arial" w:hAnsi="Arial" w:cs="Arial"/>
          <w:szCs w:val="24"/>
          <w:rPrChange w:id="5603" w:author="Alexandru Uicoabă" w:date="2022-06-16T14:49:00Z">
            <w:rPr>
              <w:rFonts w:ascii="Calibri" w:hAnsi="Calibri" w:cs="Calibri"/>
              <w:szCs w:val="24"/>
            </w:rPr>
          </w:rPrChange>
        </w:rPr>
        <w:tab/>
        <w:t xml:space="preserve">Z. Zhang, D. Wang, D. Zhao, Q. Han, and T. Song, ‘A Gradient-Based Reinforcement Learning Algorithm for Multiple Cooperative Agents’, </w:t>
      </w:r>
      <w:r w:rsidRPr="0078286B">
        <w:rPr>
          <w:rFonts w:ascii="Arial" w:hAnsi="Arial" w:cs="Arial"/>
          <w:i/>
          <w:iCs/>
          <w:szCs w:val="24"/>
          <w:rPrChange w:id="5604" w:author="Alexandru Uicoabă" w:date="2022-06-16T14:49:00Z">
            <w:rPr>
              <w:rFonts w:ascii="Calibri" w:hAnsi="Calibri" w:cs="Calibri"/>
              <w:i/>
              <w:iCs/>
              <w:szCs w:val="24"/>
            </w:rPr>
          </w:rPrChange>
        </w:rPr>
        <w:t>IEEE Access</w:t>
      </w:r>
      <w:r w:rsidRPr="0078286B">
        <w:rPr>
          <w:rFonts w:ascii="Arial" w:hAnsi="Arial" w:cs="Arial"/>
          <w:szCs w:val="24"/>
          <w:rPrChange w:id="5605" w:author="Alexandru Uicoabă" w:date="2022-06-16T14:49:00Z">
            <w:rPr>
              <w:rFonts w:ascii="Calibri" w:hAnsi="Calibri" w:cs="Calibri"/>
              <w:szCs w:val="24"/>
            </w:rPr>
          </w:rPrChange>
        </w:rPr>
        <w:t>, vol. 6, pp. 70223–70235, 2018, doi: 10.1109/ACCESS.2018.2878853.</w:t>
      </w:r>
    </w:p>
    <w:p w14:paraId="3D6C0E2E" w14:textId="77777777" w:rsidR="00733C36" w:rsidRPr="0078286B" w:rsidRDefault="00733C36" w:rsidP="00733C36">
      <w:pPr>
        <w:pStyle w:val="Bibliografie"/>
        <w:rPr>
          <w:rFonts w:ascii="Arial" w:hAnsi="Arial" w:cs="Arial"/>
          <w:szCs w:val="24"/>
          <w:rPrChange w:id="5606" w:author="Alexandru Uicoabă" w:date="2022-06-16T14:49:00Z">
            <w:rPr>
              <w:rFonts w:ascii="Calibri" w:hAnsi="Calibri" w:cs="Calibri"/>
              <w:szCs w:val="24"/>
            </w:rPr>
          </w:rPrChange>
        </w:rPr>
      </w:pPr>
      <w:r w:rsidRPr="0078286B">
        <w:rPr>
          <w:rFonts w:ascii="Arial" w:hAnsi="Arial" w:cs="Arial"/>
          <w:szCs w:val="24"/>
          <w:rPrChange w:id="5607" w:author="Alexandru Uicoabă" w:date="2022-06-16T14:49:00Z">
            <w:rPr>
              <w:rFonts w:ascii="Calibri" w:hAnsi="Calibri" w:cs="Calibri"/>
              <w:szCs w:val="24"/>
            </w:rPr>
          </w:rPrChange>
        </w:rPr>
        <w:t>[13]</w:t>
      </w:r>
      <w:r w:rsidRPr="0078286B">
        <w:rPr>
          <w:rFonts w:ascii="Arial" w:hAnsi="Arial" w:cs="Arial"/>
          <w:szCs w:val="24"/>
          <w:rPrChange w:id="5608" w:author="Alexandru Uicoabă" w:date="2022-06-16T14:49:00Z">
            <w:rPr>
              <w:rFonts w:ascii="Calibri" w:hAnsi="Calibri" w:cs="Calibri"/>
              <w:szCs w:val="24"/>
            </w:rPr>
          </w:rPrChange>
        </w:rPr>
        <w:tab/>
        <w:t xml:space="preserve">D. Daylamani-Zad and M. C. Angelides, ‘Altruism and Selfishness in Believable Game Agents: Deep Reinforcement Learning in Modified Dictator Games’, </w:t>
      </w:r>
      <w:r w:rsidRPr="0078286B">
        <w:rPr>
          <w:rFonts w:ascii="Arial" w:hAnsi="Arial" w:cs="Arial"/>
          <w:i/>
          <w:iCs/>
          <w:szCs w:val="24"/>
          <w:rPrChange w:id="5609" w:author="Alexandru Uicoabă" w:date="2022-06-16T14:49:00Z">
            <w:rPr>
              <w:rFonts w:ascii="Calibri" w:hAnsi="Calibri" w:cs="Calibri"/>
              <w:i/>
              <w:iCs/>
              <w:szCs w:val="24"/>
            </w:rPr>
          </w:rPrChange>
        </w:rPr>
        <w:t>IEEE Transactions on Games</w:t>
      </w:r>
      <w:r w:rsidRPr="0078286B">
        <w:rPr>
          <w:rFonts w:ascii="Arial" w:hAnsi="Arial" w:cs="Arial"/>
          <w:szCs w:val="24"/>
          <w:rPrChange w:id="5610" w:author="Alexandru Uicoabă" w:date="2022-06-16T14:49:00Z">
            <w:rPr>
              <w:rFonts w:ascii="Calibri" w:hAnsi="Calibri" w:cs="Calibri"/>
              <w:szCs w:val="24"/>
            </w:rPr>
          </w:rPrChange>
        </w:rPr>
        <w:t>, pp. 1–1, 2020, doi: 10.1109/TG.2020.2989636.</w:t>
      </w:r>
    </w:p>
    <w:p w14:paraId="7568E03C" w14:textId="77777777" w:rsidR="00733C36" w:rsidRPr="0078286B" w:rsidRDefault="00733C36" w:rsidP="00733C36">
      <w:pPr>
        <w:pStyle w:val="Bibliografie"/>
        <w:rPr>
          <w:rFonts w:ascii="Arial" w:hAnsi="Arial" w:cs="Arial"/>
          <w:szCs w:val="24"/>
          <w:rPrChange w:id="5611" w:author="Alexandru Uicoabă" w:date="2022-06-16T14:49:00Z">
            <w:rPr>
              <w:rFonts w:ascii="Calibri" w:hAnsi="Calibri" w:cs="Calibri"/>
              <w:szCs w:val="24"/>
            </w:rPr>
          </w:rPrChange>
        </w:rPr>
      </w:pPr>
      <w:r w:rsidRPr="0078286B">
        <w:rPr>
          <w:rFonts w:ascii="Arial" w:hAnsi="Arial" w:cs="Arial"/>
          <w:szCs w:val="24"/>
          <w:rPrChange w:id="5612" w:author="Alexandru Uicoabă" w:date="2022-06-16T14:49:00Z">
            <w:rPr>
              <w:rFonts w:ascii="Calibri" w:hAnsi="Calibri" w:cs="Calibri"/>
              <w:szCs w:val="24"/>
            </w:rPr>
          </w:rPrChange>
        </w:rPr>
        <w:t>[14]</w:t>
      </w:r>
      <w:r w:rsidRPr="0078286B">
        <w:rPr>
          <w:rFonts w:ascii="Arial" w:hAnsi="Arial" w:cs="Arial"/>
          <w:szCs w:val="24"/>
          <w:rPrChange w:id="5613" w:author="Alexandru Uicoabă" w:date="2022-06-16T14:49:00Z">
            <w:rPr>
              <w:rFonts w:ascii="Calibri" w:hAnsi="Calibri" w:cs="Calibri"/>
              <w:szCs w:val="24"/>
            </w:rPr>
          </w:rPrChange>
        </w:rPr>
        <w:tab/>
        <w:t xml:space="preserve">Y. Takano, S. Ito, T. Harada, and R. Thawonmas, ‘Utilizing Multiple Agents for Decision Making in a Fighting Game’, in </w:t>
      </w:r>
      <w:r w:rsidRPr="0078286B">
        <w:rPr>
          <w:rFonts w:ascii="Arial" w:hAnsi="Arial" w:cs="Arial"/>
          <w:i/>
          <w:iCs/>
          <w:szCs w:val="24"/>
          <w:rPrChange w:id="5614" w:author="Alexandru Uicoabă" w:date="2022-06-16T14:49:00Z">
            <w:rPr>
              <w:rFonts w:ascii="Calibri" w:hAnsi="Calibri" w:cs="Calibri"/>
              <w:i/>
              <w:iCs/>
              <w:szCs w:val="24"/>
            </w:rPr>
          </w:rPrChange>
        </w:rPr>
        <w:t>2018 IEEE 7th Global Conference on Consumer Electronics (GCCE)</w:t>
      </w:r>
      <w:r w:rsidRPr="0078286B">
        <w:rPr>
          <w:rFonts w:ascii="Arial" w:hAnsi="Arial" w:cs="Arial"/>
          <w:szCs w:val="24"/>
          <w:rPrChange w:id="5615" w:author="Alexandru Uicoabă" w:date="2022-06-16T14:49:00Z">
            <w:rPr>
              <w:rFonts w:ascii="Calibri" w:hAnsi="Calibri" w:cs="Calibri"/>
              <w:szCs w:val="24"/>
            </w:rPr>
          </w:rPrChange>
        </w:rPr>
        <w:t>, Oct. 2018, pp. 594–595. doi: 10.1109/GCCE.2018.8574675.</w:t>
      </w:r>
    </w:p>
    <w:p w14:paraId="536F62B8" w14:textId="77777777" w:rsidR="00733C36" w:rsidRPr="0078286B" w:rsidRDefault="00733C36" w:rsidP="00733C36">
      <w:pPr>
        <w:pStyle w:val="Bibliografie"/>
        <w:rPr>
          <w:rFonts w:ascii="Arial" w:hAnsi="Arial" w:cs="Arial"/>
          <w:szCs w:val="24"/>
          <w:rPrChange w:id="5616" w:author="Alexandru Uicoabă" w:date="2022-06-16T14:49:00Z">
            <w:rPr>
              <w:rFonts w:ascii="Calibri" w:hAnsi="Calibri" w:cs="Calibri"/>
              <w:szCs w:val="24"/>
            </w:rPr>
          </w:rPrChange>
        </w:rPr>
      </w:pPr>
      <w:r w:rsidRPr="0078286B">
        <w:rPr>
          <w:rFonts w:ascii="Arial" w:hAnsi="Arial" w:cs="Arial"/>
          <w:szCs w:val="24"/>
          <w:rPrChange w:id="5617" w:author="Alexandru Uicoabă" w:date="2022-06-16T14:49:00Z">
            <w:rPr>
              <w:rFonts w:ascii="Calibri" w:hAnsi="Calibri" w:cs="Calibri"/>
              <w:szCs w:val="24"/>
            </w:rPr>
          </w:rPrChange>
        </w:rPr>
        <w:t>[15]</w:t>
      </w:r>
      <w:r w:rsidRPr="0078286B">
        <w:rPr>
          <w:rFonts w:ascii="Arial" w:hAnsi="Arial" w:cs="Arial"/>
          <w:szCs w:val="24"/>
          <w:rPrChange w:id="5618" w:author="Alexandru Uicoabă" w:date="2022-06-16T14:49:00Z">
            <w:rPr>
              <w:rFonts w:ascii="Calibri" w:hAnsi="Calibri" w:cs="Calibri"/>
              <w:szCs w:val="24"/>
            </w:rPr>
          </w:rPrChange>
        </w:rPr>
        <w:tab/>
        <w:t xml:space="preserve">H. Baier, A. Sattaur, E. J. Powley, S. Devlin, J. Rollason, and P. I. Cowling, ‘Emulating Human Play in a Leading Mobile Card Game’, </w:t>
      </w:r>
      <w:r w:rsidRPr="0078286B">
        <w:rPr>
          <w:rFonts w:ascii="Arial" w:hAnsi="Arial" w:cs="Arial"/>
          <w:i/>
          <w:iCs/>
          <w:szCs w:val="24"/>
          <w:rPrChange w:id="5619" w:author="Alexandru Uicoabă" w:date="2022-06-16T14:49:00Z">
            <w:rPr>
              <w:rFonts w:ascii="Calibri" w:hAnsi="Calibri" w:cs="Calibri"/>
              <w:i/>
              <w:iCs/>
              <w:szCs w:val="24"/>
            </w:rPr>
          </w:rPrChange>
        </w:rPr>
        <w:t>IEEE Transactions on Games</w:t>
      </w:r>
      <w:r w:rsidRPr="0078286B">
        <w:rPr>
          <w:rFonts w:ascii="Arial" w:hAnsi="Arial" w:cs="Arial"/>
          <w:szCs w:val="24"/>
          <w:rPrChange w:id="5620" w:author="Alexandru Uicoabă" w:date="2022-06-16T14:49:00Z">
            <w:rPr>
              <w:rFonts w:ascii="Calibri" w:hAnsi="Calibri" w:cs="Calibri"/>
              <w:szCs w:val="24"/>
            </w:rPr>
          </w:rPrChange>
        </w:rPr>
        <w:t>, vol. 11, no. 4, pp. 386–395, Dec. 2019, doi: 10.1109/TG.2018.2835764.</w:t>
      </w:r>
    </w:p>
    <w:p w14:paraId="732B0FAC" w14:textId="77777777" w:rsidR="00733C36" w:rsidRPr="0078286B" w:rsidRDefault="00733C36" w:rsidP="00733C36">
      <w:pPr>
        <w:pStyle w:val="Bibliografie"/>
        <w:rPr>
          <w:rFonts w:ascii="Arial" w:hAnsi="Arial" w:cs="Arial"/>
          <w:szCs w:val="24"/>
          <w:rPrChange w:id="5621" w:author="Alexandru Uicoabă" w:date="2022-06-16T14:49:00Z">
            <w:rPr>
              <w:rFonts w:ascii="Calibri" w:hAnsi="Calibri" w:cs="Calibri"/>
              <w:szCs w:val="24"/>
            </w:rPr>
          </w:rPrChange>
        </w:rPr>
      </w:pPr>
      <w:r w:rsidRPr="0078286B">
        <w:rPr>
          <w:rFonts w:ascii="Arial" w:hAnsi="Arial" w:cs="Arial"/>
          <w:szCs w:val="24"/>
          <w:rPrChange w:id="5622" w:author="Alexandru Uicoabă" w:date="2022-06-16T14:49:00Z">
            <w:rPr>
              <w:rFonts w:ascii="Calibri" w:hAnsi="Calibri" w:cs="Calibri"/>
              <w:szCs w:val="24"/>
            </w:rPr>
          </w:rPrChange>
        </w:rPr>
        <w:t>[16]</w:t>
      </w:r>
      <w:r w:rsidRPr="0078286B">
        <w:rPr>
          <w:rFonts w:ascii="Arial" w:hAnsi="Arial" w:cs="Arial"/>
          <w:szCs w:val="24"/>
          <w:rPrChange w:id="5623" w:author="Alexandru Uicoabă" w:date="2022-06-16T14:49:00Z">
            <w:rPr>
              <w:rFonts w:ascii="Calibri" w:hAnsi="Calibri" w:cs="Calibri"/>
              <w:szCs w:val="24"/>
            </w:rPr>
          </w:rPrChange>
        </w:rPr>
        <w:tab/>
        <w:t xml:space="preserve">Z. Wei, D. Wang, M. Zhang, A. Tan, C. Miao, and Y. Zhou, ‘Autonomous Agents in Snake Game via Deep Reinforcement Learning’, in </w:t>
      </w:r>
      <w:r w:rsidRPr="0078286B">
        <w:rPr>
          <w:rFonts w:ascii="Arial" w:hAnsi="Arial" w:cs="Arial"/>
          <w:i/>
          <w:iCs/>
          <w:szCs w:val="24"/>
          <w:rPrChange w:id="5624" w:author="Alexandru Uicoabă" w:date="2022-06-16T14:49:00Z">
            <w:rPr>
              <w:rFonts w:ascii="Calibri" w:hAnsi="Calibri" w:cs="Calibri"/>
              <w:i/>
              <w:iCs/>
              <w:szCs w:val="24"/>
            </w:rPr>
          </w:rPrChange>
        </w:rPr>
        <w:t>2018 IEEE International Conference on Agents (ICA)</w:t>
      </w:r>
      <w:r w:rsidRPr="0078286B">
        <w:rPr>
          <w:rFonts w:ascii="Arial" w:hAnsi="Arial" w:cs="Arial"/>
          <w:szCs w:val="24"/>
          <w:rPrChange w:id="5625" w:author="Alexandru Uicoabă" w:date="2022-06-16T14:49:00Z">
            <w:rPr>
              <w:rFonts w:ascii="Calibri" w:hAnsi="Calibri" w:cs="Calibri"/>
              <w:szCs w:val="24"/>
            </w:rPr>
          </w:rPrChange>
        </w:rPr>
        <w:t>, Jul. 2018, pp. 20–25. doi: 10.1109/AGENTS.2018.8460004.</w:t>
      </w:r>
    </w:p>
    <w:p w14:paraId="560529BA" w14:textId="77777777" w:rsidR="00733C36" w:rsidRPr="0078286B" w:rsidRDefault="00733C36" w:rsidP="00733C36">
      <w:pPr>
        <w:pStyle w:val="Bibliografie"/>
        <w:rPr>
          <w:rFonts w:ascii="Arial" w:hAnsi="Arial" w:cs="Arial"/>
          <w:szCs w:val="24"/>
          <w:rPrChange w:id="5626" w:author="Alexandru Uicoabă" w:date="2022-06-16T14:49:00Z">
            <w:rPr>
              <w:rFonts w:ascii="Calibri" w:hAnsi="Calibri" w:cs="Calibri"/>
              <w:szCs w:val="24"/>
            </w:rPr>
          </w:rPrChange>
        </w:rPr>
      </w:pPr>
      <w:r w:rsidRPr="0078286B">
        <w:rPr>
          <w:rFonts w:ascii="Arial" w:hAnsi="Arial" w:cs="Arial"/>
          <w:szCs w:val="24"/>
          <w:rPrChange w:id="5627" w:author="Alexandru Uicoabă" w:date="2022-06-16T14:49:00Z">
            <w:rPr>
              <w:rFonts w:ascii="Calibri" w:hAnsi="Calibri" w:cs="Calibri"/>
              <w:szCs w:val="24"/>
            </w:rPr>
          </w:rPrChange>
        </w:rPr>
        <w:t>[17]</w:t>
      </w:r>
      <w:r w:rsidRPr="0078286B">
        <w:rPr>
          <w:rFonts w:ascii="Arial" w:hAnsi="Arial" w:cs="Arial"/>
          <w:szCs w:val="24"/>
          <w:rPrChange w:id="5628" w:author="Alexandru Uicoabă" w:date="2022-06-16T14:49:00Z">
            <w:rPr>
              <w:rFonts w:ascii="Calibri" w:hAnsi="Calibri" w:cs="Calibri"/>
              <w:szCs w:val="24"/>
            </w:rPr>
          </w:rPrChange>
        </w:rPr>
        <w:tab/>
        <w:t xml:space="preserve">D. Daylamani-Zad, L. B. Graham, and I. T. Paraskevopoulos, ‘Swarm intelligence for autonomous cooperative agents in battles for real-time strategy games’, in </w:t>
      </w:r>
      <w:r w:rsidRPr="0078286B">
        <w:rPr>
          <w:rFonts w:ascii="Arial" w:hAnsi="Arial" w:cs="Arial"/>
          <w:i/>
          <w:iCs/>
          <w:szCs w:val="24"/>
          <w:rPrChange w:id="5629" w:author="Alexandru Uicoabă" w:date="2022-06-16T14:49:00Z">
            <w:rPr>
              <w:rFonts w:ascii="Calibri" w:hAnsi="Calibri" w:cs="Calibri"/>
              <w:i/>
              <w:iCs/>
              <w:szCs w:val="24"/>
            </w:rPr>
          </w:rPrChange>
        </w:rPr>
        <w:t xml:space="preserve">2017 9th </w:t>
      </w:r>
      <w:r w:rsidRPr="0078286B">
        <w:rPr>
          <w:rFonts w:ascii="Arial" w:hAnsi="Arial" w:cs="Arial"/>
          <w:i/>
          <w:iCs/>
          <w:szCs w:val="24"/>
          <w:rPrChange w:id="5630" w:author="Alexandru Uicoabă" w:date="2022-06-16T14:49:00Z">
            <w:rPr>
              <w:rFonts w:ascii="Calibri" w:hAnsi="Calibri" w:cs="Calibri"/>
              <w:i/>
              <w:iCs/>
              <w:szCs w:val="24"/>
            </w:rPr>
          </w:rPrChange>
        </w:rPr>
        <w:lastRenderedPageBreak/>
        <w:t>International Conference on Virtual Worlds and Games for Serious Applications (VS-Games)</w:t>
      </w:r>
      <w:r w:rsidRPr="0078286B">
        <w:rPr>
          <w:rFonts w:ascii="Arial" w:hAnsi="Arial" w:cs="Arial"/>
          <w:szCs w:val="24"/>
          <w:rPrChange w:id="5631" w:author="Alexandru Uicoabă" w:date="2022-06-16T14:49:00Z">
            <w:rPr>
              <w:rFonts w:ascii="Calibri" w:hAnsi="Calibri" w:cs="Calibri"/>
              <w:szCs w:val="24"/>
            </w:rPr>
          </w:rPrChange>
        </w:rPr>
        <w:t>, Sep. 2017, pp. 39–46. doi: 10.1109/VS-GAMES.2017.8055809.</w:t>
      </w:r>
    </w:p>
    <w:p w14:paraId="1F1EA24F" w14:textId="77777777" w:rsidR="00733C36" w:rsidRPr="0078286B" w:rsidRDefault="00733C36" w:rsidP="00733C36">
      <w:pPr>
        <w:pStyle w:val="Bibliografie"/>
        <w:rPr>
          <w:rFonts w:ascii="Arial" w:hAnsi="Arial" w:cs="Arial"/>
          <w:szCs w:val="24"/>
          <w:rPrChange w:id="5632" w:author="Alexandru Uicoabă" w:date="2022-06-16T14:49:00Z">
            <w:rPr>
              <w:rFonts w:ascii="Calibri" w:hAnsi="Calibri" w:cs="Calibri"/>
              <w:szCs w:val="24"/>
            </w:rPr>
          </w:rPrChange>
        </w:rPr>
      </w:pPr>
      <w:r w:rsidRPr="0078286B">
        <w:rPr>
          <w:rFonts w:ascii="Arial" w:hAnsi="Arial" w:cs="Arial"/>
          <w:szCs w:val="24"/>
          <w:rPrChange w:id="5633" w:author="Alexandru Uicoabă" w:date="2022-06-16T14:49:00Z">
            <w:rPr>
              <w:rFonts w:ascii="Calibri" w:hAnsi="Calibri" w:cs="Calibri"/>
              <w:szCs w:val="24"/>
            </w:rPr>
          </w:rPrChange>
        </w:rPr>
        <w:t>[18]</w:t>
      </w:r>
      <w:r w:rsidRPr="0078286B">
        <w:rPr>
          <w:rFonts w:ascii="Arial" w:hAnsi="Arial" w:cs="Arial"/>
          <w:szCs w:val="24"/>
          <w:rPrChange w:id="5634" w:author="Alexandru Uicoabă" w:date="2022-06-16T14:49:00Z">
            <w:rPr>
              <w:rFonts w:ascii="Calibri" w:hAnsi="Calibri" w:cs="Calibri"/>
              <w:szCs w:val="24"/>
            </w:rPr>
          </w:rPrChange>
        </w:rPr>
        <w:tab/>
        <w:t>‘Anaconda Distribution — Anaconda documentation’. https://docs.anaconda.com/anaconda/ (accessed Jun. 13, 2022).</w:t>
      </w:r>
    </w:p>
    <w:p w14:paraId="75456D17" w14:textId="77777777" w:rsidR="00733C36" w:rsidRPr="0078286B" w:rsidRDefault="00733C36" w:rsidP="00733C36">
      <w:pPr>
        <w:pStyle w:val="Bibliografie"/>
        <w:rPr>
          <w:rFonts w:ascii="Arial" w:hAnsi="Arial" w:cs="Arial"/>
          <w:szCs w:val="24"/>
          <w:rPrChange w:id="5635" w:author="Alexandru Uicoabă" w:date="2022-06-16T14:49:00Z">
            <w:rPr>
              <w:rFonts w:ascii="Calibri" w:hAnsi="Calibri" w:cs="Calibri"/>
              <w:szCs w:val="24"/>
            </w:rPr>
          </w:rPrChange>
        </w:rPr>
      </w:pPr>
      <w:r w:rsidRPr="0078286B">
        <w:rPr>
          <w:rFonts w:ascii="Arial" w:hAnsi="Arial" w:cs="Arial"/>
          <w:szCs w:val="24"/>
          <w:rPrChange w:id="5636" w:author="Alexandru Uicoabă" w:date="2022-06-16T14:49:00Z">
            <w:rPr>
              <w:rFonts w:ascii="Calibri" w:hAnsi="Calibri" w:cs="Calibri"/>
              <w:szCs w:val="24"/>
            </w:rPr>
          </w:rPrChange>
        </w:rPr>
        <w:t>[19]</w:t>
      </w:r>
      <w:r w:rsidRPr="0078286B">
        <w:rPr>
          <w:rFonts w:ascii="Arial" w:hAnsi="Arial" w:cs="Arial"/>
          <w:szCs w:val="24"/>
          <w:rPrChange w:id="5637" w:author="Alexandru Uicoabă" w:date="2022-06-16T14:49:00Z">
            <w:rPr>
              <w:rFonts w:ascii="Calibri" w:hAnsi="Calibri" w:cs="Calibri"/>
              <w:szCs w:val="24"/>
            </w:rPr>
          </w:rPrChange>
        </w:rPr>
        <w:tab/>
        <w:t xml:space="preserve">J. Chan, R. Chung, and J. Huang, </w:t>
      </w:r>
      <w:r w:rsidRPr="0078286B">
        <w:rPr>
          <w:rFonts w:ascii="Arial" w:hAnsi="Arial" w:cs="Arial"/>
          <w:i/>
          <w:iCs/>
          <w:szCs w:val="24"/>
          <w:rPrChange w:id="5638" w:author="Alexandru Uicoabă" w:date="2022-06-16T14:49:00Z">
            <w:rPr>
              <w:rFonts w:ascii="Calibri" w:hAnsi="Calibri" w:cs="Calibri"/>
              <w:i/>
              <w:iCs/>
              <w:szCs w:val="24"/>
            </w:rPr>
          </w:rPrChange>
        </w:rPr>
        <w:t>Python API Development Fundamentals: Develop a full-stack web application with Python and Flask</w:t>
      </w:r>
      <w:r w:rsidRPr="0078286B">
        <w:rPr>
          <w:rFonts w:ascii="Arial" w:hAnsi="Arial" w:cs="Arial"/>
          <w:szCs w:val="24"/>
          <w:rPrChange w:id="5639" w:author="Alexandru Uicoabă" w:date="2022-06-16T14:49:00Z">
            <w:rPr>
              <w:rFonts w:ascii="Calibri" w:hAnsi="Calibri" w:cs="Calibri"/>
              <w:szCs w:val="24"/>
            </w:rPr>
          </w:rPrChange>
        </w:rPr>
        <w:t>. Packt Publishing Ltd, 2019.</w:t>
      </w:r>
    </w:p>
    <w:p w14:paraId="0376F4A2" w14:textId="77777777" w:rsidR="00733C36" w:rsidRPr="0078286B" w:rsidRDefault="00733C36" w:rsidP="00733C36">
      <w:pPr>
        <w:pStyle w:val="Bibliografie"/>
        <w:rPr>
          <w:rFonts w:ascii="Arial" w:hAnsi="Arial" w:cs="Arial"/>
          <w:szCs w:val="24"/>
          <w:rPrChange w:id="5640" w:author="Alexandru Uicoabă" w:date="2022-06-16T14:49:00Z">
            <w:rPr>
              <w:rFonts w:ascii="Calibri" w:hAnsi="Calibri" w:cs="Calibri"/>
              <w:szCs w:val="24"/>
            </w:rPr>
          </w:rPrChange>
        </w:rPr>
      </w:pPr>
      <w:r w:rsidRPr="0078286B">
        <w:rPr>
          <w:rFonts w:ascii="Arial" w:hAnsi="Arial" w:cs="Arial"/>
          <w:szCs w:val="24"/>
          <w:rPrChange w:id="5641" w:author="Alexandru Uicoabă" w:date="2022-06-16T14:49:00Z">
            <w:rPr>
              <w:rFonts w:ascii="Calibri" w:hAnsi="Calibri" w:cs="Calibri"/>
              <w:szCs w:val="24"/>
            </w:rPr>
          </w:rPrChange>
        </w:rPr>
        <w:t>[20]</w:t>
      </w:r>
      <w:r w:rsidRPr="0078286B">
        <w:rPr>
          <w:rFonts w:ascii="Arial" w:hAnsi="Arial" w:cs="Arial"/>
          <w:szCs w:val="24"/>
          <w:rPrChange w:id="5642" w:author="Alexandru Uicoabă" w:date="2022-06-16T14:49:00Z">
            <w:rPr>
              <w:rFonts w:ascii="Calibri" w:hAnsi="Calibri" w:cs="Calibri"/>
              <w:szCs w:val="24"/>
            </w:rPr>
          </w:rPrChange>
        </w:rPr>
        <w:tab/>
        <w:t xml:space="preserve">F. Pedregosa </w:t>
      </w:r>
      <w:r w:rsidRPr="0078286B">
        <w:rPr>
          <w:rFonts w:ascii="Arial" w:hAnsi="Arial" w:cs="Arial"/>
          <w:i/>
          <w:iCs/>
          <w:szCs w:val="24"/>
          <w:rPrChange w:id="5643" w:author="Alexandru Uicoabă" w:date="2022-06-16T14:49:00Z">
            <w:rPr>
              <w:rFonts w:ascii="Calibri" w:hAnsi="Calibri" w:cs="Calibri"/>
              <w:i/>
              <w:iCs/>
              <w:szCs w:val="24"/>
            </w:rPr>
          </w:rPrChange>
        </w:rPr>
        <w:t>et al.</w:t>
      </w:r>
      <w:r w:rsidRPr="0078286B">
        <w:rPr>
          <w:rFonts w:ascii="Arial" w:hAnsi="Arial" w:cs="Arial"/>
          <w:szCs w:val="24"/>
          <w:rPrChange w:id="5644" w:author="Alexandru Uicoabă" w:date="2022-06-16T14:49:00Z">
            <w:rPr>
              <w:rFonts w:ascii="Calibri" w:hAnsi="Calibri" w:cs="Calibri"/>
              <w:szCs w:val="24"/>
            </w:rPr>
          </w:rPrChange>
        </w:rPr>
        <w:t xml:space="preserve">, ‘Scikit-learn: Machine Learning in Python’, </w:t>
      </w:r>
      <w:r w:rsidRPr="0078286B">
        <w:rPr>
          <w:rFonts w:ascii="Arial" w:hAnsi="Arial" w:cs="Arial"/>
          <w:i/>
          <w:iCs/>
          <w:szCs w:val="24"/>
          <w:rPrChange w:id="5645" w:author="Alexandru Uicoabă" w:date="2022-06-16T14:49:00Z">
            <w:rPr>
              <w:rFonts w:ascii="Calibri" w:hAnsi="Calibri" w:cs="Calibri"/>
              <w:i/>
              <w:iCs/>
              <w:szCs w:val="24"/>
            </w:rPr>
          </w:rPrChange>
        </w:rPr>
        <w:t>Journal of Machine Learning Research</w:t>
      </w:r>
      <w:r w:rsidRPr="0078286B">
        <w:rPr>
          <w:rFonts w:ascii="Arial" w:hAnsi="Arial" w:cs="Arial"/>
          <w:szCs w:val="24"/>
          <w:rPrChange w:id="5646" w:author="Alexandru Uicoabă" w:date="2022-06-16T14:49:00Z">
            <w:rPr>
              <w:rFonts w:ascii="Calibri" w:hAnsi="Calibri" w:cs="Calibri"/>
              <w:szCs w:val="24"/>
            </w:rPr>
          </w:rPrChange>
        </w:rPr>
        <w:t>, vol. 12, no. 85, pp. 2825–2830, 2011.</w:t>
      </w:r>
    </w:p>
    <w:p w14:paraId="0593A646" w14:textId="77777777" w:rsidR="00733C36" w:rsidRPr="0078286B" w:rsidRDefault="00733C36" w:rsidP="00733C36">
      <w:pPr>
        <w:pStyle w:val="Bibliografie"/>
        <w:rPr>
          <w:rFonts w:ascii="Arial" w:hAnsi="Arial" w:cs="Arial"/>
          <w:szCs w:val="24"/>
          <w:rPrChange w:id="5647" w:author="Alexandru Uicoabă" w:date="2022-06-16T14:49:00Z">
            <w:rPr>
              <w:rFonts w:ascii="Calibri" w:hAnsi="Calibri" w:cs="Calibri"/>
              <w:szCs w:val="24"/>
            </w:rPr>
          </w:rPrChange>
        </w:rPr>
      </w:pPr>
      <w:r w:rsidRPr="0078286B">
        <w:rPr>
          <w:rFonts w:ascii="Arial" w:hAnsi="Arial" w:cs="Arial"/>
          <w:szCs w:val="24"/>
          <w:rPrChange w:id="5648" w:author="Alexandru Uicoabă" w:date="2022-06-16T14:49:00Z">
            <w:rPr>
              <w:rFonts w:ascii="Calibri" w:hAnsi="Calibri" w:cs="Calibri"/>
              <w:szCs w:val="24"/>
            </w:rPr>
          </w:rPrChange>
        </w:rPr>
        <w:t>[21]</w:t>
      </w:r>
      <w:r w:rsidRPr="0078286B">
        <w:rPr>
          <w:rFonts w:ascii="Arial" w:hAnsi="Arial" w:cs="Arial"/>
          <w:szCs w:val="24"/>
          <w:rPrChange w:id="5649" w:author="Alexandru Uicoabă" w:date="2022-06-16T14:49:00Z">
            <w:rPr>
              <w:rFonts w:ascii="Calibri" w:hAnsi="Calibri" w:cs="Calibri"/>
              <w:szCs w:val="24"/>
            </w:rPr>
          </w:rPrChange>
        </w:rPr>
        <w:tab/>
        <w:t xml:space="preserve">J. Craighead, J. Burke, and R. Murphy, ‘Using the Unity Game Engine to Develop SARGE: A Case Study’, </w:t>
      </w:r>
      <w:r w:rsidRPr="0078286B">
        <w:rPr>
          <w:rFonts w:ascii="Arial" w:hAnsi="Arial" w:cs="Arial"/>
          <w:i/>
          <w:iCs/>
          <w:szCs w:val="24"/>
          <w:rPrChange w:id="5650" w:author="Alexandru Uicoabă" w:date="2022-06-16T14:49:00Z">
            <w:rPr>
              <w:rFonts w:ascii="Calibri" w:hAnsi="Calibri" w:cs="Calibri"/>
              <w:i/>
              <w:iCs/>
              <w:szCs w:val="24"/>
            </w:rPr>
          </w:rPrChange>
        </w:rPr>
        <w:t>Computer</w:t>
      </w:r>
      <w:r w:rsidRPr="0078286B">
        <w:rPr>
          <w:rFonts w:ascii="Arial" w:hAnsi="Arial" w:cs="Arial"/>
          <w:szCs w:val="24"/>
          <w:rPrChange w:id="5651" w:author="Alexandru Uicoabă" w:date="2022-06-16T14:49:00Z">
            <w:rPr>
              <w:rFonts w:ascii="Calibri" w:hAnsi="Calibri" w:cs="Calibri"/>
              <w:szCs w:val="24"/>
            </w:rPr>
          </w:rPrChange>
        </w:rPr>
        <w:t>, vol. 4552, Jan. 2007.</w:t>
      </w:r>
    </w:p>
    <w:p w14:paraId="0C5E807B" w14:textId="77777777" w:rsidR="00733C36" w:rsidRPr="0078286B" w:rsidRDefault="00733C36" w:rsidP="00733C36">
      <w:pPr>
        <w:pStyle w:val="Bibliografie"/>
        <w:rPr>
          <w:rFonts w:ascii="Arial" w:hAnsi="Arial" w:cs="Arial"/>
          <w:szCs w:val="24"/>
          <w:rPrChange w:id="5652" w:author="Alexandru Uicoabă" w:date="2022-06-16T14:49:00Z">
            <w:rPr>
              <w:rFonts w:ascii="Calibri" w:hAnsi="Calibri" w:cs="Calibri"/>
              <w:szCs w:val="24"/>
            </w:rPr>
          </w:rPrChange>
        </w:rPr>
      </w:pPr>
      <w:r w:rsidRPr="0078286B">
        <w:rPr>
          <w:rFonts w:ascii="Arial" w:hAnsi="Arial" w:cs="Arial"/>
          <w:szCs w:val="24"/>
          <w:rPrChange w:id="5653" w:author="Alexandru Uicoabă" w:date="2022-06-16T14:49:00Z">
            <w:rPr>
              <w:rFonts w:ascii="Calibri" w:hAnsi="Calibri" w:cs="Calibri"/>
              <w:szCs w:val="24"/>
            </w:rPr>
          </w:rPrChange>
        </w:rPr>
        <w:t>[22]</w:t>
      </w:r>
      <w:r w:rsidRPr="0078286B">
        <w:rPr>
          <w:rFonts w:ascii="Arial" w:hAnsi="Arial" w:cs="Arial"/>
          <w:szCs w:val="24"/>
          <w:rPrChange w:id="5654" w:author="Alexandru Uicoabă" w:date="2022-06-16T14:49:00Z">
            <w:rPr>
              <w:rFonts w:ascii="Calibri" w:hAnsi="Calibri" w:cs="Calibri"/>
              <w:szCs w:val="24"/>
            </w:rPr>
          </w:rPrChange>
        </w:rPr>
        <w:tab/>
        <w:t xml:space="preserve">G. Brockman </w:t>
      </w:r>
      <w:r w:rsidRPr="0078286B">
        <w:rPr>
          <w:rFonts w:ascii="Arial" w:hAnsi="Arial" w:cs="Arial"/>
          <w:i/>
          <w:iCs/>
          <w:szCs w:val="24"/>
          <w:rPrChange w:id="5655" w:author="Alexandru Uicoabă" w:date="2022-06-16T14:49:00Z">
            <w:rPr>
              <w:rFonts w:ascii="Calibri" w:hAnsi="Calibri" w:cs="Calibri"/>
              <w:i/>
              <w:iCs/>
              <w:szCs w:val="24"/>
            </w:rPr>
          </w:rPrChange>
        </w:rPr>
        <w:t>et al.</w:t>
      </w:r>
      <w:r w:rsidRPr="0078286B">
        <w:rPr>
          <w:rFonts w:ascii="Arial" w:hAnsi="Arial" w:cs="Arial"/>
          <w:szCs w:val="24"/>
          <w:rPrChange w:id="5656" w:author="Alexandru Uicoabă" w:date="2022-06-16T14:49:00Z">
            <w:rPr>
              <w:rFonts w:ascii="Calibri" w:hAnsi="Calibri" w:cs="Calibri"/>
              <w:szCs w:val="24"/>
            </w:rPr>
          </w:rPrChange>
        </w:rPr>
        <w:t>, ‘OpenAI Gym’. arXiv, Jun. 05, 2016. Accessed: Jun. 03, 2022. [Online]. Available: http://arxiv.org/abs/1606.01540</w:t>
      </w:r>
    </w:p>
    <w:p w14:paraId="2073B93D" w14:textId="77777777" w:rsidR="00733C36" w:rsidRPr="0078286B" w:rsidRDefault="00733C36" w:rsidP="00733C36">
      <w:pPr>
        <w:pStyle w:val="Bibliografie"/>
        <w:rPr>
          <w:rFonts w:ascii="Arial" w:hAnsi="Arial" w:cs="Arial"/>
          <w:szCs w:val="24"/>
          <w:rPrChange w:id="5657" w:author="Alexandru Uicoabă" w:date="2022-06-16T14:49:00Z">
            <w:rPr>
              <w:rFonts w:ascii="Calibri" w:hAnsi="Calibri" w:cs="Calibri"/>
              <w:szCs w:val="24"/>
            </w:rPr>
          </w:rPrChange>
        </w:rPr>
      </w:pPr>
      <w:r w:rsidRPr="0078286B">
        <w:rPr>
          <w:rFonts w:ascii="Arial" w:hAnsi="Arial" w:cs="Arial"/>
          <w:szCs w:val="24"/>
          <w:rPrChange w:id="5658" w:author="Alexandru Uicoabă" w:date="2022-06-16T14:49:00Z">
            <w:rPr>
              <w:rFonts w:ascii="Calibri" w:hAnsi="Calibri" w:cs="Calibri"/>
              <w:szCs w:val="24"/>
            </w:rPr>
          </w:rPrChange>
        </w:rPr>
        <w:t>[23]</w:t>
      </w:r>
      <w:r w:rsidRPr="0078286B">
        <w:rPr>
          <w:rFonts w:ascii="Arial" w:hAnsi="Arial" w:cs="Arial"/>
          <w:szCs w:val="24"/>
          <w:rPrChange w:id="5659" w:author="Alexandru Uicoabă" w:date="2022-06-16T14:49:00Z">
            <w:rPr>
              <w:rFonts w:ascii="Calibri" w:hAnsi="Calibri" w:cs="Calibri"/>
              <w:szCs w:val="24"/>
            </w:rPr>
          </w:rPrChange>
        </w:rPr>
        <w:tab/>
        <w:t xml:space="preserve">A. Géron, </w:t>
      </w:r>
      <w:r w:rsidRPr="0078286B">
        <w:rPr>
          <w:rFonts w:ascii="Arial" w:hAnsi="Arial" w:cs="Arial"/>
          <w:i/>
          <w:iCs/>
          <w:szCs w:val="24"/>
          <w:rPrChange w:id="5660" w:author="Alexandru Uicoabă" w:date="2022-06-16T14:49:00Z">
            <w:rPr>
              <w:rFonts w:ascii="Calibri" w:hAnsi="Calibri" w:cs="Calibri"/>
              <w:i/>
              <w:iCs/>
              <w:szCs w:val="24"/>
            </w:rPr>
          </w:rPrChange>
        </w:rPr>
        <w:t>Hands-On Machine Learning with Scikit-Learn, Keras, and TensorFlow</w:t>
      </w:r>
      <w:r w:rsidRPr="0078286B">
        <w:rPr>
          <w:rFonts w:ascii="Arial" w:hAnsi="Arial" w:cs="Arial"/>
          <w:szCs w:val="24"/>
          <w:rPrChange w:id="5661" w:author="Alexandru Uicoabă" w:date="2022-06-16T14:49:00Z">
            <w:rPr>
              <w:rFonts w:ascii="Calibri" w:hAnsi="Calibri" w:cs="Calibri"/>
              <w:szCs w:val="24"/>
            </w:rPr>
          </w:rPrChange>
        </w:rPr>
        <w:t>, 2nd Edition. O’Reilly Media, Inc., 2019.</w:t>
      </w:r>
    </w:p>
    <w:p w14:paraId="129628BD" w14:textId="77777777" w:rsidR="00733C36" w:rsidRPr="0078286B" w:rsidRDefault="00733C36" w:rsidP="00733C36">
      <w:pPr>
        <w:pStyle w:val="Bibliografie"/>
        <w:rPr>
          <w:rFonts w:ascii="Arial" w:hAnsi="Arial" w:cs="Arial"/>
          <w:szCs w:val="24"/>
          <w:rPrChange w:id="5662" w:author="Alexandru Uicoabă" w:date="2022-06-16T14:49:00Z">
            <w:rPr>
              <w:rFonts w:ascii="Calibri" w:hAnsi="Calibri" w:cs="Calibri"/>
              <w:szCs w:val="24"/>
            </w:rPr>
          </w:rPrChange>
        </w:rPr>
      </w:pPr>
      <w:r w:rsidRPr="0078286B">
        <w:rPr>
          <w:rFonts w:ascii="Arial" w:hAnsi="Arial" w:cs="Arial"/>
          <w:szCs w:val="24"/>
          <w:rPrChange w:id="5663" w:author="Alexandru Uicoabă" w:date="2022-06-16T14:49:00Z">
            <w:rPr>
              <w:rFonts w:ascii="Calibri" w:hAnsi="Calibri" w:cs="Calibri"/>
              <w:szCs w:val="24"/>
            </w:rPr>
          </w:rPrChange>
        </w:rPr>
        <w:t>[24]</w:t>
      </w:r>
      <w:r w:rsidRPr="0078286B">
        <w:rPr>
          <w:rFonts w:ascii="Arial" w:hAnsi="Arial" w:cs="Arial"/>
          <w:szCs w:val="24"/>
          <w:rPrChange w:id="5664" w:author="Alexandru Uicoabă" w:date="2022-06-16T14:49:00Z">
            <w:rPr>
              <w:rFonts w:ascii="Calibri" w:hAnsi="Calibri" w:cs="Calibri"/>
              <w:szCs w:val="24"/>
            </w:rPr>
          </w:rPrChange>
        </w:rPr>
        <w:tab/>
        <w:t xml:space="preserve">T. Jiang, J. L. Gradus, and A. J. Rosellini, ‘Supervised Machine Learning: A Brief Primer’, </w:t>
      </w:r>
      <w:r w:rsidRPr="0078286B">
        <w:rPr>
          <w:rFonts w:ascii="Arial" w:hAnsi="Arial" w:cs="Arial"/>
          <w:i/>
          <w:iCs/>
          <w:szCs w:val="24"/>
          <w:rPrChange w:id="5665" w:author="Alexandru Uicoabă" w:date="2022-06-16T14:49:00Z">
            <w:rPr>
              <w:rFonts w:ascii="Calibri" w:hAnsi="Calibri" w:cs="Calibri"/>
              <w:i/>
              <w:iCs/>
              <w:szCs w:val="24"/>
            </w:rPr>
          </w:rPrChange>
        </w:rPr>
        <w:t>Behavior Therapy</w:t>
      </w:r>
      <w:r w:rsidRPr="0078286B">
        <w:rPr>
          <w:rFonts w:ascii="Arial" w:hAnsi="Arial" w:cs="Arial"/>
          <w:szCs w:val="24"/>
          <w:rPrChange w:id="5666" w:author="Alexandru Uicoabă" w:date="2022-06-16T14:49:00Z">
            <w:rPr>
              <w:rFonts w:ascii="Calibri" w:hAnsi="Calibri" w:cs="Calibri"/>
              <w:szCs w:val="24"/>
            </w:rPr>
          </w:rPrChange>
        </w:rPr>
        <w:t>, vol. 51, no. 5, pp. 675–687, Sep. 2020, doi: 10.1016/j.beth.2020.05.002.</w:t>
      </w:r>
    </w:p>
    <w:p w14:paraId="25A58A64" w14:textId="77777777" w:rsidR="00733C36" w:rsidRPr="0078286B" w:rsidRDefault="00733C36" w:rsidP="00733C36">
      <w:pPr>
        <w:pStyle w:val="Bibliografie"/>
        <w:rPr>
          <w:rFonts w:ascii="Arial" w:hAnsi="Arial" w:cs="Arial"/>
          <w:szCs w:val="24"/>
          <w:rPrChange w:id="5667" w:author="Alexandru Uicoabă" w:date="2022-06-16T14:49:00Z">
            <w:rPr>
              <w:rFonts w:ascii="Calibri" w:hAnsi="Calibri" w:cs="Calibri"/>
              <w:szCs w:val="24"/>
            </w:rPr>
          </w:rPrChange>
        </w:rPr>
      </w:pPr>
      <w:r w:rsidRPr="0078286B">
        <w:rPr>
          <w:rFonts w:ascii="Arial" w:hAnsi="Arial" w:cs="Arial"/>
          <w:szCs w:val="24"/>
          <w:rPrChange w:id="5668" w:author="Alexandru Uicoabă" w:date="2022-06-16T14:49:00Z">
            <w:rPr>
              <w:rFonts w:ascii="Calibri" w:hAnsi="Calibri" w:cs="Calibri"/>
              <w:szCs w:val="24"/>
            </w:rPr>
          </w:rPrChange>
        </w:rPr>
        <w:t>[25]</w:t>
      </w:r>
      <w:r w:rsidRPr="0078286B">
        <w:rPr>
          <w:rFonts w:ascii="Arial" w:hAnsi="Arial" w:cs="Arial"/>
          <w:szCs w:val="24"/>
          <w:rPrChange w:id="5669" w:author="Alexandru Uicoabă" w:date="2022-06-16T14:49:00Z">
            <w:rPr>
              <w:rFonts w:ascii="Calibri" w:hAnsi="Calibri" w:cs="Calibri"/>
              <w:szCs w:val="24"/>
            </w:rPr>
          </w:rPrChange>
        </w:rPr>
        <w:tab/>
        <w:t>B. Dk, ‘Reinforcement Learning: An Introduction second edition’, Accessed: Jun. 13, 2022. [Online]. Available: https://www.academia.edu/39631493/Reinforcement_Learning_An_Introduction_second_edition</w:t>
      </w:r>
    </w:p>
    <w:p w14:paraId="549DA0B4" w14:textId="6FE95D0B" w:rsidR="006C6918" w:rsidRPr="0078286B" w:rsidRDefault="006D12BC" w:rsidP="00FF0D18">
      <w:pPr>
        <w:rPr>
          <w:ins w:id="5670" w:author="Alexandru Uicoabă" w:date="2022-06-16T13:39:00Z"/>
          <w:rFonts w:ascii="Arial" w:hAnsi="Arial" w:cs="Arial"/>
          <w:rPrChange w:id="5671" w:author="Alexandru Uicoabă" w:date="2022-06-16T14:49:00Z">
            <w:rPr>
              <w:ins w:id="5672" w:author="Alexandru Uicoabă" w:date="2022-06-16T13:39:00Z"/>
            </w:rPr>
          </w:rPrChange>
        </w:rPr>
      </w:pPr>
      <w:r w:rsidRPr="0078286B">
        <w:rPr>
          <w:rFonts w:ascii="Arial" w:hAnsi="Arial" w:cs="Arial"/>
          <w:rPrChange w:id="5673" w:author="Alexandru Uicoabă" w:date="2022-06-16T14:49:00Z">
            <w:rPr/>
          </w:rPrChange>
        </w:rPr>
        <w:fldChar w:fldCharType="end"/>
      </w:r>
      <w:commentRangeEnd w:id="5546"/>
      <w:r w:rsidR="004A101E" w:rsidRPr="0078286B">
        <w:rPr>
          <w:rStyle w:val="Referincomentariu"/>
          <w:rFonts w:ascii="Arial" w:hAnsi="Arial" w:cs="Arial"/>
          <w:rPrChange w:id="5674" w:author="Alexandru Uicoabă" w:date="2022-06-16T14:49:00Z">
            <w:rPr>
              <w:rStyle w:val="Referincomentariu"/>
            </w:rPr>
          </w:rPrChange>
        </w:rPr>
        <w:commentReference w:id="5546"/>
      </w:r>
      <w:commentRangeEnd w:id="5547"/>
      <w:r w:rsidR="009C5C93" w:rsidRPr="0078286B">
        <w:rPr>
          <w:rStyle w:val="Referincomentariu"/>
          <w:rFonts w:ascii="Arial" w:hAnsi="Arial" w:cs="Arial"/>
          <w:rPrChange w:id="5675" w:author="Alexandru Uicoabă" w:date="2022-06-16T14:49:00Z">
            <w:rPr>
              <w:rStyle w:val="Referincomentariu"/>
            </w:rPr>
          </w:rPrChange>
        </w:rPr>
        <w:commentReference w:id="5547"/>
      </w:r>
    </w:p>
    <w:p w14:paraId="23268C00" w14:textId="7C9CB7CB" w:rsidR="00C06931" w:rsidRPr="0078286B" w:rsidRDefault="00C06931" w:rsidP="00C06931">
      <w:pPr>
        <w:jc w:val="center"/>
        <w:rPr>
          <w:ins w:id="5676" w:author="Alexandru Uicoabă" w:date="2022-06-16T13:39:00Z"/>
          <w:rFonts w:ascii="Arial" w:hAnsi="Arial" w:cs="Arial"/>
          <w:rPrChange w:id="5677" w:author="Alexandru Uicoabă" w:date="2022-06-16T14:49:00Z">
            <w:rPr>
              <w:ins w:id="5678" w:author="Alexandru Uicoabă" w:date="2022-06-16T13:39:00Z"/>
            </w:rPr>
          </w:rPrChange>
        </w:rPr>
      </w:pPr>
    </w:p>
    <w:p w14:paraId="2231F303" w14:textId="4781B941" w:rsidR="00C06931" w:rsidRPr="0078286B" w:rsidRDefault="00C06931" w:rsidP="00C06931">
      <w:pPr>
        <w:jc w:val="center"/>
        <w:rPr>
          <w:ins w:id="5679" w:author="Alexandru Uicoabă" w:date="2022-06-16T13:40:00Z"/>
          <w:rFonts w:ascii="Arial" w:hAnsi="Arial" w:cs="Arial"/>
          <w:rPrChange w:id="5680" w:author="Alexandru Uicoabă" w:date="2022-06-16T14:49:00Z">
            <w:rPr>
              <w:ins w:id="5681" w:author="Alexandru Uicoabă" w:date="2022-06-16T13:40:00Z"/>
            </w:rPr>
          </w:rPrChange>
        </w:rPr>
      </w:pPr>
    </w:p>
    <w:p w14:paraId="25A05773" w14:textId="16225B73" w:rsidR="00C06931" w:rsidRPr="0078286B" w:rsidRDefault="00C06931" w:rsidP="00C06931">
      <w:pPr>
        <w:jc w:val="center"/>
        <w:rPr>
          <w:ins w:id="5682" w:author="Alexandru Uicoabă" w:date="2022-06-16T13:40:00Z"/>
          <w:rFonts w:ascii="Arial" w:hAnsi="Arial" w:cs="Arial"/>
          <w:rPrChange w:id="5683" w:author="Alexandru Uicoabă" w:date="2022-06-16T14:49:00Z">
            <w:rPr>
              <w:ins w:id="5684" w:author="Alexandru Uicoabă" w:date="2022-06-16T13:40:00Z"/>
            </w:rPr>
          </w:rPrChange>
        </w:rPr>
      </w:pPr>
    </w:p>
    <w:p w14:paraId="3F1B0D77" w14:textId="08870098" w:rsidR="00C06931" w:rsidRPr="0078286B" w:rsidRDefault="00C06931">
      <w:pPr>
        <w:jc w:val="center"/>
        <w:rPr>
          <w:rFonts w:ascii="Arial" w:hAnsi="Arial" w:cs="Arial"/>
          <w:rPrChange w:id="5685" w:author="Alexandru Uicoabă" w:date="2022-06-16T14:49:00Z">
            <w:rPr/>
          </w:rPrChange>
        </w:rPr>
        <w:pPrChange w:id="5686" w:author="Alexandru Uicoabă" w:date="2022-06-16T13:39:00Z">
          <w:pPr/>
        </w:pPrChange>
      </w:pPr>
    </w:p>
    <w:sectPr w:rsidR="00C06931" w:rsidRPr="0078286B" w:rsidSect="00FC7DC9">
      <w:headerReference w:type="default" r:id="rId25"/>
      <w:footerReference w:type="default" r:id="rId26"/>
      <w:headerReference w:type="first" r:id="rId27"/>
      <w:pgSz w:w="11906" w:h="16838"/>
      <w:pgMar w:top="1418" w:right="1134" w:bottom="1134" w:left="1134" w:header="709" w:footer="709" w:gutter="0"/>
      <w:cols w:space="708"/>
      <w:titlePg/>
      <w:docGrid w:linePitch="360"/>
      <w:sectPrChange w:id="5727" w:author="Alexandru Uicoabă" w:date="2022-06-16T15:41:00Z">
        <w:sectPr w:rsidR="00C06931" w:rsidRPr="0078286B" w:rsidSect="00FC7DC9">
          <w:pgMar w:top="1440" w:right="1440" w:bottom="1440" w:left="1440" w:header="708" w:footer="708" w:gutter="0"/>
          <w:titlePg w:val="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45" w:author="Alexandru Uicoaba" w:date="2022-06-15T09:53:00Z" w:initials="AU">
    <w:p w14:paraId="140E1FE5" w14:textId="77777777" w:rsidR="00143C1F" w:rsidRDefault="00143C1F" w:rsidP="00AD5829">
      <w:pPr>
        <w:pStyle w:val="Textcomentariu"/>
      </w:pPr>
      <w:r>
        <w:rPr>
          <w:rStyle w:val="Referincomentariu"/>
        </w:rPr>
        <w:annotationRef/>
      </w:r>
      <w:r>
        <w:t>Am pus sinteza inainte de primul capitol</w:t>
      </w:r>
    </w:p>
  </w:comment>
  <w:comment w:id="947" w:author="Bogdan Dragulescu" w:date="2022-06-14T11:00:00Z" w:initials="BD">
    <w:p w14:paraId="15BDF0FC" w14:textId="7CEA4710" w:rsidR="0039645A" w:rsidRDefault="0039645A" w:rsidP="00E15688">
      <w:pPr>
        <w:pStyle w:val="Textcomentariu"/>
      </w:pPr>
      <w:r>
        <w:rPr>
          <w:rStyle w:val="Referincomentariu"/>
        </w:rPr>
        <w:annotationRef/>
      </w:r>
      <w:r>
        <w:t>Trebuie si punerea in contex. Utilizeaza si citari, studii de caz, metodele curente, ...</w:t>
      </w:r>
    </w:p>
  </w:comment>
  <w:comment w:id="948" w:author="Alexandru Uicoabă" w:date="2022-06-16T08:27:00Z" w:initials="AU">
    <w:p w14:paraId="7A637731" w14:textId="77777777" w:rsidR="00430E39" w:rsidRDefault="00430E39">
      <w:pPr>
        <w:pStyle w:val="Textcomentariu"/>
      </w:pPr>
      <w:r>
        <w:rPr>
          <w:rStyle w:val="Referincomentariu"/>
        </w:rPr>
        <w:annotationRef/>
      </w:r>
      <w:r>
        <w:t>Am adaugat 2 citari</w:t>
      </w:r>
    </w:p>
    <w:p w14:paraId="6BD9FD11" w14:textId="6AD7F874" w:rsidR="00430E39" w:rsidRDefault="00430E39">
      <w:pPr>
        <w:pStyle w:val="Textcomentariu"/>
      </w:pPr>
    </w:p>
  </w:comment>
  <w:comment w:id="949" w:author="Alexandru Uicoabă" w:date="2022-06-16T08:27:00Z" w:initials="AU">
    <w:p w14:paraId="3C4F16CD" w14:textId="065593DD" w:rsidR="00430E39" w:rsidRDefault="00430E39">
      <w:pPr>
        <w:pStyle w:val="Textcomentariu"/>
      </w:pPr>
      <w:r>
        <w:rPr>
          <w:rStyle w:val="Referincomentariu"/>
        </w:rPr>
        <w:annotationRef/>
      </w:r>
      <w:r>
        <w:t>rezolvat</w:t>
      </w:r>
    </w:p>
  </w:comment>
  <w:comment w:id="1219" w:author="Bogdan Dragulescu" w:date="2022-06-14T11:04:00Z" w:initials="BD">
    <w:p w14:paraId="194C0422" w14:textId="77777777" w:rsidR="0039645A" w:rsidRDefault="0039645A" w:rsidP="009512B1">
      <w:pPr>
        <w:pStyle w:val="Textcomentariu"/>
      </w:pPr>
      <w:r>
        <w:rPr>
          <w:rStyle w:val="Referincomentariu"/>
        </w:rPr>
        <w:annotationRef/>
      </w:r>
      <w:r>
        <w:t>La partea de obiective intra intrebarile de cercetare. Din aceste intrebari poti extrage obiectivele ce trebuiesc atinse.</w:t>
      </w:r>
      <w:r>
        <w:br/>
        <w:t>La finalul lucrari discuti pe rezultate raspunsurile la intrebari.</w:t>
      </w:r>
    </w:p>
  </w:comment>
  <w:comment w:id="1220" w:author="Alexandru Uicoabă" w:date="2022-06-16T08:27:00Z" w:initials="AU">
    <w:p w14:paraId="6A6F60EB" w14:textId="14130BFB" w:rsidR="00430E39" w:rsidRDefault="00430E39">
      <w:pPr>
        <w:pStyle w:val="Textcomentariu"/>
      </w:pPr>
      <w:r>
        <w:rPr>
          <w:rStyle w:val="Referincomentariu"/>
        </w:rPr>
        <w:annotationRef/>
      </w:r>
      <w:r>
        <w:t>Am modificat</w:t>
      </w:r>
    </w:p>
  </w:comment>
  <w:comment w:id="1221" w:author="Alexandru Uicoabă" w:date="2022-06-16T08:27:00Z" w:initials="AU">
    <w:p w14:paraId="1631E85C" w14:textId="3599A553" w:rsidR="00430E39" w:rsidRDefault="00430E39">
      <w:pPr>
        <w:pStyle w:val="Textcomentariu"/>
      </w:pPr>
      <w:r>
        <w:rPr>
          <w:rStyle w:val="Referincomentariu"/>
        </w:rPr>
        <w:annotationRef/>
      </w:r>
      <w:r>
        <w:t>rezolvat</w:t>
      </w:r>
    </w:p>
  </w:comment>
  <w:comment w:id="1291" w:author="Bogdan Dragulescu" w:date="2022-06-14T11:05:00Z" w:initials="BD">
    <w:p w14:paraId="77B6BC02" w14:textId="77777777" w:rsidR="0039645A" w:rsidRDefault="0039645A" w:rsidP="0045456B">
      <w:pPr>
        <w:pStyle w:val="Textcomentariu"/>
      </w:pPr>
      <w:r>
        <w:rPr>
          <w:rStyle w:val="Referincomentariu"/>
        </w:rPr>
        <w:annotationRef/>
      </w:r>
      <w:r>
        <w:t>Sinteza in mod normal ar trebui sa fie inainte de capitolul 1. Este un pic amestecat acest prim capitol.</w:t>
      </w:r>
    </w:p>
  </w:comment>
  <w:comment w:id="1292" w:author="Alexandru Uicoabă" w:date="2022-06-16T08:28:00Z" w:initials="AU">
    <w:p w14:paraId="1EADD0C8" w14:textId="737A6016" w:rsidR="003E0078" w:rsidRDefault="003E0078">
      <w:pPr>
        <w:pStyle w:val="Textcomentariu"/>
      </w:pPr>
      <w:r>
        <w:rPr>
          <w:rStyle w:val="Referincomentariu"/>
        </w:rPr>
        <w:annotationRef/>
      </w:r>
      <w:r>
        <w:t>Am mutat-o sus</w:t>
      </w:r>
    </w:p>
  </w:comment>
  <w:comment w:id="1451" w:author="Bogdan Dragulescu" w:date="2022-06-14T11:09:00Z" w:initials="BD">
    <w:p w14:paraId="0B613E6E" w14:textId="77777777" w:rsidR="003A0ECA" w:rsidRDefault="003A0ECA" w:rsidP="00FC3C4D">
      <w:pPr>
        <w:pStyle w:val="Textcomentariu"/>
      </w:pPr>
      <w:r>
        <w:rPr>
          <w:rStyle w:val="Referincomentariu"/>
        </w:rPr>
        <w:annotationRef/>
      </w:r>
      <w:r>
        <w:t>Paragraf introductiv cu scopul acestui capitol. La ce intrebari vrei sa raspunzi.</w:t>
      </w:r>
    </w:p>
  </w:comment>
  <w:comment w:id="1452" w:author="Alexandru Uicoaba" w:date="2022-06-15T09:59:00Z" w:initials="AU">
    <w:p w14:paraId="4E91CD2C" w14:textId="77777777" w:rsidR="00814089" w:rsidRDefault="00814089" w:rsidP="003C4987">
      <w:pPr>
        <w:pStyle w:val="Textcomentariu"/>
      </w:pPr>
      <w:r>
        <w:rPr>
          <w:rStyle w:val="Referincomentariu"/>
        </w:rPr>
        <w:annotationRef/>
      </w:r>
      <w:r>
        <w:t>Am pus paragraf introductiv</w:t>
      </w:r>
    </w:p>
  </w:comment>
  <w:comment w:id="1453" w:author="Alexandru Uicoaba" w:date="2022-06-15T09:59:00Z" w:initials="AU">
    <w:p w14:paraId="799938F2" w14:textId="77777777" w:rsidR="00814089" w:rsidRDefault="00814089" w:rsidP="008C0F1D">
      <w:pPr>
        <w:pStyle w:val="Textcomentariu"/>
      </w:pPr>
      <w:r>
        <w:rPr>
          <w:rStyle w:val="Referincomentariu"/>
        </w:rPr>
        <w:annotationRef/>
      </w:r>
      <w:r>
        <w:t>rezolvat</w:t>
      </w:r>
    </w:p>
  </w:comment>
  <w:comment w:id="1504" w:author="Bogdan Dragulescu" w:date="2022-06-14T11:08:00Z" w:initials="BD">
    <w:p w14:paraId="064A4755" w14:textId="062A8784" w:rsidR="003A0ECA" w:rsidRDefault="003A0ECA" w:rsidP="00937C54">
      <w:pPr>
        <w:pStyle w:val="Textcomentariu"/>
      </w:pPr>
      <w:r>
        <w:rPr>
          <w:rStyle w:val="Referincomentariu"/>
        </w:rPr>
        <w:annotationRef/>
      </w:r>
      <w:r>
        <w:t>De ce ai folosit footnotes?</w:t>
      </w:r>
    </w:p>
  </w:comment>
  <w:comment w:id="1505" w:author="Alexandru Uicoabă" w:date="2022-06-14T21:17:00Z" w:initials="AU">
    <w:p w14:paraId="0ABB07E6" w14:textId="43541B10" w:rsidR="0068010A" w:rsidRDefault="0068010A">
      <w:pPr>
        <w:pStyle w:val="Textcomentariu"/>
      </w:pPr>
      <w:r>
        <w:rPr>
          <w:rStyle w:val="Referincomentariu"/>
        </w:rPr>
        <w:annotationRef/>
      </w:r>
      <w:r>
        <w:t>Asa am vazut ca am facut la licenta. Poate am vazut gresit. Le-am scos</w:t>
      </w:r>
    </w:p>
  </w:comment>
  <w:comment w:id="1506" w:author="Alexandru Uicoabă" w:date="2022-06-14T21:17:00Z" w:initials="AU">
    <w:p w14:paraId="5AC53518" w14:textId="77777777" w:rsidR="0068010A" w:rsidRDefault="0068010A">
      <w:pPr>
        <w:pStyle w:val="Textcomentariu"/>
        <w:rPr>
          <w:rStyle w:val="Referincomentariu"/>
        </w:rPr>
      </w:pPr>
      <w:r>
        <w:rPr>
          <w:rStyle w:val="Referincomentariu"/>
        </w:rPr>
        <w:annotationRef/>
      </w:r>
      <w:r>
        <w:rPr>
          <w:rStyle w:val="Referincomentariu"/>
        </w:rPr>
        <w:t>Rezolvat</w:t>
      </w:r>
    </w:p>
    <w:p w14:paraId="1D2D8C4F" w14:textId="662CABBC" w:rsidR="0068010A" w:rsidRPr="0068010A" w:rsidRDefault="0068010A">
      <w:pPr>
        <w:pStyle w:val="Textcomentariu"/>
        <w:rPr>
          <w:sz w:val="16"/>
          <w:szCs w:val="16"/>
        </w:rPr>
      </w:pPr>
    </w:p>
  </w:comment>
  <w:comment w:id="1575" w:author="Bogdan Dragulescu" w:date="2022-06-14T11:13:00Z" w:initials="BD">
    <w:p w14:paraId="68BFE0B9" w14:textId="77777777" w:rsidR="00B039D3" w:rsidRDefault="00B039D3" w:rsidP="00E25535">
      <w:pPr>
        <w:pStyle w:val="Textcomentariu"/>
      </w:pPr>
      <w:r>
        <w:rPr>
          <w:rStyle w:val="Referincomentariu"/>
        </w:rPr>
        <w:annotationRef/>
      </w:r>
      <w:r>
        <w:t>Aici trebuie extins cu exemple de utilizare si citarea lor corespunzatoare.</w:t>
      </w:r>
    </w:p>
  </w:comment>
  <w:comment w:id="1576" w:author="Alexandru Uicoabă" w:date="2022-06-16T10:18:00Z" w:initials="AU">
    <w:p w14:paraId="5AB7E4AC" w14:textId="278C1C6A" w:rsidR="000C0A9D" w:rsidRDefault="000C0A9D">
      <w:pPr>
        <w:pStyle w:val="Textcomentariu"/>
      </w:pPr>
      <w:r>
        <w:rPr>
          <w:rStyle w:val="Referincomentariu"/>
        </w:rPr>
        <w:annotationRef/>
      </w:r>
      <w:r>
        <w:t>Am pus 3 domenii si exemple + citari</w:t>
      </w:r>
    </w:p>
  </w:comment>
  <w:comment w:id="1577" w:author="Alexandru Uicoabă" w:date="2022-06-16T10:18:00Z" w:initials="AU">
    <w:p w14:paraId="3BD6353C" w14:textId="50183637" w:rsidR="00EA7C3B" w:rsidRDefault="0046651C">
      <w:pPr>
        <w:pStyle w:val="Textcomentariu"/>
      </w:pPr>
      <w:r>
        <w:rPr>
          <w:rStyle w:val="Referincomentariu"/>
        </w:rPr>
        <w:annotationRef/>
      </w:r>
      <w:r w:rsidR="00EA7C3B">
        <w:t>R</w:t>
      </w:r>
      <w:r>
        <w:t>ezolvat</w:t>
      </w:r>
    </w:p>
  </w:comment>
  <w:comment w:id="1750" w:author="Bogdan Dragulescu" w:date="2022-06-14T11:16:00Z" w:initials="BD">
    <w:p w14:paraId="1747D8EC" w14:textId="77777777" w:rsidR="00193F60" w:rsidRDefault="00193F60" w:rsidP="007705E3">
      <w:pPr>
        <w:pStyle w:val="Textcomentariu"/>
      </w:pPr>
      <w:r>
        <w:rPr>
          <w:rStyle w:val="Referincomentariu"/>
        </w:rPr>
        <w:annotationRef/>
      </w:r>
      <w:r>
        <w:t>Asta e partea de related work. Nu e corect titlul subcapitolului.</w:t>
      </w:r>
    </w:p>
  </w:comment>
  <w:comment w:id="1751" w:author="Alexandru Uicoabă" w:date="2022-06-14T21:58:00Z" w:initials="AU">
    <w:p w14:paraId="25547782" w14:textId="47D3BD0F" w:rsidR="001A7F2D" w:rsidRDefault="001A7F2D">
      <w:pPr>
        <w:pStyle w:val="Textcomentariu"/>
      </w:pPr>
      <w:r>
        <w:rPr>
          <w:rStyle w:val="Referincomentariu"/>
        </w:rPr>
        <w:annotationRef/>
      </w:r>
      <w:r>
        <w:t>Am schimbat numele titlului</w:t>
      </w:r>
    </w:p>
  </w:comment>
  <w:comment w:id="1752" w:author="Alexandru Uicoabă" w:date="2022-06-14T21:59:00Z" w:initials="AU">
    <w:p w14:paraId="51C99133" w14:textId="441B3700" w:rsidR="001A7F2D" w:rsidRDefault="001A7F2D">
      <w:pPr>
        <w:pStyle w:val="Textcomentariu"/>
      </w:pPr>
      <w:r>
        <w:rPr>
          <w:rStyle w:val="Referincomentariu"/>
        </w:rPr>
        <w:annotationRef/>
      </w:r>
      <w:r>
        <w:t>rezolvat</w:t>
      </w:r>
    </w:p>
  </w:comment>
  <w:comment w:id="1788" w:author="Bogdan Dragulescu" w:date="2022-06-14T11:14:00Z" w:initials="BD">
    <w:p w14:paraId="6EB64967" w14:textId="3A5987A3" w:rsidR="00B039D3" w:rsidRDefault="00B039D3" w:rsidP="002C2496">
      <w:pPr>
        <w:pStyle w:val="Textcomentariu"/>
      </w:pPr>
      <w:r>
        <w:rPr>
          <w:rStyle w:val="Referincomentariu"/>
        </w:rPr>
        <w:annotationRef/>
      </w:r>
      <w:r>
        <w:t>La ce se refera consistenta?</w:t>
      </w:r>
    </w:p>
  </w:comment>
  <w:comment w:id="1789" w:author="Alexandru Uicoabă" w:date="2022-06-14T21:57:00Z" w:initials="AU">
    <w:p w14:paraId="4DF258AB" w14:textId="1B8A2F1B" w:rsidR="00226031" w:rsidRDefault="00226031">
      <w:pPr>
        <w:pStyle w:val="Textcomentariu"/>
      </w:pPr>
      <w:r>
        <w:rPr>
          <w:rStyle w:val="Referincomentariu"/>
        </w:rPr>
        <w:annotationRef/>
      </w:r>
      <w:r>
        <w:t>Consistenta rezultatelor obtinute</w:t>
      </w:r>
    </w:p>
  </w:comment>
  <w:comment w:id="1790" w:author="Alexandru Uicoabă" w:date="2022-06-14T21:58:00Z" w:initials="AU">
    <w:p w14:paraId="3DBA8384" w14:textId="1BDC7DCD" w:rsidR="00226031" w:rsidRDefault="00226031">
      <w:pPr>
        <w:pStyle w:val="Textcomentariu"/>
      </w:pPr>
      <w:r>
        <w:rPr>
          <w:rStyle w:val="Referincomentariu"/>
        </w:rPr>
        <w:annotationRef/>
      </w:r>
      <w:r>
        <w:t>rezolvat</w:t>
      </w:r>
    </w:p>
  </w:comment>
  <w:comment w:id="1998" w:author="Bogdan Dragulescu" w:date="2022-06-14T12:02:00Z" w:initials="BD">
    <w:p w14:paraId="56F4F076" w14:textId="77777777" w:rsidR="00B620F9" w:rsidRDefault="00B620F9" w:rsidP="000746C8">
      <w:pPr>
        <w:pStyle w:val="Textcomentariu"/>
      </w:pPr>
      <w:r>
        <w:rPr>
          <w:rStyle w:val="Referincomentariu"/>
        </w:rPr>
        <w:annotationRef/>
      </w:r>
      <w:r>
        <w:t>Ar fi indicat sa prezinti rezultate masurabile din articolele studiate.</w:t>
      </w:r>
      <w:r>
        <w:br/>
        <w:t>Poti prezenta rezultatele studiului bibliografic intr-un tabel sumativ ce contine: id articol, an publicare, set date / ce agent, scor.</w:t>
      </w:r>
    </w:p>
  </w:comment>
  <w:comment w:id="1999" w:author="Alexandru Uicoabă" w:date="2022-06-16T10:40:00Z" w:initials="AU">
    <w:p w14:paraId="40765B56" w14:textId="1D4D3E44" w:rsidR="005831BC" w:rsidRDefault="005831BC">
      <w:pPr>
        <w:pStyle w:val="Textcomentariu"/>
      </w:pPr>
      <w:r>
        <w:rPr>
          <w:rStyle w:val="Referincomentariu"/>
        </w:rPr>
        <w:annotationRef/>
      </w:r>
      <w:r>
        <w:t>Nu am in toate articolele rezultatele respective din pacate.</w:t>
      </w:r>
    </w:p>
  </w:comment>
  <w:comment w:id="2013" w:author="Bogdan Dragulescu" w:date="2022-06-14T12:00:00Z" w:initials="BD">
    <w:p w14:paraId="201A645F" w14:textId="0DB9CEE3" w:rsidR="00B620F9" w:rsidRDefault="00B620F9" w:rsidP="007F421C">
      <w:pPr>
        <w:pStyle w:val="Textcomentariu"/>
      </w:pPr>
      <w:r>
        <w:rPr>
          <w:rStyle w:val="Referincomentariu"/>
        </w:rPr>
        <w:annotationRef/>
      </w:r>
      <w:r>
        <w:t>Lipseste o concluzie finala de capitol pentru sumarizarea rezultatelor. Ce strategie este utilizata uzual? Rezulta ce vei aborda tu in experiment.</w:t>
      </w:r>
    </w:p>
  </w:comment>
  <w:comment w:id="2014" w:author="Alexandru Uicoabă" w:date="2022-06-16T10:40:00Z" w:initials="AU">
    <w:p w14:paraId="0F5AE962" w14:textId="62390F25" w:rsidR="00F02BEE" w:rsidRDefault="00F02BEE">
      <w:pPr>
        <w:pStyle w:val="Textcomentariu"/>
      </w:pPr>
      <w:r>
        <w:rPr>
          <w:rStyle w:val="Referincomentariu"/>
        </w:rPr>
        <w:annotationRef/>
      </w:r>
      <w:r>
        <w:t>Am pus o concluzie, in experiment o sa se foloseasca cel mai folosit algoritm din ele, si anume RF.</w:t>
      </w:r>
    </w:p>
  </w:comment>
  <w:comment w:id="2083" w:author="Bogdan Dragulescu" w:date="2022-06-14T12:13:00Z" w:initials="BD">
    <w:p w14:paraId="14DDCC25" w14:textId="77777777" w:rsidR="00EC2F26" w:rsidRDefault="00EC2F26" w:rsidP="00EC2F26">
      <w:pPr>
        <w:pStyle w:val="Textcomentariu"/>
      </w:pPr>
      <w:r>
        <w:rPr>
          <w:rStyle w:val="Referincomentariu"/>
        </w:rPr>
        <w:annotationRef/>
      </w:r>
      <w:r>
        <w:t>Legătura în această secțiune. De ce aceste soluții și nu altele?</w:t>
      </w:r>
    </w:p>
  </w:comment>
  <w:comment w:id="2084" w:author="Alexandru Uicoabă" w:date="2022-06-16T10:18:00Z" w:initials="AU">
    <w:p w14:paraId="2B5FDA4F" w14:textId="49AF47A6" w:rsidR="00EA7C3B" w:rsidRDefault="00EA7C3B">
      <w:pPr>
        <w:pStyle w:val="Textcomentariu"/>
      </w:pPr>
      <w:r>
        <w:rPr>
          <w:rStyle w:val="Referincomentariu"/>
        </w:rPr>
        <w:annotationRef/>
      </w:r>
      <w:r>
        <w:t>Le-am mutat mai sus</w:t>
      </w:r>
      <w:r w:rsidR="006E3B22">
        <w:t>, in partea teoretica</w:t>
      </w:r>
    </w:p>
  </w:comment>
  <w:comment w:id="2148" w:author="Bogdan Dragulescu" w:date="2022-06-14T12:16:00Z" w:initials="BD">
    <w:p w14:paraId="1BED5573" w14:textId="77777777" w:rsidR="00EC2F26" w:rsidRDefault="00EC2F26" w:rsidP="00EC2F26">
      <w:pPr>
        <w:pStyle w:val="Textcomentariu"/>
      </w:pPr>
      <w:r>
        <w:rPr>
          <w:rStyle w:val="Referincomentariu"/>
        </w:rPr>
        <w:annotationRef/>
      </w:r>
      <w:r>
        <w:t>Ce se poate utiliza pe RL?</w:t>
      </w:r>
    </w:p>
  </w:comment>
  <w:comment w:id="2149" w:author="Alexandru Uicoabă" w:date="2022-06-16T09:49:00Z" w:initials="AU">
    <w:p w14:paraId="7AF3E47B" w14:textId="77777777" w:rsidR="00EC2F26" w:rsidRDefault="00EC2F26" w:rsidP="00EC2F26">
      <w:pPr>
        <w:pStyle w:val="Textcomentariu"/>
      </w:pPr>
      <w:r>
        <w:rPr>
          <w:rStyle w:val="Referincomentariu"/>
        </w:rPr>
        <w:annotationRef/>
      </w:r>
      <w:r>
        <w:t>Nu merge pentru RL. Am specificat acum.</w:t>
      </w:r>
    </w:p>
  </w:comment>
  <w:comment w:id="2150" w:author="Alexandru Uicoabă" w:date="2022-06-16T09:50:00Z" w:initials="AU">
    <w:p w14:paraId="79913C5D" w14:textId="77777777" w:rsidR="00EC2F26" w:rsidRDefault="00EC2F26" w:rsidP="00EC2F26">
      <w:pPr>
        <w:pStyle w:val="Textcomentariu"/>
      </w:pPr>
      <w:r>
        <w:rPr>
          <w:rStyle w:val="Referincomentariu"/>
        </w:rPr>
        <w:annotationRef/>
      </w:r>
      <w:r>
        <w:t>rezolvat</w:t>
      </w:r>
    </w:p>
  </w:comment>
  <w:comment w:id="2413" w:author="Bogdan Dragulescu" w:date="2022-06-14T12:03:00Z" w:initials="BD">
    <w:p w14:paraId="7EAF78B6" w14:textId="77777777" w:rsidR="00742111" w:rsidRDefault="00742111" w:rsidP="000737E1">
      <w:pPr>
        <w:pStyle w:val="Textcomentariu"/>
      </w:pPr>
      <w:r>
        <w:rPr>
          <w:rStyle w:val="Referincomentariu"/>
        </w:rPr>
        <w:annotationRef/>
      </w:r>
      <w:r>
        <w:t xml:space="preserve">K, dar trebuie extins. </w:t>
      </w:r>
      <w:r>
        <w:br/>
        <w:t>Incearca sa eviti listele.</w:t>
      </w:r>
    </w:p>
  </w:comment>
  <w:comment w:id="2414" w:author="Alexandru Uicoabă" w:date="2022-06-16T10:23:00Z" w:initials="AU">
    <w:p w14:paraId="58A531FA" w14:textId="77777777" w:rsidR="001C5EB1" w:rsidRDefault="001C5EB1">
      <w:pPr>
        <w:pStyle w:val="Textcomentariu"/>
      </w:pPr>
      <w:r>
        <w:rPr>
          <w:rStyle w:val="Referincomentariu"/>
        </w:rPr>
        <w:annotationRef/>
      </w:r>
      <w:r>
        <w:t>Am modificat</w:t>
      </w:r>
    </w:p>
    <w:p w14:paraId="72761154" w14:textId="008064BC" w:rsidR="001C5EB1" w:rsidRDefault="001C5EB1">
      <w:pPr>
        <w:pStyle w:val="Textcomentariu"/>
      </w:pPr>
    </w:p>
  </w:comment>
  <w:comment w:id="2415" w:author="Alexandru Uicoabă" w:date="2022-06-16T10:23:00Z" w:initials="AU">
    <w:p w14:paraId="38C092A0" w14:textId="6A46308C" w:rsidR="001C5EB1" w:rsidRDefault="001C5EB1">
      <w:pPr>
        <w:pStyle w:val="Textcomentariu"/>
      </w:pPr>
      <w:r>
        <w:rPr>
          <w:rStyle w:val="Referincomentariu"/>
        </w:rPr>
        <w:annotationRef/>
      </w:r>
      <w:r>
        <w:t>rezolvat</w:t>
      </w:r>
    </w:p>
  </w:comment>
  <w:comment w:id="2662" w:author="Bogdan Dragulescu" w:date="2022-06-14T12:06:00Z" w:initials="BD">
    <w:p w14:paraId="30187405" w14:textId="77777777" w:rsidR="003E04D9" w:rsidRDefault="003E04D9" w:rsidP="009705BC">
      <w:pPr>
        <w:pStyle w:val="Textcomentariu"/>
      </w:pPr>
      <w:r>
        <w:rPr>
          <w:rStyle w:val="Referincomentariu"/>
        </w:rPr>
        <w:annotationRef/>
      </w:r>
      <w:r>
        <w:t>Titlu figura si citare daca ai preluat-o</w:t>
      </w:r>
    </w:p>
  </w:comment>
  <w:comment w:id="2663" w:author="Alexandru Uicoaba" w:date="2022-06-15T11:02:00Z" w:initials="AU">
    <w:p w14:paraId="71118369" w14:textId="77777777" w:rsidR="00531044" w:rsidRDefault="00531044" w:rsidP="00A656ED">
      <w:pPr>
        <w:pStyle w:val="Textcomentariu"/>
      </w:pPr>
      <w:r>
        <w:rPr>
          <w:rStyle w:val="Referincomentariu"/>
        </w:rPr>
        <w:annotationRef/>
      </w:r>
      <w:r>
        <w:t>rezolvat</w:t>
      </w:r>
    </w:p>
  </w:comment>
  <w:comment w:id="2708" w:author="Bogdan Dragulescu" w:date="2022-06-14T12:10:00Z" w:initials="BD">
    <w:p w14:paraId="31354A5F" w14:textId="47EB3706" w:rsidR="00201A27" w:rsidRDefault="00201A27" w:rsidP="00BB72DE">
      <w:pPr>
        <w:pStyle w:val="Textcomentariu"/>
      </w:pPr>
      <w:r>
        <w:rPr>
          <w:rStyle w:val="Referincomentariu"/>
        </w:rPr>
        <w:annotationRef/>
      </w:r>
      <w:r>
        <w:t>?</w:t>
      </w:r>
    </w:p>
  </w:comment>
  <w:comment w:id="2709" w:author="Alexandru Uicoaba" w:date="2022-06-15T11:05:00Z" w:initials="AU">
    <w:p w14:paraId="0ED2A462" w14:textId="77777777" w:rsidR="00531044" w:rsidRDefault="00531044" w:rsidP="00D5071F">
      <w:pPr>
        <w:pStyle w:val="Textcomentariu"/>
      </w:pPr>
      <w:r>
        <w:rPr>
          <w:rStyle w:val="Referincomentariu"/>
        </w:rPr>
        <w:annotationRef/>
      </w:r>
      <w:r>
        <w:t>rezolvat</w:t>
      </w:r>
    </w:p>
  </w:comment>
  <w:comment w:id="2766" w:author="Bogdan Dragulescu" w:date="2022-06-14T12:13:00Z" w:initials="BD">
    <w:p w14:paraId="052B3001" w14:textId="41F8FC66" w:rsidR="00201A27" w:rsidRDefault="00201A27" w:rsidP="00ED4A2F">
      <w:pPr>
        <w:pStyle w:val="Textcomentariu"/>
      </w:pPr>
      <w:r>
        <w:rPr>
          <w:rStyle w:val="Referincomentariu"/>
        </w:rPr>
        <w:annotationRef/>
      </w:r>
      <w:r>
        <w:t>Legătura în această secțiune. De ce aceste soluții și nu altele?</w:t>
      </w:r>
    </w:p>
  </w:comment>
  <w:comment w:id="2767" w:author="Alexandru Uicoabă" w:date="2022-06-16T09:52:00Z" w:initials="AU">
    <w:p w14:paraId="2F4DB863" w14:textId="0B520B3A" w:rsidR="00A2203E" w:rsidRDefault="00A2203E">
      <w:pPr>
        <w:pStyle w:val="Textcomentariu"/>
      </w:pPr>
      <w:r>
        <w:rPr>
          <w:rStyle w:val="Referincomentariu"/>
        </w:rPr>
        <w:annotationRef/>
      </w:r>
      <w:r>
        <w:t>L-am mutat la partea introductiva</w:t>
      </w:r>
    </w:p>
  </w:comment>
  <w:comment w:id="2768" w:author="Alexandru Uicoabă" w:date="2022-06-16T09:52:00Z" w:initials="AU">
    <w:p w14:paraId="018B763A" w14:textId="73C5194B" w:rsidR="00A2203E" w:rsidRDefault="00A2203E">
      <w:pPr>
        <w:pStyle w:val="Textcomentariu"/>
      </w:pPr>
      <w:r>
        <w:rPr>
          <w:rStyle w:val="Referincomentariu"/>
        </w:rPr>
        <w:annotationRef/>
      </w:r>
      <w:r>
        <w:t>Am argumentat la final de ce am ales solutiile acestea</w:t>
      </w:r>
    </w:p>
  </w:comment>
  <w:comment w:id="2844" w:author="Bogdan Dragulescu" w:date="2022-06-14T12:16:00Z" w:initials="BD">
    <w:p w14:paraId="1041BAB3" w14:textId="77777777" w:rsidR="00615B08" w:rsidRDefault="00615B08" w:rsidP="00990B14">
      <w:pPr>
        <w:pStyle w:val="Textcomentariu"/>
      </w:pPr>
      <w:r>
        <w:rPr>
          <w:rStyle w:val="Referincomentariu"/>
        </w:rPr>
        <w:annotationRef/>
      </w:r>
      <w:r>
        <w:t>Ce se poate utiliza pe RL?</w:t>
      </w:r>
    </w:p>
  </w:comment>
  <w:comment w:id="2845" w:author="Alexandru Uicoabă" w:date="2022-06-16T09:49:00Z" w:initials="AU">
    <w:p w14:paraId="0E23EDF6" w14:textId="09DC7415" w:rsidR="00EC2F26" w:rsidRDefault="00EC2F26">
      <w:pPr>
        <w:pStyle w:val="Textcomentariu"/>
      </w:pPr>
      <w:r>
        <w:rPr>
          <w:rStyle w:val="Referincomentariu"/>
        </w:rPr>
        <w:annotationRef/>
      </w:r>
      <w:r>
        <w:t>Nu merge pentru RL. Am specificat acum.</w:t>
      </w:r>
    </w:p>
  </w:comment>
  <w:comment w:id="2846" w:author="Alexandru Uicoabă" w:date="2022-06-16T09:50:00Z" w:initials="AU">
    <w:p w14:paraId="7EA35CC9" w14:textId="318CE8C2" w:rsidR="00EC2F26" w:rsidRDefault="00EC2F26">
      <w:pPr>
        <w:pStyle w:val="Textcomentariu"/>
      </w:pPr>
      <w:r>
        <w:rPr>
          <w:rStyle w:val="Referincomentariu"/>
        </w:rPr>
        <w:annotationRef/>
      </w:r>
      <w:r>
        <w:t>rezolvat</w:t>
      </w:r>
    </w:p>
  </w:comment>
  <w:comment w:id="2907" w:author="Bogdan Dragulescu" w:date="2022-06-14T12:16:00Z" w:initials="BD">
    <w:p w14:paraId="6714ED00" w14:textId="44A41D99" w:rsidR="00615B08" w:rsidRDefault="00615B08" w:rsidP="00B80FD4">
      <w:pPr>
        <w:pStyle w:val="Textcomentariu"/>
      </w:pPr>
      <w:r>
        <w:rPr>
          <w:rStyle w:val="Referincomentariu"/>
        </w:rPr>
        <w:annotationRef/>
      </w:r>
      <w:r>
        <w:t xml:space="preserve">La fel concluzii de capitol. </w:t>
      </w:r>
      <w:r>
        <w:br/>
        <w:t>Ce folosesti din ML / RL?</w:t>
      </w:r>
      <w:r>
        <w:br/>
        <w:t>Tool-uri de utilizat?</w:t>
      </w:r>
    </w:p>
  </w:comment>
  <w:comment w:id="2908" w:author="Alexandru Uicoabă" w:date="2022-06-15T19:12:00Z" w:initials="AU">
    <w:p w14:paraId="14134ADF" w14:textId="77777777" w:rsidR="008F6C20" w:rsidRDefault="008F6C20">
      <w:pPr>
        <w:pStyle w:val="Textcomentariu"/>
      </w:pPr>
      <w:r>
        <w:rPr>
          <w:rStyle w:val="Referincomentariu"/>
        </w:rPr>
        <w:annotationRef/>
      </w:r>
      <w:r>
        <w:t>Am pus concluziile si tool-urile alese pentru dezvolatare / antrenare agent</w:t>
      </w:r>
    </w:p>
    <w:p w14:paraId="6186C916" w14:textId="657D542E" w:rsidR="008F6C20" w:rsidRDefault="008F6C20">
      <w:pPr>
        <w:pStyle w:val="Textcomentariu"/>
      </w:pPr>
    </w:p>
  </w:comment>
  <w:comment w:id="2909" w:author="Alexandru Uicoabă" w:date="2022-06-15T19:13:00Z" w:initials="AU">
    <w:p w14:paraId="0955B8D1" w14:textId="1305F4EB" w:rsidR="008F6C20" w:rsidRDefault="008F6C20">
      <w:pPr>
        <w:pStyle w:val="Textcomentariu"/>
      </w:pPr>
      <w:r>
        <w:rPr>
          <w:rStyle w:val="Referincomentariu"/>
        </w:rPr>
        <w:annotationRef/>
      </w:r>
      <w:r>
        <w:t>rezolvat</w:t>
      </w:r>
    </w:p>
  </w:comment>
  <w:comment w:id="2987" w:author="Bogdan Dragulescu" w:date="2022-06-14T12:19:00Z" w:initials="BD">
    <w:p w14:paraId="7C727B61" w14:textId="77777777" w:rsidR="00615B08" w:rsidRDefault="00615B08" w:rsidP="004B65C9">
      <w:pPr>
        <w:pStyle w:val="Textcomentariu"/>
      </w:pPr>
      <w:r>
        <w:rPr>
          <w:rStyle w:val="Referincomentariu"/>
        </w:rPr>
        <w:annotationRef/>
      </w:r>
      <w:r>
        <w:t>Diagramă cum interacționează componentele între ele.</w:t>
      </w:r>
    </w:p>
  </w:comment>
  <w:comment w:id="2988" w:author="Alexandru Uicoabă" w:date="2022-06-16T09:52:00Z" w:initials="AU">
    <w:p w14:paraId="3B8BD885" w14:textId="316F4008" w:rsidR="00A2203E" w:rsidRDefault="00A2203E">
      <w:pPr>
        <w:pStyle w:val="Textcomentariu"/>
      </w:pPr>
      <w:r>
        <w:rPr>
          <w:rStyle w:val="Referincomentariu"/>
        </w:rPr>
        <w:annotationRef/>
      </w:r>
      <w:r>
        <w:t>rezolvat</w:t>
      </w:r>
    </w:p>
  </w:comment>
  <w:comment w:id="3115" w:author="Bogdan Dragulescu" w:date="2022-06-14T12:22:00Z" w:initials="BD">
    <w:p w14:paraId="5756960F" w14:textId="77777777" w:rsidR="00BF02D6" w:rsidRDefault="00BF02D6" w:rsidP="009C48B6">
      <w:pPr>
        <w:pStyle w:val="Textcomentariu"/>
      </w:pPr>
      <w:r>
        <w:rPr>
          <w:rStyle w:val="Referincomentariu"/>
        </w:rPr>
        <w:annotationRef/>
      </w:r>
      <w:r>
        <w:t>Titlu la figuri</w:t>
      </w:r>
    </w:p>
  </w:comment>
  <w:comment w:id="3116" w:author="Alexandru Uicoaba" w:date="2022-06-15T11:11:00Z" w:initials="AU">
    <w:p w14:paraId="6E3DC642" w14:textId="77777777" w:rsidR="00967F86" w:rsidRDefault="00967F86" w:rsidP="00C31E15">
      <w:pPr>
        <w:pStyle w:val="Textcomentariu"/>
      </w:pPr>
      <w:r>
        <w:rPr>
          <w:rStyle w:val="Referincomentariu"/>
        </w:rPr>
        <w:annotationRef/>
      </w:r>
      <w:r>
        <w:t>Rezolvat</w:t>
      </w:r>
    </w:p>
  </w:comment>
  <w:comment w:id="3746" w:author="Bogdan Dragulescu" w:date="2022-06-14T12:26:00Z" w:initials="BD">
    <w:p w14:paraId="614EE921" w14:textId="52EBC67D" w:rsidR="002E360E" w:rsidRDefault="002E360E" w:rsidP="003B3C2E">
      <w:pPr>
        <w:pStyle w:val="Textcomentariu"/>
      </w:pPr>
      <w:r>
        <w:rPr>
          <w:rStyle w:val="Referincomentariu"/>
        </w:rPr>
        <w:annotationRef/>
      </w:r>
      <w:r>
        <w:t>Le poti structura intr-un tabel si sa introduci si o descriere + interval valori posibile</w:t>
      </w:r>
    </w:p>
  </w:comment>
  <w:comment w:id="3747" w:author="Alexandru Uicoabă" w:date="2022-06-16T10:06:00Z" w:initials="AU">
    <w:p w14:paraId="7A9E8CAD" w14:textId="6E2A89F6" w:rsidR="007F0B77" w:rsidRDefault="007F0B77">
      <w:pPr>
        <w:pStyle w:val="Textcomentariu"/>
      </w:pPr>
      <w:r>
        <w:rPr>
          <w:rStyle w:val="Referincomentariu"/>
        </w:rPr>
        <w:annotationRef/>
      </w:r>
      <w:r>
        <w:t>rezolvat</w:t>
      </w:r>
    </w:p>
  </w:comment>
  <w:comment w:id="3876" w:author="Bogdan Dragulescu" w:date="2022-06-14T12:26:00Z" w:initials="BD">
    <w:p w14:paraId="37C3B11A" w14:textId="77777777" w:rsidR="002E360E" w:rsidRDefault="002E360E" w:rsidP="00EA1DCC">
      <w:pPr>
        <w:pStyle w:val="Textcomentariu"/>
      </w:pPr>
      <w:r>
        <w:rPr>
          <w:rStyle w:val="Referincomentariu"/>
        </w:rPr>
        <w:annotationRef/>
      </w:r>
      <w:r>
        <w:t>Nu este necesara o lista, pot fi enumerate</w:t>
      </w:r>
    </w:p>
  </w:comment>
  <w:comment w:id="3877" w:author="Alexandru Uicoabă" w:date="2022-06-16T10:05:00Z" w:initials="AU">
    <w:p w14:paraId="0E72C9C2" w14:textId="1DCE6E74" w:rsidR="00DF6500" w:rsidRDefault="00DF6500">
      <w:pPr>
        <w:pStyle w:val="Textcomentariu"/>
      </w:pPr>
      <w:r>
        <w:rPr>
          <w:rStyle w:val="Referincomentariu"/>
        </w:rPr>
        <w:annotationRef/>
      </w:r>
      <w:r>
        <w:t>rezolvat</w:t>
      </w:r>
    </w:p>
  </w:comment>
  <w:comment w:id="4089" w:author="Bogdan Dragulescu" w:date="2022-06-14T14:10:00Z" w:initials="BD">
    <w:p w14:paraId="39B47512" w14:textId="77777777" w:rsidR="00051758" w:rsidRDefault="00051758" w:rsidP="00CD47B6">
      <w:pPr>
        <w:pStyle w:val="Textcomentariu"/>
      </w:pPr>
      <w:r>
        <w:rPr>
          <w:rStyle w:val="Referincomentariu"/>
        </w:rPr>
        <w:annotationRef/>
      </w:r>
      <w:r>
        <w:t>Kartul sau pentru kart este luata</w:t>
      </w:r>
    </w:p>
  </w:comment>
  <w:comment w:id="4090" w:author="Alexandru Uicoabă" w:date="2022-06-14T21:55:00Z" w:initials="AU">
    <w:p w14:paraId="0B9B0861" w14:textId="4DFE2263" w:rsidR="00226031" w:rsidRDefault="00226031">
      <w:pPr>
        <w:pStyle w:val="Textcomentariu"/>
      </w:pPr>
      <w:r>
        <w:rPr>
          <w:rStyle w:val="Referincomentariu"/>
        </w:rPr>
        <w:annotationRef/>
      </w:r>
      <w:r>
        <w:t>Mergem cu Kartul</w:t>
      </w:r>
    </w:p>
  </w:comment>
  <w:comment w:id="4091" w:author="Alexandru Uicoabă" w:date="2022-06-14T21:55:00Z" w:initials="AU">
    <w:p w14:paraId="6ECBD7EC" w14:textId="03A49FBF" w:rsidR="00226031" w:rsidRDefault="00226031">
      <w:pPr>
        <w:pStyle w:val="Textcomentariu"/>
      </w:pPr>
      <w:r>
        <w:rPr>
          <w:rStyle w:val="Referincomentariu"/>
        </w:rPr>
        <w:annotationRef/>
      </w:r>
      <w:r>
        <w:t>rezolvat</w:t>
      </w:r>
    </w:p>
  </w:comment>
  <w:comment w:id="4160" w:author="Bogdan Dragulescu" w:date="2022-06-14T14:11:00Z" w:initials="BD">
    <w:p w14:paraId="6FE911C9" w14:textId="77777777" w:rsidR="00051758" w:rsidRDefault="00051758" w:rsidP="009F69A3">
      <w:pPr>
        <w:pStyle w:val="Textcomentariu"/>
      </w:pPr>
      <w:r>
        <w:rPr>
          <w:rStyle w:val="Referincomentariu"/>
        </w:rPr>
        <w:annotationRef/>
      </w:r>
      <w:r>
        <w:t>Reformuleaza</w:t>
      </w:r>
      <w:r>
        <w:br/>
        <w:t>Ceva de genu: Pentru a răspunde la întrebarea ... se vor ...</w:t>
      </w:r>
    </w:p>
  </w:comment>
  <w:comment w:id="4161" w:author="Alexandru Uicoaba" w:date="2022-06-15T11:37:00Z" w:initials="AU">
    <w:p w14:paraId="1404BAED" w14:textId="77777777" w:rsidR="001C03FC" w:rsidRDefault="001C03FC" w:rsidP="00C51CCD">
      <w:pPr>
        <w:pStyle w:val="Textcomentariu"/>
      </w:pPr>
      <w:r>
        <w:rPr>
          <w:rStyle w:val="Referincomentariu"/>
        </w:rPr>
        <w:annotationRef/>
      </w:r>
      <w:r>
        <w:t>Rezolvat</w:t>
      </w:r>
    </w:p>
  </w:comment>
  <w:comment w:id="4607" w:author="Bogdan Dragulescu" w:date="2022-06-14T14:18:00Z" w:initials="BD">
    <w:p w14:paraId="1E620B29" w14:textId="1483E0F4" w:rsidR="007B07A1" w:rsidRDefault="007B07A1" w:rsidP="002E607A">
      <w:pPr>
        <w:pStyle w:val="Textcomentariu"/>
      </w:pPr>
      <w:r>
        <w:rPr>
          <w:rStyle w:val="Referincomentariu"/>
        </w:rPr>
        <w:annotationRef/>
      </w:r>
      <w:r>
        <w:t>Se preteaza un tabel cu penalizarile si recompensele</w:t>
      </w:r>
    </w:p>
  </w:comment>
  <w:comment w:id="4608" w:author="Alexandru Uicoabă" w:date="2022-06-14T21:51:00Z" w:initials="AU">
    <w:p w14:paraId="6EC27ED4" w14:textId="184E4649" w:rsidR="00F4686D" w:rsidRDefault="00F4686D">
      <w:pPr>
        <w:pStyle w:val="Textcomentariu"/>
      </w:pPr>
      <w:r>
        <w:rPr>
          <w:rStyle w:val="Referincomentariu"/>
        </w:rPr>
        <w:annotationRef/>
      </w:r>
      <w:r>
        <w:t>Am pus tabelul si am facut referinta</w:t>
      </w:r>
    </w:p>
  </w:comment>
  <w:comment w:id="4609" w:author="Alexandru Uicoabă" w:date="2022-06-14T21:52:00Z" w:initials="AU">
    <w:p w14:paraId="3523CD57" w14:textId="42238F80" w:rsidR="00F4686D" w:rsidRDefault="00F4686D">
      <w:pPr>
        <w:pStyle w:val="Textcomentariu"/>
      </w:pPr>
      <w:r>
        <w:rPr>
          <w:rStyle w:val="Referincomentariu"/>
        </w:rPr>
        <w:annotationRef/>
      </w:r>
      <w:r>
        <w:t>rezolvat</w:t>
      </w:r>
    </w:p>
  </w:comment>
  <w:comment w:id="4792" w:author="Bogdan Dragulescu" w:date="2022-06-14T14:19:00Z" w:initials="BD">
    <w:p w14:paraId="174FA647" w14:textId="77777777" w:rsidR="00167255" w:rsidRDefault="00167255" w:rsidP="009E7154">
      <w:pPr>
        <w:pStyle w:val="Textcomentariu"/>
      </w:pPr>
      <w:r>
        <w:rPr>
          <w:rStyle w:val="Referincomentariu"/>
        </w:rPr>
        <w:annotationRef/>
      </w:r>
      <w:r>
        <w:t xml:space="preserve">Ar trebui tradus si acest cuvant. </w:t>
      </w:r>
      <w:r>
        <w:br/>
        <w:t>Poate interfete (APIs)</w:t>
      </w:r>
    </w:p>
  </w:comment>
  <w:comment w:id="4793" w:author="Alexandru Uicoabă" w:date="2022-06-14T21:44:00Z" w:initials="AU">
    <w:p w14:paraId="0FEDFC2E" w14:textId="6984533D" w:rsidR="00F1630F" w:rsidRDefault="00F1630F">
      <w:pPr>
        <w:pStyle w:val="Textcomentariu"/>
      </w:pPr>
      <w:r>
        <w:rPr>
          <w:rStyle w:val="Referincomentariu"/>
        </w:rPr>
        <w:annotationRef/>
      </w:r>
      <w:r>
        <w:t>l-am schimbat in interfete.</w:t>
      </w:r>
    </w:p>
  </w:comment>
  <w:comment w:id="4794" w:author="Alexandru Uicoabă" w:date="2022-06-14T21:44:00Z" w:initials="AU">
    <w:p w14:paraId="0780E0E9" w14:textId="07F552B0" w:rsidR="00F1630F" w:rsidRDefault="00F1630F">
      <w:pPr>
        <w:pStyle w:val="Textcomentariu"/>
      </w:pPr>
      <w:r>
        <w:rPr>
          <w:rStyle w:val="Referincomentariu"/>
        </w:rPr>
        <w:annotationRef/>
      </w:r>
      <w:r>
        <w:t>rezolvat</w:t>
      </w:r>
    </w:p>
  </w:comment>
  <w:comment w:id="4976" w:author="Bogdan Dragulescu" w:date="2022-06-14T14:21:00Z" w:initials="BD">
    <w:p w14:paraId="2404F08F" w14:textId="77777777" w:rsidR="008C61ED" w:rsidRDefault="008C61ED" w:rsidP="008E7CC6">
      <w:pPr>
        <w:pStyle w:val="Textcomentariu"/>
      </w:pPr>
      <w:r>
        <w:rPr>
          <w:rStyle w:val="Referincomentariu"/>
        </w:rPr>
        <w:annotationRef/>
      </w:r>
      <w:r>
        <w:t>Care tabel?</w:t>
      </w:r>
      <w:r>
        <w:br/>
        <w:t>citeaz tabelul in text (Tabel x).</w:t>
      </w:r>
    </w:p>
  </w:comment>
  <w:comment w:id="4977" w:author="Alexandru Uicoabă" w:date="2022-06-14T21:34:00Z" w:initials="AU">
    <w:p w14:paraId="0BEDA68F" w14:textId="0A424978" w:rsidR="00F42D85" w:rsidRDefault="00F42D85">
      <w:pPr>
        <w:pStyle w:val="Textcomentariu"/>
      </w:pPr>
      <w:r>
        <w:rPr>
          <w:rStyle w:val="Referincomentariu"/>
        </w:rPr>
        <w:annotationRef/>
      </w:r>
      <w:r>
        <w:t>Am pus si tabelul mai jos.</w:t>
      </w:r>
    </w:p>
  </w:comment>
  <w:comment w:id="4978" w:author="Alexandru Uicoabă" w:date="2022-06-14T21:34:00Z" w:initials="AU">
    <w:p w14:paraId="2631ED3E" w14:textId="5F9F780F" w:rsidR="00F42D85" w:rsidRDefault="00F42D85">
      <w:pPr>
        <w:pStyle w:val="Textcomentariu"/>
      </w:pPr>
      <w:r>
        <w:rPr>
          <w:rStyle w:val="Referincomentariu"/>
        </w:rPr>
        <w:annotationRef/>
      </w:r>
      <w:r>
        <w:t>rezolvat</w:t>
      </w:r>
    </w:p>
  </w:comment>
  <w:comment w:id="5393" w:author="Bogdan Dragulescu" w:date="2022-06-14T14:29:00Z" w:initials="BD">
    <w:p w14:paraId="455F7BEE" w14:textId="77777777" w:rsidR="00DB4089" w:rsidRDefault="00DB4089" w:rsidP="0020622B">
      <w:pPr>
        <w:pStyle w:val="Textcomentariu"/>
      </w:pPr>
      <w:r>
        <w:rPr>
          <w:rStyle w:val="Referincomentariu"/>
        </w:rPr>
        <w:annotationRef/>
      </w:r>
      <w:r>
        <w:t>Reformuleaza in ceva de genu</w:t>
      </w:r>
      <w:r>
        <w:br/>
        <w:t>procedura de colectare a datelor si furnizarea comenziilor catre agentul din mediul virtual</w:t>
      </w:r>
    </w:p>
  </w:comment>
  <w:comment w:id="5394" w:author="Alexandru Uicoabă" w:date="2022-06-15T20:00:00Z" w:initials="AU">
    <w:p w14:paraId="60BDD770" w14:textId="6B0212DB" w:rsidR="008375CF" w:rsidRDefault="008375CF">
      <w:pPr>
        <w:pStyle w:val="Textcomentariu"/>
      </w:pPr>
      <w:r>
        <w:rPr>
          <w:rStyle w:val="Referincomentariu"/>
        </w:rPr>
        <w:annotationRef/>
      </w:r>
      <w:r>
        <w:t xml:space="preserve">Am reformulat </w:t>
      </w:r>
    </w:p>
  </w:comment>
  <w:comment w:id="5395" w:author="Alexandru Uicoabă" w:date="2022-06-15T20:01:00Z" w:initials="AU">
    <w:p w14:paraId="11834751" w14:textId="47740CB8" w:rsidR="008375CF" w:rsidRDefault="008375CF">
      <w:pPr>
        <w:pStyle w:val="Textcomentariu"/>
      </w:pPr>
      <w:r>
        <w:rPr>
          <w:rStyle w:val="Referincomentariu"/>
        </w:rPr>
        <w:annotationRef/>
      </w:r>
      <w:r>
        <w:t>Rezolvat</w:t>
      </w:r>
    </w:p>
    <w:p w14:paraId="28EA9C38" w14:textId="63E2DE9E" w:rsidR="008375CF" w:rsidRDefault="008375CF">
      <w:pPr>
        <w:pStyle w:val="Textcomentariu"/>
      </w:pPr>
    </w:p>
  </w:comment>
  <w:comment w:id="5285" w:author="Bogdan Dragulescu" w:date="2022-06-14T14:32:00Z" w:initials="BD">
    <w:p w14:paraId="2E8FD19C" w14:textId="77777777" w:rsidR="004A101E" w:rsidRDefault="004A101E" w:rsidP="007B28C4">
      <w:pPr>
        <w:pStyle w:val="Textcomentariu"/>
      </w:pPr>
      <w:r>
        <w:rPr>
          <w:rStyle w:val="Referincomentariu"/>
        </w:rPr>
        <w:annotationRef/>
      </w:r>
      <w:r>
        <w:t>Contributile ar trebui sa le privesti mai general nu la nivel de cod.</w:t>
      </w:r>
      <w:r>
        <w:br/>
      </w:r>
      <w:r>
        <w:br/>
        <w:t>Teoretice</w:t>
      </w:r>
      <w:r>
        <w:br/>
        <w:t>- studiu cu privire la agenti si related work</w:t>
      </w:r>
      <w:r>
        <w:br/>
      </w:r>
      <w:r>
        <w:br/>
        <w:t>Experimentale</w:t>
      </w:r>
      <w:r>
        <w:br/>
        <w:t>- implementare infrastructura de testare pe Unity (poti descrie dupa in modul in care ai facut-o)</w:t>
      </w:r>
      <w:r>
        <w:br/>
        <w:t>- rularea experimentului clasic vs RL</w:t>
      </w:r>
    </w:p>
  </w:comment>
  <w:comment w:id="5286" w:author="Alexandru Uicoabă" w:date="2022-06-15T20:02:00Z" w:initials="AU">
    <w:p w14:paraId="06DBBDA8" w14:textId="471525E6" w:rsidR="008457E4" w:rsidRDefault="008457E4">
      <w:pPr>
        <w:pStyle w:val="Textcomentariu"/>
      </w:pPr>
      <w:r>
        <w:rPr>
          <w:rStyle w:val="Referincomentariu"/>
        </w:rPr>
        <w:annotationRef/>
      </w:r>
      <w:r>
        <w:t>Am modificat intr-un mod mai generic</w:t>
      </w:r>
    </w:p>
  </w:comment>
  <w:comment w:id="5287" w:author="Alexandru Uicoabă" w:date="2022-06-15T20:02:00Z" w:initials="AU">
    <w:p w14:paraId="74E5A621" w14:textId="2683B9A5" w:rsidR="008457E4" w:rsidRDefault="008457E4">
      <w:pPr>
        <w:pStyle w:val="Textcomentariu"/>
      </w:pPr>
      <w:r>
        <w:rPr>
          <w:rStyle w:val="Referincomentariu"/>
        </w:rPr>
        <w:annotationRef/>
      </w:r>
      <w:r>
        <w:t>rezolvat</w:t>
      </w:r>
    </w:p>
  </w:comment>
  <w:comment w:id="5546" w:author="Bogdan Dragulescu" w:date="2022-06-14T14:34:00Z" w:initials="BD">
    <w:p w14:paraId="2C7E0520" w14:textId="77777777" w:rsidR="004A101E" w:rsidRDefault="004A101E" w:rsidP="00436E8E">
      <w:pPr>
        <w:pStyle w:val="Textcomentariu"/>
      </w:pPr>
      <w:r>
        <w:rPr>
          <w:rStyle w:val="Referincomentariu"/>
        </w:rPr>
        <w:annotationRef/>
      </w:r>
      <w:r>
        <w:t>Format IEEE</w:t>
      </w:r>
    </w:p>
  </w:comment>
  <w:comment w:id="5547" w:author="Alexandru Uicoabă" w:date="2022-06-14T21:25:00Z" w:initials="AU">
    <w:p w14:paraId="327BA246" w14:textId="0AC29491" w:rsidR="009C5C93" w:rsidRDefault="009C5C93">
      <w:pPr>
        <w:pStyle w:val="Textcomentariu"/>
      </w:pPr>
      <w:r>
        <w:rPr>
          <w:rStyle w:val="Referincomentariu"/>
        </w:rPr>
        <w:annotationRef/>
      </w:r>
      <w:r>
        <w:t>rezolvat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0E1FE5" w15:done="0"/>
  <w15:commentEx w15:paraId="15BDF0FC" w15:done="1"/>
  <w15:commentEx w15:paraId="6BD9FD11" w15:paraIdParent="15BDF0FC" w15:done="1"/>
  <w15:commentEx w15:paraId="3C4F16CD" w15:paraIdParent="15BDF0FC" w15:done="1"/>
  <w15:commentEx w15:paraId="194C0422" w15:done="1"/>
  <w15:commentEx w15:paraId="6A6F60EB" w15:paraIdParent="194C0422" w15:done="1"/>
  <w15:commentEx w15:paraId="1631E85C" w15:paraIdParent="194C0422" w15:done="1"/>
  <w15:commentEx w15:paraId="77B6BC02" w15:done="1"/>
  <w15:commentEx w15:paraId="1EADD0C8" w15:paraIdParent="77B6BC02" w15:done="1"/>
  <w15:commentEx w15:paraId="0B613E6E" w15:done="1"/>
  <w15:commentEx w15:paraId="4E91CD2C" w15:paraIdParent="0B613E6E" w15:done="1"/>
  <w15:commentEx w15:paraId="799938F2" w15:paraIdParent="0B613E6E" w15:done="1"/>
  <w15:commentEx w15:paraId="064A4755" w15:done="1"/>
  <w15:commentEx w15:paraId="0ABB07E6" w15:paraIdParent="064A4755" w15:done="1"/>
  <w15:commentEx w15:paraId="1D2D8C4F" w15:paraIdParent="064A4755" w15:done="1"/>
  <w15:commentEx w15:paraId="68BFE0B9" w15:done="1"/>
  <w15:commentEx w15:paraId="5AB7E4AC" w15:paraIdParent="68BFE0B9" w15:done="1"/>
  <w15:commentEx w15:paraId="3BD6353C" w15:paraIdParent="68BFE0B9" w15:done="0"/>
  <w15:commentEx w15:paraId="1747D8EC" w15:done="1"/>
  <w15:commentEx w15:paraId="25547782" w15:paraIdParent="1747D8EC" w15:done="1"/>
  <w15:commentEx w15:paraId="51C99133" w15:paraIdParent="1747D8EC" w15:done="1"/>
  <w15:commentEx w15:paraId="6EB64967" w15:done="1"/>
  <w15:commentEx w15:paraId="4DF258AB" w15:paraIdParent="6EB64967" w15:done="1"/>
  <w15:commentEx w15:paraId="3DBA8384" w15:paraIdParent="6EB64967" w15:done="1"/>
  <w15:commentEx w15:paraId="56F4F076" w15:done="1"/>
  <w15:commentEx w15:paraId="40765B56" w15:paraIdParent="56F4F076" w15:done="1"/>
  <w15:commentEx w15:paraId="201A645F" w15:done="1"/>
  <w15:commentEx w15:paraId="0F5AE962" w15:paraIdParent="201A645F" w15:done="1"/>
  <w15:commentEx w15:paraId="14DDCC25" w15:done="1"/>
  <w15:commentEx w15:paraId="2B5FDA4F" w15:paraIdParent="14DDCC25" w15:done="1"/>
  <w15:commentEx w15:paraId="1BED5573" w15:done="1"/>
  <w15:commentEx w15:paraId="7AF3E47B" w15:paraIdParent="1BED5573" w15:done="1"/>
  <w15:commentEx w15:paraId="79913C5D" w15:paraIdParent="1BED5573" w15:done="1"/>
  <w15:commentEx w15:paraId="7EAF78B6" w15:done="1"/>
  <w15:commentEx w15:paraId="72761154" w15:paraIdParent="7EAF78B6" w15:done="1"/>
  <w15:commentEx w15:paraId="38C092A0" w15:paraIdParent="7EAF78B6" w15:done="1"/>
  <w15:commentEx w15:paraId="30187405" w15:done="1"/>
  <w15:commentEx w15:paraId="71118369" w15:paraIdParent="30187405" w15:done="1"/>
  <w15:commentEx w15:paraId="31354A5F" w15:done="1"/>
  <w15:commentEx w15:paraId="0ED2A462" w15:paraIdParent="31354A5F" w15:done="1"/>
  <w15:commentEx w15:paraId="052B3001" w15:done="1"/>
  <w15:commentEx w15:paraId="2F4DB863" w15:paraIdParent="052B3001" w15:done="1"/>
  <w15:commentEx w15:paraId="018B763A" w15:paraIdParent="052B3001" w15:done="1"/>
  <w15:commentEx w15:paraId="1041BAB3" w15:done="1"/>
  <w15:commentEx w15:paraId="0E23EDF6" w15:paraIdParent="1041BAB3" w15:done="1"/>
  <w15:commentEx w15:paraId="7EA35CC9" w15:paraIdParent="1041BAB3" w15:done="1"/>
  <w15:commentEx w15:paraId="6714ED00" w15:done="1"/>
  <w15:commentEx w15:paraId="6186C916" w15:paraIdParent="6714ED00" w15:done="1"/>
  <w15:commentEx w15:paraId="0955B8D1" w15:paraIdParent="6714ED00" w15:done="1"/>
  <w15:commentEx w15:paraId="7C727B61" w15:done="1"/>
  <w15:commentEx w15:paraId="3B8BD885" w15:paraIdParent="7C727B61" w15:done="1"/>
  <w15:commentEx w15:paraId="5756960F" w15:done="1"/>
  <w15:commentEx w15:paraId="6E3DC642" w15:paraIdParent="5756960F" w15:done="1"/>
  <w15:commentEx w15:paraId="614EE921" w15:done="1"/>
  <w15:commentEx w15:paraId="7A9E8CAD" w15:paraIdParent="614EE921" w15:done="1"/>
  <w15:commentEx w15:paraId="37C3B11A" w15:done="1"/>
  <w15:commentEx w15:paraId="0E72C9C2" w15:paraIdParent="37C3B11A" w15:done="1"/>
  <w15:commentEx w15:paraId="39B47512" w15:done="1"/>
  <w15:commentEx w15:paraId="0B9B0861" w15:paraIdParent="39B47512" w15:done="1"/>
  <w15:commentEx w15:paraId="6ECBD7EC" w15:paraIdParent="39B47512" w15:done="1"/>
  <w15:commentEx w15:paraId="6FE911C9" w15:done="1"/>
  <w15:commentEx w15:paraId="1404BAED" w15:paraIdParent="6FE911C9" w15:done="1"/>
  <w15:commentEx w15:paraId="1E620B29" w15:done="1"/>
  <w15:commentEx w15:paraId="6EC27ED4" w15:paraIdParent="1E620B29" w15:done="1"/>
  <w15:commentEx w15:paraId="3523CD57" w15:paraIdParent="1E620B29" w15:done="1"/>
  <w15:commentEx w15:paraId="174FA647" w15:done="1"/>
  <w15:commentEx w15:paraId="0FEDFC2E" w15:paraIdParent="174FA647" w15:done="1"/>
  <w15:commentEx w15:paraId="0780E0E9" w15:paraIdParent="174FA647" w15:done="1"/>
  <w15:commentEx w15:paraId="2404F08F" w15:done="1"/>
  <w15:commentEx w15:paraId="0BEDA68F" w15:paraIdParent="2404F08F" w15:done="1"/>
  <w15:commentEx w15:paraId="2631ED3E" w15:paraIdParent="2404F08F" w15:done="1"/>
  <w15:commentEx w15:paraId="455F7BEE" w15:done="1"/>
  <w15:commentEx w15:paraId="60BDD770" w15:paraIdParent="455F7BEE" w15:done="1"/>
  <w15:commentEx w15:paraId="28EA9C38" w15:paraIdParent="455F7BEE" w15:done="1"/>
  <w15:commentEx w15:paraId="2E8FD19C" w15:done="1"/>
  <w15:commentEx w15:paraId="06DBBDA8" w15:paraIdParent="2E8FD19C" w15:done="1"/>
  <w15:commentEx w15:paraId="74E5A621" w15:paraIdParent="2E8FD19C" w15:done="1"/>
  <w15:commentEx w15:paraId="2C7E0520" w15:done="1"/>
  <w15:commentEx w15:paraId="327BA246" w15:paraIdParent="2C7E052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2AA2" w16cex:dateUtc="2022-06-15T06:53:00Z"/>
  <w16cex:commentExtensible w16cex:durableId="2652E8E6" w16cex:dateUtc="2022-06-14T08:00:00Z"/>
  <w16cex:commentExtensible w16cex:durableId="265567E4" w16cex:dateUtc="2022-06-16T05:27:00Z"/>
  <w16cex:commentExtensible w16cex:durableId="265567EF" w16cex:dateUtc="2022-06-16T05:27:00Z"/>
  <w16cex:commentExtensible w16cex:durableId="2652E9BE" w16cex:dateUtc="2022-06-14T08:04:00Z"/>
  <w16cex:commentExtensible w16cex:durableId="26556804" w16cex:dateUtc="2022-06-16T05:27:00Z"/>
  <w16cex:commentExtensible w16cex:durableId="26556808" w16cex:dateUtc="2022-06-16T05:27:00Z"/>
  <w16cex:commentExtensible w16cex:durableId="2652E9E1" w16cex:dateUtc="2022-06-14T08:05:00Z"/>
  <w16cex:commentExtensible w16cex:durableId="26556815" w16cex:dateUtc="2022-06-16T05:28:00Z"/>
  <w16cex:commentExtensible w16cex:durableId="2652EAD0" w16cex:dateUtc="2022-06-14T08:09:00Z"/>
  <w16cex:commentExtensible w16cex:durableId="26542BEF" w16cex:dateUtc="2022-06-15T06:59:00Z"/>
  <w16cex:commentExtensible w16cex:durableId="26542BF4" w16cex:dateUtc="2022-06-15T06:59:00Z"/>
  <w16cex:commentExtensible w16cex:durableId="2652EA96" w16cex:dateUtc="2022-06-14T08:08:00Z"/>
  <w16cex:commentExtensible w16cex:durableId="2653796E" w16cex:dateUtc="2022-06-14T18:17:00Z"/>
  <w16cex:commentExtensible w16cex:durableId="2653797E" w16cex:dateUtc="2022-06-14T18:17:00Z"/>
  <w16cex:commentExtensible w16cex:durableId="2652EBE2" w16cex:dateUtc="2022-06-14T08:13:00Z"/>
  <w16cex:commentExtensible w16cex:durableId="265581DD" w16cex:dateUtc="2022-06-16T07:18:00Z"/>
  <w16cex:commentExtensible w16cex:durableId="265581EE" w16cex:dateUtc="2022-06-16T07:18:00Z"/>
  <w16cex:commentExtensible w16cex:durableId="2652EC93" w16cex:dateUtc="2022-06-14T08:16:00Z"/>
  <w16cex:commentExtensible w16cex:durableId="26538319" w16cex:dateUtc="2022-06-14T18:58:00Z"/>
  <w16cex:commentExtensible w16cex:durableId="26538326" w16cex:dateUtc="2022-06-14T18:59:00Z"/>
  <w16cex:commentExtensible w16cex:durableId="2652EC12" w16cex:dateUtc="2022-06-14T08:14:00Z"/>
  <w16cex:commentExtensible w16cex:durableId="265382E4" w16cex:dateUtc="2022-06-14T18:57:00Z"/>
  <w16cex:commentExtensible w16cex:durableId="265382F0" w16cex:dateUtc="2022-06-14T18:58:00Z"/>
  <w16cex:commentExtensible w16cex:durableId="2652F748" w16cex:dateUtc="2022-06-14T09:02:00Z"/>
  <w16cex:commentExtensible w16cex:durableId="2655871A" w16cex:dateUtc="2022-06-16T07:40:00Z"/>
  <w16cex:commentExtensible w16cex:durableId="2652F6E9" w16cex:dateUtc="2022-06-14T09:00:00Z"/>
  <w16cex:commentExtensible w16cex:durableId="26558730" w16cex:dateUtc="2022-06-16T07:40:00Z"/>
  <w16cex:commentExtensible w16cex:durableId="26557B9F" w16cex:dateUtc="2022-06-14T09:13:00Z"/>
  <w16cex:commentExtensible w16cex:durableId="26558204" w16cex:dateUtc="2022-06-16T07:18:00Z"/>
  <w16cex:commentExtensible w16cex:durableId="26557B9E" w16cex:dateUtc="2022-06-14T09:16:00Z"/>
  <w16cex:commentExtensible w16cex:durableId="26557B9D" w16cex:dateUtc="2022-06-16T06:49:00Z"/>
  <w16cex:commentExtensible w16cex:durableId="26557B9C" w16cex:dateUtc="2022-06-16T06:50:00Z"/>
  <w16cex:commentExtensible w16cex:durableId="2652F79F" w16cex:dateUtc="2022-06-14T09:03:00Z"/>
  <w16cex:commentExtensible w16cex:durableId="2655830D" w16cex:dateUtc="2022-06-16T07:23:00Z"/>
  <w16cex:commentExtensible w16cex:durableId="26558317" w16cex:dateUtc="2022-06-16T07:23:00Z"/>
  <w16cex:commentExtensible w16cex:durableId="2652F82C" w16cex:dateUtc="2022-06-14T09:06:00Z"/>
  <w16cex:commentExtensible w16cex:durableId="26543ACE" w16cex:dateUtc="2022-06-15T08:02:00Z"/>
  <w16cex:commentExtensible w16cex:durableId="2652F949" w16cex:dateUtc="2022-06-14T09:10:00Z"/>
  <w16cex:commentExtensible w16cex:durableId="26543B7C" w16cex:dateUtc="2022-06-15T08:05:00Z"/>
  <w16cex:commentExtensible w16cex:durableId="2652F9FB" w16cex:dateUtc="2022-06-14T09:13:00Z"/>
  <w16cex:commentExtensible w16cex:durableId="26557BD4" w16cex:dateUtc="2022-06-16T06:52:00Z"/>
  <w16cex:commentExtensible w16cex:durableId="26557BE2" w16cex:dateUtc="2022-06-16T06:52:00Z"/>
  <w16cex:commentExtensible w16cex:durableId="2652FAB4" w16cex:dateUtc="2022-06-14T09:16:00Z"/>
  <w16cex:commentExtensible w16cex:durableId="26557B41" w16cex:dateUtc="2022-06-16T06:49:00Z"/>
  <w16cex:commentExtensible w16cex:durableId="26557B4F" w16cex:dateUtc="2022-06-16T06:50:00Z"/>
  <w16cex:commentExtensible w16cex:durableId="2652FA83" w16cex:dateUtc="2022-06-14T09:16:00Z"/>
  <w16cex:commentExtensible w16cex:durableId="2654ADBA" w16cex:dateUtc="2022-06-15T16:12:00Z"/>
  <w16cex:commentExtensible w16cex:durableId="2654ADD6" w16cex:dateUtc="2022-06-15T16:13:00Z"/>
  <w16cex:commentExtensible w16cex:durableId="2652FB44" w16cex:dateUtc="2022-06-14T09:19:00Z"/>
  <w16cex:commentExtensible w16cex:durableId="26557BF9" w16cex:dateUtc="2022-06-16T06:52:00Z"/>
  <w16cex:commentExtensible w16cex:durableId="2652FBF4" w16cex:dateUtc="2022-06-14T09:22:00Z"/>
  <w16cex:commentExtensible w16cex:durableId="26543CD7" w16cex:dateUtc="2022-06-15T08:11:00Z"/>
  <w16cex:commentExtensible w16cex:durableId="2652FCF8" w16cex:dateUtc="2022-06-14T09:26:00Z"/>
  <w16cex:commentExtensible w16cex:durableId="26557F0D" w16cex:dateUtc="2022-06-16T07:06:00Z"/>
  <w16cex:commentExtensible w16cex:durableId="2652FD12" w16cex:dateUtc="2022-06-14T09:26:00Z"/>
  <w16cex:commentExtensible w16cex:durableId="26557F07" w16cex:dateUtc="2022-06-16T07:05:00Z"/>
  <w16cex:commentExtensible w16cex:durableId="26531538" w16cex:dateUtc="2022-06-14T11:10:00Z"/>
  <w16cex:commentExtensible w16cex:durableId="26538246" w16cex:dateUtc="2022-06-14T18:55:00Z"/>
  <w16cex:commentExtensible w16cex:durableId="2653824E" w16cex:dateUtc="2022-06-14T18:55:00Z"/>
  <w16cex:commentExtensible w16cex:durableId="26531599" w16cex:dateUtc="2022-06-14T11:11:00Z"/>
  <w16cex:commentExtensible w16cex:durableId="265442ED" w16cex:dateUtc="2022-06-15T08:37:00Z"/>
  <w16cex:commentExtensible w16cex:durableId="26531731" w16cex:dateUtc="2022-06-14T11:18:00Z"/>
  <w16cex:commentExtensible w16cex:durableId="26538148" w16cex:dateUtc="2022-06-14T18:51:00Z"/>
  <w16cex:commentExtensible w16cex:durableId="265381AD" w16cex:dateUtc="2022-06-14T18:52:00Z"/>
  <w16cex:commentExtensible w16cex:durableId="2653176A" w16cex:dateUtc="2022-06-14T11:19:00Z"/>
  <w16cex:commentExtensible w16cex:durableId="26537FA0" w16cex:dateUtc="2022-06-14T18:44:00Z"/>
  <w16cex:commentExtensible w16cex:durableId="26537FAD" w16cex:dateUtc="2022-06-14T18:44:00Z"/>
  <w16cex:commentExtensible w16cex:durableId="265317FD" w16cex:dateUtc="2022-06-14T11:21:00Z"/>
  <w16cex:commentExtensible w16cex:durableId="26537D6A" w16cex:dateUtc="2022-06-14T18:34:00Z"/>
  <w16cex:commentExtensible w16cex:durableId="26537D75" w16cex:dateUtc="2022-06-14T18:34:00Z"/>
  <w16cex:commentExtensible w16cex:durableId="265319C7" w16cex:dateUtc="2022-06-14T11:29:00Z"/>
  <w16cex:commentExtensible w16cex:durableId="2654B8F7" w16cex:dateUtc="2022-06-15T17:00:00Z"/>
  <w16cex:commentExtensible w16cex:durableId="2654B91E" w16cex:dateUtc="2022-06-15T17:01:00Z"/>
  <w16cex:commentExtensible w16cex:durableId="26531A96" w16cex:dateUtc="2022-06-14T11:32:00Z"/>
  <w16cex:commentExtensible w16cex:durableId="2654B946" w16cex:dateUtc="2022-06-15T17:02:00Z"/>
  <w16cex:commentExtensible w16cex:durableId="2654B956" w16cex:dateUtc="2022-06-15T17:02:00Z"/>
  <w16cex:commentExtensible w16cex:durableId="26531AE2" w16cex:dateUtc="2022-06-14T11:34:00Z"/>
  <w16cex:commentExtensible w16cex:durableId="26537B30" w16cex:dateUtc="2022-06-14T1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0E1FE5" w16cid:durableId="26542AA2"/>
  <w16cid:commentId w16cid:paraId="15BDF0FC" w16cid:durableId="2652E8E6"/>
  <w16cid:commentId w16cid:paraId="6BD9FD11" w16cid:durableId="265567E4"/>
  <w16cid:commentId w16cid:paraId="3C4F16CD" w16cid:durableId="265567EF"/>
  <w16cid:commentId w16cid:paraId="194C0422" w16cid:durableId="2652E9BE"/>
  <w16cid:commentId w16cid:paraId="6A6F60EB" w16cid:durableId="26556804"/>
  <w16cid:commentId w16cid:paraId="1631E85C" w16cid:durableId="26556808"/>
  <w16cid:commentId w16cid:paraId="77B6BC02" w16cid:durableId="2652E9E1"/>
  <w16cid:commentId w16cid:paraId="1EADD0C8" w16cid:durableId="26556815"/>
  <w16cid:commentId w16cid:paraId="0B613E6E" w16cid:durableId="2652EAD0"/>
  <w16cid:commentId w16cid:paraId="4E91CD2C" w16cid:durableId="26542BEF"/>
  <w16cid:commentId w16cid:paraId="799938F2" w16cid:durableId="26542BF4"/>
  <w16cid:commentId w16cid:paraId="064A4755" w16cid:durableId="2652EA96"/>
  <w16cid:commentId w16cid:paraId="0ABB07E6" w16cid:durableId="2653796E"/>
  <w16cid:commentId w16cid:paraId="1D2D8C4F" w16cid:durableId="2653797E"/>
  <w16cid:commentId w16cid:paraId="68BFE0B9" w16cid:durableId="2652EBE2"/>
  <w16cid:commentId w16cid:paraId="5AB7E4AC" w16cid:durableId="265581DD"/>
  <w16cid:commentId w16cid:paraId="3BD6353C" w16cid:durableId="265581EE"/>
  <w16cid:commentId w16cid:paraId="1747D8EC" w16cid:durableId="2652EC93"/>
  <w16cid:commentId w16cid:paraId="25547782" w16cid:durableId="26538319"/>
  <w16cid:commentId w16cid:paraId="51C99133" w16cid:durableId="26538326"/>
  <w16cid:commentId w16cid:paraId="6EB64967" w16cid:durableId="2652EC12"/>
  <w16cid:commentId w16cid:paraId="4DF258AB" w16cid:durableId="265382E4"/>
  <w16cid:commentId w16cid:paraId="3DBA8384" w16cid:durableId="265382F0"/>
  <w16cid:commentId w16cid:paraId="56F4F076" w16cid:durableId="2652F748"/>
  <w16cid:commentId w16cid:paraId="40765B56" w16cid:durableId="2655871A"/>
  <w16cid:commentId w16cid:paraId="201A645F" w16cid:durableId="2652F6E9"/>
  <w16cid:commentId w16cid:paraId="0F5AE962" w16cid:durableId="26558730"/>
  <w16cid:commentId w16cid:paraId="14DDCC25" w16cid:durableId="26557B9F"/>
  <w16cid:commentId w16cid:paraId="2B5FDA4F" w16cid:durableId="26558204"/>
  <w16cid:commentId w16cid:paraId="1BED5573" w16cid:durableId="26557B9E"/>
  <w16cid:commentId w16cid:paraId="7AF3E47B" w16cid:durableId="26557B9D"/>
  <w16cid:commentId w16cid:paraId="79913C5D" w16cid:durableId="26557B9C"/>
  <w16cid:commentId w16cid:paraId="7EAF78B6" w16cid:durableId="2652F79F"/>
  <w16cid:commentId w16cid:paraId="72761154" w16cid:durableId="2655830D"/>
  <w16cid:commentId w16cid:paraId="38C092A0" w16cid:durableId="26558317"/>
  <w16cid:commentId w16cid:paraId="30187405" w16cid:durableId="2652F82C"/>
  <w16cid:commentId w16cid:paraId="71118369" w16cid:durableId="26543ACE"/>
  <w16cid:commentId w16cid:paraId="31354A5F" w16cid:durableId="2652F949"/>
  <w16cid:commentId w16cid:paraId="0ED2A462" w16cid:durableId="26543B7C"/>
  <w16cid:commentId w16cid:paraId="052B3001" w16cid:durableId="2652F9FB"/>
  <w16cid:commentId w16cid:paraId="2F4DB863" w16cid:durableId="26557BD4"/>
  <w16cid:commentId w16cid:paraId="018B763A" w16cid:durableId="26557BE2"/>
  <w16cid:commentId w16cid:paraId="1041BAB3" w16cid:durableId="2652FAB4"/>
  <w16cid:commentId w16cid:paraId="0E23EDF6" w16cid:durableId="26557B41"/>
  <w16cid:commentId w16cid:paraId="7EA35CC9" w16cid:durableId="26557B4F"/>
  <w16cid:commentId w16cid:paraId="6714ED00" w16cid:durableId="2652FA83"/>
  <w16cid:commentId w16cid:paraId="6186C916" w16cid:durableId="2654ADBA"/>
  <w16cid:commentId w16cid:paraId="0955B8D1" w16cid:durableId="2654ADD6"/>
  <w16cid:commentId w16cid:paraId="7C727B61" w16cid:durableId="2652FB44"/>
  <w16cid:commentId w16cid:paraId="3B8BD885" w16cid:durableId="26557BF9"/>
  <w16cid:commentId w16cid:paraId="5756960F" w16cid:durableId="2652FBF4"/>
  <w16cid:commentId w16cid:paraId="6E3DC642" w16cid:durableId="26543CD7"/>
  <w16cid:commentId w16cid:paraId="614EE921" w16cid:durableId="2652FCF8"/>
  <w16cid:commentId w16cid:paraId="7A9E8CAD" w16cid:durableId="26557F0D"/>
  <w16cid:commentId w16cid:paraId="37C3B11A" w16cid:durableId="2652FD12"/>
  <w16cid:commentId w16cid:paraId="0E72C9C2" w16cid:durableId="26557F07"/>
  <w16cid:commentId w16cid:paraId="39B47512" w16cid:durableId="26531538"/>
  <w16cid:commentId w16cid:paraId="0B9B0861" w16cid:durableId="26538246"/>
  <w16cid:commentId w16cid:paraId="6ECBD7EC" w16cid:durableId="2653824E"/>
  <w16cid:commentId w16cid:paraId="6FE911C9" w16cid:durableId="26531599"/>
  <w16cid:commentId w16cid:paraId="1404BAED" w16cid:durableId="265442ED"/>
  <w16cid:commentId w16cid:paraId="1E620B29" w16cid:durableId="26531731"/>
  <w16cid:commentId w16cid:paraId="6EC27ED4" w16cid:durableId="26538148"/>
  <w16cid:commentId w16cid:paraId="3523CD57" w16cid:durableId="265381AD"/>
  <w16cid:commentId w16cid:paraId="174FA647" w16cid:durableId="2653176A"/>
  <w16cid:commentId w16cid:paraId="0FEDFC2E" w16cid:durableId="26537FA0"/>
  <w16cid:commentId w16cid:paraId="0780E0E9" w16cid:durableId="26537FAD"/>
  <w16cid:commentId w16cid:paraId="2404F08F" w16cid:durableId="265317FD"/>
  <w16cid:commentId w16cid:paraId="0BEDA68F" w16cid:durableId="26537D6A"/>
  <w16cid:commentId w16cid:paraId="2631ED3E" w16cid:durableId="26537D75"/>
  <w16cid:commentId w16cid:paraId="455F7BEE" w16cid:durableId="265319C7"/>
  <w16cid:commentId w16cid:paraId="60BDD770" w16cid:durableId="2654B8F7"/>
  <w16cid:commentId w16cid:paraId="28EA9C38" w16cid:durableId="2654B91E"/>
  <w16cid:commentId w16cid:paraId="2E8FD19C" w16cid:durableId="26531A96"/>
  <w16cid:commentId w16cid:paraId="06DBBDA8" w16cid:durableId="2654B946"/>
  <w16cid:commentId w16cid:paraId="74E5A621" w16cid:durableId="2654B956"/>
  <w16cid:commentId w16cid:paraId="2C7E0520" w16cid:durableId="26531AE2"/>
  <w16cid:commentId w16cid:paraId="327BA246" w16cid:durableId="26537B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9EA91" w14:textId="77777777" w:rsidR="00E24B73" w:rsidRDefault="00E24B73" w:rsidP="0069175A">
      <w:pPr>
        <w:spacing w:after="0" w:line="240" w:lineRule="auto"/>
      </w:pPr>
      <w:r>
        <w:separator/>
      </w:r>
    </w:p>
  </w:endnote>
  <w:endnote w:type="continuationSeparator" w:id="0">
    <w:p w14:paraId="73956A8F" w14:textId="77777777" w:rsidR="00E24B73" w:rsidRDefault="00E24B73" w:rsidP="00691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2EC34" w14:textId="4291305F" w:rsidR="0098357E" w:rsidRDefault="0098357E">
    <w:pPr>
      <w:pStyle w:val="Subsol"/>
      <w:jc w:val="center"/>
      <w:rPr>
        <w:ins w:id="5716" w:author="Alexandru Uicoabă" w:date="2022-06-16T12:22:00Z"/>
      </w:rPr>
    </w:pPr>
    <w:ins w:id="5717" w:author="Alexandru Uicoabă" w:date="2022-06-16T12:22:00Z">
      <w:r>
        <w:t>-</w:t>
      </w:r>
    </w:ins>
    <w:customXmlInsRangeStart w:id="5718" w:author="Alexandru Uicoabă" w:date="2022-06-16T12:22:00Z"/>
    <w:sdt>
      <w:sdtPr>
        <w:id w:val="1052271928"/>
        <w:docPartObj>
          <w:docPartGallery w:val="Page Numbers (Bottom of Page)"/>
          <w:docPartUnique/>
        </w:docPartObj>
      </w:sdtPr>
      <w:sdtEndPr/>
      <w:sdtContent>
        <w:customXmlInsRangeEnd w:id="5718"/>
        <w:ins w:id="5719" w:author="Alexandru Uicoabă" w:date="2022-06-16T12:22:00Z">
          <w:r w:rsidR="005355A3">
            <w:t xml:space="preserve"> </w:t>
          </w:r>
          <w:r>
            <w:fldChar w:fldCharType="begin"/>
          </w:r>
          <w:r>
            <w:instrText>PAGE   \* MERGEFORMAT</w:instrText>
          </w:r>
          <w:r>
            <w:fldChar w:fldCharType="separate"/>
          </w:r>
          <w:r>
            <w:t>2</w:t>
          </w:r>
          <w:r>
            <w:fldChar w:fldCharType="end"/>
          </w:r>
          <w:r w:rsidR="005355A3">
            <w:t xml:space="preserve"> </w:t>
          </w:r>
          <w:r>
            <w:t>-</w:t>
          </w:r>
        </w:ins>
        <w:customXmlInsRangeStart w:id="5720" w:author="Alexandru Uicoabă" w:date="2022-06-16T12:22:00Z"/>
      </w:sdtContent>
    </w:sdt>
    <w:customXmlInsRangeEnd w:id="5720"/>
  </w:p>
  <w:p w14:paraId="7D677605" w14:textId="77777777" w:rsidR="0098357E" w:rsidRDefault="0098357E">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EEDD8" w14:textId="77777777" w:rsidR="00E24B73" w:rsidRDefault="00E24B73" w:rsidP="0069175A">
      <w:pPr>
        <w:spacing w:after="0" w:line="240" w:lineRule="auto"/>
      </w:pPr>
      <w:r>
        <w:separator/>
      </w:r>
    </w:p>
  </w:footnote>
  <w:footnote w:type="continuationSeparator" w:id="0">
    <w:p w14:paraId="3A5FEAE5" w14:textId="77777777" w:rsidR="00E24B73" w:rsidRDefault="00E24B73" w:rsidP="006917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A66AD" w14:textId="69A71A42" w:rsidR="00CC236C" w:rsidRPr="00B7236A" w:rsidRDefault="00CC236C" w:rsidP="00CC236C">
    <w:pPr>
      <w:pStyle w:val="Antet"/>
      <w:rPr>
        <w:ins w:id="5687" w:author="Alexandru Uicoabă" w:date="2022-06-16T12:13:00Z"/>
        <w:rStyle w:val="style101"/>
        <w:rFonts w:ascii="Arial" w:hAnsi="Arial" w:cs="Arial"/>
        <w:bCs/>
        <w:rPrChange w:id="5688" w:author="Alexandru Uicoabă" w:date="2022-06-16T12:15:00Z">
          <w:rPr>
            <w:ins w:id="5689" w:author="Alexandru Uicoabă" w:date="2022-06-16T12:13:00Z"/>
            <w:rStyle w:val="style101"/>
            <w:rFonts w:cs="Arial"/>
            <w:bCs/>
          </w:rPr>
        </w:rPrChange>
      </w:rPr>
    </w:pPr>
    <w:ins w:id="5690" w:author="Alexandru Uicoabă" w:date="2022-06-16T12:12:00Z">
      <w:r w:rsidRPr="00B7236A">
        <w:rPr>
          <w:rFonts w:ascii="Arial" w:hAnsi="Arial" w:cs="Arial"/>
          <w:noProof/>
          <w:sz w:val="20"/>
          <w:szCs w:val="20"/>
          <w:lang w:eastAsia="ro-RO"/>
          <w:rPrChange w:id="5691" w:author="Alexandru Uicoabă" w:date="2022-06-16T12:15:00Z">
            <w:rPr>
              <w:rFonts w:ascii="Verdana" w:hAnsi="Verdana" w:cs="Calibri"/>
              <w:noProof/>
              <w:sz w:val="28"/>
              <w:szCs w:val="28"/>
              <w:lang w:eastAsia="ro-RO"/>
            </w:rPr>
          </w:rPrChange>
        </w:rPr>
        <w:drawing>
          <wp:anchor distT="0" distB="0" distL="114300" distR="114300" simplePos="0" relativeHeight="251659264" behindDoc="0" locked="0" layoutInCell="1" allowOverlap="1" wp14:anchorId="3C123418" wp14:editId="4E1344D2">
            <wp:simplePos x="0" y="0"/>
            <wp:positionH relativeFrom="column">
              <wp:posOffset>4735774</wp:posOffset>
            </wp:positionH>
            <wp:positionV relativeFrom="paragraph">
              <wp:posOffset>-273590</wp:posOffset>
            </wp:positionV>
            <wp:extent cx="1889760" cy="603250"/>
            <wp:effectExtent l="0" t="0" r="0" b="6350"/>
            <wp:wrapNone/>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ins>
    <w:ins w:id="5692" w:author="Alexandru Uicoabă" w:date="2022-06-16T12:13:00Z">
      <w:r w:rsidRPr="00B7236A">
        <w:rPr>
          <w:rStyle w:val="style101"/>
          <w:rFonts w:ascii="Arial" w:hAnsi="Arial" w:cs="Arial"/>
          <w:bCs/>
          <w:rPrChange w:id="5693" w:author="Alexandru Uicoabă" w:date="2022-06-16T12:15:00Z">
            <w:rPr>
              <w:rStyle w:val="style101"/>
              <w:rFonts w:cs="Arial"/>
              <w:bCs/>
            </w:rPr>
          </w:rPrChange>
        </w:rPr>
        <w:t xml:space="preserve">Tehnologii, sisteme și aplicații </w:t>
      </w:r>
    </w:ins>
    <w:ins w:id="5694" w:author="Alexandru Uicoabă" w:date="2022-06-17T00:28:00Z">
      <w:r w:rsidR="001E5574">
        <w:rPr>
          <w:rStyle w:val="style101"/>
          <w:rFonts w:ascii="Arial" w:hAnsi="Arial" w:cs="Arial"/>
          <w:bCs/>
        </w:rPr>
        <w:t>pentru</w:t>
      </w:r>
    </w:ins>
    <w:ins w:id="5695" w:author="Alexandru Uicoabă" w:date="2022-06-16T12:13:00Z">
      <w:r w:rsidRPr="00B7236A">
        <w:rPr>
          <w:rStyle w:val="style101"/>
          <w:rFonts w:ascii="Arial" w:hAnsi="Arial" w:cs="Arial"/>
          <w:bCs/>
          <w:rPrChange w:id="5696" w:author="Alexandru Uicoabă" w:date="2022-06-16T12:15:00Z">
            <w:rPr>
              <w:rStyle w:val="style101"/>
              <w:rFonts w:cs="Arial"/>
              <w:bCs/>
            </w:rPr>
          </w:rPrChange>
        </w:rPr>
        <w:t xml:space="preserve"> </w:t>
      </w:r>
      <w:proofErr w:type="spellStart"/>
      <w:r w:rsidRPr="00B7236A">
        <w:rPr>
          <w:rStyle w:val="style101"/>
          <w:rFonts w:ascii="Arial" w:hAnsi="Arial" w:cs="Arial"/>
          <w:bCs/>
          <w:rPrChange w:id="5697" w:author="Alexandru Uicoabă" w:date="2022-06-16T12:15:00Z">
            <w:rPr>
              <w:rStyle w:val="style101"/>
              <w:rFonts w:cs="Arial"/>
              <w:bCs/>
            </w:rPr>
          </w:rPrChange>
        </w:rPr>
        <w:t>eActivități</w:t>
      </w:r>
    </w:ins>
    <w:proofErr w:type="spellEnd"/>
    <w:r w:rsidRPr="00B7236A">
      <w:rPr>
        <w:rStyle w:val="style101"/>
        <w:rFonts w:ascii="Arial" w:hAnsi="Arial" w:cs="Arial"/>
        <w:bCs/>
        <w:rPrChange w:id="5698" w:author="Alexandru Uicoabă" w:date="2022-06-16T12:15:00Z">
          <w:rPr>
            <w:rStyle w:val="style101"/>
            <w:rFonts w:cs="Arial"/>
            <w:bCs/>
          </w:rPr>
        </w:rPrChange>
      </w:rPr>
      <w:t xml:space="preserve"> </w:t>
    </w:r>
  </w:p>
  <w:p w14:paraId="462A8867" w14:textId="77777777" w:rsidR="00021679" w:rsidRPr="00021679" w:rsidRDefault="00CC236C" w:rsidP="00CC236C">
    <w:pPr>
      <w:pStyle w:val="Antet"/>
      <w:rPr>
        <w:ins w:id="5699" w:author="Alexandru Uicoabă" w:date="2022-06-16T12:18:00Z"/>
        <w:rFonts w:ascii="Arial" w:hAnsi="Arial" w:cs="Arial"/>
        <w:bCs/>
        <w:sz w:val="20"/>
        <w:szCs w:val="20"/>
        <w:rPrChange w:id="5700" w:author="Alexandru Uicoabă" w:date="2022-06-16T12:18:00Z">
          <w:rPr>
            <w:ins w:id="5701" w:author="Alexandru Uicoabă" w:date="2022-06-16T12:18:00Z"/>
            <w:rFonts w:ascii="Arial" w:hAnsi="Arial" w:cs="Arial"/>
            <w:b/>
            <w:sz w:val="20"/>
            <w:szCs w:val="20"/>
          </w:rPr>
        </w:rPrChange>
      </w:rPr>
    </w:pPr>
    <w:ins w:id="5702" w:author="Alexandru Uicoabă" w:date="2022-06-16T12:13:00Z">
      <w:r w:rsidRPr="00021679">
        <w:rPr>
          <w:rFonts w:ascii="Arial" w:hAnsi="Arial" w:cs="Arial"/>
          <w:bCs/>
          <w:sz w:val="20"/>
          <w:szCs w:val="20"/>
          <w:rPrChange w:id="5703" w:author="Alexandru Uicoabă" w:date="2022-06-16T12:18:00Z">
            <w:rPr>
              <w:rFonts w:cs="Arial"/>
              <w:b/>
              <w:sz w:val="20"/>
              <w:szCs w:val="20"/>
            </w:rPr>
          </w:rPrChange>
        </w:rPr>
        <w:t>2022</w:t>
      </w:r>
    </w:ins>
  </w:p>
  <w:p w14:paraId="43BCD8F9" w14:textId="77777777" w:rsidR="00021679" w:rsidRDefault="00021679" w:rsidP="00CC236C">
    <w:pPr>
      <w:pStyle w:val="Antet"/>
      <w:rPr>
        <w:ins w:id="5704" w:author="Alexandru Uicoabă" w:date="2022-06-16T12:18:00Z"/>
        <w:rFonts w:ascii="Arial" w:hAnsi="Arial" w:cs="Arial"/>
        <w:bCs/>
        <w:sz w:val="20"/>
        <w:szCs w:val="20"/>
      </w:rPr>
    </w:pPr>
    <w:ins w:id="5705" w:author="Alexandru Uicoabă" w:date="2022-06-16T12:18:00Z">
      <w:r>
        <w:rPr>
          <w:rFonts w:ascii="Arial" w:hAnsi="Arial" w:cs="Arial"/>
          <w:bCs/>
          <w:sz w:val="20"/>
          <w:szCs w:val="20"/>
        </w:rPr>
        <w:t>Uicoabă Alexandru</w:t>
      </w:r>
    </w:ins>
  </w:p>
  <w:p w14:paraId="350FD75B" w14:textId="77777777" w:rsidR="00C8223D" w:rsidRDefault="00021679" w:rsidP="00CC236C">
    <w:pPr>
      <w:pStyle w:val="Antet"/>
      <w:rPr>
        <w:ins w:id="5706" w:author="Alexandru Uicoabă" w:date="2022-06-16T15:12:00Z"/>
        <w:rFonts w:ascii="Arial" w:hAnsi="Arial" w:cs="Arial"/>
        <w:sz w:val="20"/>
        <w:szCs w:val="20"/>
      </w:rPr>
    </w:pPr>
    <w:ins w:id="5707" w:author="Alexandru Uicoabă" w:date="2022-06-16T12:18:00Z">
      <w:r>
        <w:rPr>
          <w:rFonts w:ascii="Arial" w:hAnsi="Arial" w:cs="Arial"/>
          <w:bCs/>
          <w:sz w:val="20"/>
          <w:szCs w:val="20"/>
        </w:rPr>
        <w:t xml:space="preserve">Automatizarea </w:t>
      </w:r>
    </w:ins>
    <w:ins w:id="5708" w:author="Alexandru Uicoabă" w:date="2022-06-16T12:19:00Z">
      <w:r w:rsidR="00324076">
        <w:rPr>
          <w:rFonts w:ascii="Arial" w:hAnsi="Arial" w:cs="Arial"/>
          <w:bCs/>
          <w:sz w:val="20"/>
          <w:szCs w:val="20"/>
        </w:rPr>
        <w:t>deciziilor</w:t>
      </w:r>
    </w:ins>
    <w:ins w:id="5709" w:author="Alexandru Uicoabă" w:date="2022-06-16T12:18:00Z">
      <w:r>
        <w:rPr>
          <w:rFonts w:ascii="Arial" w:hAnsi="Arial" w:cs="Arial"/>
          <w:bCs/>
          <w:sz w:val="20"/>
          <w:szCs w:val="20"/>
        </w:rPr>
        <w:t xml:space="preserve"> agenților</w:t>
      </w:r>
    </w:ins>
    <w:ins w:id="5710" w:author="Alexandru Uicoabă" w:date="2022-06-16T12:19:00Z">
      <w:r>
        <w:rPr>
          <w:rFonts w:ascii="Arial" w:hAnsi="Arial" w:cs="Arial"/>
          <w:bCs/>
          <w:sz w:val="20"/>
          <w:szCs w:val="20"/>
        </w:rPr>
        <w:t xml:space="preserve"> într-un mediu virtual</w:t>
      </w:r>
    </w:ins>
    <w:ins w:id="5711" w:author="Alexandru Uicoabă" w:date="2022-06-16T12:12:00Z">
      <w:r w:rsidR="00CC236C" w:rsidRPr="00B7236A">
        <w:rPr>
          <w:rFonts w:ascii="Arial" w:hAnsi="Arial" w:cs="Arial"/>
          <w:sz w:val="20"/>
          <w:szCs w:val="20"/>
          <w:rPrChange w:id="5712" w:author="Alexandru Uicoabă" w:date="2022-06-16T12:15:00Z">
            <w:rPr/>
          </w:rPrChange>
        </w:rPr>
        <w:ptab w:relativeTo="margin" w:alignment="center" w:leader="none"/>
      </w:r>
    </w:ins>
  </w:p>
  <w:p w14:paraId="53B48B16" w14:textId="55EB0AF2" w:rsidR="00CC236C" w:rsidRPr="00B7236A" w:rsidRDefault="00CC236C" w:rsidP="00CC236C">
    <w:pPr>
      <w:pStyle w:val="Antet"/>
      <w:rPr>
        <w:rFonts w:ascii="Arial" w:hAnsi="Arial" w:cs="Arial"/>
        <w:sz w:val="20"/>
        <w:szCs w:val="20"/>
        <w:rPrChange w:id="5713" w:author="Alexandru Uicoabă" w:date="2022-06-16T12:15:00Z">
          <w:rPr/>
        </w:rPrChange>
      </w:rPr>
    </w:pPr>
    <w:ins w:id="5714" w:author="Alexandru Uicoabă" w:date="2022-06-16T12:12:00Z">
      <w:r w:rsidRPr="00B7236A">
        <w:rPr>
          <w:rFonts w:ascii="Arial" w:hAnsi="Arial" w:cs="Arial"/>
          <w:sz w:val="20"/>
          <w:szCs w:val="20"/>
          <w:rPrChange w:id="5715" w:author="Alexandru Uicoabă" w:date="2022-06-16T12:15:00Z">
            <w:rPr/>
          </w:rPrChange>
        </w:rPr>
        <w:ptab w:relativeTo="margin" w:alignment="right" w:leader="none"/>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52266" w14:textId="76BBE134" w:rsidR="00021679" w:rsidRPr="00955BF0" w:rsidRDefault="00021679" w:rsidP="00021679">
    <w:pPr>
      <w:pStyle w:val="Antet"/>
      <w:rPr>
        <w:ins w:id="5721" w:author="Alexandru Uicoabă" w:date="2022-06-16T12:18:00Z"/>
        <w:rStyle w:val="style101"/>
        <w:rFonts w:ascii="Arial" w:hAnsi="Arial" w:cs="Arial"/>
        <w:bCs/>
      </w:rPr>
    </w:pPr>
    <w:ins w:id="5722" w:author="Alexandru Uicoabă" w:date="2022-06-16T12:18:00Z">
      <w:r w:rsidRPr="00955BF0">
        <w:rPr>
          <w:rFonts w:ascii="Arial" w:hAnsi="Arial" w:cs="Arial"/>
          <w:noProof/>
          <w:sz w:val="20"/>
          <w:szCs w:val="20"/>
          <w:lang w:eastAsia="ro-RO"/>
        </w:rPr>
        <w:drawing>
          <wp:anchor distT="0" distB="0" distL="114300" distR="114300" simplePos="0" relativeHeight="251661312" behindDoc="0" locked="0" layoutInCell="1" allowOverlap="1" wp14:anchorId="02878C35" wp14:editId="251A8860">
            <wp:simplePos x="0" y="0"/>
            <wp:positionH relativeFrom="column">
              <wp:posOffset>4735774</wp:posOffset>
            </wp:positionH>
            <wp:positionV relativeFrom="paragraph">
              <wp:posOffset>-273590</wp:posOffset>
            </wp:positionV>
            <wp:extent cx="1889760" cy="603250"/>
            <wp:effectExtent l="0" t="0" r="0" b="6350"/>
            <wp:wrapNone/>
            <wp:docPr id="15" name="Picture 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O imagine care conține text&#10;&#10;Descriere generată automa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r w:rsidRPr="00955BF0">
        <w:rPr>
          <w:rStyle w:val="style101"/>
          <w:rFonts w:ascii="Arial" w:hAnsi="Arial" w:cs="Arial"/>
          <w:bCs/>
        </w:rPr>
        <w:t xml:space="preserve">Tehnologii, sisteme și aplicații </w:t>
      </w:r>
    </w:ins>
    <w:ins w:id="5723" w:author="Alexandru Uicoabă" w:date="2022-06-17T00:28:00Z">
      <w:r w:rsidR="00297F71">
        <w:rPr>
          <w:rStyle w:val="style101"/>
          <w:rFonts w:ascii="Arial" w:hAnsi="Arial" w:cs="Arial"/>
          <w:bCs/>
        </w:rPr>
        <w:t>pentru</w:t>
      </w:r>
    </w:ins>
    <w:ins w:id="5724" w:author="Alexandru Uicoabă" w:date="2022-06-16T12:18:00Z">
      <w:r w:rsidRPr="00955BF0">
        <w:rPr>
          <w:rStyle w:val="style101"/>
          <w:rFonts w:ascii="Arial" w:hAnsi="Arial" w:cs="Arial"/>
          <w:bCs/>
        </w:rPr>
        <w:t xml:space="preserve"> </w:t>
      </w:r>
      <w:proofErr w:type="spellStart"/>
      <w:r w:rsidRPr="00955BF0">
        <w:rPr>
          <w:rStyle w:val="style101"/>
          <w:rFonts w:ascii="Arial" w:hAnsi="Arial" w:cs="Arial"/>
          <w:bCs/>
        </w:rPr>
        <w:t>eActivități</w:t>
      </w:r>
      <w:proofErr w:type="spellEnd"/>
      <w:r w:rsidRPr="00955BF0">
        <w:rPr>
          <w:rStyle w:val="style101"/>
          <w:rFonts w:ascii="Arial" w:hAnsi="Arial" w:cs="Arial"/>
          <w:bCs/>
        </w:rPr>
        <w:t xml:space="preserve"> </w:t>
      </w:r>
    </w:ins>
  </w:p>
  <w:p w14:paraId="5AB590F9" w14:textId="77777777" w:rsidR="00021679" w:rsidRPr="00955BF0" w:rsidRDefault="00021679" w:rsidP="00021679">
    <w:pPr>
      <w:pStyle w:val="Antet"/>
      <w:rPr>
        <w:ins w:id="5725" w:author="Alexandru Uicoabă" w:date="2022-06-16T12:18:00Z"/>
        <w:rFonts w:ascii="Arial" w:hAnsi="Arial" w:cs="Arial"/>
        <w:sz w:val="20"/>
        <w:szCs w:val="20"/>
      </w:rPr>
    </w:pPr>
    <w:ins w:id="5726" w:author="Alexandru Uicoabă" w:date="2022-06-16T12:18:00Z">
      <w:r w:rsidRPr="00955BF0">
        <w:rPr>
          <w:rFonts w:ascii="Arial" w:hAnsi="Arial" w:cs="Arial"/>
          <w:b/>
          <w:sz w:val="20"/>
          <w:szCs w:val="20"/>
        </w:rPr>
        <w:t>2022</w:t>
      </w:r>
      <w:r w:rsidRPr="00955BF0">
        <w:rPr>
          <w:rFonts w:ascii="Arial" w:hAnsi="Arial" w:cs="Arial"/>
          <w:sz w:val="20"/>
          <w:szCs w:val="20"/>
        </w:rPr>
        <w:ptab w:relativeTo="margin" w:alignment="center" w:leader="none"/>
      </w:r>
      <w:r w:rsidRPr="00955BF0">
        <w:rPr>
          <w:rFonts w:ascii="Arial" w:hAnsi="Arial" w:cs="Arial"/>
          <w:sz w:val="20"/>
          <w:szCs w:val="20"/>
        </w:rPr>
        <w:ptab w:relativeTo="margin" w:alignment="right" w:leader="none"/>
      </w:r>
    </w:ins>
  </w:p>
  <w:p w14:paraId="052546F2" w14:textId="77777777" w:rsidR="00021679" w:rsidRDefault="00021679">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C4"/>
    <w:multiLevelType w:val="hybridMultilevel"/>
    <w:tmpl w:val="B4EE7BB6"/>
    <w:lvl w:ilvl="0" w:tplc="DE2A8F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CF74F6"/>
    <w:multiLevelType w:val="multilevel"/>
    <w:tmpl w:val="992EF9C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03078CE"/>
    <w:multiLevelType w:val="hybridMultilevel"/>
    <w:tmpl w:val="977E65DE"/>
    <w:lvl w:ilvl="0" w:tplc="BF76C0D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9723D9B"/>
    <w:multiLevelType w:val="hybridMultilevel"/>
    <w:tmpl w:val="285E0C4E"/>
    <w:lvl w:ilvl="0" w:tplc="E77E8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1D8614C"/>
    <w:multiLevelType w:val="multilevel"/>
    <w:tmpl w:val="E6E2295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2120A14"/>
    <w:multiLevelType w:val="multilevel"/>
    <w:tmpl w:val="BAF25798"/>
    <w:lvl w:ilvl="0">
      <w:start w:val="4"/>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1CC5F21"/>
    <w:multiLevelType w:val="multilevel"/>
    <w:tmpl w:val="33C45F9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52182980"/>
    <w:multiLevelType w:val="multilevel"/>
    <w:tmpl w:val="7A8E04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C35733"/>
    <w:multiLevelType w:val="hybridMultilevel"/>
    <w:tmpl w:val="F68E5C28"/>
    <w:lvl w:ilvl="0" w:tplc="8E8C1A94">
      <w:start w:val="1"/>
      <w:numFmt w:val="bullet"/>
      <w:lvlText w:val=""/>
      <w:lvlJc w:val="left"/>
      <w:pPr>
        <w:ind w:left="1080" w:hanging="360"/>
      </w:pPr>
      <w:rPr>
        <w:rFonts w:ascii="Symbol" w:eastAsiaTheme="minorHAnsi" w:hAnsi="Symbol"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08515E3"/>
    <w:multiLevelType w:val="hybridMultilevel"/>
    <w:tmpl w:val="8834CCF6"/>
    <w:lvl w:ilvl="0" w:tplc="C492B8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E253EF"/>
    <w:multiLevelType w:val="hybridMultilevel"/>
    <w:tmpl w:val="739EEC00"/>
    <w:lvl w:ilvl="0" w:tplc="B758434E">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C8546C1"/>
    <w:multiLevelType w:val="hybridMultilevel"/>
    <w:tmpl w:val="B2C0F6AE"/>
    <w:lvl w:ilvl="0" w:tplc="0CA09B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D7C4B75"/>
    <w:multiLevelType w:val="hybridMultilevel"/>
    <w:tmpl w:val="B546B74C"/>
    <w:lvl w:ilvl="0" w:tplc="6F2EA7E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08510404">
    <w:abstractNumId w:val="6"/>
  </w:num>
  <w:num w:numId="2" w16cid:durableId="1846167414">
    <w:abstractNumId w:val="8"/>
  </w:num>
  <w:num w:numId="3" w16cid:durableId="1216695569">
    <w:abstractNumId w:val="10"/>
  </w:num>
  <w:num w:numId="4" w16cid:durableId="2037193964">
    <w:abstractNumId w:val="4"/>
  </w:num>
  <w:num w:numId="5" w16cid:durableId="506025167">
    <w:abstractNumId w:val="2"/>
  </w:num>
  <w:num w:numId="6" w16cid:durableId="511914978">
    <w:abstractNumId w:val="7"/>
  </w:num>
  <w:num w:numId="7" w16cid:durableId="1579947441">
    <w:abstractNumId w:val="9"/>
  </w:num>
  <w:num w:numId="8" w16cid:durableId="1183940172">
    <w:abstractNumId w:val="3"/>
  </w:num>
  <w:num w:numId="9" w16cid:durableId="421994505">
    <w:abstractNumId w:val="12"/>
  </w:num>
  <w:num w:numId="10" w16cid:durableId="223150869">
    <w:abstractNumId w:val="0"/>
  </w:num>
  <w:num w:numId="11" w16cid:durableId="483157502">
    <w:abstractNumId w:val="11"/>
  </w:num>
  <w:num w:numId="12" w16cid:durableId="2107462246">
    <w:abstractNumId w:val="5"/>
  </w:num>
  <w:num w:numId="13" w16cid:durableId="18417708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ru Uicoabă">
    <w15:presenceInfo w15:providerId="None" w15:userId="Alexandru Uicoabă"/>
  </w15:person>
  <w15:person w15:author="Alexandru Uicoaba">
    <w15:presenceInfo w15:providerId="AD" w15:userId="S::alexandru.uicoaba@avaelgo.ro::ef2d68c7-e92d-48c2-9f5d-5770dcd68f5a"/>
  </w15:person>
  <w15:person w15:author="Bogdan Dragulescu">
    <w15:presenceInfo w15:providerId="Windows Live" w15:userId="df3b5ea8d7b4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DAhMDE1MzUwtLUyUdpeDU4uLM/DyQAsNaABoUBMksAAAA"/>
  </w:docVars>
  <w:rsids>
    <w:rsidRoot w:val="009E3FF3"/>
    <w:rsid w:val="000028A4"/>
    <w:rsid w:val="00014158"/>
    <w:rsid w:val="00016C92"/>
    <w:rsid w:val="000200C4"/>
    <w:rsid w:val="00021679"/>
    <w:rsid w:val="00025879"/>
    <w:rsid w:val="00027080"/>
    <w:rsid w:val="000352C6"/>
    <w:rsid w:val="00037229"/>
    <w:rsid w:val="000406FE"/>
    <w:rsid w:val="00041CBB"/>
    <w:rsid w:val="00047130"/>
    <w:rsid w:val="00051758"/>
    <w:rsid w:val="000535F0"/>
    <w:rsid w:val="00057BD6"/>
    <w:rsid w:val="00065873"/>
    <w:rsid w:val="00075FAB"/>
    <w:rsid w:val="00077112"/>
    <w:rsid w:val="00077BF7"/>
    <w:rsid w:val="00080AD6"/>
    <w:rsid w:val="0008721B"/>
    <w:rsid w:val="00092FF4"/>
    <w:rsid w:val="000B2A69"/>
    <w:rsid w:val="000B7765"/>
    <w:rsid w:val="000C0A9D"/>
    <w:rsid w:val="000C1434"/>
    <w:rsid w:val="000E5A2A"/>
    <w:rsid w:val="000E6564"/>
    <w:rsid w:val="000F43FB"/>
    <w:rsid w:val="000F4DE0"/>
    <w:rsid w:val="0010180B"/>
    <w:rsid w:val="00106208"/>
    <w:rsid w:val="00114C52"/>
    <w:rsid w:val="00134EE6"/>
    <w:rsid w:val="00141062"/>
    <w:rsid w:val="00142CBA"/>
    <w:rsid w:val="00143C1F"/>
    <w:rsid w:val="001574C8"/>
    <w:rsid w:val="0016185D"/>
    <w:rsid w:val="0016387F"/>
    <w:rsid w:val="00163A25"/>
    <w:rsid w:val="00167255"/>
    <w:rsid w:val="00173BAC"/>
    <w:rsid w:val="00174E11"/>
    <w:rsid w:val="00190313"/>
    <w:rsid w:val="00193F60"/>
    <w:rsid w:val="00195DBE"/>
    <w:rsid w:val="001A4D0C"/>
    <w:rsid w:val="001A7F2D"/>
    <w:rsid w:val="001C03FC"/>
    <w:rsid w:val="001C12D2"/>
    <w:rsid w:val="001C4327"/>
    <w:rsid w:val="001C5EB1"/>
    <w:rsid w:val="001E5574"/>
    <w:rsid w:val="001E6465"/>
    <w:rsid w:val="001F553B"/>
    <w:rsid w:val="00201A27"/>
    <w:rsid w:val="002121CC"/>
    <w:rsid w:val="00226031"/>
    <w:rsid w:val="00230B41"/>
    <w:rsid w:val="002355B4"/>
    <w:rsid w:val="0025176D"/>
    <w:rsid w:val="00267149"/>
    <w:rsid w:val="002834AC"/>
    <w:rsid w:val="00284153"/>
    <w:rsid w:val="002902C2"/>
    <w:rsid w:val="00293F11"/>
    <w:rsid w:val="00297F71"/>
    <w:rsid w:val="002A00B7"/>
    <w:rsid w:val="002A1E85"/>
    <w:rsid w:val="002A36C6"/>
    <w:rsid w:val="002B3C93"/>
    <w:rsid w:val="002B7DB0"/>
    <w:rsid w:val="002C1730"/>
    <w:rsid w:val="002C2E13"/>
    <w:rsid w:val="002C7D31"/>
    <w:rsid w:val="002D1491"/>
    <w:rsid w:val="002D2CAC"/>
    <w:rsid w:val="002D3092"/>
    <w:rsid w:val="002E2FCE"/>
    <w:rsid w:val="002E360E"/>
    <w:rsid w:val="002E362F"/>
    <w:rsid w:val="002E537A"/>
    <w:rsid w:val="002F1250"/>
    <w:rsid w:val="002F337D"/>
    <w:rsid w:val="00300A51"/>
    <w:rsid w:val="00306621"/>
    <w:rsid w:val="003071D2"/>
    <w:rsid w:val="0031430D"/>
    <w:rsid w:val="00315364"/>
    <w:rsid w:val="00316964"/>
    <w:rsid w:val="00320621"/>
    <w:rsid w:val="00322BFC"/>
    <w:rsid w:val="00324076"/>
    <w:rsid w:val="003300F6"/>
    <w:rsid w:val="00332AE8"/>
    <w:rsid w:val="003349BD"/>
    <w:rsid w:val="00335D82"/>
    <w:rsid w:val="00336E96"/>
    <w:rsid w:val="003404A2"/>
    <w:rsid w:val="003420A8"/>
    <w:rsid w:val="00352273"/>
    <w:rsid w:val="00355FE0"/>
    <w:rsid w:val="0036561B"/>
    <w:rsid w:val="0039645A"/>
    <w:rsid w:val="003A0ECA"/>
    <w:rsid w:val="003A1227"/>
    <w:rsid w:val="003A1BBE"/>
    <w:rsid w:val="003B2618"/>
    <w:rsid w:val="003C10C3"/>
    <w:rsid w:val="003C1A92"/>
    <w:rsid w:val="003E0078"/>
    <w:rsid w:val="003E04D9"/>
    <w:rsid w:val="003E518B"/>
    <w:rsid w:val="003E54CA"/>
    <w:rsid w:val="003E54FD"/>
    <w:rsid w:val="003E62ED"/>
    <w:rsid w:val="003F56A4"/>
    <w:rsid w:val="003F7C6C"/>
    <w:rsid w:val="004015F7"/>
    <w:rsid w:val="00403581"/>
    <w:rsid w:val="0041221E"/>
    <w:rsid w:val="004127D0"/>
    <w:rsid w:val="00417488"/>
    <w:rsid w:val="00420EF2"/>
    <w:rsid w:val="0042212C"/>
    <w:rsid w:val="00430E39"/>
    <w:rsid w:val="00433F63"/>
    <w:rsid w:val="00436F54"/>
    <w:rsid w:val="0044253D"/>
    <w:rsid w:val="0044504F"/>
    <w:rsid w:val="00447C3D"/>
    <w:rsid w:val="00456229"/>
    <w:rsid w:val="00456A8A"/>
    <w:rsid w:val="00462FEE"/>
    <w:rsid w:val="0046651C"/>
    <w:rsid w:val="0047123D"/>
    <w:rsid w:val="0047132F"/>
    <w:rsid w:val="00482AA0"/>
    <w:rsid w:val="00484482"/>
    <w:rsid w:val="00486656"/>
    <w:rsid w:val="00486704"/>
    <w:rsid w:val="004A072B"/>
    <w:rsid w:val="004A101E"/>
    <w:rsid w:val="004A6139"/>
    <w:rsid w:val="004C40EE"/>
    <w:rsid w:val="004D4429"/>
    <w:rsid w:val="004F420A"/>
    <w:rsid w:val="004F4218"/>
    <w:rsid w:val="004F67FF"/>
    <w:rsid w:val="00505093"/>
    <w:rsid w:val="00511DA5"/>
    <w:rsid w:val="00514049"/>
    <w:rsid w:val="00517D9C"/>
    <w:rsid w:val="00520944"/>
    <w:rsid w:val="00521892"/>
    <w:rsid w:val="00521AC6"/>
    <w:rsid w:val="00523438"/>
    <w:rsid w:val="00523F6A"/>
    <w:rsid w:val="00530602"/>
    <w:rsid w:val="00531044"/>
    <w:rsid w:val="00531758"/>
    <w:rsid w:val="005355A3"/>
    <w:rsid w:val="005379B9"/>
    <w:rsid w:val="00540789"/>
    <w:rsid w:val="00545650"/>
    <w:rsid w:val="00551EE1"/>
    <w:rsid w:val="005567B3"/>
    <w:rsid w:val="00564BEC"/>
    <w:rsid w:val="00567271"/>
    <w:rsid w:val="00577A46"/>
    <w:rsid w:val="005831BC"/>
    <w:rsid w:val="00584D0F"/>
    <w:rsid w:val="00592EDC"/>
    <w:rsid w:val="005A1E07"/>
    <w:rsid w:val="005A2B33"/>
    <w:rsid w:val="005A5437"/>
    <w:rsid w:val="005A6515"/>
    <w:rsid w:val="005B1C1D"/>
    <w:rsid w:val="005B5D3F"/>
    <w:rsid w:val="005D279A"/>
    <w:rsid w:val="005D2890"/>
    <w:rsid w:val="005E21DB"/>
    <w:rsid w:val="005E39A2"/>
    <w:rsid w:val="005E47E4"/>
    <w:rsid w:val="005E5594"/>
    <w:rsid w:val="005F1F3A"/>
    <w:rsid w:val="005F2937"/>
    <w:rsid w:val="005F492E"/>
    <w:rsid w:val="00604AD8"/>
    <w:rsid w:val="00615B08"/>
    <w:rsid w:val="00616FCF"/>
    <w:rsid w:val="00620185"/>
    <w:rsid w:val="00625A81"/>
    <w:rsid w:val="00626748"/>
    <w:rsid w:val="0063302D"/>
    <w:rsid w:val="00641923"/>
    <w:rsid w:val="006431E0"/>
    <w:rsid w:val="0064379D"/>
    <w:rsid w:val="00655A0A"/>
    <w:rsid w:val="00662153"/>
    <w:rsid w:val="00673A54"/>
    <w:rsid w:val="0068010A"/>
    <w:rsid w:val="00680F15"/>
    <w:rsid w:val="0069175A"/>
    <w:rsid w:val="0069351B"/>
    <w:rsid w:val="00694457"/>
    <w:rsid w:val="00694EB9"/>
    <w:rsid w:val="00696CDA"/>
    <w:rsid w:val="006A7829"/>
    <w:rsid w:val="006B0CBE"/>
    <w:rsid w:val="006B7A06"/>
    <w:rsid w:val="006C08DA"/>
    <w:rsid w:val="006C6918"/>
    <w:rsid w:val="006D12BC"/>
    <w:rsid w:val="006D672E"/>
    <w:rsid w:val="006E161C"/>
    <w:rsid w:val="006E3B22"/>
    <w:rsid w:val="006E66A6"/>
    <w:rsid w:val="006F4710"/>
    <w:rsid w:val="00706C4F"/>
    <w:rsid w:val="007100AC"/>
    <w:rsid w:val="00712715"/>
    <w:rsid w:val="00713069"/>
    <w:rsid w:val="007139D3"/>
    <w:rsid w:val="0072081D"/>
    <w:rsid w:val="00723CC4"/>
    <w:rsid w:val="007242EA"/>
    <w:rsid w:val="00727E17"/>
    <w:rsid w:val="00731042"/>
    <w:rsid w:val="00733C36"/>
    <w:rsid w:val="00736CB0"/>
    <w:rsid w:val="0073736C"/>
    <w:rsid w:val="00742111"/>
    <w:rsid w:val="007443A5"/>
    <w:rsid w:val="007450A9"/>
    <w:rsid w:val="00754396"/>
    <w:rsid w:val="00774F82"/>
    <w:rsid w:val="00780C27"/>
    <w:rsid w:val="0078286B"/>
    <w:rsid w:val="00790890"/>
    <w:rsid w:val="007A094B"/>
    <w:rsid w:val="007A6C98"/>
    <w:rsid w:val="007A71AF"/>
    <w:rsid w:val="007B07A1"/>
    <w:rsid w:val="007B1F64"/>
    <w:rsid w:val="007B4C11"/>
    <w:rsid w:val="007D1123"/>
    <w:rsid w:val="007D117F"/>
    <w:rsid w:val="007E219A"/>
    <w:rsid w:val="007E5452"/>
    <w:rsid w:val="007F0B77"/>
    <w:rsid w:val="007F5D23"/>
    <w:rsid w:val="00801564"/>
    <w:rsid w:val="0081006C"/>
    <w:rsid w:val="00814089"/>
    <w:rsid w:val="00825E4B"/>
    <w:rsid w:val="00830172"/>
    <w:rsid w:val="00835749"/>
    <w:rsid w:val="0083708B"/>
    <w:rsid w:val="008375CF"/>
    <w:rsid w:val="008457E4"/>
    <w:rsid w:val="008522A7"/>
    <w:rsid w:val="00852B71"/>
    <w:rsid w:val="008544E9"/>
    <w:rsid w:val="008554C2"/>
    <w:rsid w:val="008559F1"/>
    <w:rsid w:val="00856B17"/>
    <w:rsid w:val="00860066"/>
    <w:rsid w:val="0086422D"/>
    <w:rsid w:val="00867FA4"/>
    <w:rsid w:val="008720CA"/>
    <w:rsid w:val="008733F6"/>
    <w:rsid w:val="0088312B"/>
    <w:rsid w:val="00890F79"/>
    <w:rsid w:val="00891FD0"/>
    <w:rsid w:val="00892326"/>
    <w:rsid w:val="00894C5E"/>
    <w:rsid w:val="008A43DC"/>
    <w:rsid w:val="008B3786"/>
    <w:rsid w:val="008B52F3"/>
    <w:rsid w:val="008B6472"/>
    <w:rsid w:val="008B6CB0"/>
    <w:rsid w:val="008B7EED"/>
    <w:rsid w:val="008C61ED"/>
    <w:rsid w:val="008D1024"/>
    <w:rsid w:val="008D4C12"/>
    <w:rsid w:val="008D6A4D"/>
    <w:rsid w:val="008D70BA"/>
    <w:rsid w:val="008E120D"/>
    <w:rsid w:val="008F6C20"/>
    <w:rsid w:val="00902D54"/>
    <w:rsid w:val="00910810"/>
    <w:rsid w:val="00913E06"/>
    <w:rsid w:val="00913FE5"/>
    <w:rsid w:val="0092637F"/>
    <w:rsid w:val="009334DE"/>
    <w:rsid w:val="00954B86"/>
    <w:rsid w:val="009613FA"/>
    <w:rsid w:val="00964CFD"/>
    <w:rsid w:val="0096587C"/>
    <w:rsid w:val="00966B00"/>
    <w:rsid w:val="00967F86"/>
    <w:rsid w:val="00970C1F"/>
    <w:rsid w:val="0098357E"/>
    <w:rsid w:val="009931D2"/>
    <w:rsid w:val="00996CA1"/>
    <w:rsid w:val="00997650"/>
    <w:rsid w:val="009A2094"/>
    <w:rsid w:val="009A4691"/>
    <w:rsid w:val="009B06DE"/>
    <w:rsid w:val="009B7B4C"/>
    <w:rsid w:val="009C2054"/>
    <w:rsid w:val="009C5C93"/>
    <w:rsid w:val="009C6816"/>
    <w:rsid w:val="009E027B"/>
    <w:rsid w:val="009E3FF3"/>
    <w:rsid w:val="009F06D9"/>
    <w:rsid w:val="009F4776"/>
    <w:rsid w:val="009F4B31"/>
    <w:rsid w:val="00A0170F"/>
    <w:rsid w:val="00A037EE"/>
    <w:rsid w:val="00A06305"/>
    <w:rsid w:val="00A07F76"/>
    <w:rsid w:val="00A14D4D"/>
    <w:rsid w:val="00A2203E"/>
    <w:rsid w:val="00A22C72"/>
    <w:rsid w:val="00A35F63"/>
    <w:rsid w:val="00A3605F"/>
    <w:rsid w:val="00A37631"/>
    <w:rsid w:val="00A461BF"/>
    <w:rsid w:val="00A53CB1"/>
    <w:rsid w:val="00A63813"/>
    <w:rsid w:val="00A66637"/>
    <w:rsid w:val="00A75B33"/>
    <w:rsid w:val="00A84ABF"/>
    <w:rsid w:val="00A90EAC"/>
    <w:rsid w:val="00A927A5"/>
    <w:rsid w:val="00A9537C"/>
    <w:rsid w:val="00AB0F07"/>
    <w:rsid w:val="00AB334D"/>
    <w:rsid w:val="00AB4D8C"/>
    <w:rsid w:val="00AB4EE8"/>
    <w:rsid w:val="00AB6883"/>
    <w:rsid w:val="00AB7E89"/>
    <w:rsid w:val="00AE438A"/>
    <w:rsid w:val="00AE65BB"/>
    <w:rsid w:val="00AF4364"/>
    <w:rsid w:val="00AF7330"/>
    <w:rsid w:val="00B0286D"/>
    <w:rsid w:val="00B039D3"/>
    <w:rsid w:val="00B06324"/>
    <w:rsid w:val="00B14D32"/>
    <w:rsid w:val="00B1524C"/>
    <w:rsid w:val="00B15340"/>
    <w:rsid w:val="00B15547"/>
    <w:rsid w:val="00B16AFD"/>
    <w:rsid w:val="00B20EB8"/>
    <w:rsid w:val="00B223E0"/>
    <w:rsid w:val="00B224AC"/>
    <w:rsid w:val="00B2370F"/>
    <w:rsid w:val="00B23FA6"/>
    <w:rsid w:val="00B413B8"/>
    <w:rsid w:val="00B42BED"/>
    <w:rsid w:val="00B43B4D"/>
    <w:rsid w:val="00B475C7"/>
    <w:rsid w:val="00B60DF9"/>
    <w:rsid w:val="00B620F9"/>
    <w:rsid w:val="00B62C81"/>
    <w:rsid w:val="00B63DF2"/>
    <w:rsid w:val="00B7236A"/>
    <w:rsid w:val="00B77860"/>
    <w:rsid w:val="00B8314B"/>
    <w:rsid w:val="00B86BD8"/>
    <w:rsid w:val="00B92D03"/>
    <w:rsid w:val="00B92F2E"/>
    <w:rsid w:val="00B9635E"/>
    <w:rsid w:val="00BA088F"/>
    <w:rsid w:val="00BB081B"/>
    <w:rsid w:val="00BB4F65"/>
    <w:rsid w:val="00BB7DB8"/>
    <w:rsid w:val="00BC50C9"/>
    <w:rsid w:val="00BC53EF"/>
    <w:rsid w:val="00BC7BDD"/>
    <w:rsid w:val="00BD021C"/>
    <w:rsid w:val="00BF02D6"/>
    <w:rsid w:val="00BF7280"/>
    <w:rsid w:val="00C006F4"/>
    <w:rsid w:val="00C05887"/>
    <w:rsid w:val="00C06931"/>
    <w:rsid w:val="00C13791"/>
    <w:rsid w:val="00C1430F"/>
    <w:rsid w:val="00C36BF9"/>
    <w:rsid w:val="00C433C8"/>
    <w:rsid w:val="00C433F3"/>
    <w:rsid w:val="00C6524F"/>
    <w:rsid w:val="00C6649E"/>
    <w:rsid w:val="00C67D55"/>
    <w:rsid w:val="00C80747"/>
    <w:rsid w:val="00C81F31"/>
    <w:rsid w:val="00C8223D"/>
    <w:rsid w:val="00C85F5C"/>
    <w:rsid w:val="00C87080"/>
    <w:rsid w:val="00C92171"/>
    <w:rsid w:val="00C92C7D"/>
    <w:rsid w:val="00C93AAA"/>
    <w:rsid w:val="00C959D0"/>
    <w:rsid w:val="00CA014D"/>
    <w:rsid w:val="00CA2B21"/>
    <w:rsid w:val="00CA326C"/>
    <w:rsid w:val="00CC236C"/>
    <w:rsid w:val="00CD4D0B"/>
    <w:rsid w:val="00CE6184"/>
    <w:rsid w:val="00CE7E25"/>
    <w:rsid w:val="00CF40C8"/>
    <w:rsid w:val="00D0215A"/>
    <w:rsid w:val="00D07FDF"/>
    <w:rsid w:val="00D10C0C"/>
    <w:rsid w:val="00D114A2"/>
    <w:rsid w:val="00D12BFE"/>
    <w:rsid w:val="00D140D8"/>
    <w:rsid w:val="00D275CC"/>
    <w:rsid w:val="00D30F16"/>
    <w:rsid w:val="00D34F99"/>
    <w:rsid w:val="00D43805"/>
    <w:rsid w:val="00D4424C"/>
    <w:rsid w:val="00D46087"/>
    <w:rsid w:val="00D5156F"/>
    <w:rsid w:val="00D52E32"/>
    <w:rsid w:val="00D60ABD"/>
    <w:rsid w:val="00D60EB4"/>
    <w:rsid w:val="00D64D0B"/>
    <w:rsid w:val="00D6783F"/>
    <w:rsid w:val="00D72512"/>
    <w:rsid w:val="00D8054B"/>
    <w:rsid w:val="00D87837"/>
    <w:rsid w:val="00D958BA"/>
    <w:rsid w:val="00D96A93"/>
    <w:rsid w:val="00DA6D03"/>
    <w:rsid w:val="00DB4089"/>
    <w:rsid w:val="00DB59D5"/>
    <w:rsid w:val="00DB7F08"/>
    <w:rsid w:val="00DC6F48"/>
    <w:rsid w:val="00DD08C2"/>
    <w:rsid w:val="00DD4BDC"/>
    <w:rsid w:val="00DE3876"/>
    <w:rsid w:val="00DE5341"/>
    <w:rsid w:val="00DF6500"/>
    <w:rsid w:val="00DF7F38"/>
    <w:rsid w:val="00E139EF"/>
    <w:rsid w:val="00E23BE0"/>
    <w:rsid w:val="00E24B73"/>
    <w:rsid w:val="00E251D4"/>
    <w:rsid w:val="00E25BD8"/>
    <w:rsid w:val="00E41687"/>
    <w:rsid w:val="00E41A61"/>
    <w:rsid w:val="00E43237"/>
    <w:rsid w:val="00E435B2"/>
    <w:rsid w:val="00E43C5B"/>
    <w:rsid w:val="00E51082"/>
    <w:rsid w:val="00E512AB"/>
    <w:rsid w:val="00E60EC9"/>
    <w:rsid w:val="00E6691C"/>
    <w:rsid w:val="00E712C7"/>
    <w:rsid w:val="00E7416B"/>
    <w:rsid w:val="00E744F3"/>
    <w:rsid w:val="00E8653D"/>
    <w:rsid w:val="00E906A9"/>
    <w:rsid w:val="00E94861"/>
    <w:rsid w:val="00E94BEC"/>
    <w:rsid w:val="00E95BDC"/>
    <w:rsid w:val="00EA586A"/>
    <w:rsid w:val="00EA65BF"/>
    <w:rsid w:val="00EA7C3B"/>
    <w:rsid w:val="00EB13F8"/>
    <w:rsid w:val="00EB6D2D"/>
    <w:rsid w:val="00EC1069"/>
    <w:rsid w:val="00EC2F26"/>
    <w:rsid w:val="00EC3949"/>
    <w:rsid w:val="00ED1F9F"/>
    <w:rsid w:val="00ED249D"/>
    <w:rsid w:val="00ED27D7"/>
    <w:rsid w:val="00ED5659"/>
    <w:rsid w:val="00EE31BC"/>
    <w:rsid w:val="00EF0521"/>
    <w:rsid w:val="00EF39C2"/>
    <w:rsid w:val="00F02BEE"/>
    <w:rsid w:val="00F038DD"/>
    <w:rsid w:val="00F06159"/>
    <w:rsid w:val="00F1060C"/>
    <w:rsid w:val="00F12DF6"/>
    <w:rsid w:val="00F1630F"/>
    <w:rsid w:val="00F17778"/>
    <w:rsid w:val="00F304B9"/>
    <w:rsid w:val="00F32A55"/>
    <w:rsid w:val="00F42D85"/>
    <w:rsid w:val="00F4686D"/>
    <w:rsid w:val="00F503DB"/>
    <w:rsid w:val="00F556A1"/>
    <w:rsid w:val="00F673CC"/>
    <w:rsid w:val="00F77136"/>
    <w:rsid w:val="00F81DDC"/>
    <w:rsid w:val="00F83DE8"/>
    <w:rsid w:val="00F920BE"/>
    <w:rsid w:val="00F9427C"/>
    <w:rsid w:val="00FA0D4E"/>
    <w:rsid w:val="00FA26A1"/>
    <w:rsid w:val="00FB3B12"/>
    <w:rsid w:val="00FC0501"/>
    <w:rsid w:val="00FC7DC9"/>
    <w:rsid w:val="00FD1BA6"/>
    <w:rsid w:val="00FE2FF3"/>
    <w:rsid w:val="00FF02D5"/>
    <w:rsid w:val="00FF0D18"/>
    <w:rsid w:val="00FF1A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AE8EA"/>
  <w15:chartTrackingRefBased/>
  <w15:docId w15:val="{EC28482C-2B0A-4604-B1C5-70E6C5958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Titlu1">
    <w:name w:val="heading 1"/>
    <w:basedOn w:val="Normal"/>
    <w:next w:val="Normal"/>
    <w:link w:val="Titlu1Caracter"/>
    <w:uiPriority w:val="9"/>
    <w:qFormat/>
    <w:rsid w:val="00BB7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BB7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lu3">
    <w:name w:val="heading 3"/>
    <w:basedOn w:val="Normal"/>
    <w:next w:val="Normal"/>
    <w:link w:val="Titlu3Caracter"/>
    <w:uiPriority w:val="9"/>
    <w:unhideWhenUsed/>
    <w:qFormat/>
    <w:rsid w:val="000352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lu4">
    <w:name w:val="heading 4"/>
    <w:basedOn w:val="Normal"/>
    <w:next w:val="Normal"/>
    <w:link w:val="Titlu4Caracter"/>
    <w:uiPriority w:val="9"/>
    <w:unhideWhenUsed/>
    <w:qFormat/>
    <w:rsid w:val="00B063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433F63"/>
    <w:pPr>
      <w:ind w:left="720"/>
      <w:contextualSpacing/>
    </w:pPr>
  </w:style>
  <w:style w:type="paragraph" w:styleId="NormalWeb">
    <w:name w:val="Normal (Web)"/>
    <w:basedOn w:val="Normal"/>
    <w:uiPriority w:val="99"/>
    <w:semiHidden/>
    <w:unhideWhenUsed/>
    <w:rsid w:val="00335D8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Corptext">
    <w:name w:val="Body Text"/>
    <w:basedOn w:val="Normal"/>
    <w:link w:val="CorptextCaracter"/>
    <w:unhideWhenUsed/>
    <w:rsid w:val="00B9635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CorptextCaracter">
    <w:name w:val="Corp text Caracter"/>
    <w:basedOn w:val="Fontdeparagrafimplicit"/>
    <w:link w:val="Corptext"/>
    <w:rsid w:val="00B9635E"/>
    <w:rPr>
      <w:rFonts w:ascii="Times New Roman" w:eastAsia="SimSun" w:hAnsi="Times New Roman" w:cs="Times New Roman"/>
      <w:spacing w:val="-1"/>
      <w:sz w:val="20"/>
      <w:szCs w:val="20"/>
      <w:lang w:val="x-none" w:eastAsia="x-none"/>
    </w:rPr>
  </w:style>
  <w:style w:type="character" w:customStyle="1" w:styleId="Titlu1Caracter">
    <w:name w:val="Titlu 1 Caracter"/>
    <w:basedOn w:val="Fontdeparagrafimplicit"/>
    <w:link w:val="Titlu1"/>
    <w:uiPriority w:val="9"/>
    <w:rsid w:val="00BB7DB8"/>
    <w:rPr>
      <w:rFonts w:asciiTheme="majorHAnsi" w:eastAsiaTheme="majorEastAsia" w:hAnsiTheme="majorHAnsi" w:cstheme="majorBidi"/>
      <w:color w:val="2F5496" w:themeColor="accent1" w:themeShade="BF"/>
      <w:sz w:val="32"/>
      <w:szCs w:val="32"/>
      <w:lang w:val="ro-RO"/>
    </w:rPr>
  </w:style>
  <w:style w:type="character" w:customStyle="1" w:styleId="Titlu2Caracter">
    <w:name w:val="Titlu 2 Caracter"/>
    <w:basedOn w:val="Fontdeparagrafimplicit"/>
    <w:link w:val="Titlu2"/>
    <w:uiPriority w:val="9"/>
    <w:rsid w:val="00BB7DB8"/>
    <w:rPr>
      <w:rFonts w:asciiTheme="majorHAnsi" w:eastAsiaTheme="majorEastAsia" w:hAnsiTheme="majorHAnsi" w:cstheme="majorBidi"/>
      <w:color w:val="2F5496" w:themeColor="accent1" w:themeShade="BF"/>
      <w:sz w:val="26"/>
      <w:szCs w:val="26"/>
      <w:lang w:val="ro-RO"/>
    </w:rPr>
  </w:style>
  <w:style w:type="paragraph" w:styleId="Titlucuprins">
    <w:name w:val="TOC Heading"/>
    <w:basedOn w:val="Titlu1"/>
    <w:next w:val="Normal"/>
    <w:uiPriority w:val="39"/>
    <w:unhideWhenUsed/>
    <w:qFormat/>
    <w:rsid w:val="006E161C"/>
    <w:pPr>
      <w:outlineLvl w:val="9"/>
    </w:pPr>
    <w:rPr>
      <w:lang w:val="en-GB" w:eastAsia="en-GB"/>
    </w:rPr>
  </w:style>
  <w:style w:type="paragraph" w:styleId="Cuprins1">
    <w:name w:val="toc 1"/>
    <w:basedOn w:val="Normal"/>
    <w:next w:val="Normal"/>
    <w:autoRedefine/>
    <w:uiPriority w:val="39"/>
    <w:unhideWhenUsed/>
    <w:rsid w:val="007D117F"/>
    <w:pPr>
      <w:tabs>
        <w:tab w:val="right" w:leader="dot" w:pos="9628"/>
      </w:tabs>
      <w:spacing w:after="100"/>
      <w:pPrChange w:id="0" w:author="Alexandru Uicoabă" w:date="2022-06-16T22:53:00Z">
        <w:pPr>
          <w:spacing w:after="100" w:line="259" w:lineRule="auto"/>
        </w:pPr>
      </w:pPrChange>
    </w:pPr>
    <w:rPr>
      <w:rPrChange w:id="0" w:author="Alexandru Uicoabă" w:date="2022-06-16T22:53:00Z">
        <w:rPr>
          <w:rFonts w:asciiTheme="minorHAnsi" w:eastAsiaTheme="minorHAnsi" w:hAnsiTheme="minorHAnsi" w:cstheme="minorBidi"/>
          <w:sz w:val="22"/>
          <w:szCs w:val="22"/>
          <w:lang w:val="ro-RO" w:eastAsia="en-US" w:bidi="ar-SA"/>
        </w:rPr>
      </w:rPrChange>
    </w:rPr>
  </w:style>
  <w:style w:type="paragraph" w:styleId="Cuprins2">
    <w:name w:val="toc 2"/>
    <w:basedOn w:val="Normal"/>
    <w:next w:val="Normal"/>
    <w:autoRedefine/>
    <w:uiPriority w:val="39"/>
    <w:unhideWhenUsed/>
    <w:rsid w:val="003420A8"/>
    <w:pPr>
      <w:tabs>
        <w:tab w:val="left" w:pos="880"/>
        <w:tab w:val="right" w:leader="dot" w:pos="9628"/>
      </w:tabs>
      <w:spacing w:after="100"/>
      <w:ind w:left="220"/>
      <w:pPrChange w:id="1" w:author="Alexandru Uicoabă" w:date="2022-06-17T07:26:00Z">
        <w:pPr>
          <w:spacing w:after="100" w:line="259" w:lineRule="auto"/>
          <w:ind w:left="220"/>
        </w:pPr>
      </w:pPrChange>
    </w:pPr>
    <w:rPr>
      <w:rPrChange w:id="1" w:author="Alexandru Uicoabă" w:date="2022-06-17T07:26:00Z">
        <w:rPr>
          <w:rFonts w:asciiTheme="minorHAnsi" w:eastAsiaTheme="minorHAnsi" w:hAnsiTheme="minorHAnsi" w:cstheme="minorBidi"/>
          <w:sz w:val="22"/>
          <w:szCs w:val="22"/>
          <w:lang w:val="ro-RO" w:eastAsia="en-US" w:bidi="ar-SA"/>
        </w:rPr>
      </w:rPrChange>
    </w:rPr>
  </w:style>
  <w:style w:type="character" w:styleId="Hyperlink">
    <w:name w:val="Hyperlink"/>
    <w:basedOn w:val="Fontdeparagrafimplicit"/>
    <w:uiPriority w:val="99"/>
    <w:unhideWhenUsed/>
    <w:rsid w:val="006E161C"/>
    <w:rPr>
      <w:color w:val="0563C1" w:themeColor="hyperlink"/>
      <w:u w:val="single"/>
    </w:rPr>
  </w:style>
  <w:style w:type="character" w:customStyle="1" w:styleId="Titlu3Caracter">
    <w:name w:val="Titlu 3 Caracter"/>
    <w:basedOn w:val="Fontdeparagrafimplicit"/>
    <w:link w:val="Titlu3"/>
    <w:uiPriority w:val="9"/>
    <w:rsid w:val="000352C6"/>
    <w:rPr>
      <w:rFonts w:asciiTheme="majorHAnsi" w:eastAsiaTheme="majorEastAsia" w:hAnsiTheme="majorHAnsi" w:cstheme="majorBidi"/>
      <w:color w:val="1F3763" w:themeColor="accent1" w:themeShade="7F"/>
      <w:sz w:val="24"/>
      <w:szCs w:val="24"/>
      <w:lang w:val="ro-RO"/>
    </w:rPr>
  </w:style>
  <w:style w:type="paragraph" w:styleId="Cuprins3">
    <w:name w:val="toc 3"/>
    <w:basedOn w:val="Normal"/>
    <w:next w:val="Normal"/>
    <w:autoRedefine/>
    <w:uiPriority w:val="39"/>
    <w:unhideWhenUsed/>
    <w:rsid w:val="009A2094"/>
    <w:pPr>
      <w:spacing w:after="100"/>
      <w:ind w:left="440"/>
    </w:pPr>
  </w:style>
  <w:style w:type="character" w:customStyle="1" w:styleId="Titlu4Caracter">
    <w:name w:val="Titlu 4 Caracter"/>
    <w:basedOn w:val="Fontdeparagrafimplicit"/>
    <w:link w:val="Titlu4"/>
    <w:uiPriority w:val="9"/>
    <w:rsid w:val="00B06324"/>
    <w:rPr>
      <w:rFonts w:asciiTheme="majorHAnsi" w:eastAsiaTheme="majorEastAsia" w:hAnsiTheme="majorHAnsi" w:cstheme="majorBidi"/>
      <w:i/>
      <w:iCs/>
      <w:color w:val="2F5496" w:themeColor="accent1" w:themeShade="BF"/>
      <w:lang w:val="ro-RO"/>
    </w:rPr>
  </w:style>
  <w:style w:type="paragraph" w:styleId="Cuprins4">
    <w:name w:val="toc 4"/>
    <w:basedOn w:val="Normal"/>
    <w:next w:val="Normal"/>
    <w:autoRedefine/>
    <w:uiPriority w:val="39"/>
    <w:unhideWhenUsed/>
    <w:rsid w:val="00996CA1"/>
    <w:pPr>
      <w:spacing w:after="100"/>
      <w:ind w:left="660"/>
    </w:pPr>
  </w:style>
  <w:style w:type="paragraph" w:styleId="Bibliografie">
    <w:name w:val="Bibliography"/>
    <w:basedOn w:val="Normal"/>
    <w:next w:val="Normal"/>
    <w:uiPriority w:val="37"/>
    <w:unhideWhenUsed/>
    <w:rsid w:val="006D12BC"/>
    <w:pPr>
      <w:tabs>
        <w:tab w:val="left" w:pos="504"/>
      </w:tabs>
      <w:spacing w:after="0" w:line="240" w:lineRule="auto"/>
      <w:ind w:left="504" w:hanging="504"/>
    </w:pPr>
  </w:style>
  <w:style w:type="paragraph" w:styleId="Textnotdesubsol">
    <w:name w:val="footnote text"/>
    <w:basedOn w:val="Normal"/>
    <w:link w:val="TextnotdesubsolCaracter"/>
    <w:uiPriority w:val="99"/>
    <w:semiHidden/>
    <w:unhideWhenUsed/>
    <w:rsid w:val="0069175A"/>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69175A"/>
    <w:rPr>
      <w:sz w:val="20"/>
      <w:szCs w:val="20"/>
      <w:lang w:val="ro-RO"/>
    </w:rPr>
  </w:style>
  <w:style w:type="character" w:styleId="Referinnotdesubsol">
    <w:name w:val="footnote reference"/>
    <w:basedOn w:val="Fontdeparagrafimplicit"/>
    <w:uiPriority w:val="99"/>
    <w:semiHidden/>
    <w:unhideWhenUsed/>
    <w:rsid w:val="0069175A"/>
    <w:rPr>
      <w:vertAlign w:val="superscript"/>
    </w:rPr>
  </w:style>
  <w:style w:type="paragraph" w:styleId="Revizuire">
    <w:name w:val="Revision"/>
    <w:hidden/>
    <w:uiPriority w:val="99"/>
    <w:semiHidden/>
    <w:rsid w:val="008D70BA"/>
    <w:pPr>
      <w:spacing w:after="0" w:line="240" w:lineRule="auto"/>
    </w:pPr>
    <w:rPr>
      <w:lang w:val="ro-RO"/>
    </w:rPr>
  </w:style>
  <w:style w:type="character" w:styleId="Referincomentariu">
    <w:name w:val="annotation reference"/>
    <w:basedOn w:val="Fontdeparagrafimplicit"/>
    <w:uiPriority w:val="99"/>
    <w:semiHidden/>
    <w:unhideWhenUsed/>
    <w:rsid w:val="0039645A"/>
    <w:rPr>
      <w:sz w:val="16"/>
      <w:szCs w:val="16"/>
    </w:rPr>
  </w:style>
  <w:style w:type="paragraph" w:styleId="Textcomentariu">
    <w:name w:val="annotation text"/>
    <w:basedOn w:val="Normal"/>
    <w:link w:val="TextcomentariuCaracter"/>
    <w:uiPriority w:val="99"/>
    <w:unhideWhenUsed/>
    <w:rsid w:val="0039645A"/>
    <w:pPr>
      <w:spacing w:line="240" w:lineRule="auto"/>
    </w:pPr>
    <w:rPr>
      <w:sz w:val="20"/>
      <w:szCs w:val="20"/>
    </w:rPr>
  </w:style>
  <w:style w:type="character" w:customStyle="1" w:styleId="TextcomentariuCaracter">
    <w:name w:val="Text comentariu Caracter"/>
    <w:basedOn w:val="Fontdeparagrafimplicit"/>
    <w:link w:val="Textcomentariu"/>
    <w:uiPriority w:val="99"/>
    <w:rsid w:val="0039645A"/>
    <w:rPr>
      <w:sz w:val="20"/>
      <w:szCs w:val="20"/>
      <w:lang w:val="ro-RO"/>
    </w:rPr>
  </w:style>
  <w:style w:type="paragraph" w:styleId="SubiectComentariu">
    <w:name w:val="annotation subject"/>
    <w:basedOn w:val="Textcomentariu"/>
    <w:next w:val="Textcomentariu"/>
    <w:link w:val="SubiectComentariuCaracter"/>
    <w:uiPriority w:val="99"/>
    <w:semiHidden/>
    <w:unhideWhenUsed/>
    <w:rsid w:val="0039645A"/>
    <w:rPr>
      <w:b/>
      <w:bCs/>
    </w:rPr>
  </w:style>
  <w:style w:type="character" w:customStyle="1" w:styleId="SubiectComentariuCaracter">
    <w:name w:val="Subiect Comentariu Caracter"/>
    <w:basedOn w:val="TextcomentariuCaracter"/>
    <w:link w:val="SubiectComentariu"/>
    <w:uiPriority w:val="99"/>
    <w:semiHidden/>
    <w:rsid w:val="0039645A"/>
    <w:rPr>
      <w:b/>
      <w:bCs/>
      <w:sz w:val="20"/>
      <w:szCs w:val="20"/>
      <w:lang w:val="ro-RO"/>
    </w:rPr>
  </w:style>
  <w:style w:type="table" w:styleId="Tabelgril">
    <w:name w:val="Table Grid"/>
    <w:basedOn w:val="TabelNormal"/>
    <w:uiPriority w:val="39"/>
    <w:rsid w:val="00B23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et">
    <w:name w:val="header"/>
    <w:basedOn w:val="Normal"/>
    <w:link w:val="AntetCaracter"/>
    <w:uiPriority w:val="99"/>
    <w:unhideWhenUsed/>
    <w:rsid w:val="00CC236C"/>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CC236C"/>
    <w:rPr>
      <w:lang w:val="ro-RO"/>
    </w:rPr>
  </w:style>
  <w:style w:type="paragraph" w:styleId="Subsol">
    <w:name w:val="footer"/>
    <w:basedOn w:val="Normal"/>
    <w:link w:val="SubsolCaracter"/>
    <w:uiPriority w:val="99"/>
    <w:unhideWhenUsed/>
    <w:rsid w:val="00CC236C"/>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CC236C"/>
    <w:rPr>
      <w:lang w:val="ro-RO"/>
    </w:rPr>
  </w:style>
  <w:style w:type="character" w:customStyle="1" w:styleId="style101">
    <w:name w:val="style101"/>
    <w:rsid w:val="00CC236C"/>
    <w:rPr>
      <w:sz w:val="20"/>
      <w:szCs w:val="20"/>
    </w:rPr>
  </w:style>
  <w:style w:type="paragraph" w:styleId="Titlu">
    <w:name w:val="Title"/>
    <w:aliases w:val="Abstract"/>
    <w:basedOn w:val="Normal"/>
    <w:next w:val="Normal"/>
    <w:link w:val="TitluCaracter"/>
    <w:qFormat/>
    <w:rsid w:val="00CC236C"/>
    <w:pPr>
      <w:spacing w:after="0" w:line="276" w:lineRule="auto"/>
      <w:ind w:firstLine="720"/>
      <w:jc w:val="both"/>
    </w:pPr>
    <w:rPr>
      <w:rFonts w:ascii="Arial" w:eastAsia="Times New Roman" w:hAnsi="Arial" w:cs="Times New Roman"/>
      <w:noProof/>
      <w:sz w:val="24"/>
      <w:szCs w:val="24"/>
      <w:lang w:val="en-US" w:eastAsia="en-GB"/>
    </w:rPr>
  </w:style>
  <w:style w:type="character" w:customStyle="1" w:styleId="TitluCaracter">
    <w:name w:val="Titlu Caracter"/>
    <w:aliases w:val="Abstract Caracter"/>
    <w:basedOn w:val="Fontdeparagrafimplicit"/>
    <w:link w:val="Titlu"/>
    <w:rsid w:val="00CC236C"/>
    <w:rPr>
      <w:rFonts w:ascii="Arial" w:eastAsia="Times New Roman" w:hAnsi="Arial" w:cs="Times New Roman"/>
      <w:noProof/>
      <w:sz w:val="24"/>
      <w:szCs w:val="24"/>
      <w:lang w:val="en-US" w:eastAsia="en-GB"/>
    </w:rPr>
  </w:style>
  <w:style w:type="paragraph" w:styleId="Frspaiere">
    <w:name w:val="No Spacing"/>
    <w:uiPriority w:val="1"/>
    <w:qFormat/>
    <w:rsid w:val="00894C5E"/>
    <w:pPr>
      <w:spacing w:after="0" w:line="240" w:lineRule="auto"/>
    </w:pPr>
    <w:rPr>
      <w:lang w:val="ro-RO"/>
    </w:rPr>
  </w:style>
  <w:style w:type="character" w:styleId="MeniuneNerezolvat">
    <w:name w:val="Unresolved Mention"/>
    <w:basedOn w:val="Fontdeparagrafimplicit"/>
    <w:uiPriority w:val="99"/>
    <w:semiHidden/>
    <w:unhideWhenUsed/>
    <w:rsid w:val="00F304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749972">
      <w:bodyDiv w:val="1"/>
      <w:marLeft w:val="0"/>
      <w:marRight w:val="0"/>
      <w:marTop w:val="0"/>
      <w:marBottom w:val="0"/>
      <w:divBdr>
        <w:top w:val="none" w:sz="0" w:space="0" w:color="auto"/>
        <w:left w:val="none" w:sz="0" w:space="0" w:color="auto"/>
        <w:bottom w:val="none" w:sz="0" w:space="0" w:color="auto"/>
        <w:right w:val="none" w:sz="0" w:space="0" w:color="auto"/>
      </w:divBdr>
      <w:divsChild>
        <w:div w:id="504245356">
          <w:marLeft w:val="0"/>
          <w:marRight w:val="0"/>
          <w:marTop w:val="0"/>
          <w:marBottom w:val="0"/>
          <w:divBdr>
            <w:top w:val="none" w:sz="0" w:space="0" w:color="auto"/>
            <w:left w:val="none" w:sz="0" w:space="0" w:color="auto"/>
            <w:bottom w:val="none" w:sz="0" w:space="0" w:color="auto"/>
            <w:right w:val="none" w:sz="0" w:space="0" w:color="auto"/>
          </w:divBdr>
          <w:divsChild>
            <w:div w:id="13625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5219">
      <w:bodyDiv w:val="1"/>
      <w:marLeft w:val="0"/>
      <w:marRight w:val="0"/>
      <w:marTop w:val="0"/>
      <w:marBottom w:val="0"/>
      <w:divBdr>
        <w:top w:val="none" w:sz="0" w:space="0" w:color="auto"/>
        <w:left w:val="none" w:sz="0" w:space="0" w:color="auto"/>
        <w:bottom w:val="none" w:sz="0" w:space="0" w:color="auto"/>
        <w:right w:val="none" w:sz="0" w:space="0" w:color="auto"/>
      </w:divBdr>
    </w:div>
    <w:div w:id="1022122212">
      <w:bodyDiv w:val="1"/>
      <w:marLeft w:val="0"/>
      <w:marRight w:val="0"/>
      <w:marTop w:val="0"/>
      <w:marBottom w:val="0"/>
      <w:divBdr>
        <w:top w:val="none" w:sz="0" w:space="0" w:color="auto"/>
        <w:left w:val="none" w:sz="0" w:space="0" w:color="auto"/>
        <w:bottom w:val="none" w:sz="0" w:space="0" w:color="auto"/>
        <w:right w:val="none" w:sz="0" w:space="0" w:color="auto"/>
      </w:divBdr>
    </w:div>
    <w:div w:id="1612787112">
      <w:bodyDiv w:val="1"/>
      <w:marLeft w:val="0"/>
      <w:marRight w:val="0"/>
      <w:marTop w:val="0"/>
      <w:marBottom w:val="0"/>
      <w:divBdr>
        <w:top w:val="none" w:sz="0" w:space="0" w:color="auto"/>
        <w:left w:val="none" w:sz="0" w:space="0" w:color="auto"/>
        <w:bottom w:val="none" w:sz="0" w:space="0" w:color="auto"/>
        <w:right w:val="none" w:sz="0" w:space="0" w:color="auto"/>
      </w:divBdr>
    </w:div>
    <w:div w:id="1666131065">
      <w:bodyDiv w:val="1"/>
      <w:marLeft w:val="0"/>
      <w:marRight w:val="0"/>
      <w:marTop w:val="0"/>
      <w:marBottom w:val="0"/>
      <w:divBdr>
        <w:top w:val="none" w:sz="0" w:space="0" w:color="auto"/>
        <w:left w:val="none" w:sz="0" w:space="0" w:color="auto"/>
        <w:bottom w:val="none" w:sz="0" w:space="0" w:color="auto"/>
        <w:right w:val="none" w:sz="0" w:space="0" w:color="auto"/>
      </w:divBdr>
    </w:div>
    <w:div w:id="1713653071">
      <w:bodyDiv w:val="1"/>
      <w:marLeft w:val="0"/>
      <w:marRight w:val="0"/>
      <w:marTop w:val="0"/>
      <w:marBottom w:val="0"/>
      <w:divBdr>
        <w:top w:val="none" w:sz="0" w:space="0" w:color="auto"/>
        <w:left w:val="none" w:sz="0" w:space="0" w:color="auto"/>
        <w:bottom w:val="none" w:sz="0" w:space="0" w:color="auto"/>
        <w:right w:val="none" w:sz="0" w:space="0" w:color="auto"/>
      </w:divBdr>
    </w:div>
    <w:div w:id="1885368523">
      <w:bodyDiv w:val="1"/>
      <w:marLeft w:val="0"/>
      <w:marRight w:val="0"/>
      <w:marTop w:val="0"/>
      <w:marBottom w:val="0"/>
      <w:divBdr>
        <w:top w:val="none" w:sz="0" w:space="0" w:color="auto"/>
        <w:left w:val="none" w:sz="0" w:space="0" w:color="auto"/>
        <w:bottom w:val="none" w:sz="0" w:space="0" w:color="auto"/>
        <w:right w:val="none" w:sz="0" w:space="0" w:color="auto"/>
      </w:divBdr>
    </w:div>
    <w:div w:id="190166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A3C04-7D0F-4B22-A62B-9188B422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29</Pages>
  <Words>17870</Words>
  <Characters>101860</Characters>
  <Application>Microsoft Office Word</Application>
  <DocSecurity>0</DocSecurity>
  <Lines>848</Lines>
  <Paragraphs>238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Uicoabă</dc:creator>
  <cp:keywords/>
  <dc:description/>
  <cp:lastModifiedBy>Alexandru Uicoabă</cp:lastModifiedBy>
  <cp:revision>382</cp:revision>
  <cp:lastPrinted>2022-06-17T04:30:00Z</cp:lastPrinted>
  <dcterms:created xsi:type="dcterms:W3CDTF">2022-04-25T16:26:00Z</dcterms:created>
  <dcterms:modified xsi:type="dcterms:W3CDTF">2022-06-17T04:30:00Z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id="fQbgBXP5"/&gt;&lt;style id="http://www.zotero.org/styles/ieee" locale="en-GB" hasBibliography="1" bibliographyStyleHasBeenSet="1"/&gt;&lt;prefs&gt;&lt;pref name="fieldType" value="Field"/&gt;&lt;/prefs&gt;&lt;/data&gt;</vt:lpwstr>
  </property>
</Properties>
</file>