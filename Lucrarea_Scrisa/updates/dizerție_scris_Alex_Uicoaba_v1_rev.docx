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Universitatea „Politehnica” Timişoara</w:t>
      </w:r>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Facultatea de Electronică, Telecomunicaţii şi</w:t>
      </w:r>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Tehnologii Informaționale Timişoara</w:t>
      </w:r>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OCHeading"/>
          </w:pPr>
        </w:p>
        <w:p w14:paraId="6374F219" w14:textId="5B603513" w:rsidR="008A43DC" w:rsidRDefault="00996CA1">
          <w:pPr>
            <w:pStyle w:val="TOC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9297" w:history="1">
            <w:r w:rsidR="008A43DC" w:rsidRPr="002D55A1">
              <w:rPr>
                <w:rStyle w:val="Hyperlink"/>
                <w:rFonts w:ascii="Times New Roman" w:hAnsi="Times New Roman" w:cs="Times New Roman"/>
                <w:b/>
                <w:bCs/>
                <w:noProof/>
                <w:lang w:val="en-GB"/>
              </w:rPr>
              <w:t>Capitolul 1 – Introducere</w:t>
            </w:r>
            <w:r w:rsidR="008A43DC">
              <w:rPr>
                <w:noProof/>
                <w:webHidden/>
              </w:rPr>
              <w:tab/>
            </w:r>
            <w:r w:rsidR="008A43DC">
              <w:rPr>
                <w:noProof/>
                <w:webHidden/>
              </w:rPr>
              <w:fldChar w:fldCharType="begin"/>
            </w:r>
            <w:r w:rsidR="008A43DC">
              <w:rPr>
                <w:noProof/>
                <w:webHidden/>
              </w:rPr>
              <w:instrText xml:space="preserve"> PAGEREF _Toc106049297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18789761" w14:textId="47FBDB7B" w:rsidR="008A43DC" w:rsidRDefault="00DF4F96">
          <w:pPr>
            <w:pStyle w:val="TOC2"/>
            <w:tabs>
              <w:tab w:val="right" w:leader="dot" w:pos="9016"/>
            </w:tabs>
            <w:rPr>
              <w:rFonts w:eastAsiaTheme="minorEastAsia"/>
              <w:noProof/>
              <w:lang w:val="en-GB" w:eastAsia="en-GB"/>
            </w:rPr>
          </w:pPr>
          <w:hyperlink w:anchor="_Toc106049298" w:history="1">
            <w:r w:rsidR="008A43DC" w:rsidRPr="002D55A1">
              <w:rPr>
                <w:rStyle w:val="Hyperlink"/>
                <w:rFonts w:ascii="Times New Roman" w:hAnsi="Times New Roman" w:cs="Times New Roman"/>
                <w:b/>
                <w:bCs/>
                <w:noProof/>
                <w:lang w:val="en-GB"/>
              </w:rPr>
              <w:t>1.1 Motiva</w:t>
            </w:r>
            <w:r w:rsidR="008A43DC" w:rsidRPr="002D55A1">
              <w:rPr>
                <w:rStyle w:val="Hyperlink"/>
                <w:rFonts w:ascii="Times New Roman" w:hAnsi="Times New Roman" w:cs="Times New Roman"/>
                <w:b/>
                <w:bCs/>
                <w:noProof/>
              </w:rPr>
              <w:t>ție</w:t>
            </w:r>
            <w:r w:rsidR="008A43DC">
              <w:rPr>
                <w:noProof/>
                <w:webHidden/>
              </w:rPr>
              <w:tab/>
            </w:r>
            <w:r w:rsidR="008A43DC">
              <w:rPr>
                <w:noProof/>
                <w:webHidden/>
              </w:rPr>
              <w:fldChar w:fldCharType="begin"/>
            </w:r>
            <w:r w:rsidR="008A43DC">
              <w:rPr>
                <w:noProof/>
                <w:webHidden/>
              </w:rPr>
              <w:instrText xml:space="preserve"> PAGEREF _Toc106049298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65542619" w14:textId="52F3F131" w:rsidR="008A43DC" w:rsidRDefault="00DF4F96">
          <w:pPr>
            <w:pStyle w:val="TOC2"/>
            <w:tabs>
              <w:tab w:val="right" w:leader="dot" w:pos="9016"/>
            </w:tabs>
            <w:rPr>
              <w:rFonts w:eastAsiaTheme="minorEastAsia"/>
              <w:noProof/>
              <w:lang w:val="en-GB" w:eastAsia="en-GB"/>
            </w:rPr>
          </w:pPr>
          <w:hyperlink w:anchor="_Toc106049299" w:history="1">
            <w:r w:rsidR="008A43DC" w:rsidRPr="002D55A1">
              <w:rPr>
                <w:rStyle w:val="Hyperlink"/>
                <w:rFonts w:ascii="Times New Roman" w:hAnsi="Times New Roman" w:cs="Times New Roman"/>
                <w:b/>
                <w:bCs/>
                <w:noProof/>
                <w:lang w:val="en-GB"/>
              </w:rPr>
              <w:t>1.2 – Obiective</w:t>
            </w:r>
            <w:r w:rsidR="008A43DC">
              <w:rPr>
                <w:noProof/>
                <w:webHidden/>
              </w:rPr>
              <w:tab/>
            </w:r>
            <w:r w:rsidR="008A43DC">
              <w:rPr>
                <w:noProof/>
                <w:webHidden/>
              </w:rPr>
              <w:fldChar w:fldCharType="begin"/>
            </w:r>
            <w:r w:rsidR="008A43DC">
              <w:rPr>
                <w:noProof/>
                <w:webHidden/>
              </w:rPr>
              <w:instrText xml:space="preserve"> PAGEREF _Toc106049299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68468052" w14:textId="25349E19" w:rsidR="008A43DC" w:rsidRDefault="00DF4F96">
          <w:pPr>
            <w:pStyle w:val="TOC2"/>
            <w:tabs>
              <w:tab w:val="right" w:leader="dot" w:pos="9016"/>
            </w:tabs>
            <w:rPr>
              <w:rFonts w:eastAsiaTheme="minorEastAsia"/>
              <w:noProof/>
              <w:lang w:val="en-GB" w:eastAsia="en-GB"/>
            </w:rPr>
          </w:pPr>
          <w:hyperlink w:anchor="_Toc106049300" w:history="1">
            <w:r w:rsidR="008A43DC" w:rsidRPr="002D55A1">
              <w:rPr>
                <w:rStyle w:val="Hyperlink"/>
                <w:rFonts w:ascii="Times New Roman" w:hAnsi="Times New Roman" w:cs="Times New Roman"/>
                <w:b/>
                <w:bCs/>
                <w:noProof/>
                <w:lang w:val="en-GB"/>
              </w:rPr>
              <w:t>3.1 Sinteza lucrării</w:t>
            </w:r>
            <w:r w:rsidR="008A43DC">
              <w:rPr>
                <w:noProof/>
                <w:webHidden/>
              </w:rPr>
              <w:tab/>
            </w:r>
            <w:r w:rsidR="008A43DC">
              <w:rPr>
                <w:noProof/>
                <w:webHidden/>
              </w:rPr>
              <w:fldChar w:fldCharType="begin"/>
            </w:r>
            <w:r w:rsidR="008A43DC">
              <w:rPr>
                <w:noProof/>
                <w:webHidden/>
              </w:rPr>
              <w:instrText xml:space="preserve"> PAGEREF _Toc106049300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73B5B190" w14:textId="35F90367" w:rsidR="008A43DC" w:rsidRDefault="00DF4F96">
          <w:pPr>
            <w:pStyle w:val="TOC1"/>
            <w:tabs>
              <w:tab w:val="right" w:leader="dot" w:pos="9016"/>
            </w:tabs>
            <w:rPr>
              <w:rFonts w:eastAsiaTheme="minorEastAsia"/>
              <w:noProof/>
              <w:lang w:val="en-GB" w:eastAsia="en-GB"/>
            </w:rPr>
          </w:pPr>
          <w:hyperlink w:anchor="_Toc106049301" w:history="1">
            <w:r w:rsidR="008A43DC" w:rsidRPr="002D55A1">
              <w:rPr>
                <w:rStyle w:val="Hyperlink"/>
                <w:rFonts w:ascii="Times New Roman" w:hAnsi="Times New Roman" w:cs="Times New Roman"/>
                <w:b/>
                <w:bCs/>
                <w:noProof/>
                <w:lang w:val="en-GB"/>
              </w:rPr>
              <w:t>Capitolul 2:</w:t>
            </w:r>
            <w:r w:rsidR="008A43DC" w:rsidRPr="002D55A1">
              <w:rPr>
                <w:rStyle w:val="Hyperlink"/>
                <w:rFonts w:ascii="Times New Roman" w:hAnsi="Times New Roman" w:cs="Times New Roman"/>
                <w:b/>
                <w:bCs/>
                <w:noProof/>
              </w:rPr>
              <w:t xml:space="preserve"> Partea introductivă</w:t>
            </w:r>
            <w:r w:rsidR="008A43DC">
              <w:rPr>
                <w:noProof/>
                <w:webHidden/>
              </w:rPr>
              <w:tab/>
            </w:r>
            <w:r w:rsidR="008A43DC">
              <w:rPr>
                <w:noProof/>
                <w:webHidden/>
              </w:rPr>
              <w:fldChar w:fldCharType="begin"/>
            </w:r>
            <w:r w:rsidR="008A43DC">
              <w:rPr>
                <w:noProof/>
                <w:webHidden/>
              </w:rPr>
              <w:instrText xml:space="preserve"> PAGEREF _Toc106049301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1C69D11C" w14:textId="5E1A181B" w:rsidR="008A43DC" w:rsidRDefault="00DF4F96">
          <w:pPr>
            <w:pStyle w:val="TOC2"/>
            <w:tabs>
              <w:tab w:val="right" w:leader="dot" w:pos="9016"/>
            </w:tabs>
            <w:rPr>
              <w:rFonts w:eastAsiaTheme="minorEastAsia"/>
              <w:noProof/>
              <w:lang w:val="en-GB" w:eastAsia="en-GB"/>
            </w:rPr>
          </w:pPr>
          <w:hyperlink w:anchor="_Toc106049302" w:history="1">
            <w:r w:rsidR="008A43DC" w:rsidRPr="002D55A1">
              <w:rPr>
                <w:rStyle w:val="Hyperlink"/>
                <w:rFonts w:ascii="Times New Roman" w:hAnsi="Times New Roman" w:cs="Times New Roman"/>
                <w:b/>
                <w:bCs/>
                <w:noProof/>
                <w:lang w:val="en-GB"/>
              </w:rPr>
              <w:t>2.1 Agenți Sotfware</w:t>
            </w:r>
            <w:r w:rsidR="008A43DC">
              <w:rPr>
                <w:noProof/>
                <w:webHidden/>
              </w:rPr>
              <w:tab/>
            </w:r>
            <w:r w:rsidR="008A43DC">
              <w:rPr>
                <w:noProof/>
                <w:webHidden/>
              </w:rPr>
              <w:fldChar w:fldCharType="begin"/>
            </w:r>
            <w:r w:rsidR="008A43DC">
              <w:rPr>
                <w:noProof/>
                <w:webHidden/>
              </w:rPr>
              <w:instrText xml:space="preserve"> PAGEREF _Toc106049302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2287D2F3" w14:textId="43A1F53E" w:rsidR="008A43DC" w:rsidRDefault="00DF4F96">
          <w:pPr>
            <w:pStyle w:val="TOC2"/>
            <w:tabs>
              <w:tab w:val="right" w:leader="dot" w:pos="9016"/>
            </w:tabs>
            <w:rPr>
              <w:rFonts w:eastAsiaTheme="minorEastAsia"/>
              <w:noProof/>
              <w:lang w:val="en-GB" w:eastAsia="en-GB"/>
            </w:rPr>
          </w:pPr>
          <w:hyperlink w:anchor="_Toc106049303" w:history="1">
            <w:r w:rsidR="008A43DC" w:rsidRPr="002D55A1">
              <w:rPr>
                <w:rStyle w:val="Hyperlink"/>
                <w:rFonts w:ascii="Times New Roman" w:hAnsi="Times New Roman" w:cs="Times New Roman"/>
                <w:b/>
                <w:bCs/>
                <w:noProof/>
              </w:rPr>
              <w:t>2.2 Domenii de aplicabilitate</w:t>
            </w:r>
            <w:r w:rsidR="008A43DC">
              <w:rPr>
                <w:noProof/>
                <w:webHidden/>
              </w:rPr>
              <w:tab/>
            </w:r>
            <w:r w:rsidR="008A43DC">
              <w:rPr>
                <w:noProof/>
                <w:webHidden/>
              </w:rPr>
              <w:fldChar w:fldCharType="begin"/>
            </w:r>
            <w:r w:rsidR="008A43DC">
              <w:rPr>
                <w:noProof/>
                <w:webHidden/>
              </w:rPr>
              <w:instrText xml:space="preserve"> PAGEREF _Toc106049303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4FB47B75" w14:textId="5DFBF196" w:rsidR="008A43DC" w:rsidRDefault="00DF4F96">
          <w:pPr>
            <w:pStyle w:val="TOC2"/>
            <w:tabs>
              <w:tab w:val="right" w:leader="dot" w:pos="9016"/>
            </w:tabs>
            <w:rPr>
              <w:rFonts w:eastAsiaTheme="minorEastAsia"/>
              <w:noProof/>
              <w:lang w:val="en-GB" w:eastAsia="en-GB"/>
            </w:rPr>
          </w:pPr>
          <w:hyperlink w:anchor="_Toc106049304" w:history="1">
            <w:r w:rsidR="008A43DC" w:rsidRPr="002D55A1">
              <w:rPr>
                <w:rStyle w:val="Hyperlink"/>
                <w:rFonts w:ascii="Times New Roman" w:hAnsi="Times New Roman" w:cs="Times New Roman"/>
                <w:b/>
                <w:bCs/>
                <w:noProof/>
              </w:rPr>
              <w:t>2.3 Soluții software</w:t>
            </w:r>
            <w:r w:rsidR="008A43DC">
              <w:rPr>
                <w:noProof/>
                <w:webHidden/>
              </w:rPr>
              <w:tab/>
            </w:r>
            <w:r w:rsidR="008A43DC">
              <w:rPr>
                <w:noProof/>
                <w:webHidden/>
              </w:rPr>
              <w:fldChar w:fldCharType="begin"/>
            </w:r>
            <w:r w:rsidR="008A43DC">
              <w:rPr>
                <w:noProof/>
                <w:webHidden/>
              </w:rPr>
              <w:instrText xml:space="preserve"> PAGEREF _Toc106049304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59F126C5" w14:textId="516F5BEC" w:rsidR="008A43DC" w:rsidRDefault="00DF4F96">
          <w:pPr>
            <w:pStyle w:val="TOC1"/>
            <w:tabs>
              <w:tab w:val="right" w:leader="dot" w:pos="9016"/>
            </w:tabs>
            <w:rPr>
              <w:rFonts w:eastAsiaTheme="minorEastAsia"/>
              <w:noProof/>
              <w:lang w:val="en-GB" w:eastAsia="en-GB"/>
            </w:rPr>
          </w:pPr>
          <w:hyperlink w:anchor="_Toc106049305" w:history="1">
            <w:r w:rsidR="008A43DC" w:rsidRPr="002D55A1">
              <w:rPr>
                <w:rStyle w:val="Hyperlink"/>
                <w:rFonts w:ascii="Times New Roman" w:hAnsi="Times New Roman" w:cs="Times New Roman"/>
                <w:b/>
                <w:bCs/>
                <w:noProof/>
                <w:lang w:val="en-GB"/>
              </w:rPr>
              <w:t>Capitolul 3:  Învățare automat</w:t>
            </w:r>
            <w:r w:rsidR="008A43DC" w:rsidRPr="002D55A1">
              <w:rPr>
                <w:rStyle w:val="Hyperlink"/>
                <w:rFonts w:ascii="Times New Roman" w:hAnsi="Times New Roman" w:cs="Times New Roman"/>
                <w:b/>
                <w:bCs/>
                <w:noProof/>
              </w:rPr>
              <w:t>ă</w:t>
            </w:r>
            <w:r w:rsidR="008A43DC">
              <w:rPr>
                <w:noProof/>
                <w:webHidden/>
              </w:rPr>
              <w:tab/>
            </w:r>
            <w:r w:rsidR="008A43DC">
              <w:rPr>
                <w:noProof/>
                <w:webHidden/>
              </w:rPr>
              <w:fldChar w:fldCharType="begin"/>
            </w:r>
            <w:r w:rsidR="008A43DC">
              <w:rPr>
                <w:noProof/>
                <w:webHidden/>
              </w:rPr>
              <w:instrText xml:space="preserve"> PAGEREF _Toc106049305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136949A8" w14:textId="4D0ABC75" w:rsidR="008A43DC" w:rsidRDefault="00DF4F96">
          <w:pPr>
            <w:pStyle w:val="TOC2"/>
            <w:tabs>
              <w:tab w:val="right" w:leader="dot" w:pos="9016"/>
            </w:tabs>
            <w:rPr>
              <w:rFonts w:eastAsiaTheme="minorEastAsia"/>
              <w:noProof/>
              <w:lang w:val="en-GB" w:eastAsia="en-GB"/>
            </w:rPr>
          </w:pPr>
          <w:hyperlink w:anchor="_Toc106049306" w:history="1">
            <w:r w:rsidR="008A43DC" w:rsidRPr="002D55A1">
              <w:rPr>
                <w:rStyle w:val="Hyperlink"/>
                <w:rFonts w:ascii="Times New Roman" w:hAnsi="Times New Roman" w:cs="Times New Roman"/>
                <w:b/>
                <w:bCs/>
                <w:noProof/>
                <w:lang w:val="en-GB"/>
              </w:rPr>
              <w:t>3.1 Machine Learning</w:t>
            </w:r>
            <w:r w:rsidR="008A43DC">
              <w:rPr>
                <w:noProof/>
                <w:webHidden/>
              </w:rPr>
              <w:tab/>
            </w:r>
            <w:r w:rsidR="008A43DC">
              <w:rPr>
                <w:noProof/>
                <w:webHidden/>
              </w:rPr>
              <w:fldChar w:fldCharType="begin"/>
            </w:r>
            <w:r w:rsidR="008A43DC">
              <w:rPr>
                <w:noProof/>
                <w:webHidden/>
              </w:rPr>
              <w:instrText xml:space="preserve"> PAGEREF _Toc106049306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493B6FB2" w14:textId="754ED86F" w:rsidR="008A43DC" w:rsidRDefault="00DF4F96">
          <w:pPr>
            <w:pStyle w:val="TOC3"/>
            <w:tabs>
              <w:tab w:val="right" w:leader="dot" w:pos="9016"/>
            </w:tabs>
            <w:rPr>
              <w:rFonts w:eastAsiaTheme="minorEastAsia"/>
              <w:noProof/>
              <w:lang w:val="en-GB" w:eastAsia="en-GB"/>
            </w:rPr>
          </w:pPr>
          <w:hyperlink w:anchor="_Toc106049307" w:history="1">
            <w:r w:rsidR="008A43DC" w:rsidRPr="002D55A1">
              <w:rPr>
                <w:rStyle w:val="Hyperlink"/>
                <w:rFonts w:ascii="Times New Roman" w:hAnsi="Times New Roman" w:cs="Times New Roman"/>
                <w:b/>
                <w:bCs/>
                <w:noProof/>
                <w:lang w:val="en-GB"/>
              </w:rPr>
              <w:t>3.2.1 Unsupervised ML</w:t>
            </w:r>
            <w:r w:rsidR="008A43DC">
              <w:rPr>
                <w:noProof/>
                <w:webHidden/>
              </w:rPr>
              <w:tab/>
            </w:r>
            <w:r w:rsidR="008A43DC">
              <w:rPr>
                <w:noProof/>
                <w:webHidden/>
              </w:rPr>
              <w:fldChar w:fldCharType="begin"/>
            </w:r>
            <w:r w:rsidR="008A43DC">
              <w:rPr>
                <w:noProof/>
                <w:webHidden/>
              </w:rPr>
              <w:instrText xml:space="preserve"> PAGEREF _Toc106049307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838EC50" w14:textId="2ED5B76B" w:rsidR="008A43DC" w:rsidRDefault="00DF4F96">
          <w:pPr>
            <w:pStyle w:val="TOC3"/>
            <w:tabs>
              <w:tab w:val="right" w:leader="dot" w:pos="9016"/>
            </w:tabs>
            <w:rPr>
              <w:rFonts w:eastAsiaTheme="minorEastAsia"/>
              <w:noProof/>
              <w:lang w:val="en-GB" w:eastAsia="en-GB"/>
            </w:rPr>
          </w:pPr>
          <w:hyperlink w:anchor="_Toc106049308" w:history="1">
            <w:r w:rsidR="008A43DC" w:rsidRPr="002D55A1">
              <w:rPr>
                <w:rStyle w:val="Hyperlink"/>
                <w:rFonts w:ascii="Times New Roman" w:hAnsi="Times New Roman" w:cs="Times New Roman"/>
                <w:b/>
                <w:bCs/>
                <w:noProof/>
                <w:lang w:val="en-GB"/>
              </w:rPr>
              <w:t>3.2.2. Supervised ML</w:t>
            </w:r>
            <w:r w:rsidR="008A43DC">
              <w:rPr>
                <w:noProof/>
                <w:webHidden/>
              </w:rPr>
              <w:tab/>
            </w:r>
            <w:r w:rsidR="008A43DC">
              <w:rPr>
                <w:noProof/>
                <w:webHidden/>
              </w:rPr>
              <w:fldChar w:fldCharType="begin"/>
            </w:r>
            <w:r w:rsidR="008A43DC">
              <w:rPr>
                <w:noProof/>
                <w:webHidden/>
              </w:rPr>
              <w:instrText xml:space="preserve"> PAGEREF _Toc106049308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ACE7B14" w14:textId="0E036F00" w:rsidR="008A43DC" w:rsidRDefault="00DF4F96">
          <w:pPr>
            <w:pStyle w:val="TOC3"/>
            <w:tabs>
              <w:tab w:val="right" w:leader="dot" w:pos="9016"/>
            </w:tabs>
            <w:rPr>
              <w:rFonts w:eastAsiaTheme="minorEastAsia"/>
              <w:noProof/>
              <w:lang w:val="en-GB" w:eastAsia="en-GB"/>
            </w:rPr>
          </w:pPr>
          <w:hyperlink w:anchor="_Toc106049309" w:history="1">
            <w:r w:rsidR="008A43DC" w:rsidRPr="002D55A1">
              <w:rPr>
                <w:rStyle w:val="Hyperlink"/>
                <w:rFonts w:ascii="Times New Roman" w:hAnsi="Times New Roman" w:cs="Times New Roman"/>
                <w:b/>
                <w:bCs/>
                <w:noProof/>
                <w:lang w:val="en-GB"/>
              </w:rPr>
              <w:t>3.2.3 Reinforcement Learning</w:t>
            </w:r>
            <w:r w:rsidR="008A43DC">
              <w:rPr>
                <w:noProof/>
                <w:webHidden/>
              </w:rPr>
              <w:tab/>
            </w:r>
            <w:r w:rsidR="008A43DC">
              <w:rPr>
                <w:noProof/>
                <w:webHidden/>
              </w:rPr>
              <w:fldChar w:fldCharType="begin"/>
            </w:r>
            <w:r w:rsidR="008A43DC">
              <w:rPr>
                <w:noProof/>
                <w:webHidden/>
              </w:rPr>
              <w:instrText xml:space="preserve"> PAGEREF _Toc106049309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2E5462B8" w14:textId="5C0D0887" w:rsidR="008A43DC" w:rsidRDefault="00DF4F96">
          <w:pPr>
            <w:pStyle w:val="TOC3"/>
            <w:tabs>
              <w:tab w:val="right" w:leader="dot" w:pos="9016"/>
            </w:tabs>
            <w:rPr>
              <w:rFonts w:eastAsiaTheme="minorEastAsia"/>
              <w:noProof/>
              <w:lang w:val="en-GB" w:eastAsia="en-GB"/>
            </w:rPr>
          </w:pPr>
          <w:hyperlink w:anchor="_Toc106049310" w:history="1">
            <w:r w:rsidR="008A43DC" w:rsidRPr="002D55A1">
              <w:rPr>
                <w:rStyle w:val="Hyperlink"/>
                <w:rFonts w:ascii="Times New Roman" w:hAnsi="Times New Roman" w:cs="Times New Roman"/>
                <w:b/>
                <w:bCs/>
                <w:noProof/>
              </w:rPr>
              <w:t>3.3 Platforme software</w:t>
            </w:r>
            <w:r w:rsidR="008A43DC">
              <w:rPr>
                <w:noProof/>
                <w:webHidden/>
              </w:rPr>
              <w:tab/>
            </w:r>
            <w:r w:rsidR="008A43DC">
              <w:rPr>
                <w:noProof/>
                <w:webHidden/>
              </w:rPr>
              <w:fldChar w:fldCharType="begin"/>
            </w:r>
            <w:r w:rsidR="008A43DC">
              <w:rPr>
                <w:noProof/>
                <w:webHidden/>
              </w:rPr>
              <w:instrText xml:space="preserve"> PAGEREF _Toc106049310 \h </w:instrText>
            </w:r>
            <w:r w:rsidR="008A43DC">
              <w:rPr>
                <w:noProof/>
                <w:webHidden/>
              </w:rPr>
            </w:r>
            <w:r w:rsidR="008A43DC">
              <w:rPr>
                <w:noProof/>
                <w:webHidden/>
              </w:rPr>
              <w:fldChar w:fldCharType="separate"/>
            </w:r>
            <w:r w:rsidR="008A43DC">
              <w:rPr>
                <w:noProof/>
                <w:webHidden/>
              </w:rPr>
              <w:t>12</w:t>
            </w:r>
            <w:r w:rsidR="008A43DC">
              <w:rPr>
                <w:noProof/>
                <w:webHidden/>
              </w:rPr>
              <w:fldChar w:fldCharType="end"/>
            </w:r>
          </w:hyperlink>
        </w:p>
        <w:p w14:paraId="765BE603" w14:textId="5818CE45" w:rsidR="008A43DC" w:rsidRDefault="00DF4F96">
          <w:pPr>
            <w:pStyle w:val="TOC1"/>
            <w:tabs>
              <w:tab w:val="right" w:leader="dot" w:pos="9016"/>
            </w:tabs>
            <w:rPr>
              <w:rFonts w:eastAsiaTheme="minorEastAsia"/>
              <w:noProof/>
              <w:lang w:val="en-GB" w:eastAsia="en-GB"/>
            </w:rPr>
          </w:pPr>
          <w:hyperlink w:anchor="_Toc106049311" w:history="1">
            <w:r w:rsidR="008A43DC" w:rsidRPr="002D55A1">
              <w:rPr>
                <w:rStyle w:val="Hyperlink"/>
                <w:rFonts w:ascii="Times New Roman" w:hAnsi="Times New Roman" w:cs="Times New Roman"/>
                <w:b/>
                <w:bCs/>
                <w:noProof/>
                <w:lang w:val="en-GB"/>
              </w:rPr>
              <w:t>Capitolul 4:  Proiectarea experimentului</w:t>
            </w:r>
            <w:r w:rsidR="008A43DC">
              <w:rPr>
                <w:noProof/>
                <w:webHidden/>
              </w:rPr>
              <w:tab/>
            </w:r>
            <w:r w:rsidR="008A43DC">
              <w:rPr>
                <w:noProof/>
                <w:webHidden/>
              </w:rPr>
              <w:fldChar w:fldCharType="begin"/>
            </w:r>
            <w:r w:rsidR="008A43DC">
              <w:rPr>
                <w:noProof/>
                <w:webHidden/>
              </w:rPr>
              <w:instrText xml:space="preserve"> PAGEREF _Toc106049311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3E93F1A2" w14:textId="73DA19FC" w:rsidR="008A43DC" w:rsidRDefault="00DF4F96">
          <w:pPr>
            <w:pStyle w:val="TOC2"/>
            <w:tabs>
              <w:tab w:val="right" w:leader="dot" w:pos="9016"/>
            </w:tabs>
            <w:rPr>
              <w:rFonts w:eastAsiaTheme="minorEastAsia"/>
              <w:noProof/>
              <w:lang w:val="en-GB" w:eastAsia="en-GB"/>
            </w:rPr>
          </w:pPr>
          <w:hyperlink w:anchor="_Toc106049312" w:history="1">
            <w:r w:rsidR="008A43DC" w:rsidRPr="002D55A1">
              <w:rPr>
                <w:rStyle w:val="Hyperlink"/>
                <w:rFonts w:ascii="Times New Roman" w:hAnsi="Times New Roman" w:cs="Times New Roman"/>
                <w:b/>
                <w:bCs/>
                <w:noProof/>
                <w:lang w:val="en-GB"/>
              </w:rPr>
              <w:t>4.1 Obiectivele experimentului</w:t>
            </w:r>
            <w:r w:rsidR="008A43DC">
              <w:rPr>
                <w:noProof/>
                <w:webHidden/>
              </w:rPr>
              <w:tab/>
            </w:r>
            <w:r w:rsidR="008A43DC">
              <w:rPr>
                <w:noProof/>
                <w:webHidden/>
              </w:rPr>
              <w:fldChar w:fldCharType="begin"/>
            </w:r>
            <w:r w:rsidR="008A43DC">
              <w:rPr>
                <w:noProof/>
                <w:webHidden/>
              </w:rPr>
              <w:instrText xml:space="preserve"> PAGEREF _Toc106049312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4CA9A719" w14:textId="3B208E9A" w:rsidR="008A43DC" w:rsidRDefault="00DF4F96">
          <w:pPr>
            <w:pStyle w:val="TOC2"/>
            <w:tabs>
              <w:tab w:val="right" w:leader="dot" w:pos="9016"/>
            </w:tabs>
            <w:rPr>
              <w:rFonts w:eastAsiaTheme="minorEastAsia"/>
              <w:noProof/>
              <w:lang w:val="en-GB" w:eastAsia="en-GB"/>
            </w:rPr>
          </w:pPr>
          <w:hyperlink w:anchor="_Toc106049313" w:history="1">
            <w:r w:rsidR="008A43DC" w:rsidRPr="002D55A1">
              <w:rPr>
                <w:rStyle w:val="Hyperlink"/>
                <w:rFonts w:ascii="Times New Roman" w:hAnsi="Times New Roman" w:cs="Times New Roman"/>
                <w:b/>
                <w:bCs/>
                <w:noProof/>
                <w:lang w:val="en-GB"/>
              </w:rPr>
              <w:t>4.2 Arhitectura experimentului</w:t>
            </w:r>
            <w:r w:rsidR="008A43DC">
              <w:rPr>
                <w:noProof/>
                <w:webHidden/>
              </w:rPr>
              <w:tab/>
            </w:r>
            <w:r w:rsidR="008A43DC">
              <w:rPr>
                <w:noProof/>
                <w:webHidden/>
              </w:rPr>
              <w:fldChar w:fldCharType="begin"/>
            </w:r>
            <w:r w:rsidR="008A43DC">
              <w:rPr>
                <w:noProof/>
                <w:webHidden/>
              </w:rPr>
              <w:instrText xml:space="preserve"> PAGEREF _Toc106049313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237C3C5B" w14:textId="095947D0" w:rsidR="008A43DC" w:rsidRDefault="00DF4F96">
          <w:pPr>
            <w:pStyle w:val="TOC3"/>
            <w:tabs>
              <w:tab w:val="right" w:leader="dot" w:pos="9016"/>
            </w:tabs>
            <w:rPr>
              <w:rFonts w:eastAsiaTheme="minorEastAsia"/>
              <w:noProof/>
              <w:lang w:val="en-GB" w:eastAsia="en-GB"/>
            </w:rPr>
          </w:pPr>
          <w:hyperlink w:anchor="_Toc106049314" w:history="1">
            <w:r w:rsidR="008A43DC" w:rsidRPr="002D55A1">
              <w:rPr>
                <w:rStyle w:val="Hyperlink"/>
                <w:rFonts w:ascii="Times New Roman" w:hAnsi="Times New Roman" w:cs="Times New Roman"/>
                <w:b/>
                <w:bCs/>
                <w:noProof/>
                <w:lang w:val="en-GB"/>
              </w:rPr>
              <w:t>4.2.1 Circuitul din Unity</w:t>
            </w:r>
            <w:r w:rsidR="008A43DC">
              <w:rPr>
                <w:noProof/>
                <w:webHidden/>
              </w:rPr>
              <w:tab/>
            </w:r>
            <w:r w:rsidR="008A43DC">
              <w:rPr>
                <w:noProof/>
                <w:webHidden/>
              </w:rPr>
              <w:fldChar w:fldCharType="begin"/>
            </w:r>
            <w:r w:rsidR="008A43DC">
              <w:rPr>
                <w:noProof/>
                <w:webHidden/>
              </w:rPr>
              <w:instrText xml:space="preserve"> PAGEREF _Toc106049314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70243377" w14:textId="0E659C86" w:rsidR="008A43DC" w:rsidRDefault="00DF4F96">
          <w:pPr>
            <w:pStyle w:val="TOC3"/>
            <w:tabs>
              <w:tab w:val="right" w:leader="dot" w:pos="9016"/>
            </w:tabs>
            <w:rPr>
              <w:rFonts w:eastAsiaTheme="minorEastAsia"/>
              <w:noProof/>
              <w:lang w:val="en-GB" w:eastAsia="en-GB"/>
            </w:rPr>
          </w:pPr>
          <w:hyperlink w:anchor="_Toc106049315" w:history="1">
            <w:r w:rsidR="008A43DC" w:rsidRPr="002D55A1">
              <w:rPr>
                <w:rStyle w:val="Hyperlink"/>
                <w:rFonts w:ascii="Times New Roman" w:hAnsi="Times New Roman" w:cs="Times New Roman"/>
                <w:b/>
                <w:bCs/>
                <w:noProof/>
                <w:lang w:val="en-GB"/>
              </w:rPr>
              <w:t>4.2.2 Colectarea datelor în C#</w:t>
            </w:r>
            <w:r w:rsidR="008A43DC">
              <w:rPr>
                <w:noProof/>
                <w:webHidden/>
              </w:rPr>
              <w:tab/>
            </w:r>
            <w:r w:rsidR="008A43DC">
              <w:rPr>
                <w:noProof/>
                <w:webHidden/>
              </w:rPr>
              <w:fldChar w:fldCharType="begin"/>
            </w:r>
            <w:r w:rsidR="008A43DC">
              <w:rPr>
                <w:noProof/>
                <w:webHidden/>
              </w:rPr>
              <w:instrText xml:space="preserve"> PAGEREF _Toc106049315 \h </w:instrText>
            </w:r>
            <w:r w:rsidR="008A43DC">
              <w:rPr>
                <w:noProof/>
                <w:webHidden/>
              </w:rPr>
            </w:r>
            <w:r w:rsidR="008A43DC">
              <w:rPr>
                <w:noProof/>
                <w:webHidden/>
              </w:rPr>
              <w:fldChar w:fldCharType="separate"/>
            </w:r>
            <w:r w:rsidR="008A43DC">
              <w:rPr>
                <w:noProof/>
                <w:webHidden/>
              </w:rPr>
              <w:t>16</w:t>
            </w:r>
            <w:r w:rsidR="008A43DC">
              <w:rPr>
                <w:noProof/>
                <w:webHidden/>
              </w:rPr>
              <w:fldChar w:fldCharType="end"/>
            </w:r>
          </w:hyperlink>
        </w:p>
        <w:p w14:paraId="37D75637" w14:textId="191B9500" w:rsidR="008A43DC" w:rsidRDefault="00DF4F96">
          <w:pPr>
            <w:pStyle w:val="TOC3"/>
            <w:tabs>
              <w:tab w:val="right" w:leader="dot" w:pos="9016"/>
            </w:tabs>
            <w:rPr>
              <w:rFonts w:eastAsiaTheme="minorEastAsia"/>
              <w:noProof/>
              <w:lang w:val="en-GB" w:eastAsia="en-GB"/>
            </w:rPr>
          </w:pPr>
          <w:hyperlink w:anchor="_Toc106049316" w:history="1">
            <w:r w:rsidR="008A43DC" w:rsidRPr="002D55A1">
              <w:rPr>
                <w:rStyle w:val="Hyperlink"/>
                <w:rFonts w:ascii="Times New Roman" w:hAnsi="Times New Roman" w:cs="Times New Roman"/>
                <w:b/>
                <w:bCs/>
                <w:noProof/>
                <w:lang w:val="en-GB"/>
              </w:rPr>
              <w:t>4.2.3 Scriptul în Python – Flask API</w:t>
            </w:r>
            <w:r w:rsidR="008A43DC">
              <w:rPr>
                <w:noProof/>
                <w:webHidden/>
              </w:rPr>
              <w:tab/>
            </w:r>
            <w:r w:rsidR="008A43DC">
              <w:rPr>
                <w:noProof/>
                <w:webHidden/>
              </w:rPr>
              <w:fldChar w:fldCharType="begin"/>
            </w:r>
            <w:r w:rsidR="008A43DC">
              <w:rPr>
                <w:noProof/>
                <w:webHidden/>
              </w:rPr>
              <w:instrText xml:space="preserve"> PAGEREF _Toc106049316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5B134ABB" w14:textId="2D0C3988" w:rsidR="008A43DC" w:rsidRDefault="00DF4F96">
          <w:pPr>
            <w:pStyle w:val="TOC3"/>
            <w:tabs>
              <w:tab w:val="right" w:leader="dot" w:pos="9016"/>
            </w:tabs>
            <w:rPr>
              <w:rFonts w:eastAsiaTheme="minorEastAsia"/>
              <w:noProof/>
              <w:lang w:val="en-GB" w:eastAsia="en-GB"/>
            </w:rPr>
          </w:pPr>
          <w:hyperlink w:anchor="_Toc106049317" w:history="1">
            <w:r w:rsidR="008A43DC" w:rsidRPr="002D55A1">
              <w:rPr>
                <w:rStyle w:val="Hyperlink"/>
                <w:rFonts w:ascii="Times New Roman" w:hAnsi="Times New Roman" w:cs="Times New Roman"/>
                <w:b/>
                <w:bCs/>
                <w:noProof/>
                <w:lang w:val="en-GB"/>
              </w:rPr>
              <w:t>4.2.4 Sistemele de decizie implementate</w:t>
            </w:r>
            <w:r w:rsidR="008A43DC">
              <w:rPr>
                <w:noProof/>
                <w:webHidden/>
              </w:rPr>
              <w:tab/>
            </w:r>
            <w:r w:rsidR="008A43DC">
              <w:rPr>
                <w:noProof/>
                <w:webHidden/>
              </w:rPr>
              <w:fldChar w:fldCharType="begin"/>
            </w:r>
            <w:r w:rsidR="008A43DC">
              <w:rPr>
                <w:noProof/>
                <w:webHidden/>
              </w:rPr>
              <w:instrText xml:space="preserve"> PAGEREF _Toc106049317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0E26BE1B" w14:textId="18B76433" w:rsidR="008A43DC" w:rsidRDefault="00DF4F96">
          <w:pPr>
            <w:pStyle w:val="TOC4"/>
            <w:tabs>
              <w:tab w:val="right" w:leader="dot" w:pos="9016"/>
            </w:tabs>
            <w:rPr>
              <w:rFonts w:eastAsiaTheme="minorEastAsia"/>
              <w:noProof/>
              <w:lang w:val="en-GB" w:eastAsia="en-GB"/>
            </w:rPr>
          </w:pPr>
          <w:hyperlink w:anchor="_Toc106049318" w:history="1">
            <w:r w:rsidR="008A43DC" w:rsidRPr="002D55A1">
              <w:rPr>
                <w:rStyle w:val="Hyperlink"/>
                <w:rFonts w:ascii="Times New Roman" w:hAnsi="Times New Roman" w:cs="Times New Roman"/>
                <w:b/>
                <w:bCs/>
                <w:noProof/>
                <w:lang w:val="en-GB"/>
              </w:rPr>
              <w:t>4.2.4.1 Algoritmi supravegheați</w:t>
            </w:r>
            <w:r w:rsidR="008A43DC">
              <w:rPr>
                <w:noProof/>
                <w:webHidden/>
              </w:rPr>
              <w:tab/>
            </w:r>
            <w:r w:rsidR="008A43DC">
              <w:rPr>
                <w:noProof/>
                <w:webHidden/>
              </w:rPr>
              <w:fldChar w:fldCharType="begin"/>
            </w:r>
            <w:r w:rsidR="008A43DC">
              <w:rPr>
                <w:noProof/>
                <w:webHidden/>
              </w:rPr>
              <w:instrText xml:space="preserve"> PAGEREF _Toc106049318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7F57C0EF" w14:textId="5B38F540" w:rsidR="008A43DC" w:rsidRDefault="00DF4F96">
          <w:pPr>
            <w:pStyle w:val="TOC4"/>
            <w:tabs>
              <w:tab w:val="right" w:leader="dot" w:pos="9016"/>
            </w:tabs>
            <w:rPr>
              <w:rFonts w:eastAsiaTheme="minorEastAsia"/>
              <w:noProof/>
              <w:lang w:val="en-GB" w:eastAsia="en-GB"/>
            </w:rPr>
          </w:pPr>
          <w:hyperlink w:anchor="_Toc106049319" w:history="1">
            <w:r w:rsidR="008A43DC" w:rsidRPr="002D55A1">
              <w:rPr>
                <w:rStyle w:val="Hyperlink"/>
                <w:rFonts w:ascii="Times New Roman" w:hAnsi="Times New Roman" w:cs="Times New Roman"/>
                <w:b/>
                <w:bCs/>
                <w:noProof/>
                <w:lang w:val="en-GB"/>
              </w:rPr>
              <w:t>4.2.4.2 Reinforcement Learning</w:t>
            </w:r>
            <w:r w:rsidR="008A43DC">
              <w:rPr>
                <w:noProof/>
                <w:webHidden/>
              </w:rPr>
              <w:tab/>
            </w:r>
            <w:r w:rsidR="008A43DC">
              <w:rPr>
                <w:noProof/>
                <w:webHidden/>
              </w:rPr>
              <w:fldChar w:fldCharType="begin"/>
            </w:r>
            <w:r w:rsidR="008A43DC">
              <w:rPr>
                <w:noProof/>
                <w:webHidden/>
              </w:rPr>
              <w:instrText xml:space="preserve"> PAGEREF _Toc106049319 \h </w:instrText>
            </w:r>
            <w:r w:rsidR="008A43DC">
              <w:rPr>
                <w:noProof/>
                <w:webHidden/>
              </w:rPr>
            </w:r>
            <w:r w:rsidR="008A43DC">
              <w:rPr>
                <w:noProof/>
                <w:webHidden/>
              </w:rPr>
              <w:fldChar w:fldCharType="separate"/>
            </w:r>
            <w:r w:rsidR="008A43DC">
              <w:rPr>
                <w:noProof/>
                <w:webHidden/>
              </w:rPr>
              <w:t>19</w:t>
            </w:r>
            <w:r w:rsidR="008A43DC">
              <w:rPr>
                <w:noProof/>
                <w:webHidden/>
              </w:rPr>
              <w:fldChar w:fldCharType="end"/>
            </w:r>
          </w:hyperlink>
        </w:p>
        <w:p w14:paraId="64919AB1" w14:textId="05504A8B" w:rsidR="008A43DC" w:rsidRDefault="00DF4F96">
          <w:pPr>
            <w:pStyle w:val="TOC3"/>
            <w:tabs>
              <w:tab w:val="right" w:leader="dot" w:pos="9016"/>
            </w:tabs>
            <w:rPr>
              <w:rFonts w:eastAsiaTheme="minorEastAsia"/>
              <w:noProof/>
              <w:lang w:val="en-GB" w:eastAsia="en-GB"/>
            </w:rPr>
          </w:pPr>
          <w:hyperlink w:anchor="_Toc106049320" w:history="1">
            <w:r w:rsidR="008A43DC" w:rsidRPr="002D55A1">
              <w:rPr>
                <w:rStyle w:val="Hyperlink"/>
                <w:rFonts w:ascii="Times New Roman" w:hAnsi="Times New Roman" w:cs="Times New Roman"/>
                <w:b/>
                <w:bCs/>
                <w:noProof/>
                <w:lang w:val="en-GB"/>
              </w:rPr>
              <w:t>4.2.6 Automatizarea mediului</w:t>
            </w:r>
            <w:r w:rsidR="008A43DC">
              <w:rPr>
                <w:noProof/>
                <w:webHidden/>
              </w:rPr>
              <w:tab/>
            </w:r>
            <w:r w:rsidR="008A43DC">
              <w:rPr>
                <w:noProof/>
                <w:webHidden/>
              </w:rPr>
              <w:fldChar w:fldCharType="begin"/>
            </w:r>
            <w:r w:rsidR="008A43DC">
              <w:rPr>
                <w:noProof/>
                <w:webHidden/>
              </w:rPr>
              <w:instrText xml:space="preserve"> PAGEREF _Toc106049320 \h </w:instrText>
            </w:r>
            <w:r w:rsidR="008A43DC">
              <w:rPr>
                <w:noProof/>
                <w:webHidden/>
              </w:rPr>
            </w:r>
            <w:r w:rsidR="008A43DC">
              <w:rPr>
                <w:noProof/>
                <w:webHidden/>
              </w:rPr>
              <w:fldChar w:fldCharType="separate"/>
            </w:r>
            <w:r w:rsidR="008A43DC">
              <w:rPr>
                <w:noProof/>
                <w:webHidden/>
              </w:rPr>
              <w:t>20</w:t>
            </w:r>
            <w:r w:rsidR="008A43DC">
              <w:rPr>
                <w:noProof/>
                <w:webHidden/>
              </w:rPr>
              <w:fldChar w:fldCharType="end"/>
            </w:r>
          </w:hyperlink>
        </w:p>
        <w:p w14:paraId="40E85A88" w14:textId="40B4635A" w:rsidR="008A43DC" w:rsidRDefault="00DF4F96">
          <w:pPr>
            <w:pStyle w:val="TOC2"/>
            <w:tabs>
              <w:tab w:val="right" w:leader="dot" w:pos="9016"/>
            </w:tabs>
            <w:rPr>
              <w:rFonts w:eastAsiaTheme="minorEastAsia"/>
              <w:noProof/>
              <w:lang w:val="en-GB" w:eastAsia="en-GB"/>
            </w:rPr>
          </w:pPr>
          <w:hyperlink w:anchor="_Toc106049321" w:history="1">
            <w:r w:rsidR="008A43DC" w:rsidRPr="002D55A1">
              <w:rPr>
                <w:rStyle w:val="Hyperlink"/>
                <w:rFonts w:ascii="Times New Roman" w:hAnsi="Times New Roman" w:cs="Times New Roman"/>
                <w:b/>
                <w:bCs/>
                <w:noProof/>
                <w:lang w:val="en-GB"/>
              </w:rPr>
              <w:t>4.3 Comparație a sistemelor de decizie</w:t>
            </w:r>
            <w:r w:rsidR="008A43DC">
              <w:rPr>
                <w:noProof/>
                <w:webHidden/>
              </w:rPr>
              <w:tab/>
            </w:r>
            <w:r w:rsidR="008A43DC">
              <w:rPr>
                <w:noProof/>
                <w:webHidden/>
              </w:rPr>
              <w:fldChar w:fldCharType="begin"/>
            </w:r>
            <w:r w:rsidR="008A43DC">
              <w:rPr>
                <w:noProof/>
                <w:webHidden/>
              </w:rPr>
              <w:instrText xml:space="preserve"> PAGEREF _Toc106049321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2CE5F244" w14:textId="11AD23FE" w:rsidR="008A43DC" w:rsidRDefault="00DF4F96">
          <w:pPr>
            <w:pStyle w:val="TOC3"/>
            <w:tabs>
              <w:tab w:val="right" w:leader="dot" w:pos="9016"/>
            </w:tabs>
            <w:rPr>
              <w:rFonts w:eastAsiaTheme="minorEastAsia"/>
              <w:noProof/>
              <w:lang w:val="en-GB" w:eastAsia="en-GB"/>
            </w:rPr>
          </w:pPr>
          <w:hyperlink w:anchor="_Toc106049322" w:history="1">
            <w:r w:rsidR="008A43DC" w:rsidRPr="002D55A1">
              <w:rPr>
                <w:rStyle w:val="Hyperlink"/>
                <w:rFonts w:ascii="Times New Roman" w:hAnsi="Times New Roman" w:cs="Times New Roman"/>
                <w:b/>
                <w:bCs/>
                <w:noProof/>
              </w:rPr>
              <w:t>4.3.1 Machine Learning supravegheat vs Reinforcement Learning</w:t>
            </w:r>
            <w:r w:rsidR="008A43DC">
              <w:rPr>
                <w:noProof/>
                <w:webHidden/>
              </w:rPr>
              <w:tab/>
            </w:r>
            <w:r w:rsidR="008A43DC">
              <w:rPr>
                <w:noProof/>
                <w:webHidden/>
              </w:rPr>
              <w:fldChar w:fldCharType="begin"/>
            </w:r>
            <w:r w:rsidR="008A43DC">
              <w:rPr>
                <w:noProof/>
                <w:webHidden/>
              </w:rPr>
              <w:instrText xml:space="preserve"> PAGEREF _Toc106049322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0C8BF2E6" w14:textId="4C733360" w:rsidR="008A43DC" w:rsidRDefault="00DF4F96">
          <w:pPr>
            <w:pStyle w:val="TOC1"/>
            <w:tabs>
              <w:tab w:val="right" w:leader="dot" w:pos="9016"/>
            </w:tabs>
            <w:rPr>
              <w:rFonts w:eastAsiaTheme="minorEastAsia"/>
              <w:noProof/>
              <w:lang w:val="en-GB" w:eastAsia="en-GB"/>
            </w:rPr>
          </w:pPr>
          <w:hyperlink w:anchor="_Toc106049323" w:history="1">
            <w:r w:rsidR="008A43DC" w:rsidRPr="002D55A1">
              <w:rPr>
                <w:rStyle w:val="Hyperlink"/>
                <w:rFonts w:ascii="Times New Roman" w:hAnsi="Times New Roman" w:cs="Times New Roman"/>
                <w:b/>
                <w:bCs/>
                <w:noProof/>
                <w:lang w:val="en-GB"/>
              </w:rPr>
              <w:t>Capitolul 5:  Concluzii</w:t>
            </w:r>
            <w:r w:rsidR="008A43DC">
              <w:rPr>
                <w:noProof/>
                <w:webHidden/>
              </w:rPr>
              <w:tab/>
            </w:r>
            <w:r w:rsidR="008A43DC">
              <w:rPr>
                <w:noProof/>
                <w:webHidden/>
              </w:rPr>
              <w:fldChar w:fldCharType="begin"/>
            </w:r>
            <w:r w:rsidR="008A43DC">
              <w:rPr>
                <w:noProof/>
                <w:webHidden/>
              </w:rPr>
              <w:instrText xml:space="preserve"> PAGEREF _Toc106049323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6FF20D03" w14:textId="7241CFFC" w:rsidR="008A43DC" w:rsidRDefault="00DF4F96">
          <w:pPr>
            <w:pStyle w:val="TOC2"/>
            <w:tabs>
              <w:tab w:val="right" w:leader="dot" w:pos="9016"/>
            </w:tabs>
            <w:rPr>
              <w:rFonts w:eastAsiaTheme="minorEastAsia"/>
              <w:noProof/>
              <w:lang w:val="en-GB" w:eastAsia="en-GB"/>
            </w:rPr>
          </w:pPr>
          <w:hyperlink w:anchor="_Toc106049324" w:history="1">
            <w:r w:rsidR="008A43DC" w:rsidRPr="002D55A1">
              <w:rPr>
                <w:rStyle w:val="Hyperlink"/>
                <w:rFonts w:ascii="Times New Roman" w:hAnsi="Times New Roman" w:cs="Times New Roman"/>
                <w:b/>
                <w:bCs/>
                <w:noProof/>
                <w:lang w:val="en-GB"/>
              </w:rPr>
              <w:t>5.1 – Contribuții proprii</w:t>
            </w:r>
            <w:r w:rsidR="008A43DC">
              <w:rPr>
                <w:noProof/>
                <w:webHidden/>
              </w:rPr>
              <w:tab/>
            </w:r>
            <w:r w:rsidR="008A43DC">
              <w:rPr>
                <w:noProof/>
                <w:webHidden/>
              </w:rPr>
              <w:fldChar w:fldCharType="begin"/>
            </w:r>
            <w:r w:rsidR="008A43DC">
              <w:rPr>
                <w:noProof/>
                <w:webHidden/>
              </w:rPr>
              <w:instrText xml:space="preserve"> PAGEREF _Toc106049324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3EA136B" w14:textId="1AAC04A1" w:rsidR="008A43DC" w:rsidRDefault="00DF4F96">
          <w:pPr>
            <w:pStyle w:val="TOC2"/>
            <w:tabs>
              <w:tab w:val="right" w:leader="dot" w:pos="9016"/>
            </w:tabs>
            <w:rPr>
              <w:rFonts w:eastAsiaTheme="minorEastAsia"/>
              <w:noProof/>
              <w:lang w:val="en-GB" w:eastAsia="en-GB"/>
            </w:rPr>
          </w:pPr>
          <w:hyperlink w:anchor="_Toc106049325" w:history="1">
            <w:r w:rsidR="008A43DC" w:rsidRPr="002D55A1">
              <w:rPr>
                <w:rStyle w:val="Hyperlink"/>
                <w:rFonts w:ascii="Times New Roman" w:hAnsi="Times New Roman" w:cs="Times New Roman"/>
                <w:b/>
                <w:bCs/>
                <w:noProof/>
                <w:lang w:val="en-GB"/>
              </w:rPr>
              <w:t>5.2 – Dezvoltări viitoare</w:t>
            </w:r>
            <w:r w:rsidR="008A43DC">
              <w:rPr>
                <w:noProof/>
                <w:webHidden/>
              </w:rPr>
              <w:tab/>
            </w:r>
            <w:r w:rsidR="008A43DC">
              <w:rPr>
                <w:noProof/>
                <w:webHidden/>
              </w:rPr>
              <w:fldChar w:fldCharType="begin"/>
            </w:r>
            <w:r w:rsidR="008A43DC">
              <w:rPr>
                <w:noProof/>
                <w:webHidden/>
              </w:rPr>
              <w:instrText xml:space="preserve"> PAGEREF _Toc106049325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5F7B5EE" w14:textId="59B87417" w:rsidR="008A43DC" w:rsidRDefault="00DF4F96">
          <w:pPr>
            <w:pStyle w:val="TOC1"/>
            <w:tabs>
              <w:tab w:val="right" w:leader="dot" w:pos="9016"/>
            </w:tabs>
            <w:rPr>
              <w:rFonts w:eastAsiaTheme="minorEastAsia"/>
              <w:noProof/>
              <w:lang w:val="en-GB" w:eastAsia="en-GB"/>
            </w:rPr>
          </w:pPr>
          <w:hyperlink w:anchor="_Toc106049326" w:history="1">
            <w:r w:rsidR="008A43DC" w:rsidRPr="002D55A1">
              <w:rPr>
                <w:rStyle w:val="Hyperlink"/>
                <w:rFonts w:ascii="Times New Roman" w:hAnsi="Times New Roman" w:cs="Times New Roman"/>
                <w:b/>
                <w:bCs/>
                <w:noProof/>
                <w:lang w:val="en-GB"/>
              </w:rPr>
              <w:t>Capitolul 6:</w:t>
            </w:r>
            <w:r w:rsidR="008A43DC" w:rsidRPr="002D55A1">
              <w:rPr>
                <w:rStyle w:val="Hyperlink"/>
                <w:rFonts w:ascii="Times New Roman" w:hAnsi="Times New Roman" w:cs="Times New Roman"/>
                <w:b/>
                <w:bCs/>
                <w:noProof/>
              </w:rPr>
              <w:t xml:space="preserve"> Bibliografie</w:t>
            </w:r>
            <w:r w:rsidR="008A43DC">
              <w:rPr>
                <w:noProof/>
                <w:webHidden/>
              </w:rPr>
              <w:tab/>
            </w:r>
            <w:r w:rsidR="008A43DC">
              <w:rPr>
                <w:noProof/>
                <w:webHidden/>
              </w:rPr>
              <w:fldChar w:fldCharType="begin"/>
            </w:r>
            <w:r w:rsidR="008A43DC">
              <w:rPr>
                <w:noProof/>
                <w:webHidden/>
              </w:rPr>
              <w:instrText xml:space="preserve"> PAGEREF _Toc106049326 \h </w:instrText>
            </w:r>
            <w:r w:rsidR="008A43DC">
              <w:rPr>
                <w:noProof/>
                <w:webHidden/>
              </w:rPr>
            </w:r>
            <w:r w:rsidR="008A43DC">
              <w:rPr>
                <w:noProof/>
                <w:webHidden/>
              </w:rPr>
              <w:fldChar w:fldCharType="separate"/>
            </w:r>
            <w:r w:rsidR="008A43DC">
              <w:rPr>
                <w:noProof/>
                <w:webHidden/>
              </w:rPr>
              <w:t>24</w:t>
            </w:r>
            <w:r w:rsidR="008A43DC">
              <w:rPr>
                <w:noProof/>
                <w:webHidden/>
              </w:rPr>
              <w:fldChar w:fldCharType="end"/>
            </w:r>
          </w:hyperlink>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color w:val="000000"/>
          <w:lang w:val="en-GB" w:eastAsia="en-GB"/>
        </w:rPr>
        <w:t>Sinteza</w:t>
      </w:r>
      <w:proofErr w:type="spellEnd"/>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 xml:space="preserve">Cap1 - </w:t>
      </w:r>
      <w:proofErr w:type="spellStart"/>
      <w:r w:rsidRPr="00335D82">
        <w:rPr>
          <w:rFonts w:ascii="Calibri" w:eastAsia="Times New Roman" w:hAnsi="Calibri" w:cs="Calibri"/>
          <w:i/>
          <w:iCs/>
          <w:color w:val="000000"/>
          <w:lang w:val="en-GB" w:eastAsia="en-GB"/>
        </w:rPr>
        <w:t>Introducere</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1.1 - </w:t>
      </w:r>
      <w:proofErr w:type="spellStart"/>
      <w:r w:rsidRPr="00335D82">
        <w:rPr>
          <w:rFonts w:ascii="Calibri" w:eastAsia="Times New Roman" w:hAnsi="Calibri" w:cs="Calibri"/>
          <w:color w:val="000000"/>
          <w:lang w:val="en-GB" w:eastAsia="en-GB"/>
        </w:rPr>
        <w:t>Motivatie</w:t>
      </w:r>
      <w:proofErr w:type="spellEnd"/>
      <w:r w:rsidRPr="00335D82">
        <w:rPr>
          <w:rFonts w:ascii="Calibri" w:eastAsia="Times New Roman" w:hAnsi="Calibri" w:cs="Calibri"/>
          <w:color w:val="000000"/>
          <w:lang w:val="en-GB" w:eastAsia="en-GB"/>
        </w:rPr>
        <w:br/>
        <w:t xml:space="preserve">1.2 - </w:t>
      </w:r>
      <w:proofErr w:type="spellStart"/>
      <w:r w:rsidRPr="00335D82">
        <w:rPr>
          <w:rFonts w:ascii="Calibri" w:eastAsia="Times New Roman" w:hAnsi="Calibri" w:cs="Calibri"/>
          <w:color w:val="000000"/>
          <w:lang w:val="en-GB" w:eastAsia="en-GB"/>
        </w:rPr>
        <w:t>Obiective</w:t>
      </w:r>
      <w:proofErr w:type="spellEnd"/>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generală</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Cap2 - </w:t>
      </w:r>
      <w:proofErr w:type="spellStart"/>
      <w:r w:rsidRPr="00335D82">
        <w:rPr>
          <w:rFonts w:ascii="Calibri" w:eastAsia="Times New Roman" w:hAnsi="Calibri" w:cs="Calibri"/>
          <w:color w:val="000000"/>
          <w:lang w:val="en-GB" w:eastAsia="en-GB"/>
        </w:rPr>
        <w:t>Agenți</w:t>
      </w:r>
      <w:proofErr w:type="spellEnd"/>
      <w:r w:rsidRPr="00335D82">
        <w:rPr>
          <w:rFonts w:ascii="Calibri" w:eastAsia="Times New Roman" w:hAnsi="Calibri" w:cs="Calibri"/>
          <w:color w:val="000000"/>
          <w:lang w:val="en-GB" w:eastAsia="en-GB"/>
        </w:rPr>
        <w:t xml:space="preserve"> software</w:t>
      </w:r>
      <w:r w:rsidRPr="00335D82">
        <w:rPr>
          <w:rFonts w:ascii="Calibri" w:eastAsia="Times New Roman" w:hAnsi="Calibri" w:cs="Calibri"/>
          <w:color w:val="000000"/>
          <w:lang w:val="en-GB" w:eastAsia="en-GB"/>
        </w:rPr>
        <w:br/>
        <w:t xml:space="preserve">2.1 - </w:t>
      </w:r>
      <w:proofErr w:type="spellStart"/>
      <w:r w:rsidRPr="00335D82">
        <w:rPr>
          <w:rFonts w:ascii="Calibri" w:eastAsia="Times New Roman" w:hAnsi="Calibri" w:cs="Calibri"/>
          <w:color w:val="000000"/>
          <w:lang w:val="en-GB" w:eastAsia="en-GB"/>
        </w:rPr>
        <w:t>Domenii</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aplicabilitate</w:t>
      </w:r>
      <w:proofErr w:type="spellEnd"/>
      <w:r w:rsidRPr="00335D82">
        <w:rPr>
          <w:rFonts w:ascii="Calibri" w:eastAsia="Times New Roman" w:hAnsi="Calibri" w:cs="Calibri"/>
          <w:color w:val="000000"/>
          <w:lang w:val="en-GB" w:eastAsia="en-GB"/>
        </w:rPr>
        <w:br/>
        <w:t xml:space="preserve">2.2 - </w:t>
      </w:r>
      <w:proofErr w:type="spellStart"/>
      <w:r w:rsidRPr="00335D82">
        <w:rPr>
          <w:rFonts w:ascii="Calibri" w:eastAsia="Times New Roman" w:hAnsi="Calibri" w:cs="Calibri"/>
          <w:color w:val="000000"/>
          <w:lang w:val="en-GB" w:eastAsia="en-GB"/>
        </w:rPr>
        <w:t>Soluții</w:t>
      </w:r>
      <w:proofErr w:type="spellEnd"/>
      <w:r w:rsidRPr="00335D82">
        <w:rPr>
          <w:rFonts w:ascii="Calibri" w:eastAsia="Times New Roman" w:hAnsi="Calibri" w:cs="Calibri"/>
          <w:color w:val="000000"/>
          <w:lang w:val="en-GB" w:eastAsia="en-GB"/>
        </w:rPr>
        <w:t xml:space="preserve">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Cap3 -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automată</w:t>
      </w:r>
      <w:proofErr w:type="spellEnd"/>
      <w:r w:rsidRPr="00335D82">
        <w:rPr>
          <w:rFonts w:ascii="Calibri" w:eastAsia="Times New Roman" w:hAnsi="Calibri" w:cs="Calibri"/>
          <w:color w:val="000000"/>
          <w:lang w:val="en-GB" w:eastAsia="en-GB"/>
        </w:rPr>
        <w:br/>
        <w:t xml:space="preserve">3.1 - </w:t>
      </w:r>
      <w:proofErr w:type="spellStart"/>
      <w:r w:rsidRPr="00335D82">
        <w:rPr>
          <w:rFonts w:ascii="Calibri" w:eastAsia="Times New Roman" w:hAnsi="Calibri" w:cs="Calibri"/>
          <w:color w:val="000000"/>
          <w:lang w:val="en-GB" w:eastAsia="en-GB"/>
        </w:rPr>
        <w:t>Introducere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domeniu</w:t>
      </w:r>
      <w:proofErr w:type="spellEnd"/>
      <w:r w:rsidRPr="00335D82">
        <w:rPr>
          <w:rFonts w:ascii="Calibri" w:eastAsia="Times New Roman" w:hAnsi="Calibri" w:cs="Calibri"/>
          <w:color w:val="000000"/>
          <w:lang w:val="en-GB" w:eastAsia="en-GB"/>
        </w:rPr>
        <w:t xml:space="preserve"> (ML </w:t>
      </w:r>
      <w:proofErr w:type="spellStart"/>
      <w:r w:rsidRPr="00335D82">
        <w:rPr>
          <w:rFonts w:ascii="Calibri" w:eastAsia="Times New Roman" w:hAnsi="Calibri" w:cs="Calibri"/>
          <w:color w:val="000000"/>
          <w:lang w:val="en-GB" w:eastAsia="en-GB"/>
        </w:rPr>
        <w:t>clasic</w:t>
      </w:r>
      <w:proofErr w:type="spellEnd"/>
      <w:r w:rsidRPr="00335D82">
        <w:rPr>
          <w:rFonts w:ascii="Calibri" w:eastAsia="Times New Roman" w:hAnsi="Calibri" w:cs="Calibri"/>
          <w:color w:val="000000"/>
          <w:lang w:val="en-GB" w:eastAsia="en-GB"/>
        </w:rPr>
        <w:t xml:space="preserve"> vs </w:t>
      </w:r>
      <w:proofErr w:type="spellStart"/>
      <w:r w:rsidRPr="00335D82">
        <w:rPr>
          <w:rFonts w:ascii="Calibri" w:eastAsia="Times New Roman" w:hAnsi="Calibri" w:cs="Calibri"/>
          <w:color w:val="000000"/>
          <w:lang w:val="en-GB" w:eastAsia="en-GB"/>
        </w:rPr>
        <w:t>Rețele</w:t>
      </w:r>
      <w:proofErr w:type="spellEnd"/>
      <w:r w:rsidRPr="00335D82">
        <w:rPr>
          <w:rFonts w:ascii="Calibri" w:eastAsia="Times New Roman" w:hAnsi="Calibri" w:cs="Calibri"/>
          <w:color w:val="000000"/>
          <w:lang w:val="en-GB" w:eastAsia="en-GB"/>
        </w:rPr>
        <w:t xml:space="preserve"> cu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profundă</w:t>
      </w:r>
      <w:proofErr w:type="spellEnd"/>
      <w:r w:rsidRPr="00335D82">
        <w:rPr>
          <w:rFonts w:ascii="Calibri" w:eastAsia="Times New Roman" w:hAnsi="Calibri" w:cs="Calibri"/>
          <w:color w:val="000000"/>
          <w:lang w:val="en-GB" w:eastAsia="en-GB"/>
        </w:rPr>
        <w:t>)</w:t>
      </w:r>
      <w:r w:rsidRPr="00335D82">
        <w:rPr>
          <w:rFonts w:ascii="Calibri" w:eastAsia="Times New Roman" w:hAnsi="Calibri" w:cs="Calibri"/>
          <w:color w:val="000000"/>
          <w:lang w:val="en-GB" w:eastAsia="en-GB"/>
        </w:rPr>
        <w:br/>
        <w:t xml:space="preserve">3.2 - </w:t>
      </w:r>
      <w:proofErr w:type="spellStart"/>
      <w:r w:rsidRPr="00335D82">
        <w:rPr>
          <w:rFonts w:ascii="Calibri" w:eastAsia="Times New Roman" w:hAnsi="Calibri" w:cs="Calibri"/>
          <w:color w:val="000000"/>
          <w:lang w:val="en-GB" w:eastAsia="en-GB"/>
        </w:rPr>
        <w:t>Arhitecturi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specifice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problemei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abordate</w:t>
      </w:r>
      <w:proofErr w:type="spellEnd"/>
      <w:r w:rsidRPr="00335D82">
        <w:rPr>
          <w:rFonts w:ascii="Calibri" w:eastAsia="Times New Roman" w:hAnsi="Calibri" w:cs="Calibri"/>
          <w:color w:val="000000"/>
          <w:lang w:val="en-GB" w:eastAsia="en-GB"/>
        </w:rPr>
        <w:br/>
        <w:t xml:space="preserve">3.3 - </w:t>
      </w:r>
      <w:proofErr w:type="spellStart"/>
      <w:r w:rsidRPr="00335D82">
        <w:rPr>
          <w:rFonts w:ascii="Calibri" w:eastAsia="Times New Roman" w:hAnsi="Calibri" w:cs="Calibri"/>
          <w:color w:val="000000"/>
          <w:lang w:val="en-GB" w:eastAsia="en-GB"/>
        </w:rPr>
        <w:t>Platforme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sotfware</w:t>
      </w:r>
      <w:proofErr w:type="spellEnd"/>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specială</w:t>
      </w:r>
      <w:proofErr w:type="spellEnd"/>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Cap4 - </w:t>
      </w:r>
      <w:proofErr w:type="spellStart"/>
      <w:r w:rsidRPr="00335D82">
        <w:rPr>
          <w:rFonts w:ascii="Calibri" w:eastAsia="Times New Roman" w:hAnsi="Calibri" w:cs="Calibri"/>
          <w:color w:val="000000"/>
          <w:lang w:val="en-GB" w:eastAsia="en-GB"/>
        </w:rPr>
        <w:t>Proiectarea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4.1 - </w:t>
      </w:r>
      <w:proofErr w:type="spellStart"/>
      <w:r w:rsidRPr="00335D82">
        <w:rPr>
          <w:rFonts w:ascii="Calibri" w:eastAsia="Times New Roman" w:hAnsi="Calibri" w:cs="Calibri"/>
          <w:color w:val="000000"/>
          <w:lang w:val="en-GB" w:eastAsia="en-GB"/>
        </w:rPr>
        <w:t>Obiectivele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4.2 - </w:t>
      </w:r>
      <w:proofErr w:type="spellStart"/>
      <w:r w:rsidRPr="00335D82">
        <w:rPr>
          <w:rFonts w:ascii="Calibri" w:eastAsia="Times New Roman" w:hAnsi="Calibri" w:cs="Calibri"/>
          <w:color w:val="000000"/>
          <w:lang w:val="en-GB" w:eastAsia="en-GB"/>
        </w:rPr>
        <w:t>Arhitectura</w:t>
      </w:r>
      <w:proofErr w:type="spellEnd"/>
      <w:r w:rsidRPr="00335D82">
        <w:rPr>
          <w:rFonts w:ascii="Calibri" w:eastAsia="Times New Roman" w:hAnsi="Calibri" w:cs="Calibri"/>
          <w:color w:val="000000"/>
          <w:lang w:val="en-GB" w:eastAsia="en-GB"/>
        </w:rPr>
        <w:t>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Circuitul</w:t>
      </w:r>
      <w:proofErr w:type="spellEnd"/>
      <w:r w:rsidRPr="00335D82">
        <w:rPr>
          <w:rFonts w:ascii="Calibri" w:eastAsia="Times New Roman" w:hAnsi="Calibri" w:cs="Calibri"/>
          <w:color w:val="000000"/>
          <w:lang w:val="en-GB" w:eastAsia="en-GB"/>
        </w:rPr>
        <w:t xml:space="preserve">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Colectarea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datelor</w:t>
      </w:r>
      <w:proofErr w:type="spellEnd"/>
      <w:r w:rsidRPr="00335D82">
        <w:rPr>
          <w:rFonts w:ascii="Calibri" w:eastAsia="Times New Roman" w:hAnsi="Calibri" w:cs="Calibri"/>
          <w:color w:val="000000"/>
          <w:lang w:val="en-GB" w:eastAsia="en-GB"/>
        </w:rPr>
        <w:t xml:space="preserve">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Scriptul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Modelul</w:t>
      </w:r>
      <w:proofErr w:type="spellEnd"/>
      <w:r w:rsidRPr="00335D82">
        <w:rPr>
          <w:rFonts w:ascii="Calibri" w:eastAsia="Times New Roman" w:hAnsi="Calibri" w:cs="Calibri"/>
          <w:color w:val="000000"/>
          <w:lang w:val="en-GB" w:eastAsia="en-GB"/>
        </w:rPr>
        <w:t xml:space="preserve"> de ML (random </w:t>
      </w:r>
      <w:proofErr w:type="spellStart"/>
      <w:r w:rsidRPr="00335D82">
        <w:rPr>
          <w:rFonts w:ascii="Calibri" w:eastAsia="Times New Roman" w:hAnsi="Calibri" w:cs="Calibri"/>
          <w:color w:val="000000"/>
          <w:lang w:val="en-GB" w:eastAsia="en-GB"/>
        </w:rPr>
        <w:t>forrest</w:t>
      </w:r>
      <w:proofErr w:type="spellEnd"/>
      <w:r w:rsidRPr="00335D82">
        <w:rPr>
          <w:rFonts w:ascii="Calibri" w:eastAsia="Times New Roman" w:hAnsi="Calibri" w:cs="Calibri"/>
          <w:color w:val="000000"/>
          <w:lang w:val="en-GB" w:eastAsia="en-GB"/>
        </w:rPr>
        <w:t xml:space="preserve"> &amp; </w:t>
      </w:r>
      <w:proofErr w:type="spellStart"/>
      <w:r w:rsidRPr="00335D82">
        <w:rPr>
          <w:rFonts w:ascii="Calibri" w:eastAsia="Times New Roman" w:hAnsi="Calibri" w:cs="Calibri"/>
          <w:color w:val="000000"/>
          <w:lang w:val="en-GB" w:eastAsia="en-GB"/>
        </w:rPr>
        <w:t>decission</w:t>
      </w:r>
      <w:proofErr w:type="spellEnd"/>
      <w:r w:rsidRPr="00335D82">
        <w:rPr>
          <w:rFonts w:ascii="Calibri" w:eastAsia="Times New Roman" w:hAnsi="Calibri" w:cs="Calibri"/>
          <w:color w:val="000000"/>
          <w:lang w:val="en-GB" w:eastAsia="en-GB"/>
        </w:rPr>
        <w:t xml:space="preserve">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Diagrama</w:t>
      </w:r>
      <w:proofErr w:type="spellEnd"/>
      <w:r w:rsidRPr="00335D82">
        <w:rPr>
          <w:rFonts w:ascii="Calibri" w:eastAsia="Times New Roman" w:hAnsi="Calibri" w:cs="Calibri"/>
          <w:color w:val="000000"/>
          <w:lang w:val="en-GB" w:eastAsia="en-GB"/>
        </w:rPr>
        <w:t xml:space="preserve"> se face </w:t>
      </w:r>
      <w:proofErr w:type="spellStart"/>
      <w:r w:rsidRPr="00335D82">
        <w:rPr>
          <w:rFonts w:ascii="Calibri" w:eastAsia="Times New Roman" w:hAnsi="Calibri" w:cs="Calibri"/>
          <w:color w:val="000000"/>
          <w:lang w:val="en-GB" w:eastAsia="en-GB"/>
        </w:rPr>
        <w:t>folosind</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limbajul</w:t>
      </w:r>
      <w:proofErr w:type="spellEnd"/>
      <w:r w:rsidRPr="00335D82">
        <w:rPr>
          <w:rFonts w:ascii="Calibri" w:eastAsia="Times New Roman" w:hAnsi="Calibri" w:cs="Calibri"/>
          <w:color w:val="000000"/>
          <w:lang w:val="en-GB" w:eastAsia="en-GB"/>
        </w:rPr>
        <w:t xml:space="preserve">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Automatizarea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începerii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jocului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și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repornirea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momentul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care </w:t>
      </w:r>
      <w:proofErr w:type="spellStart"/>
      <w:r w:rsidRPr="00335D82">
        <w:rPr>
          <w:rFonts w:ascii="Calibri" w:eastAsia="Times New Roman" w:hAnsi="Calibri" w:cs="Calibri"/>
          <w:color w:val="000000"/>
          <w:lang w:val="en-GB" w:eastAsia="en-GB"/>
        </w:rPr>
        <w:t>jocul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este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încheiat</w:t>
      </w:r>
      <w:proofErr w:type="spellEnd"/>
      <w:r w:rsidRPr="00335D82">
        <w:rPr>
          <w:rFonts w:ascii="Calibri" w:eastAsia="Times New Roman" w:hAnsi="Calibri" w:cs="Calibri"/>
          <w:color w:val="000000"/>
          <w:lang w:val="en-GB" w:eastAsia="en-GB"/>
        </w:rPr>
        <w:t xml:space="preserve">, fie </w:t>
      </w:r>
      <w:proofErr w:type="spellStart"/>
      <w:r w:rsidRPr="00335D82">
        <w:rPr>
          <w:rFonts w:ascii="Calibri" w:eastAsia="Times New Roman" w:hAnsi="Calibri" w:cs="Calibri"/>
          <w:color w:val="000000"/>
          <w:lang w:val="en-GB" w:eastAsia="en-GB"/>
        </w:rPr>
        <w:t>că</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agentul</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câștigat</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sau</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pierdut</w:t>
      </w:r>
      <w:proofErr w:type="spellEnd"/>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4.3 - </w:t>
      </w:r>
      <w:proofErr w:type="spellStart"/>
      <w:r w:rsidRPr="00335D82">
        <w:rPr>
          <w:rFonts w:ascii="Calibri" w:eastAsia="Times New Roman" w:hAnsi="Calibri" w:cs="Calibri"/>
          <w:color w:val="000000"/>
          <w:lang w:val="en-GB" w:eastAsia="en-GB"/>
        </w:rPr>
        <w:t>Comparație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sisteme</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decizie</w:t>
      </w:r>
      <w:proofErr w:type="spellEnd"/>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 xml:space="preserve">5. </w:t>
      </w:r>
      <w:proofErr w:type="spellStart"/>
      <w:r w:rsidRPr="00335D82">
        <w:rPr>
          <w:rFonts w:ascii="Calibri" w:eastAsia="Times New Roman" w:hAnsi="Calibri" w:cs="Calibri"/>
          <w:i/>
          <w:iCs/>
          <w:color w:val="000000"/>
          <w:lang w:val="en-GB" w:eastAsia="en-GB"/>
        </w:rPr>
        <w:t>Concluzii</w:t>
      </w:r>
      <w:proofErr w:type="spellEnd"/>
      <w:r w:rsidRPr="00335D82">
        <w:rPr>
          <w:rFonts w:ascii="Calibri" w:eastAsia="Times New Roman" w:hAnsi="Calibri" w:cs="Calibri"/>
          <w:color w:val="000000"/>
          <w:lang w:val="en-GB" w:eastAsia="en-GB"/>
        </w:rPr>
        <w:br/>
        <w:t xml:space="preserve">5.1 - </w:t>
      </w:r>
      <w:proofErr w:type="spellStart"/>
      <w:r w:rsidRPr="00335D82">
        <w:rPr>
          <w:rFonts w:ascii="Calibri" w:eastAsia="Times New Roman" w:hAnsi="Calibri" w:cs="Calibri"/>
          <w:color w:val="000000"/>
          <w:lang w:val="en-GB" w:eastAsia="en-GB"/>
        </w:rPr>
        <w:t>Contribuții</w:t>
      </w:r>
      <w:proofErr w:type="spellEnd"/>
      <w:r w:rsidRPr="00335D82">
        <w:rPr>
          <w:rFonts w:ascii="Calibri" w:eastAsia="Times New Roman" w:hAnsi="Calibri" w:cs="Calibri"/>
          <w:color w:val="000000"/>
          <w:lang w:val="en-GB" w:eastAsia="en-GB"/>
        </w:rPr>
        <w:t xml:space="preserve"> </w:t>
      </w:r>
      <w:r w:rsidRPr="00335D82">
        <w:rPr>
          <w:rFonts w:ascii="Calibri" w:eastAsia="Times New Roman" w:hAnsi="Calibri" w:cs="Calibri"/>
          <w:color w:val="000000"/>
          <w:lang w:val="en-GB" w:eastAsia="en-GB"/>
        </w:rPr>
        <w:br/>
        <w:t xml:space="preserve">5.2 - </w:t>
      </w:r>
      <w:proofErr w:type="spellStart"/>
      <w:r w:rsidRPr="00335D82">
        <w:rPr>
          <w:rFonts w:ascii="Calibri" w:eastAsia="Times New Roman" w:hAnsi="Calibri" w:cs="Calibri"/>
          <w:color w:val="000000"/>
          <w:lang w:val="en-GB" w:eastAsia="en-GB"/>
        </w:rPr>
        <w:t>Dezvoltări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viitoare</w:t>
      </w:r>
      <w:proofErr w:type="spellEnd"/>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FF1E35" w14:textId="1936A662" w:rsidR="00E7416B" w:rsidRDefault="00E7416B" w:rsidP="00E7416B">
      <w:pPr>
        <w:rPr>
          <w:lang w:val="en-GB"/>
        </w:rPr>
      </w:pPr>
    </w:p>
    <w:p w14:paraId="0AC0C303" w14:textId="3390325C" w:rsidR="00E7416B" w:rsidRDefault="00E7416B" w:rsidP="00BB7DB8">
      <w:pPr>
        <w:pStyle w:val="Heading1"/>
        <w:jc w:val="center"/>
        <w:rPr>
          <w:rFonts w:ascii="Times New Roman" w:hAnsi="Times New Roman" w:cs="Times New Roman"/>
          <w:b/>
          <w:bCs/>
          <w:color w:val="auto"/>
          <w:lang w:val="en-GB"/>
        </w:rPr>
      </w:pPr>
      <w:bookmarkStart w:id="2" w:name="_Toc106049297"/>
      <w:proofErr w:type="spellStart"/>
      <w:r w:rsidRPr="00BB7DB8">
        <w:rPr>
          <w:rFonts w:ascii="Times New Roman" w:hAnsi="Times New Roman" w:cs="Times New Roman"/>
          <w:b/>
          <w:bCs/>
          <w:color w:val="auto"/>
          <w:lang w:val="en-GB"/>
        </w:rPr>
        <w:lastRenderedPageBreak/>
        <w:t>Capitolul</w:t>
      </w:r>
      <w:proofErr w:type="spellEnd"/>
      <w:r w:rsidRPr="00BB7DB8">
        <w:rPr>
          <w:rFonts w:ascii="Times New Roman" w:hAnsi="Times New Roman" w:cs="Times New Roman"/>
          <w:b/>
          <w:bCs/>
          <w:color w:val="auto"/>
          <w:lang w:val="en-GB"/>
        </w:rPr>
        <w:t xml:space="preserve"> 1 – </w:t>
      </w:r>
      <w:proofErr w:type="spellStart"/>
      <w:r w:rsidRPr="00BB7DB8">
        <w:rPr>
          <w:rFonts w:ascii="Times New Roman" w:hAnsi="Times New Roman" w:cs="Times New Roman"/>
          <w:b/>
          <w:bCs/>
          <w:color w:val="auto"/>
          <w:lang w:val="en-GB"/>
        </w:rPr>
        <w:t>Introducere</w:t>
      </w:r>
      <w:bookmarkEnd w:id="2"/>
      <w:proofErr w:type="spellEnd"/>
    </w:p>
    <w:p w14:paraId="49799CDA" w14:textId="77777777" w:rsidR="00BB7DB8" w:rsidRPr="005A4DED" w:rsidRDefault="00BB7DB8" w:rsidP="00BB7DB8">
      <w:pPr>
        <w:rPr>
          <w:lang w:val="en-US"/>
          <w:rPrChange w:id="3" w:author="Alexandru Uicoaba" w:date="2022-06-15T13:27:00Z">
            <w:rPr>
              <w:lang w:val="en-GB"/>
            </w:rPr>
          </w:rPrChange>
        </w:rPr>
      </w:pPr>
    </w:p>
    <w:p w14:paraId="5CBE3DE7" w14:textId="590B7C45" w:rsidR="00E7416B" w:rsidRPr="00BB7DB8" w:rsidRDefault="001C12D2" w:rsidP="00BB7DB8">
      <w:pPr>
        <w:pStyle w:val="Heading2"/>
        <w:rPr>
          <w:rFonts w:ascii="Times New Roman" w:hAnsi="Times New Roman" w:cs="Times New Roman"/>
          <w:b/>
          <w:bCs/>
          <w:color w:val="auto"/>
          <w:sz w:val="28"/>
          <w:szCs w:val="28"/>
        </w:rPr>
      </w:pPr>
      <w:bookmarkStart w:id="4" w:name="_Toc106049298"/>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4"/>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commentRangeStart w:id="5"/>
      <w:proofErr w:type="spellStart"/>
      <w:r>
        <w:rPr>
          <w:lang w:val="en-GB"/>
        </w:rPr>
        <w:t>Scopul</w:t>
      </w:r>
      <w:commentRangeEnd w:id="5"/>
      <w:proofErr w:type="spellEnd"/>
      <w:r w:rsidR="0039645A">
        <w:rPr>
          <w:rStyle w:val="CommentReference"/>
        </w:rPr>
        <w:commentReference w:id="5"/>
      </w:r>
      <w:r>
        <w:rPr>
          <w:lang w:val="en-GB"/>
        </w:rPr>
        <w:t xml:space="preserve"> </w:t>
      </w:r>
      <w:proofErr w:type="spellStart"/>
      <w:r>
        <w:rPr>
          <w:lang w:val="en-GB"/>
        </w:rPr>
        <w:t>lucrării</w:t>
      </w:r>
      <w:proofErr w:type="spellEnd"/>
      <w:r w:rsidR="00B9635E">
        <w:rPr>
          <w:lang w:val="en-GB"/>
        </w:rPr>
        <w:t xml:space="preserve"> </w:t>
      </w:r>
      <w:proofErr w:type="spellStart"/>
      <w:r w:rsidR="00B9635E">
        <w:rPr>
          <w:lang w:val="en-GB"/>
        </w:rPr>
        <w:t>este</w:t>
      </w:r>
      <w:proofErr w:type="spellEnd"/>
      <w:r w:rsidR="00B9635E">
        <w:rPr>
          <w:lang w:val="en-GB"/>
        </w:rPr>
        <w:t xml:space="preserve"> de a </w:t>
      </w:r>
      <w:proofErr w:type="spellStart"/>
      <w:r w:rsidR="00B9635E">
        <w:rPr>
          <w:lang w:val="en-GB"/>
        </w:rPr>
        <w:t>îmbina</w:t>
      </w:r>
      <w:proofErr w:type="spellEnd"/>
      <w:r w:rsidR="00B9635E">
        <w:rPr>
          <w:lang w:val="en-GB"/>
        </w:rPr>
        <w:t xml:space="preserve"> </w:t>
      </w:r>
      <w:proofErr w:type="spellStart"/>
      <w:r w:rsidR="00B9635E">
        <w:rPr>
          <w:lang w:val="en-GB"/>
        </w:rPr>
        <w:t>programarea</w:t>
      </w:r>
      <w:proofErr w:type="spellEnd"/>
      <w:r w:rsidR="00B9635E">
        <w:rPr>
          <w:lang w:val="en-GB"/>
        </w:rPr>
        <w:t xml:space="preserve"> cu </w:t>
      </w:r>
      <w:proofErr w:type="spellStart"/>
      <w:r w:rsidR="00B9635E">
        <w:rPr>
          <w:lang w:val="en-GB"/>
        </w:rPr>
        <w:t>partea</w:t>
      </w:r>
      <w:proofErr w:type="spellEnd"/>
      <w:r w:rsidR="00B9635E">
        <w:rPr>
          <w:lang w:val="en-GB"/>
        </w:rPr>
        <w:t xml:space="preserve"> de gaming, </w:t>
      </w:r>
      <w:proofErr w:type="spellStart"/>
      <w:r w:rsidR="00B9635E">
        <w:rPr>
          <w:lang w:val="en-GB"/>
        </w:rPr>
        <w:t>și</w:t>
      </w:r>
      <w:proofErr w:type="spellEnd"/>
      <w:r w:rsidR="00B9635E">
        <w:rPr>
          <w:lang w:val="en-GB"/>
        </w:rPr>
        <w:t xml:space="preserve"> </w:t>
      </w:r>
      <w:proofErr w:type="spellStart"/>
      <w:r w:rsidR="00B9635E">
        <w:rPr>
          <w:lang w:val="en-GB"/>
        </w:rPr>
        <w:t>mai</w:t>
      </w:r>
      <w:proofErr w:type="spellEnd"/>
      <w:r w:rsidR="00B9635E">
        <w:rPr>
          <w:lang w:val="en-GB"/>
        </w:rPr>
        <w:t xml:space="preserve"> precis</w:t>
      </w:r>
      <w:r>
        <w:rPr>
          <w:lang w:val="en-GB"/>
        </w:rPr>
        <w:t xml:space="preserve"> </w:t>
      </w:r>
      <w:r w:rsidR="00E25BD8">
        <w:rPr>
          <w:lang w:val="en-GB"/>
        </w:rPr>
        <w:t xml:space="preserve">de a </w:t>
      </w:r>
      <w:proofErr w:type="spellStart"/>
      <w:r w:rsidR="00E25BD8">
        <w:rPr>
          <w:lang w:val="en-GB"/>
        </w:rPr>
        <w:t>învăța</w:t>
      </w:r>
      <w:proofErr w:type="spellEnd"/>
      <w:r w:rsidR="00E25BD8">
        <w:rPr>
          <w:lang w:val="en-GB"/>
        </w:rPr>
        <w:t xml:space="preserve"> un agent </w:t>
      </w:r>
      <w:proofErr w:type="spellStart"/>
      <w:r w:rsidR="00E25BD8">
        <w:rPr>
          <w:lang w:val="en-GB"/>
        </w:rPr>
        <w:t>șă</w:t>
      </w:r>
      <w:proofErr w:type="spellEnd"/>
      <w:r w:rsidR="00E25BD8">
        <w:rPr>
          <w:lang w:val="en-GB"/>
        </w:rPr>
        <w:t xml:space="preserve"> </w:t>
      </w:r>
      <w:proofErr w:type="spellStart"/>
      <w:r w:rsidR="00E25BD8">
        <w:rPr>
          <w:lang w:val="en-GB"/>
        </w:rPr>
        <w:t>concureze</w:t>
      </w:r>
      <w:proofErr w:type="spellEnd"/>
      <w:r w:rsidR="00E25BD8">
        <w:rPr>
          <w:lang w:val="en-GB"/>
        </w:rPr>
        <w:t xml:space="preserve"> </w:t>
      </w:r>
      <w:proofErr w:type="spellStart"/>
      <w:r w:rsidR="00E25BD8">
        <w:rPr>
          <w:lang w:val="en-GB"/>
        </w:rPr>
        <w:t>într</w:t>
      </w:r>
      <w:proofErr w:type="spellEnd"/>
      <w:r w:rsidR="00E25BD8">
        <w:rPr>
          <w:lang w:val="en-GB"/>
        </w:rPr>
        <w:t xml:space="preserve">-un </w:t>
      </w:r>
      <w:proofErr w:type="spellStart"/>
      <w:r w:rsidR="00E25BD8">
        <w:rPr>
          <w:lang w:val="en-GB"/>
        </w:rPr>
        <w:t>mediu</w:t>
      </w:r>
      <w:proofErr w:type="spellEnd"/>
      <w:r w:rsidR="00E25BD8">
        <w:rPr>
          <w:lang w:val="en-GB"/>
        </w:rPr>
        <w:t xml:space="preserve"> virtual</w:t>
      </w:r>
      <w:r w:rsidR="00C05887">
        <w:rPr>
          <w:lang w:val="en-GB"/>
        </w:rPr>
        <w:t xml:space="preserve">. </w:t>
      </w:r>
      <w:proofErr w:type="spellStart"/>
      <w:r w:rsidR="00C05887">
        <w:rPr>
          <w:lang w:val="en-GB"/>
        </w:rPr>
        <w:t>Î</w:t>
      </w:r>
      <w:r w:rsidR="00E25BD8">
        <w:rPr>
          <w:lang w:val="en-GB"/>
        </w:rPr>
        <w:t>n</w:t>
      </w:r>
      <w:proofErr w:type="spellEnd"/>
      <w:r w:rsidR="00E25BD8">
        <w:rPr>
          <w:lang w:val="en-GB"/>
        </w:rPr>
        <w:t xml:space="preserve"> </w:t>
      </w:r>
      <w:proofErr w:type="spellStart"/>
      <w:r w:rsidR="00E25BD8">
        <w:rPr>
          <w:lang w:val="en-GB"/>
        </w:rPr>
        <w:t>cazul</w:t>
      </w:r>
      <w:proofErr w:type="spellEnd"/>
      <w:r w:rsidR="00E25BD8">
        <w:rPr>
          <w:lang w:val="en-GB"/>
        </w:rPr>
        <w:t xml:space="preserve"> de </w:t>
      </w:r>
      <w:proofErr w:type="spellStart"/>
      <w:r w:rsidR="00E25BD8">
        <w:rPr>
          <w:lang w:val="en-GB"/>
        </w:rPr>
        <w:t>față</w:t>
      </w:r>
      <w:proofErr w:type="spellEnd"/>
      <w:r w:rsidR="00E25BD8">
        <w:rPr>
          <w:lang w:val="en-GB"/>
        </w:rPr>
        <w:t xml:space="preserve"> </w:t>
      </w:r>
      <w:proofErr w:type="spellStart"/>
      <w:r w:rsidR="00E25BD8">
        <w:rPr>
          <w:lang w:val="en-GB"/>
        </w:rPr>
        <w:t>agentul</w:t>
      </w:r>
      <w:proofErr w:type="spellEnd"/>
      <w:r w:rsidR="00E25BD8">
        <w:rPr>
          <w:lang w:val="en-GB"/>
        </w:rPr>
        <w:t xml:space="preserve"> </w:t>
      </w:r>
      <w:proofErr w:type="spellStart"/>
      <w:r w:rsidR="00C05887">
        <w:rPr>
          <w:lang w:val="en-GB"/>
        </w:rPr>
        <w:t>este</w:t>
      </w:r>
      <w:proofErr w:type="spellEnd"/>
      <w:r w:rsidR="00C05887">
        <w:rPr>
          <w:lang w:val="en-GB"/>
        </w:rPr>
        <w:t xml:space="preserve"> </w:t>
      </w:r>
      <w:proofErr w:type="spellStart"/>
      <w:r w:rsidR="00E25BD8">
        <w:rPr>
          <w:lang w:val="en-GB"/>
        </w:rPr>
        <w:t>representat</w:t>
      </w:r>
      <w:proofErr w:type="spellEnd"/>
      <w:r w:rsidR="00E25BD8">
        <w:rPr>
          <w:lang w:val="en-GB"/>
        </w:rPr>
        <w:t xml:space="preserve"> de un pilot de kart </w:t>
      </w:r>
      <w:proofErr w:type="spellStart"/>
      <w:r w:rsidR="00E25BD8">
        <w:rPr>
          <w:lang w:val="en-GB"/>
        </w:rPr>
        <w:t>iar</w:t>
      </w:r>
      <w:proofErr w:type="spellEnd"/>
      <w:r w:rsidR="00E25BD8">
        <w:rPr>
          <w:lang w:val="en-GB"/>
        </w:rPr>
        <w:t xml:space="preserve"> </w:t>
      </w:r>
      <w:proofErr w:type="spellStart"/>
      <w:r w:rsidR="00E25BD8">
        <w:rPr>
          <w:lang w:val="en-GB"/>
        </w:rPr>
        <w:t>mediul</w:t>
      </w:r>
      <w:proofErr w:type="spellEnd"/>
      <w:r w:rsidR="00E25BD8">
        <w:rPr>
          <w:lang w:val="en-GB"/>
        </w:rPr>
        <w:t xml:space="preserve"> virtual </w:t>
      </w:r>
      <w:proofErr w:type="spellStart"/>
      <w:r w:rsidR="00E25BD8">
        <w:rPr>
          <w:lang w:val="en-GB"/>
        </w:rPr>
        <w:t>este</w:t>
      </w:r>
      <w:proofErr w:type="spellEnd"/>
      <w:r w:rsidR="00E25BD8">
        <w:rPr>
          <w:lang w:val="en-GB"/>
        </w:rPr>
        <w:t xml:space="preserve"> un circuit de karting. </w:t>
      </w:r>
      <w:proofErr w:type="spellStart"/>
      <w:r w:rsidR="00E25BD8">
        <w:rPr>
          <w:lang w:val="en-GB"/>
        </w:rPr>
        <w:t>În</w:t>
      </w:r>
      <w:proofErr w:type="spellEnd"/>
      <w:r w:rsidR="00E25BD8">
        <w:rPr>
          <w:lang w:val="en-GB"/>
        </w:rPr>
        <w:t xml:space="preserve"> </w:t>
      </w:r>
      <w:proofErr w:type="spellStart"/>
      <w:r w:rsidR="00E25BD8">
        <w:rPr>
          <w:lang w:val="en-GB"/>
        </w:rPr>
        <w:t>acest</w:t>
      </w:r>
      <w:r w:rsidR="00C05887">
        <w:rPr>
          <w:lang w:val="en-GB"/>
        </w:rPr>
        <w:t>ă</w:t>
      </w:r>
      <w:proofErr w:type="spellEnd"/>
      <w:r w:rsidR="00C05887">
        <w:rPr>
          <w:lang w:val="en-GB"/>
        </w:rPr>
        <w:t xml:space="preserve"> </w:t>
      </w:r>
      <w:proofErr w:type="spellStart"/>
      <w:r w:rsidR="00C05887">
        <w:rPr>
          <w:lang w:val="en-GB"/>
        </w:rPr>
        <w:t>direcție</w:t>
      </w:r>
      <w:proofErr w:type="spellEnd"/>
      <w:r w:rsidR="00C05887">
        <w:rPr>
          <w:lang w:val="en-GB"/>
        </w:rPr>
        <w:t xml:space="preserve"> </w:t>
      </w:r>
      <w:r w:rsidR="00E25BD8">
        <w:rPr>
          <w:lang w:val="en-GB"/>
        </w:rPr>
        <w:t xml:space="preserve">se </w:t>
      </w:r>
      <w:proofErr w:type="spellStart"/>
      <w:r w:rsidR="00C05887">
        <w:rPr>
          <w:lang w:val="en-GB"/>
        </w:rPr>
        <w:t>implementa</w:t>
      </w:r>
      <w:proofErr w:type="spellEnd"/>
      <w:r w:rsidR="00C05887">
        <w:rPr>
          <w:lang w:val="en-GB"/>
        </w:rPr>
        <w:t xml:space="preserve"> </w:t>
      </w:r>
      <w:proofErr w:type="spellStart"/>
      <w:r w:rsidR="00C05887">
        <w:rPr>
          <w:lang w:val="en-GB"/>
        </w:rPr>
        <w:t>două</w:t>
      </w:r>
      <w:proofErr w:type="spellEnd"/>
      <w:r w:rsidR="00C05887">
        <w:rPr>
          <w:lang w:val="en-GB"/>
        </w:rPr>
        <w:t xml:space="preserve"> </w:t>
      </w:r>
      <w:proofErr w:type="spellStart"/>
      <w:r w:rsidR="00C05887">
        <w:rPr>
          <w:lang w:val="en-GB"/>
        </w:rPr>
        <w:t>experimente</w:t>
      </w:r>
      <w:proofErr w:type="spellEnd"/>
      <w:r w:rsidR="00C05887">
        <w:rPr>
          <w:lang w:val="en-GB"/>
        </w:rPr>
        <w:t xml:space="preserve"> </w:t>
      </w:r>
      <w:proofErr w:type="spellStart"/>
      <w:r w:rsidR="00C05887">
        <w:rPr>
          <w:lang w:val="en-GB"/>
        </w:rPr>
        <w:t>în</w:t>
      </w:r>
      <w:proofErr w:type="spellEnd"/>
      <w:r w:rsidR="00C05887">
        <w:rPr>
          <w:lang w:val="en-GB"/>
        </w:rPr>
        <w:t xml:space="preserve"> </w:t>
      </w:r>
      <w:proofErr w:type="spellStart"/>
      <w:r w:rsidR="00C05887">
        <w:rPr>
          <w:lang w:val="en-GB"/>
        </w:rPr>
        <w:t>vederea</w:t>
      </w:r>
      <w:proofErr w:type="spellEnd"/>
      <w:r w:rsidR="00C05887">
        <w:rPr>
          <w:lang w:val="en-GB"/>
        </w:rPr>
        <w:t xml:space="preserve"> </w:t>
      </w:r>
      <w:proofErr w:type="spellStart"/>
      <w:r w:rsidR="00C05887">
        <w:rPr>
          <w:lang w:val="en-GB"/>
        </w:rPr>
        <w:t>învățării</w:t>
      </w:r>
      <w:proofErr w:type="spellEnd"/>
      <w:r w:rsidR="00C05887">
        <w:rPr>
          <w:lang w:val="en-GB"/>
        </w:rPr>
        <w:t xml:space="preserve"> </w:t>
      </w:r>
      <w:proofErr w:type="spellStart"/>
      <w:r w:rsidR="00C05887">
        <w:rPr>
          <w:lang w:val="en-GB"/>
        </w:rPr>
        <w:t>agentului</w:t>
      </w:r>
      <w:proofErr w:type="spellEnd"/>
      <w:r w:rsidR="00C05887">
        <w:rPr>
          <w:lang w:val="en-GB"/>
        </w:rPr>
        <w:t xml:space="preserve"> cum </w:t>
      </w:r>
      <w:proofErr w:type="spellStart"/>
      <w:r w:rsidR="00C05887">
        <w:rPr>
          <w:lang w:val="en-GB"/>
        </w:rPr>
        <w:t>să</w:t>
      </w:r>
      <w:proofErr w:type="spellEnd"/>
      <w:r w:rsidR="00C05887">
        <w:rPr>
          <w:lang w:val="en-GB"/>
        </w:rPr>
        <w:t xml:space="preserve"> </w:t>
      </w:r>
      <w:proofErr w:type="spellStart"/>
      <w:r w:rsidR="00C05887">
        <w:rPr>
          <w:lang w:val="en-GB"/>
        </w:rPr>
        <w:t>conducă</w:t>
      </w:r>
      <w:proofErr w:type="spellEnd"/>
      <w:r w:rsidR="00C05887">
        <w:rPr>
          <w:lang w:val="en-GB"/>
        </w:rPr>
        <w:t xml:space="preserve"> </w:t>
      </w:r>
      <w:proofErr w:type="spellStart"/>
      <w:r w:rsidR="00C05887">
        <w:rPr>
          <w:lang w:val="en-GB"/>
        </w:rPr>
        <w:t>folosind</w:t>
      </w:r>
      <w:proofErr w:type="spellEnd"/>
      <w:r w:rsidR="00041CBB">
        <w:rPr>
          <w:lang w:val="en-GB"/>
        </w:rPr>
        <w:t xml:space="preserve"> </w:t>
      </w:r>
      <w:proofErr w:type="spellStart"/>
      <w:r w:rsidR="00041CBB">
        <w:rPr>
          <w:lang w:val="en-GB"/>
        </w:rPr>
        <w:t>atât</w:t>
      </w:r>
      <w:proofErr w:type="spellEnd"/>
      <w:r w:rsidR="00041CBB">
        <w:rPr>
          <w:lang w:val="en-GB"/>
        </w:rPr>
        <w:t xml:space="preserve"> </w:t>
      </w:r>
      <w:proofErr w:type="spellStart"/>
      <w:r w:rsidR="00041CBB">
        <w:rPr>
          <w:lang w:val="en-GB"/>
        </w:rPr>
        <w:t>algoritmi</w:t>
      </w:r>
      <w:proofErr w:type="spellEnd"/>
      <w:r w:rsidR="00C05887">
        <w:rPr>
          <w:lang w:val="en-GB"/>
        </w:rPr>
        <w:t xml:space="preserve"> de machine learning</w:t>
      </w:r>
      <w:r w:rsidR="00041CBB">
        <w:rPr>
          <w:lang w:val="en-GB"/>
        </w:rPr>
        <w:t xml:space="preserve"> </w:t>
      </w:r>
      <w:proofErr w:type="spellStart"/>
      <w:r w:rsidR="00041CBB">
        <w:rPr>
          <w:lang w:val="en-GB"/>
        </w:rPr>
        <w:t>sup</w:t>
      </w:r>
      <w:r w:rsidR="00C05887">
        <w:rPr>
          <w:lang w:val="en-GB"/>
        </w:rPr>
        <w:t>ravegheați</w:t>
      </w:r>
      <w:proofErr w:type="spellEnd"/>
      <w:r w:rsidR="00041CBB">
        <w:rPr>
          <w:lang w:val="en-GB"/>
        </w:rPr>
        <w:t xml:space="preserve"> (Decision Tree </w:t>
      </w:r>
      <w:proofErr w:type="spellStart"/>
      <w:r w:rsidR="00041CBB">
        <w:rPr>
          <w:lang w:val="en-GB"/>
        </w:rPr>
        <w:t>și</w:t>
      </w:r>
      <w:proofErr w:type="spellEnd"/>
      <w:r w:rsidR="00041CBB">
        <w:rPr>
          <w:lang w:val="en-GB"/>
        </w:rPr>
        <w:t xml:space="preserve"> Random Forrest)</w:t>
      </w:r>
      <w:r w:rsidR="00C05887">
        <w:rPr>
          <w:lang w:val="en-GB"/>
        </w:rPr>
        <w:t xml:space="preserve"> </w:t>
      </w:r>
      <w:proofErr w:type="spellStart"/>
      <w:r w:rsidR="00C05887">
        <w:rPr>
          <w:lang w:val="en-GB"/>
        </w:rPr>
        <w:t>cât</w:t>
      </w:r>
      <w:proofErr w:type="spellEnd"/>
      <w:r w:rsidR="00C05887">
        <w:rPr>
          <w:lang w:val="en-GB"/>
        </w:rPr>
        <w:t xml:space="preserve"> </w:t>
      </w:r>
      <w:proofErr w:type="spellStart"/>
      <w:r w:rsidR="00C05887">
        <w:rPr>
          <w:lang w:val="en-GB"/>
        </w:rPr>
        <w:t>și</w:t>
      </w:r>
      <w:proofErr w:type="spellEnd"/>
      <w:r w:rsidR="00C05887">
        <w:rPr>
          <w:lang w:val="en-GB"/>
        </w:rPr>
        <w:t xml:space="preserve"> </w:t>
      </w:r>
      <w:proofErr w:type="spellStart"/>
      <w:r w:rsidR="00C05887">
        <w:rPr>
          <w:lang w:val="en-GB"/>
        </w:rPr>
        <w:t>partea</w:t>
      </w:r>
      <w:proofErr w:type="spellEnd"/>
      <w:r w:rsidR="00C05887">
        <w:rPr>
          <w:lang w:val="en-GB"/>
        </w:rPr>
        <w:t xml:space="preserve"> de reinforcement learning.</w:t>
      </w:r>
    </w:p>
    <w:p w14:paraId="629C985E" w14:textId="41B8127C" w:rsidR="00B86BD8" w:rsidRDefault="00B86BD8" w:rsidP="00E7416B">
      <w:r>
        <w:rPr>
          <w:lang w:val="en-GB"/>
        </w:rPr>
        <w:tab/>
      </w:r>
      <w:r>
        <w:t>Direcția în care se îndreaptă lumea de automotive este spre autonomous driving, în care mașinile înva</w:t>
      </w:r>
      <w:del w:id="6" w:author="Bogdan Dragulescu" w:date="2022-06-14T10:58:00Z">
        <w:r w:rsidDel="009C2054">
          <w:delText>ș</w:delText>
        </w:r>
      </w:del>
      <w:ins w:id="7" w:author="Bogdan Dragulescu" w:date="2022-06-14T10:58:00Z">
        <w:r w:rsidR="009C2054">
          <w:t>ț</w:t>
        </w:r>
      </w:ins>
      <w:r>
        <w:t>ă să conducă singure pe baza imaginilor captate din exterior, pe baza senzorilor și a poziției gps. Având în vedere acest aspect, această lucrarea poate fi considerată un punct de plecare și un prin pas în această direcție, în care se simulează partea de autonomous driving.</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r>
      <w:proofErr w:type="spellStart"/>
      <w:r>
        <w:rPr>
          <w:lang w:val="en-GB"/>
        </w:rPr>
        <w:t>În</w:t>
      </w:r>
      <w:proofErr w:type="spellEnd"/>
      <w:r>
        <w:rPr>
          <w:lang w:val="en-GB"/>
        </w:rPr>
        <w:t xml:space="preserve"> </w:t>
      </w:r>
      <w:proofErr w:type="spellStart"/>
      <w:r>
        <w:rPr>
          <w:lang w:val="en-GB"/>
        </w:rPr>
        <w:t>vederea</w:t>
      </w:r>
      <w:proofErr w:type="spellEnd"/>
      <w:r>
        <w:rPr>
          <w:lang w:val="en-GB"/>
        </w:rPr>
        <w:t xml:space="preserve"> </w:t>
      </w:r>
      <w:proofErr w:type="spellStart"/>
      <w:r>
        <w:rPr>
          <w:lang w:val="en-GB"/>
        </w:rPr>
        <w:t>realizării</w:t>
      </w:r>
      <w:proofErr w:type="spellEnd"/>
      <w:r>
        <w:rPr>
          <w:lang w:val="en-GB"/>
        </w:rPr>
        <w:t xml:space="preserve"> </w:t>
      </w:r>
      <w:proofErr w:type="spellStart"/>
      <w:r>
        <w:rPr>
          <w:lang w:val="en-GB"/>
        </w:rPr>
        <w:t>experimentului</w:t>
      </w:r>
      <w:proofErr w:type="spellEnd"/>
      <w:r>
        <w:rPr>
          <w:lang w:val="en-GB"/>
        </w:rPr>
        <w:t xml:space="preserve"> s-au </w:t>
      </w:r>
      <w:proofErr w:type="spellStart"/>
      <w:r>
        <w:rPr>
          <w:lang w:val="en-GB"/>
        </w:rPr>
        <w:t>folosit</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proofErr w:type="spellStart"/>
      <w:r>
        <w:rPr>
          <w:lang w:val="en-GB"/>
        </w:rPr>
        <w:t>intrumente</w:t>
      </w:r>
      <w:proofErr w:type="spellEnd"/>
      <w:r>
        <w:rPr>
          <w:lang w:val="en-GB"/>
        </w:rPr>
        <w:t xml:space="preserve"> </w:t>
      </w:r>
      <w:proofErr w:type="spellStart"/>
      <w:r>
        <w:rPr>
          <w:lang w:val="en-GB"/>
        </w:rPr>
        <w:t>digitale</w:t>
      </w:r>
      <w:proofErr w:type="spellEnd"/>
      <w:r>
        <w:rPr>
          <w:lang w:val="en-GB"/>
        </w:rPr>
        <w:t>:</w:t>
      </w:r>
    </w:p>
    <w:p w14:paraId="231C8503" w14:textId="77DBCE81" w:rsidR="00041CBB" w:rsidRDefault="00041CBB" w:rsidP="00041CBB">
      <w:pPr>
        <w:pStyle w:val="ListParagraph"/>
        <w:numPr>
          <w:ilvl w:val="0"/>
          <w:numId w:val="2"/>
        </w:numPr>
        <w:rPr>
          <w:lang w:val="en-GB"/>
        </w:rPr>
      </w:pPr>
      <w:r>
        <w:rPr>
          <w:lang w:val="en-GB"/>
        </w:rPr>
        <w:t xml:space="preserve">Unity Hub </w:t>
      </w:r>
      <w:proofErr w:type="spellStart"/>
      <w:r>
        <w:rPr>
          <w:lang w:val="en-GB"/>
        </w:rPr>
        <w:t>pentru</w:t>
      </w:r>
      <w:proofErr w:type="spellEnd"/>
      <w:r>
        <w:rPr>
          <w:lang w:val="en-GB"/>
        </w:rPr>
        <w:t xml:space="preserve"> </w:t>
      </w:r>
      <w:proofErr w:type="spellStart"/>
      <w:r>
        <w:rPr>
          <w:lang w:val="en-GB"/>
        </w:rPr>
        <w:t>mediul</w:t>
      </w:r>
      <w:proofErr w:type="spellEnd"/>
      <w:r>
        <w:rPr>
          <w:lang w:val="en-GB"/>
        </w:rPr>
        <w:t xml:space="preserve"> virtual</w:t>
      </w:r>
    </w:p>
    <w:p w14:paraId="468E2898" w14:textId="5D95857C" w:rsidR="00041CBB" w:rsidRPr="00041CBB" w:rsidRDefault="00041CBB" w:rsidP="00041CBB">
      <w:pPr>
        <w:pStyle w:val="ListParagraph"/>
        <w:numPr>
          <w:ilvl w:val="0"/>
          <w:numId w:val="2"/>
        </w:numPr>
        <w:rPr>
          <w:lang w:val="en-GB"/>
        </w:rPr>
      </w:pPr>
      <w:r>
        <w:rPr>
          <w:lang w:val="en-GB"/>
        </w:rPr>
        <w:t xml:space="preserve">Anaconda – </w:t>
      </w:r>
      <w:proofErr w:type="spellStart"/>
      <w:r>
        <w:rPr>
          <w:lang w:val="en-GB"/>
        </w:rPr>
        <w:t>pentru</w:t>
      </w:r>
      <w:proofErr w:type="spellEnd"/>
      <w:r>
        <w:rPr>
          <w:lang w:val="en-GB"/>
        </w:rPr>
        <w:t xml:space="preserve"> </w:t>
      </w:r>
      <w:proofErr w:type="spellStart"/>
      <w:r>
        <w:rPr>
          <w:lang w:val="en-GB"/>
        </w:rPr>
        <w:t>realizarea</w:t>
      </w:r>
      <w:proofErr w:type="spellEnd"/>
      <w:r>
        <w:rPr>
          <w:lang w:val="en-GB"/>
        </w:rPr>
        <w:t xml:space="preserve"> API-</w:t>
      </w:r>
      <w:proofErr w:type="spellStart"/>
      <w:r>
        <w:rPr>
          <w:lang w:val="en-GB"/>
        </w:rPr>
        <w:t>ului</w:t>
      </w:r>
      <w:proofErr w:type="spellEnd"/>
      <w:r>
        <w:rPr>
          <w:lang w:val="en-GB"/>
        </w:rPr>
        <w:t xml:space="preserve"> care </w:t>
      </w:r>
      <w:proofErr w:type="spellStart"/>
      <w:r>
        <w:rPr>
          <w:lang w:val="en-GB"/>
        </w:rPr>
        <w:t>comunic</w:t>
      </w:r>
      <w:proofErr w:type="spellEnd"/>
      <w:r>
        <w:t>ă cu mediul din Unity și în care se realizează partea de ML</w:t>
      </w:r>
    </w:p>
    <w:p w14:paraId="7DA7E1B7" w14:textId="32232226" w:rsidR="00B9635E" w:rsidRPr="00B9635E" w:rsidRDefault="00041CBB" w:rsidP="00B9635E">
      <w:pPr>
        <w:pStyle w:val="ListParagraph"/>
        <w:numPr>
          <w:ilvl w:val="0"/>
          <w:numId w:val="2"/>
        </w:numPr>
        <w:rPr>
          <w:lang w:val="en-GB"/>
        </w:rPr>
      </w:pPr>
      <w:r>
        <w:t>Visual Studio Code – editor text pentru Python si Mermeid</w:t>
      </w:r>
    </w:p>
    <w:p w14:paraId="6DA4C077" w14:textId="48B271E2" w:rsidR="00041CBB" w:rsidRDefault="00041CBB" w:rsidP="00041CBB">
      <w:pPr>
        <w:ind w:left="720"/>
        <w:rPr>
          <w:lang w:val="en-GB"/>
        </w:rPr>
      </w:pPr>
      <w:proofErr w:type="spellStart"/>
      <w:r>
        <w:rPr>
          <w:lang w:val="en-GB"/>
        </w:rPr>
        <w:t>Limbaje</w:t>
      </w:r>
      <w:proofErr w:type="spellEnd"/>
      <w:r>
        <w:rPr>
          <w:lang w:val="en-GB"/>
        </w:rPr>
        <w:t xml:space="preserve"> de </w:t>
      </w:r>
      <w:proofErr w:type="spellStart"/>
      <w:r>
        <w:rPr>
          <w:lang w:val="en-GB"/>
        </w:rPr>
        <w:t>programare</w:t>
      </w:r>
      <w:proofErr w:type="spellEnd"/>
      <w:r>
        <w:rPr>
          <w:lang w:val="en-GB"/>
        </w:rPr>
        <w:t xml:space="preserve"> </w:t>
      </w:r>
      <w:proofErr w:type="spellStart"/>
      <w:r>
        <w:rPr>
          <w:lang w:val="en-GB"/>
        </w:rPr>
        <w:t>utilizate</w:t>
      </w:r>
      <w:proofErr w:type="spellEnd"/>
      <w:r>
        <w:rPr>
          <w:lang w:val="en-GB"/>
        </w:rPr>
        <w:t>:</w:t>
      </w:r>
    </w:p>
    <w:p w14:paraId="00C7D009" w14:textId="643D0A6A" w:rsidR="00041CBB" w:rsidRDefault="00041CBB" w:rsidP="00041CBB">
      <w:pPr>
        <w:pStyle w:val="ListParagraph"/>
        <w:numPr>
          <w:ilvl w:val="0"/>
          <w:numId w:val="2"/>
        </w:numPr>
      </w:pPr>
      <w:r>
        <w:t>C# - în mediul unity</w:t>
      </w:r>
    </w:p>
    <w:p w14:paraId="47E55D1F" w14:textId="27591D29" w:rsidR="00852B71" w:rsidRDefault="00041CBB" w:rsidP="00852B71">
      <w:pPr>
        <w:pStyle w:val="ListParagraph"/>
        <w:numPr>
          <w:ilvl w:val="0"/>
          <w:numId w:val="2"/>
        </w:numPr>
      </w:pPr>
      <w:r>
        <w:t>Python – pentru API și Machine Learning</w:t>
      </w:r>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7ECDEC55" w:rsidR="00E7416B" w:rsidRDefault="000F4DE0" w:rsidP="00230B41">
      <w:pPr>
        <w:pStyle w:val="Heading2"/>
        <w:rPr>
          <w:rFonts w:ascii="Times New Roman" w:hAnsi="Times New Roman" w:cs="Times New Roman"/>
          <w:b/>
          <w:bCs/>
          <w:color w:val="auto"/>
          <w:sz w:val="28"/>
          <w:szCs w:val="28"/>
          <w:lang w:val="en-GB"/>
        </w:rPr>
      </w:pPr>
      <w:bookmarkStart w:id="8" w:name="_Toc106049299"/>
      <w:r w:rsidRPr="00230B41">
        <w:rPr>
          <w:rFonts w:ascii="Times New Roman" w:hAnsi="Times New Roman" w:cs="Times New Roman"/>
          <w:b/>
          <w:bCs/>
          <w:color w:val="auto"/>
          <w:sz w:val="28"/>
          <w:szCs w:val="28"/>
          <w:lang w:val="en-GB"/>
        </w:rPr>
        <w:lastRenderedPageBreak/>
        <w:t>1.</w:t>
      </w:r>
      <w:r w:rsidR="00E7416B" w:rsidRPr="00230B41">
        <w:rPr>
          <w:rFonts w:ascii="Times New Roman" w:hAnsi="Times New Roman" w:cs="Times New Roman"/>
          <w:b/>
          <w:bCs/>
          <w:color w:val="auto"/>
          <w:sz w:val="28"/>
          <w:szCs w:val="28"/>
          <w:lang w:val="en-GB"/>
        </w:rPr>
        <w:t xml:space="preserve">2 – </w:t>
      </w:r>
      <w:proofErr w:type="spellStart"/>
      <w:r w:rsidR="00E7416B" w:rsidRPr="00230B41">
        <w:rPr>
          <w:rFonts w:ascii="Times New Roman" w:hAnsi="Times New Roman" w:cs="Times New Roman"/>
          <w:b/>
          <w:bCs/>
          <w:color w:val="auto"/>
          <w:sz w:val="28"/>
          <w:szCs w:val="28"/>
          <w:lang w:val="en-GB"/>
        </w:rPr>
        <w:t>Obiective</w:t>
      </w:r>
      <w:bookmarkEnd w:id="8"/>
      <w:proofErr w:type="spellEnd"/>
    </w:p>
    <w:p w14:paraId="1E06F201" w14:textId="77777777" w:rsidR="00230B41" w:rsidRPr="00230B41" w:rsidRDefault="00230B41" w:rsidP="00230B41">
      <w:pPr>
        <w:rPr>
          <w:lang w:val="en-GB"/>
        </w:rPr>
      </w:pPr>
    </w:p>
    <w:p w14:paraId="1E9B5D29" w14:textId="668AA75A" w:rsidR="0073736C" w:rsidRPr="0044253D" w:rsidRDefault="0073736C" w:rsidP="0044253D">
      <w:pPr>
        <w:jc w:val="both"/>
        <w:rPr>
          <w:rFonts w:ascii="Times New Roman" w:hAnsi="Times New Roman" w:cs="Times New Roman"/>
          <w:sz w:val="24"/>
          <w:szCs w:val="24"/>
          <w:lang w:val="en-GB"/>
        </w:rPr>
      </w:pPr>
      <w:r>
        <w:rPr>
          <w:lang w:val="en-GB"/>
        </w:rPr>
        <w:tab/>
      </w:r>
      <w:commentRangeStart w:id="9"/>
      <w:proofErr w:type="spellStart"/>
      <w:r w:rsidRPr="0044253D">
        <w:rPr>
          <w:rFonts w:ascii="Times New Roman" w:hAnsi="Times New Roman" w:cs="Times New Roman"/>
          <w:sz w:val="24"/>
          <w:szCs w:val="24"/>
          <w:lang w:val="en-GB"/>
        </w:rPr>
        <w:t>Prin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această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lucrare</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dorește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experimentarea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modului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care un agent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virtual </w:t>
      </w:r>
      <w:proofErr w:type="spellStart"/>
      <w:r w:rsidRPr="0044253D">
        <w:rPr>
          <w:rFonts w:ascii="Times New Roman" w:hAnsi="Times New Roman" w:cs="Times New Roman"/>
          <w:sz w:val="24"/>
          <w:szCs w:val="24"/>
          <w:lang w:val="en-GB"/>
        </w:rPr>
        <w:t>poate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singur</w:t>
      </w:r>
      <w:proofErr w:type="spellEnd"/>
      <w:r w:rsidRPr="0044253D">
        <w:rPr>
          <w:rFonts w:ascii="Times New Roman" w:hAnsi="Times New Roman" w:cs="Times New Roman"/>
          <w:sz w:val="24"/>
          <w:szCs w:val="24"/>
          <w:lang w:val="en-GB"/>
        </w:rPr>
        <w:t xml:space="preserve"> cum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comporte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cazul</w:t>
      </w:r>
      <w:proofErr w:type="spellEnd"/>
      <w:r w:rsidRPr="0044253D">
        <w:rPr>
          <w:rFonts w:ascii="Times New Roman" w:hAnsi="Times New Roman" w:cs="Times New Roman"/>
          <w:sz w:val="24"/>
          <w:szCs w:val="24"/>
          <w:lang w:val="en-GB"/>
        </w:rPr>
        <w:t xml:space="preserve"> de </w:t>
      </w:r>
      <w:proofErr w:type="spellStart"/>
      <w:r w:rsidRPr="0044253D">
        <w:rPr>
          <w:rFonts w:ascii="Times New Roman" w:hAnsi="Times New Roman" w:cs="Times New Roman"/>
          <w:sz w:val="24"/>
          <w:szCs w:val="24"/>
          <w:lang w:val="en-GB"/>
        </w:rPr>
        <w:t>față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agentul</w:t>
      </w:r>
      <w:proofErr w:type="spellEnd"/>
      <w:r w:rsidRPr="0044253D">
        <w:rPr>
          <w:rFonts w:ascii="Times New Roman" w:hAnsi="Times New Roman" w:cs="Times New Roman"/>
          <w:sz w:val="24"/>
          <w:szCs w:val="24"/>
          <w:lang w:val="en-GB"/>
        </w:rPr>
        <w:t xml:space="preserve"> software </w:t>
      </w:r>
      <w:proofErr w:type="spellStart"/>
      <w:r w:rsidRPr="0044253D">
        <w:rPr>
          <w:rFonts w:ascii="Times New Roman" w:hAnsi="Times New Roman" w:cs="Times New Roman"/>
          <w:sz w:val="24"/>
          <w:szCs w:val="24"/>
          <w:lang w:val="en-GB"/>
        </w:rPr>
        <w:t>este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reprezentat</w:t>
      </w:r>
      <w:proofErr w:type="spellEnd"/>
      <w:r w:rsidRPr="0044253D">
        <w:rPr>
          <w:rFonts w:ascii="Times New Roman" w:hAnsi="Times New Roman" w:cs="Times New Roman"/>
          <w:sz w:val="24"/>
          <w:szCs w:val="24"/>
          <w:lang w:val="en-GB"/>
        </w:rPr>
        <w:t xml:space="preserve"> de un kart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joc</w:t>
      </w:r>
      <w:proofErr w:type="spellEnd"/>
      <w:r w:rsidRPr="0044253D">
        <w:rPr>
          <w:rFonts w:ascii="Times New Roman" w:hAnsi="Times New Roman" w:cs="Times New Roman"/>
          <w:sz w:val="24"/>
          <w:szCs w:val="24"/>
          <w:lang w:val="en-GB"/>
        </w:rPr>
        <w:t xml:space="preserve"> create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mediul</w:t>
      </w:r>
      <w:proofErr w:type="spellEnd"/>
      <w:r w:rsidRPr="0044253D">
        <w:rPr>
          <w:rFonts w:ascii="Times New Roman" w:hAnsi="Times New Roman" w:cs="Times New Roman"/>
          <w:sz w:val="24"/>
          <w:szCs w:val="24"/>
          <w:lang w:val="en-GB"/>
        </w:rPr>
        <w:t xml:space="preserve"> Unity care are ca scop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conducă</w:t>
      </w:r>
      <w:proofErr w:type="spellEnd"/>
      <w:r w:rsidRPr="0044253D">
        <w:rPr>
          <w:rFonts w:ascii="Times New Roman" w:hAnsi="Times New Roman" w:cs="Times New Roman"/>
          <w:sz w:val="24"/>
          <w:szCs w:val="24"/>
          <w:lang w:val="en-GB"/>
        </w:rPr>
        <w:t xml:space="preserve"> pe un circuit </w:t>
      </w:r>
      <w:proofErr w:type="spellStart"/>
      <w:r w:rsidRPr="0044253D">
        <w:rPr>
          <w:rFonts w:ascii="Times New Roman" w:hAnsi="Times New Roman" w:cs="Times New Roman"/>
          <w:sz w:val="24"/>
          <w:szCs w:val="24"/>
          <w:lang w:val="en-GB"/>
        </w:rPr>
        <w:t>predefinit</w:t>
      </w:r>
      <w:proofErr w:type="spellEnd"/>
      <w:r w:rsidRPr="0044253D">
        <w:rPr>
          <w:rFonts w:ascii="Times New Roman" w:hAnsi="Times New Roman" w:cs="Times New Roman"/>
          <w:sz w:val="24"/>
          <w:szCs w:val="24"/>
          <w:lang w:val="en-GB"/>
        </w:rPr>
        <w:t xml:space="preserve">, care nu se </w:t>
      </w:r>
      <w:proofErr w:type="spellStart"/>
      <w:r w:rsidRPr="0044253D">
        <w:rPr>
          <w:rFonts w:ascii="Times New Roman" w:hAnsi="Times New Roman" w:cs="Times New Roman"/>
          <w:sz w:val="24"/>
          <w:szCs w:val="24"/>
          <w:lang w:val="en-GB"/>
        </w:rPr>
        <w:t>modifică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atingând</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trei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checkpointuri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scurt</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timp.</w:t>
      </w:r>
      <w:commentRangeEnd w:id="9"/>
      <w:proofErr w:type="spellEnd"/>
      <w:r w:rsidR="0039645A">
        <w:rPr>
          <w:rStyle w:val="CommentReference"/>
        </w:rPr>
        <w:commentReference w:id="9"/>
      </w:r>
    </w:p>
    <w:p w14:paraId="70430D12" w14:textId="466D745D"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r>
      <w:proofErr w:type="spellStart"/>
      <w:r w:rsidRPr="0044253D">
        <w:rPr>
          <w:rFonts w:ascii="Times New Roman" w:hAnsi="Times New Roman" w:cs="Times New Roman"/>
          <w:sz w:val="24"/>
          <w:szCs w:val="24"/>
          <w:lang w:val="en-GB"/>
        </w:rPr>
        <w:t>Pentru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realizarea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acestora</w:t>
      </w:r>
      <w:proofErr w:type="spellEnd"/>
      <w:r w:rsidRPr="0044253D">
        <w:rPr>
          <w:rFonts w:ascii="Times New Roman" w:hAnsi="Times New Roman" w:cs="Times New Roman"/>
          <w:sz w:val="24"/>
          <w:szCs w:val="24"/>
          <w:lang w:val="en-GB"/>
        </w:rPr>
        <w:t xml:space="preserve"> </w:t>
      </w:r>
      <w:proofErr w:type="spellStart"/>
      <w:ins w:id="10" w:author="Bogdan Dragulescu" w:date="2022-06-14T11:01:00Z">
        <w:r w:rsidR="0039645A">
          <w:rPr>
            <w:rFonts w:ascii="Times New Roman" w:hAnsi="Times New Roman" w:cs="Times New Roman"/>
            <w:sz w:val="24"/>
            <w:szCs w:val="24"/>
            <w:lang w:val="en-GB"/>
          </w:rPr>
          <w:t>a</w:t>
        </w:r>
      </w:ins>
      <w:del w:id="11" w:author="Bogdan Dragulescu" w:date="2022-06-14T11:01:00Z">
        <w:r w:rsidRPr="0044253D" w:rsidDel="0039645A">
          <w:rPr>
            <w:rFonts w:ascii="Times New Roman" w:hAnsi="Times New Roman" w:cs="Times New Roman"/>
            <w:sz w:val="24"/>
            <w:szCs w:val="24"/>
            <w:lang w:val="en-GB"/>
          </w:rPr>
          <w:delText>e</w:delText>
        </w:r>
      </w:del>
      <w:r w:rsidRPr="0044253D">
        <w:rPr>
          <w:rFonts w:ascii="Times New Roman" w:hAnsi="Times New Roman" w:cs="Times New Roman"/>
          <w:sz w:val="24"/>
          <w:szCs w:val="24"/>
          <w:lang w:val="en-GB"/>
        </w:rPr>
        <w:t>vem</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multe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obiective</w:t>
      </w:r>
      <w:proofErr w:type="spellEnd"/>
      <w:r w:rsidRPr="0044253D">
        <w:rPr>
          <w:rFonts w:ascii="Times New Roman" w:hAnsi="Times New Roman" w:cs="Times New Roman"/>
          <w:sz w:val="24"/>
          <w:szCs w:val="24"/>
          <w:lang w:val="en-GB"/>
        </w:rPr>
        <w:t>:</w:t>
      </w:r>
    </w:p>
    <w:p w14:paraId="2922D1E8" w14:textId="2B422D8E" w:rsidR="0073736C" w:rsidRPr="0044253D" w:rsidRDefault="0073736C"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r w:rsidR="0031430D">
        <w:rPr>
          <w:rFonts w:ascii="Times New Roman" w:hAnsi="Times New Roman" w:cs="Times New Roman"/>
          <w:sz w:val="24"/>
          <w:szCs w:val="24"/>
        </w:rPr>
        <w:t>U</w:t>
      </w:r>
      <w:r w:rsidRPr="0044253D">
        <w:rPr>
          <w:rFonts w:ascii="Times New Roman" w:hAnsi="Times New Roman" w:cs="Times New Roman"/>
          <w:sz w:val="24"/>
          <w:szCs w:val="24"/>
        </w:rPr>
        <w:t>nity pentru a facilita colectarea da</w:t>
      </w:r>
      <w:ins w:id="12" w:author="Bogdan Dragulescu" w:date="2022-06-14T11:01:00Z">
        <w:r w:rsidR="0039645A">
          <w:rPr>
            <w:rFonts w:ascii="Times New Roman" w:hAnsi="Times New Roman" w:cs="Times New Roman"/>
            <w:sz w:val="24"/>
            <w:szCs w:val="24"/>
          </w:rPr>
          <w:t>t</w:t>
        </w:r>
      </w:ins>
      <w:del w:id="13" w:author="Bogdan Dragulescu" w:date="2022-06-14T11:01:00Z">
        <w:r w:rsidRPr="0044253D" w:rsidDel="0039645A">
          <w:rPr>
            <w:rFonts w:ascii="Times New Roman" w:hAnsi="Times New Roman" w:cs="Times New Roman"/>
            <w:sz w:val="24"/>
            <w:szCs w:val="24"/>
          </w:rPr>
          <w:delText>r</w:delText>
        </w:r>
      </w:del>
      <w:r w:rsidRPr="0044253D">
        <w:rPr>
          <w:rFonts w:ascii="Times New Roman" w:hAnsi="Times New Roman" w:cs="Times New Roman"/>
          <w:sz w:val="24"/>
          <w:szCs w:val="24"/>
        </w:rPr>
        <w:t>elor din joc și controlul agentului programatic</w:t>
      </w:r>
    </w:p>
    <w:p w14:paraId="0A4EB1A1" w14:textId="1CBD73E5" w:rsidR="0073736C" w:rsidRPr="0044253D" w:rsidRDefault="0073736C"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Realizarea infrastructurii pentru comunicarea dintre mediul Unity și codul în Python prin care se va face învățarea agentului</w:t>
      </w:r>
    </w:p>
    <w:p w14:paraId="2B13D1F6" w14:textId="25E811DE" w:rsidR="0073736C"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algoritmi de machine learning supravegheați</w:t>
      </w:r>
    </w:p>
    <w:p w14:paraId="53023934" w14:textId="765B14E3" w:rsidR="00AB4EE8"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Reinforcement Learning</w:t>
      </w:r>
    </w:p>
    <w:p w14:paraId="1F3D4346" w14:textId="1EBB5834" w:rsidR="00AB4EE8" w:rsidRPr="0044253D" w:rsidRDefault="00AB4EE8" w:rsidP="0044253D">
      <w:pPr>
        <w:pStyle w:val="ListParagraph"/>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Default="00AB4EE8" w:rsidP="00E7416B">
      <w:pPr>
        <w:rPr>
          <w:lang w:val="en-GB"/>
        </w:rPr>
      </w:pPr>
    </w:p>
    <w:p w14:paraId="1888AFCA" w14:textId="57E3905D" w:rsidR="00E7416B" w:rsidRPr="005A4DED" w:rsidRDefault="00230B41" w:rsidP="00230B41">
      <w:pPr>
        <w:pStyle w:val="Heading2"/>
        <w:rPr>
          <w:rFonts w:ascii="Times New Roman" w:hAnsi="Times New Roman" w:cs="Times New Roman"/>
          <w:b/>
          <w:bCs/>
          <w:color w:val="auto"/>
          <w:sz w:val="28"/>
          <w:szCs w:val="28"/>
          <w:rPrChange w:id="14" w:author="Alexandru Uicoaba" w:date="2022-06-15T11:21:00Z">
            <w:rPr>
              <w:rFonts w:ascii="Times New Roman" w:hAnsi="Times New Roman" w:cs="Times New Roman"/>
              <w:b/>
              <w:bCs/>
              <w:color w:val="auto"/>
              <w:sz w:val="28"/>
              <w:szCs w:val="28"/>
              <w:lang w:val="en-GB"/>
            </w:rPr>
          </w:rPrChange>
        </w:rPr>
      </w:pPr>
      <w:bookmarkStart w:id="15" w:name="_Toc106049300"/>
      <w:r w:rsidRPr="00230B41">
        <w:rPr>
          <w:rFonts w:ascii="Times New Roman" w:hAnsi="Times New Roman" w:cs="Times New Roman"/>
          <w:b/>
          <w:bCs/>
          <w:color w:val="auto"/>
          <w:sz w:val="28"/>
          <w:szCs w:val="28"/>
          <w:lang w:val="en-GB"/>
        </w:rPr>
        <w:t xml:space="preserve">3.1 </w:t>
      </w:r>
      <w:proofErr w:type="spellStart"/>
      <w:r w:rsidR="00E7416B" w:rsidRPr="00230B41">
        <w:rPr>
          <w:rFonts w:ascii="Times New Roman" w:hAnsi="Times New Roman" w:cs="Times New Roman"/>
          <w:b/>
          <w:bCs/>
          <w:color w:val="auto"/>
          <w:sz w:val="28"/>
          <w:szCs w:val="28"/>
          <w:lang w:val="en-GB"/>
        </w:rPr>
        <w:t>Sinteza</w:t>
      </w:r>
      <w:proofErr w:type="spellEnd"/>
      <w:r w:rsidR="00E7416B" w:rsidRPr="00230B41">
        <w:rPr>
          <w:rFonts w:ascii="Times New Roman" w:hAnsi="Times New Roman" w:cs="Times New Roman"/>
          <w:b/>
          <w:bCs/>
          <w:color w:val="auto"/>
          <w:sz w:val="28"/>
          <w:szCs w:val="28"/>
          <w:lang w:val="en-GB"/>
        </w:rPr>
        <w:t xml:space="preserve"> </w:t>
      </w:r>
      <w:commentRangeStart w:id="16"/>
      <w:proofErr w:type="spellStart"/>
      <w:r w:rsidR="00E7416B" w:rsidRPr="00230B41">
        <w:rPr>
          <w:rFonts w:ascii="Times New Roman" w:hAnsi="Times New Roman" w:cs="Times New Roman"/>
          <w:b/>
          <w:bCs/>
          <w:color w:val="auto"/>
          <w:sz w:val="28"/>
          <w:szCs w:val="28"/>
          <w:lang w:val="en-GB"/>
        </w:rPr>
        <w:t>lucrării</w:t>
      </w:r>
      <w:bookmarkEnd w:id="15"/>
      <w:commentRangeEnd w:id="16"/>
      <w:proofErr w:type="spellEnd"/>
      <w:r w:rsidR="0039645A">
        <w:rPr>
          <w:rStyle w:val="CommentReference"/>
          <w:rFonts w:asciiTheme="minorHAnsi" w:eastAsiaTheme="minorHAnsi" w:hAnsiTheme="minorHAnsi" w:cstheme="minorBidi"/>
          <w:color w:val="auto"/>
        </w:rPr>
        <w:commentReference w:id="16"/>
      </w:r>
    </w:p>
    <w:p w14:paraId="69EE8929" w14:textId="77777777" w:rsidR="006E161C" w:rsidRDefault="006E161C" w:rsidP="00BB7DB8">
      <w:pPr>
        <w:jc w:val="both"/>
        <w:rPr>
          <w:lang w:val="en-GB"/>
        </w:rPr>
      </w:pPr>
    </w:p>
    <w:p w14:paraId="01217976" w14:textId="30208080" w:rsidR="00E7416B" w:rsidRPr="00BB7DB8" w:rsidRDefault="00E7416B" w:rsidP="00BB7DB8">
      <w:pPr>
        <w:jc w:val="both"/>
        <w:rPr>
          <w:rFonts w:ascii="Times New Roman" w:hAnsi="Times New Roman" w:cs="Times New Roman"/>
          <w:sz w:val="24"/>
          <w:szCs w:val="24"/>
          <w:lang w:val="en-GB"/>
        </w:rPr>
      </w:pPr>
      <w:r>
        <w:rPr>
          <w:lang w:val="en-GB"/>
        </w:rPr>
        <w:tab/>
      </w:r>
      <w:proofErr w:type="spellStart"/>
      <w:r w:rsidRPr="00BB7DB8">
        <w:rPr>
          <w:rFonts w:ascii="Times New Roman" w:hAnsi="Times New Roman" w:cs="Times New Roman"/>
          <w:sz w:val="24"/>
          <w:szCs w:val="24"/>
          <w:lang w:val="en-GB"/>
        </w:rPr>
        <w:t>Această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lucrare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este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dezvoltată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î</w:t>
      </w:r>
      <w:r w:rsidR="00D87837" w:rsidRPr="00BB7DB8">
        <w:rPr>
          <w:rFonts w:ascii="Times New Roman" w:hAnsi="Times New Roman" w:cs="Times New Roman"/>
          <w:sz w:val="24"/>
          <w:szCs w:val="24"/>
          <w:lang w:val="en-GB"/>
        </w:rPr>
        <w:t>n</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cadrul</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Facultății</w:t>
      </w:r>
      <w:proofErr w:type="spellEnd"/>
      <w:r w:rsidR="00D87837" w:rsidRPr="00BB7DB8">
        <w:rPr>
          <w:rFonts w:ascii="Times New Roman" w:hAnsi="Times New Roman" w:cs="Times New Roman"/>
          <w:sz w:val="24"/>
          <w:szCs w:val="24"/>
          <w:lang w:val="en-GB"/>
        </w:rPr>
        <w:t xml:space="preserve"> de </w:t>
      </w:r>
      <w:proofErr w:type="spellStart"/>
      <w:r w:rsidR="00D87837" w:rsidRPr="00BB7DB8">
        <w:rPr>
          <w:rFonts w:ascii="Times New Roman" w:hAnsi="Times New Roman" w:cs="Times New Roman"/>
          <w:sz w:val="24"/>
          <w:szCs w:val="24"/>
          <w:lang w:val="en-GB"/>
        </w:rPr>
        <w:t>Electronică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Telecomunicații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și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Tehnologi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Informaționale</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parte</w:t>
      </w:r>
      <w:proofErr w:type="spellEnd"/>
      <w:r w:rsidR="00D87837" w:rsidRPr="00BB7DB8">
        <w:rPr>
          <w:rFonts w:ascii="Times New Roman" w:hAnsi="Times New Roman" w:cs="Times New Roman"/>
          <w:sz w:val="24"/>
          <w:szCs w:val="24"/>
          <w:lang w:val="en-GB"/>
        </w:rPr>
        <w:t xml:space="preserve"> al </w:t>
      </w:r>
      <w:proofErr w:type="spellStart"/>
      <w:r w:rsidR="00D87837" w:rsidRPr="00BB7DB8">
        <w:rPr>
          <w:rFonts w:ascii="Times New Roman" w:hAnsi="Times New Roman" w:cs="Times New Roman"/>
          <w:sz w:val="24"/>
          <w:szCs w:val="24"/>
          <w:lang w:val="en-GB"/>
        </w:rPr>
        <w:t>Universității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Politehnica</w:t>
      </w:r>
      <w:proofErr w:type="spellEnd"/>
      <w:r w:rsidR="00D87837" w:rsidRPr="00BB7DB8">
        <w:rPr>
          <w:rFonts w:ascii="Times New Roman" w:hAnsi="Times New Roman" w:cs="Times New Roman"/>
          <w:sz w:val="24"/>
          <w:szCs w:val="24"/>
          <w:lang w:val="en-GB"/>
        </w:rPr>
        <w:t xml:space="preserve"> din </w:t>
      </w:r>
      <w:proofErr w:type="spellStart"/>
      <w:r w:rsidR="00D87837" w:rsidRPr="00BB7DB8">
        <w:rPr>
          <w:rFonts w:ascii="Times New Roman" w:hAnsi="Times New Roman" w:cs="Times New Roman"/>
          <w:sz w:val="24"/>
          <w:szCs w:val="24"/>
          <w:lang w:val="en-GB"/>
        </w:rPr>
        <w:t>Timișoara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Lucrarea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reprezintă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munca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depusă</w:t>
      </w:r>
      <w:proofErr w:type="spellEnd"/>
      <w:r w:rsidR="00D87837" w:rsidRPr="00BB7DB8">
        <w:rPr>
          <w:rFonts w:ascii="Times New Roman" w:hAnsi="Times New Roman" w:cs="Times New Roman"/>
          <w:sz w:val="24"/>
          <w:szCs w:val="24"/>
          <w:lang w:val="en-GB"/>
        </w:rPr>
        <w:t xml:space="preserve"> pe </w:t>
      </w:r>
      <w:proofErr w:type="spellStart"/>
      <w:r w:rsidR="00D87837" w:rsidRPr="00BB7DB8">
        <w:rPr>
          <w:rFonts w:ascii="Times New Roman" w:hAnsi="Times New Roman" w:cs="Times New Roman"/>
          <w:sz w:val="24"/>
          <w:szCs w:val="24"/>
          <w:lang w:val="en-GB"/>
        </w:rPr>
        <w:t>parcursul</w:t>
      </w:r>
      <w:proofErr w:type="spellEnd"/>
      <w:r w:rsidR="00D87837" w:rsidRPr="00BB7DB8">
        <w:rPr>
          <w:rFonts w:ascii="Times New Roman" w:hAnsi="Times New Roman" w:cs="Times New Roman"/>
          <w:sz w:val="24"/>
          <w:szCs w:val="24"/>
          <w:lang w:val="en-GB"/>
        </w:rPr>
        <w:t xml:space="preserve"> a </w:t>
      </w:r>
      <w:proofErr w:type="spellStart"/>
      <w:r w:rsidR="00D87837" w:rsidRPr="00BB7DB8">
        <w:rPr>
          <w:rFonts w:ascii="Times New Roman" w:hAnsi="Times New Roman" w:cs="Times New Roman"/>
          <w:sz w:val="24"/>
          <w:szCs w:val="24"/>
          <w:lang w:val="en-GB"/>
        </w:rPr>
        <w:t>doi</w:t>
      </w:r>
      <w:proofErr w:type="spellEnd"/>
      <w:r w:rsidR="00D87837" w:rsidRPr="00BB7DB8">
        <w:rPr>
          <w:rFonts w:ascii="Times New Roman" w:hAnsi="Times New Roman" w:cs="Times New Roman"/>
          <w:sz w:val="24"/>
          <w:szCs w:val="24"/>
          <w:lang w:val="en-GB"/>
        </w:rPr>
        <w:t xml:space="preserve"> ani de </w:t>
      </w:r>
      <w:proofErr w:type="spellStart"/>
      <w:r w:rsidR="00D87837" w:rsidRPr="00BB7DB8">
        <w:rPr>
          <w:rFonts w:ascii="Times New Roman" w:hAnsi="Times New Roman" w:cs="Times New Roman"/>
          <w:sz w:val="24"/>
          <w:szCs w:val="24"/>
          <w:lang w:val="en-GB"/>
        </w:rPr>
        <w:t>zile</w:t>
      </w:r>
      <w:proofErr w:type="spellEnd"/>
      <w:r w:rsidR="00D87837" w:rsidRPr="00BB7DB8">
        <w:rPr>
          <w:rFonts w:ascii="Times New Roman" w:hAnsi="Times New Roman" w:cs="Times New Roman"/>
          <w:sz w:val="24"/>
          <w:szCs w:val="24"/>
          <w:lang w:val="en-GB"/>
        </w:rPr>
        <w:t xml:space="preserve"> 2020-2022.</w:t>
      </w:r>
    </w:p>
    <w:p w14:paraId="0C5A757E" w14:textId="0D4B3B62"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teoretică</w:t>
      </w:r>
      <w:proofErr w:type="spellEnd"/>
      <w:r w:rsidRPr="00BB7DB8">
        <w:rPr>
          <w:rFonts w:ascii="Times New Roman" w:hAnsi="Times New Roman" w:cs="Times New Roman"/>
          <w:sz w:val="24"/>
          <w:szCs w:val="24"/>
          <w:lang w:val="en-GB"/>
        </w:rPr>
        <w:t>, s</w:t>
      </w:r>
      <w:ins w:id="17" w:author="Bogdan Dragulescu" w:date="2022-06-14T11:05:00Z">
        <w:r w:rsidR="0039645A">
          <w:rPr>
            <w:rFonts w:ascii="Times New Roman" w:hAnsi="Times New Roman" w:cs="Times New Roman"/>
            <w:sz w:val="24"/>
            <w:szCs w:val="24"/>
            <w:lang w:val="en-GB"/>
          </w:rPr>
          <w:t>-</w:t>
        </w:r>
      </w:ins>
      <w:r w:rsidRPr="00BB7DB8">
        <w:rPr>
          <w:rFonts w:ascii="Times New Roman" w:hAnsi="Times New Roman" w:cs="Times New Roman"/>
          <w:sz w:val="24"/>
          <w:szCs w:val="24"/>
          <w:lang w:val="en-GB"/>
        </w:rPr>
        <w:t xml:space="preserve">au </w:t>
      </w:r>
      <w:proofErr w:type="spellStart"/>
      <w:r w:rsidRPr="00BB7DB8">
        <w:rPr>
          <w:rFonts w:ascii="Times New Roman" w:hAnsi="Times New Roman" w:cs="Times New Roman"/>
          <w:sz w:val="24"/>
          <w:szCs w:val="24"/>
          <w:lang w:val="en-GB"/>
        </w:rPr>
        <w:t>parcurs</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mai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multe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articole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științifice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al</w:t>
      </w:r>
      <w:ins w:id="18" w:author="Bogdan Dragulescu" w:date="2022-06-14T11:05:00Z">
        <w:r w:rsidR="003A0ECA">
          <w:rPr>
            <w:rFonts w:ascii="Times New Roman" w:hAnsi="Times New Roman" w:cs="Times New Roman"/>
            <w:sz w:val="24"/>
            <w:szCs w:val="24"/>
            <w:lang w:val="en-GB"/>
          </w:rPr>
          <w:t>t</w:t>
        </w:r>
      </w:ins>
      <w:r w:rsidRPr="00BB7DB8">
        <w:rPr>
          <w:rFonts w:ascii="Times New Roman" w:hAnsi="Times New Roman" w:cs="Times New Roman"/>
          <w:sz w:val="24"/>
          <w:szCs w:val="24"/>
          <w:lang w:val="en-GB"/>
        </w:rPr>
        <w: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resurse</w:t>
      </w:r>
      <w:proofErr w:type="spellEnd"/>
      <w:r w:rsidRPr="00BB7DB8">
        <w:rPr>
          <w:rFonts w:ascii="Times New Roman" w:hAnsi="Times New Roman" w:cs="Times New Roman"/>
          <w:sz w:val="24"/>
          <w:szCs w:val="24"/>
          <w:lang w:val="en-GB"/>
        </w:rPr>
        <w:t xml:space="preserve"> de </w:t>
      </w:r>
      <w:proofErr w:type="spellStart"/>
      <w:r w:rsidRPr="00BB7DB8">
        <w:rPr>
          <w:rFonts w:ascii="Times New Roman" w:hAnsi="Times New Roman" w:cs="Times New Roman"/>
          <w:sz w:val="24"/>
          <w:szCs w:val="24"/>
          <w:lang w:val="en-GB"/>
        </w:rPr>
        <w:t>documentare</w:t>
      </w:r>
      <w:proofErr w:type="spellEnd"/>
      <w:r w:rsidRPr="00BB7DB8">
        <w:rPr>
          <w:rFonts w:ascii="Times New Roman" w:hAnsi="Times New Roman" w:cs="Times New Roman"/>
          <w:sz w:val="24"/>
          <w:szCs w:val="24"/>
          <w:lang w:val="en-GB"/>
        </w:rPr>
        <w:t xml:space="preserve"> care </w:t>
      </w:r>
      <w:proofErr w:type="spellStart"/>
      <w:r w:rsidRPr="00BB7DB8">
        <w:rPr>
          <w:rFonts w:ascii="Times New Roman" w:hAnsi="Times New Roman" w:cs="Times New Roman"/>
          <w:sz w:val="24"/>
          <w:szCs w:val="24"/>
          <w:lang w:val="en-GB"/>
        </w:rPr>
        <w:t>ating</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subiecte</w:t>
      </w:r>
      <w:proofErr w:type="spellEnd"/>
      <w:r w:rsidRPr="00BB7DB8">
        <w:rPr>
          <w:rFonts w:ascii="Times New Roman" w:hAnsi="Times New Roman" w:cs="Times New Roman"/>
          <w:sz w:val="24"/>
          <w:szCs w:val="24"/>
          <w:lang w:val="en-GB"/>
        </w:rPr>
        <w:t xml:space="preserve"> precum Machine Learning, Reinforcement Learning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altele</w:t>
      </w:r>
      <w:proofErr w:type="spellEnd"/>
      <w:r w:rsidRPr="00BB7DB8">
        <w:rPr>
          <w:rFonts w:ascii="Times New Roman" w:hAnsi="Times New Roman" w:cs="Times New Roman"/>
          <w:sz w:val="24"/>
          <w:szCs w:val="24"/>
          <w:lang w:val="en-GB"/>
        </w:rPr>
        <w:t>.</w:t>
      </w:r>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sz w:val="24"/>
          <w:szCs w:val="24"/>
          <w:lang w:val="en-GB"/>
        </w:rPr>
        <w:t>asemenea</w:t>
      </w:r>
      <w:proofErr w:type="spellEnd"/>
      <w:r w:rsidR="00AB4EE8" w:rsidRPr="00BB7DB8">
        <w:rPr>
          <w:rFonts w:ascii="Times New Roman" w:hAnsi="Times New Roman" w:cs="Times New Roman"/>
          <w:sz w:val="24"/>
          <w:szCs w:val="24"/>
          <w:lang w:val="en-GB"/>
        </w:rPr>
        <w:t xml:space="preserve">, un </w:t>
      </w:r>
      <w:proofErr w:type="spellStart"/>
      <w:r w:rsidR="00AB4EE8" w:rsidRPr="00BB7DB8">
        <w:rPr>
          <w:rFonts w:ascii="Times New Roman" w:hAnsi="Times New Roman" w:cs="Times New Roman"/>
          <w:sz w:val="24"/>
          <w:szCs w:val="24"/>
          <w:lang w:val="en-GB"/>
        </w:rPr>
        <w:t>rol</w:t>
      </w:r>
      <w:proofErr w:type="spellEnd"/>
      <w:r w:rsidR="00AB4EE8" w:rsidRPr="00BB7DB8">
        <w:rPr>
          <w:rFonts w:ascii="Times New Roman" w:hAnsi="Times New Roman" w:cs="Times New Roman"/>
          <w:sz w:val="24"/>
          <w:szCs w:val="24"/>
          <w:lang w:val="en-GB"/>
        </w:rPr>
        <w:t xml:space="preserve"> important </w:t>
      </w:r>
      <w:proofErr w:type="spellStart"/>
      <w:r w:rsidR="00AB4EE8" w:rsidRPr="00BB7DB8">
        <w:rPr>
          <w:rFonts w:ascii="Times New Roman" w:hAnsi="Times New Roman" w:cs="Times New Roman"/>
          <w:sz w:val="24"/>
          <w:szCs w:val="24"/>
          <w:lang w:val="en-GB"/>
        </w:rPr>
        <w:t>pentru</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înțelegerea</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ușoară</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rapidă</w:t>
      </w:r>
      <w:proofErr w:type="spellEnd"/>
      <w:r w:rsidR="00AB4EE8" w:rsidRPr="00BB7DB8">
        <w:rPr>
          <w:rFonts w:ascii="Times New Roman" w:hAnsi="Times New Roman" w:cs="Times New Roman"/>
          <w:sz w:val="24"/>
          <w:szCs w:val="24"/>
          <w:lang w:val="en-GB"/>
        </w:rPr>
        <w:t xml:space="preserve"> a </w:t>
      </w:r>
      <w:proofErr w:type="spellStart"/>
      <w:r w:rsidR="00AB4EE8" w:rsidRPr="00BB7DB8">
        <w:rPr>
          <w:rFonts w:ascii="Times New Roman" w:hAnsi="Times New Roman" w:cs="Times New Roman"/>
          <w:sz w:val="24"/>
          <w:szCs w:val="24"/>
          <w:lang w:val="en-GB"/>
        </w:rPr>
        <w:t>conceptelor</w:t>
      </w:r>
      <w:proofErr w:type="spellEnd"/>
      <w:r w:rsidR="00AB4EE8" w:rsidRPr="00BB7DB8">
        <w:rPr>
          <w:rFonts w:ascii="Times New Roman" w:hAnsi="Times New Roman" w:cs="Times New Roman"/>
          <w:sz w:val="24"/>
          <w:szCs w:val="24"/>
          <w:lang w:val="en-GB"/>
        </w:rPr>
        <w:t xml:space="preserve"> de machine learning l-a </w:t>
      </w:r>
      <w:proofErr w:type="spellStart"/>
      <w:r w:rsidR="00AB4EE8" w:rsidRPr="00BB7DB8">
        <w:rPr>
          <w:rFonts w:ascii="Times New Roman" w:hAnsi="Times New Roman" w:cs="Times New Roman"/>
          <w:sz w:val="24"/>
          <w:szCs w:val="24"/>
          <w:lang w:val="en-GB"/>
        </w:rPr>
        <w:t>avut</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materia</w:t>
      </w:r>
      <w:proofErr w:type="spellEnd"/>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i/>
          <w:iCs/>
          <w:sz w:val="24"/>
          <w:szCs w:val="24"/>
          <w:lang w:val="en-GB"/>
        </w:rPr>
        <w:t>Modelarea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și</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Analiza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datelor</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pentru</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Decizii</w:t>
      </w:r>
      <w:proofErr w:type="spellEnd"/>
      <w:r w:rsidR="00AB4EE8" w:rsidRPr="00BB7DB8">
        <w:rPr>
          <w:rFonts w:ascii="Times New Roman" w:hAnsi="Times New Roman" w:cs="Times New Roman"/>
          <w:i/>
          <w:iCs/>
          <w:sz w:val="24"/>
          <w:szCs w:val="24"/>
          <w:lang w:val="en-GB"/>
        </w:rPr>
        <w:t xml:space="preserve"> de Management </w:t>
      </w:r>
      <w:r w:rsidR="00AB4EE8" w:rsidRPr="00BB7DB8">
        <w:rPr>
          <w:rFonts w:ascii="Times New Roman" w:hAnsi="Times New Roman" w:cs="Times New Roman"/>
          <w:sz w:val="24"/>
          <w:szCs w:val="24"/>
          <w:lang w:val="en-GB"/>
        </w:rPr>
        <w:t>din</w:t>
      </w:r>
      <w:r w:rsidR="00AB4EE8" w:rsidRPr="00BB7DB8">
        <w:rPr>
          <w:rFonts w:ascii="Times New Roman" w:hAnsi="Times New Roman" w:cs="Times New Roman"/>
          <w:sz w:val="24"/>
          <w:szCs w:val="24"/>
        </w:rPr>
        <w:t xml:space="preserve"> cadrul acestui program de studiu.</w:t>
      </w:r>
    </w:p>
    <w:p w14:paraId="68D51FF1" w14:textId="484DFCF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practică</w:t>
      </w:r>
      <w:proofErr w:type="spellEnd"/>
      <w:r w:rsidRPr="00BB7DB8">
        <w:rPr>
          <w:rFonts w:ascii="Times New Roman" w:hAnsi="Times New Roman" w:cs="Times New Roman"/>
          <w:sz w:val="24"/>
          <w:szCs w:val="24"/>
          <w:lang w:val="en-GB"/>
        </w:rPr>
        <w:t xml:space="preserve"> s-a </w:t>
      </w:r>
      <w:proofErr w:type="spellStart"/>
      <w:r w:rsidRPr="00BB7DB8">
        <w:rPr>
          <w:rFonts w:ascii="Times New Roman" w:hAnsi="Times New Roman" w:cs="Times New Roman"/>
          <w:sz w:val="24"/>
          <w:szCs w:val="24"/>
          <w:lang w:val="en-GB"/>
        </w:rPr>
        <w:t>realizat</w:t>
      </w:r>
      <w:proofErr w:type="spellEnd"/>
      <w:r w:rsidRPr="00BB7DB8">
        <w:rPr>
          <w:rFonts w:ascii="Times New Roman" w:hAnsi="Times New Roman" w:cs="Times New Roman"/>
          <w:sz w:val="24"/>
          <w:szCs w:val="24"/>
          <w:lang w:val="en-GB"/>
        </w:rPr>
        <w:t xml:space="preserve"> un experiment </w:t>
      </w:r>
      <w:proofErr w:type="spellStart"/>
      <w:r w:rsidRPr="00BB7DB8">
        <w:rPr>
          <w:rFonts w:ascii="Times New Roman" w:hAnsi="Times New Roman" w:cs="Times New Roman"/>
          <w:sz w:val="24"/>
          <w:szCs w:val="24"/>
          <w:lang w:val="en-GB"/>
        </w:rPr>
        <w:t>prin</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intermediul</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căreia</w:t>
      </w:r>
      <w:proofErr w:type="spellEnd"/>
      <w:r w:rsidRPr="00BB7DB8">
        <w:rPr>
          <w:rFonts w:ascii="Times New Roman" w:hAnsi="Times New Roman" w:cs="Times New Roman"/>
          <w:sz w:val="24"/>
          <w:szCs w:val="24"/>
          <w:lang w:val="en-GB"/>
        </w:rPr>
        <w:t xml:space="preserve"> se </w:t>
      </w:r>
      <w:proofErr w:type="spellStart"/>
      <w:r w:rsidR="00D0215A" w:rsidRPr="00BB7DB8">
        <w:rPr>
          <w:rFonts w:ascii="Times New Roman" w:hAnsi="Times New Roman" w:cs="Times New Roman"/>
          <w:sz w:val="24"/>
          <w:szCs w:val="24"/>
          <w:lang w:val="en-GB"/>
        </w:rPr>
        <w:t>compară</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mai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mulți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algoritmi</w:t>
      </w:r>
      <w:proofErr w:type="spellEnd"/>
      <w:r w:rsidR="00D0215A" w:rsidRPr="00BB7DB8">
        <w:rPr>
          <w:rFonts w:ascii="Times New Roman" w:hAnsi="Times New Roman" w:cs="Times New Roman"/>
          <w:sz w:val="24"/>
          <w:szCs w:val="24"/>
          <w:lang w:val="en-GB"/>
        </w:rPr>
        <w:t xml:space="preserve"> de Machine Learning, </w:t>
      </w:r>
      <w:proofErr w:type="spellStart"/>
      <w:r w:rsidR="00D0215A" w:rsidRPr="00BB7DB8">
        <w:rPr>
          <w:rFonts w:ascii="Times New Roman" w:hAnsi="Times New Roman" w:cs="Times New Roman"/>
          <w:sz w:val="24"/>
          <w:szCs w:val="24"/>
          <w:lang w:val="en-GB"/>
        </w:rPr>
        <w:t>atât</w:t>
      </w:r>
      <w:proofErr w:type="spellEnd"/>
      <w:r w:rsidR="00D0215A"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supravegheași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cât</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nesup</w:t>
      </w:r>
      <w:r w:rsidR="00AB4EE8" w:rsidRPr="00BB7DB8">
        <w:rPr>
          <w:rFonts w:ascii="Times New Roman" w:hAnsi="Times New Roman" w:cs="Times New Roman"/>
          <w:sz w:val="24"/>
          <w:szCs w:val="24"/>
          <w:lang w:val="en-GB"/>
        </w:rPr>
        <w:t>raveghea</w:t>
      </w:r>
      <w:r w:rsidR="007E5452" w:rsidRPr="00BB7DB8">
        <w:rPr>
          <w:rFonts w:ascii="Times New Roman" w:hAnsi="Times New Roman" w:cs="Times New Roman"/>
          <w:sz w:val="24"/>
          <w:szCs w:val="24"/>
          <w:lang w:val="en-GB"/>
        </w:rPr>
        <w:t>ți</w:t>
      </w:r>
      <w:proofErr w:type="spellEnd"/>
      <w:r w:rsidR="00D0215A" w:rsidRPr="00BB7DB8">
        <w:rPr>
          <w:rFonts w:ascii="Times New Roman" w:hAnsi="Times New Roman" w:cs="Times New Roman"/>
          <w:sz w:val="24"/>
          <w:szCs w:val="24"/>
          <w:lang w:val="en-GB"/>
        </w:rPr>
        <w:t>.</w:t>
      </w:r>
      <w:r w:rsidR="00C92171" w:rsidRPr="00BB7DB8">
        <w:rPr>
          <w:rFonts w:ascii="Times New Roman" w:hAnsi="Times New Roman" w:cs="Times New Roman"/>
          <w:sz w:val="24"/>
          <w:szCs w:val="24"/>
          <w:lang w:val="en-GB"/>
        </w:rPr>
        <w:t xml:space="preserve"> </w:t>
      </w:r>
      <w:r w:rsidR="00BB7DB8" w:rsidRPr="00BB7DB8">
        <w:rPr>
          <w:rFonts w:ascii="Times New Roman" w:hAnsi="Times New Roman" w:cs="Times New Roman"/>
          <w:sz w:val="24"/>
          <w:szCs w:val="24"/>
          <w:lang w:val="en-GB"/>
        </w:rPr>
        <w:t>P</w:t>
      </w:r>
      <w:r w:rsidR="00C92171" w:rsidRPr="00BB7DB8">
        <w:rPr>
          <w:rFonts w:ascii="Times New Roman" w:hAnsi="Times New Roman" w:cs="Times New Roman"/>
          <w:sz w:val="24"/>
          <w:szCs w:val="24"/>
          <w:lang w:val="en-GB"/>
        </w:rPr>
        <w:t xml:space="preserve">e </w:t>
      </w:r>
      <w:proofErr w:type="spellStart"/>
      <w:r w:rsidR="00C92171" w:rsidRPr="00BB7DB8">
        <w:rPr>
          <w:rFonts w:ascii="Times New Roman" w:hAnsi="Times New Roman" w:cs="Times New Roman"/>
          <w:sz w:val="24"/>
          <w:szCs w:val="24"/>
          <w:lang w:val="en-GB"/>
        </w:rPr>
        <w:t>lângă</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machine learning </w:t>
      </w:r>
      <w:proofErr w:type="spellStart"/>
      <w:r w:rsidR="00C92171" w:rsidRPr="00BB7DB8">
        <w:rPr>
          <w:rFonts w:ascii="Times New Roman" w:hAnsi="Times New Roman" w:cs="Times New Roman"/>
          <w:sz w:val="24"/>
          <w:szCs w:val="24"/>
          <w:lang w:val="en-GB"/>
        </w:rPr>
        <w:t>mai</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este</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nevoie</w:t>
      </w:r>
      <w:proofErr w:type="spellEnd"/>
      <w:r w:rsidR="00C92171" w:rsidRPr="00BB7DB8">
        <w:rPr>
          <w:rFonts w:ascii="Times New Roman" w:hAnsi="Times New Roman" w:cs="Times New Roman"/>
          <w:sz w:val="24"/>
          <w:szCs w:val="24"/>
          <w:lang w:val="en-GB"/>
        </w:rPr>
        <w:t xml:space="preserve"> de </w:t>
      </w:r>
      <w:proofErr w:type="spellStart"/>
      <w:r w:rsidR="00C92171" w:rsidRPr="00BB7DB8">
        <w:rPr>
          <w:rFonts w:ascii="Times New Roman" w:hAnsi="Times New Roman" w:cs="Times New Roman"/>
          <w:sz w:val="24"/>
          <w:szCs w:val="24"/>
          <w:lang w:val="en-GB"/>
        </w:rPr>
        <w:t>cunoștințe</w:t>
      </w:r>
      <w:proofErr w:type="spellEnd"/>
      <w:r w:rsidR="00C92171" w:rsidRPr="00BB7DB8">
        <w:rPr>
          <w:rFonts w:ascii="Times New Roman" w:hAnsi="Times New Roman" w:cs="Times New Roman"/>
          <w:sz w:val="24"/>
          <w:szCs w:val="24"/>
          <w:lang w:val="en-GB"/>
        </w:rPr>
        <w:t xml:space="preserve"> pe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unity, </w:t>
      </w:r>
      <w:proofErr w:type="spellStart"/>
      <w:r w:rsidR="00A35F63" w:rsidRPr="00BB7DB8">
        <w:rPr>
          <w:rFonts w:ascii="Times New Roman" w:hAnsi="Times New Roman" w:cs="Times New Roman"/>
          <w:sz w:val="24"/>
          <w:szCs w:val="24"/>
          <w:lang w:val="en-GB"/>
        </w:rPr>
        <w:t>atât</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design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interfață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grafică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cât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logică</w:t>
      </w:r>
      <w:proofErr w:type="spellEnd"/>
      <w:r w:rsidR="00A35F63" w:rsidRPr="00BB7DB8">
        <w:rPr>
          <w:rFonts w:ascii="Times New Roman" w:hAnsi="Times New Roman" w:cs="Times New Roman"/>
          <w:sz w:val="24"/>
          <w:szCs w:val="24"/>
          <w:lang w:val="en-GB"/>
        </w:rPr>
        <w:t xml:space="preserve"> de cod </w:t>
      </w:r>
      <w:proofErr w:type="spellStart"/>
      <w:r w:rsidR="00A35F63" w:rsidRPr="00BB7DB8">
        <w:rPr>
          <w:rFonts w:ascii="Times New Roman" w:hAnsi="Times New Roman" w:cs="Times New Roman"/>
          <w:sz w:val="24"/>
          <w:szCs w:val="24"/>
          <w:lang w:val="en-GB"/>
        </w:rPr>
        <w:t>scris</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în</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limbajul</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programare</w:t>
      </w:r>
      <w:proofErr w:type="spellEnd"/>
      <w:r w:rsidR="00A35F63" w:rsidRPr="00BB7DB8">
        <w:rPr>
          <w:rFonts w:ascii="Times New Roman" w:hAnsi="Times New Roman" w:cs="Times New Roman"/>
          <w:sz w:val="24"/>
          <w:szCs w:val="24"/>
          <w:lang w:val="en-GB"/>
        </w:rPr>
        <w:t xml:space="preserve"> C#. </w:t>
      </w:r>
      <w:r w:rsidR="00C92171" w:rsidRPr="00BB7DB8">
        <w:rPr>
          <w:rFonts w:ascii="Times New Roman" w:hAnsi="Times New Roman" w:cs="Times New Roman"/>
          <w:sz w:val="24"/>
          <w:szCs w:val="24"/>
          <w:lang w:val="en-GB"/>
        </w:rPr>
        <w:t xml:space="preserve"> </w:t>
      </w:r>
      <w:r w:rsidR="00A35F63" w:rsidRPr="00BB7DB8">
        <w:rPr>
          <w:rFonts w:ascii="Times New Roman" w:hAnsi="Times New Roman" w:cs="Times New Roman"/>
          <w:sz w:val="24"/>
          <w:szCs w:val="24"/>
          <w:lang w:val="en-GB"/>
        </w:rPr>
        <w:t xml:space="preserve">De </w:t>
      </w:r>
      <w:proofErr w:type="spellStart"/>
      <w:r w:rsidR="00A35F63" w:rsidRPr="00BB7DB8">
        <w:rPr>
          <w:rFonts w:ascii="Times New Roman" w:hAnsi="Times New Roman" w:cs="Times New Roman"/>
          <w:sz w:val="24"/>
          <w:szCs w:val="24"/>
          <w:lang w:val="en-GB"/>
        </w:rPr>
        <w:t>asemenea</w:t>
      </w:r>
      <w:proofErr w:type="spellEnd"/>
      <w:r w:rsidR="00A35F63" w:rsidRPr="00BB7DB8">
        <w:rPr>
          <w:rFonts w:ascii="Times New Roman" w:hAnsi="Times New Roman" w:cs="Times New Roman"/>
          <w:sz w:val="24"/>
          <w:szCs w:val="24"/>
          <w:lang w:val="en-GB"/>
        </w:rPr>
        <w:t xml:space="preserve">, au </w:t>
      </w:r>
      <w:proofErr w:type="spellStart"/>
      <w:r w:rsidR="00A35F63" w:rsidRPr="00BB7DB8">
        <w:rPr>
          <w:rFonts w:ascii="Times New Roman" w:hAnsi="Times New Roman" w:cs="Times New Roman"/>
          <w:sz w:val="24"/>
          <w:szCs w:val="24"/>
          <w:lang w:val="en-GB"/>
        </w:rPr>
        <w:t>fost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nevoie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cunoștințe</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realizare</w:t>
      </w:r>
      <w:proofErr w:type="spellEnd"/>
      <w:r w:rsidR="00A35F63" w:rsidRPr="00BB7DB8">
        <w:rPr>
          <w:rFonts w:ascii="Times New Roman" w:hAnsi="Times New Roman" w:cs="Times New Roman"/>
          <w:sz w:val="24"/>
          <w:szCs w:val="24"/>
          <w:lang w:val="en-GB"/>
        </w:rPr>
        <w:t xml:space="preserve"> de Flask API </w:t>
      </w:r>
      <w:proofErr w:type="spellStart"/>
      <w:r w:rsidR="00A35F63" w:rsidRPr="00BB7DB8">
        <w:rPr>
          <w:rFonts w:ascii="Times New Roman" w:hAnsi="Times New Roman" w:cs="Times New Roman"/>
          <w:sz w:val="24"/>
          <w:szCs w:val="24"/>
          <w:lang w:val="en-GB"/>
        </w:rPr>
        <w:t>prin</w:t>
      </w:r>
      <w:proofErr w:type="spellEnd"/>
      <w:r w:rsidR="00A35F63" w:rsidRPr="00BB7DB8">
        <w:rPr>
          <w:rFonts w:ascii="Times New Roman" w:hAnsi="Times New Roman" w:cs="Times New Roman"/>
          <w:sz w:val="24"/>
          <w:szCs w:val="24"/>
          <w:lang w:val="en-GB"/>
        </w:rPr>
        <w:t xml:space="preserve"> care se </w:t>
      </w:r>
      <w:proofErr w:type="spellStart"/>
      <w:r w:rsidR="00A35F63" w:rsidRPr="00BB7DB8">
        <w:rPr>
          <w:rFonts w:ascii="Times New Roman" w:hAnsi="Times New Roman" w:cs="Times New Roman"/>
          <w:sz w:val="24"/>
          <w:szCs w:val="24"/>
          <w:lang w:val="en-GB"/>
        </w:rPr>
        <w:t>realizează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comunicarea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dintre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cele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două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medii</w:t>
      </w:r>
      <w:proofErr w:type="spellEnd"/>
      <w:r w:rsidR="00A35F63" w:rsidRPr="00BB7DB8">
        <w:rPr>
          <w:rFonts w:ascii="Times New Roman" w:hAnsi="Times New Roman" w:cs="Times New Roman"/>
          <w:sz w:val="24"/>
          <w:szCs w:val="24"/>
          <w:lang w:val="en-GB"/>
        </w:rPr>
        <w:t xml:space="preserve">: </w:t>
      </w:r>
      <w:r w:rsidR="00A35F63" w:rsidRPr="00BB7DB8">
        <w:rPr>
          <w:rFonts w:ascii="Times New Roman" w:hAnsi="Times New Roman" w:cs="Times New Roman"/>
          <w:sz w:val="24"/>
          <w:szCs w:val="24"/>
        </w:rPr>
        <w:t>Unity și scriptul Python.</w:t>
      </w:r>
    </w:p>
    <w:p w14:paraId="3142FF92" w14:textId="4BA053A1" w:rsidR="00D0215A" w:rsidRPr="00BB7DB8" w:rsidRDefault="00801564" w:rsidP="00BB7DB8">
      <w:pPr>
        <w:jc w:val="both"/>
        <w:rPr>
          <w:rFonts w:ascii="Times New Roman" w:hAnsi="Times New Roman" w:cs="Times New Roman"/>
          <w:sz w:val="24"/>
          <w:szCs w:val="24"/>
          <w:lang w:val="en-GB"/>
        </w:rPr>
      </w:pPr>
      <w:r w:rsidRPr="00BB7DB8">
        <w:rPr>
          <w:rFonts w:ascii="Times New Roman" w:hAnsi="Times New Roman" w:cs="Times New Roman"/>
          <w:sz w:val="24"/>
          <w:szCs w:val="24"/>
          <w:lang w:val="en-GB"/>
        </w:rPr>
        <w:tab/>
      </w:r>
      <w:proofErr w:type="spellStart"/>
      <w:r w:rsidR="00BB7DB8" w:rsidRPr="00BB7DB8">
        <w:rPr>
          <w:rFonts w:ascii="Times New Roman" w:hAnsi="Times New Roman" w:cs="Times New Roman"/>
          <w:sz w:val="24"/>
          <w:szCs w:val="24"/>
          <w:lang w:val="en-GB"/>
        </w:rPr>
        <w:t>În</w:t>
      </w:r>
      <w:proofErr w:type="spellEnd"/>
      <w:r w:rsidR="00BB7DB8" w:rsidRPr="00BB7DB8">
        <w:rPr>
          <w:rFonts w:ascii="Times New Roman" w:hAnsi="Times New Roman" w:cs="Times New Roman"/>
          <w:sz w:val="24"/>
          <w:szCs w:val="24"/>
          <w:lang w:val="en-GB"/>
        </w:rPr>
        <w:t xml:space="preserve"> final se </w:t>
      </w:r>
      <w:proofErr w:type="spellStart"/>
      <w:r w:rsidR="00BB7DB8" w:rsidRPr="00BB7DB8">
        <w:rPr>
          <w:rFonts w:ascii="Times New Roman" w:hAnsi="Times New Roman" w:cs="Times New Roman"/>
          <w:sz w:val="24"/>
          <w:szCs w:val="24"/>
          <w:lang w:val="en-GB"/>
        </w:rPr>
        <w:t>prezintă</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concluziile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limitările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dezvoltăriile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viitorare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și</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referințele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bibliografice</w:t>
      </w:r>
      <w:proofErr w:type="spellEnd"/>
      <w:r w:rsidR="00BB7DB8" w:rsidRPr="00BB7DB8">
        <w:rPr>
          <w:rFonts w:ascii="Times New Roman" w:hAnsi="Times New Roman" w:cs="Times New Roman"/>
          <w:sz w:val="24"/>
          <w:szCs w:val="24"/>
          <w:lang w:val="en-GB"/>
        </w:rPr>
        <w:t>.</w:t>
      </w:r>
    </w:p>
    <w:p w14:paraId="68F84DCA" w14:textId="18CD1F6B" w:rsidR="00E6691C" w:rsidRDefault="00E6691C" w:rsidP="00E7416B">
      <w:pPr>
        <w:rPr>
          <w:lang w:val="en-GB"/>
        </w:rPr>
      </w:pPr>
    </w:p>
    <w:p w14:paraId="103B07F8" w14:textId="43AD5C22" w:rsidR="00E6691C" w:rsidRDefault="00E6691C" w:rsidP="00E7416B">
      <w:pPr>
        <w:rPr>
          <w:lang w:val="en-GB"/>
        </w:rPr>
      </w:pPr>
    </w:p>
    <w:p w14:paraId="6CB4502D" w14:textId="5C74C7A8" w:rsidR="00E6691C" w:rsidRDefault="00E6691C" w:rsidP="00E7416B">
      <w:pPr>
        <w:rPr>
          <w:lang w:val="en-GB"/>
        </w:rPr>
      </w:pPr>
    </w:p>
    <w:p w14:paraId="071C54DF" w14:textId="64F0A482" w:rsidR="00E6691C" w:rsidRDefault="00E6691C" w:rsidP="00E7416B">
      <w:pPr>
        <w:rPr>
          <w:lang w:val="en-GB"/>
        </w:rPr>
      </w:pPr>
    </w:p>
    <w:p w14:paraId="6EBBB96F" w14:textId="32C5C518" w:rsidR="00A35F63" w:rsidRDefault="00A35F63" w:rsidP="0044253D">
      <w:pPr>
        <w:rPr>
          <w:lang w:val="en-GB"/>
        </w:rPr>
      </w:pPr>
    </w:p>
    <w:p w14:paraId="6827079A" w14:textId="79B13BED" w:rsidR="00A35F63" w:rsidRDefault="00AB0F07" w:rsidP="00AB0F07">
      <w:pPr>
        <w:pStyle w:val="Heading1"/>
        <w:jc w:val="center"/>
        <w:rPr>
          <w:rFonts w:ascii="Times New Roman" w:hAnsi="Times New Roman" w:cs="Times New Roman"/>
          <w:b/>
          <w:bCs/>
          <w:color w:val="auto"/>
        </w:rPr>
      </w:pPr>
      <w:bookmarkStart w:id="19" w:name="_Toc106049301"/>
      <w:proofErr w:type="spellStart"/>
      <w:r w:rsidRPr="00AB0F07">
        <w:rPr>
          <w:rFonts w:ascii="Times New Roman" w:hAnsi="Times New Roman" w:cs="Times New Roman"/>
          <w:b/>
          <w:bCs/>
          <w:color w:val="auto"/>
          <w:lang w:val="en-GB"/>
        </w:rPr>
        <w:lastRenderedPageBreak/>
        <w:t>Capitolul</w:t>
      </w:r>
      <w:proofErr w:type="spellEnd"/>
      <w:r w:rsidRPr="00AB0F07">
        <w:rPr>
          <w:rFonts w:ascii="Times New Roman" w:hAnsi="Times New Roman" w:cs="Times New Roman"/>
          <w:b/>
          <w:bCs/>
          <w:color w:val="auto"/>
          <w:lang w:val="en-GB"/>
        </w:rPr>
        <w:t xml:space="preserve"> 2:</w:t>
      </w:r>
      <w:r w:rsidRPr="00AB0F07">
        <w:rPr>
          <w:rFonts w:ascii="Times New Roman" w:hAnsi="Times New Roman" w:cs="Times New Roman"/>
          <w:b/>
          <w:bCs/>
          <w:color w:val="auto"/>
        </w:rPr>
        <w:t xml:space="preserve"> Partea </w:t>
      </w:r>
      <w:commentRangeStart w:id="20"/>
      <w:r w:rsidRPr="00AB0F07">
        <w:rPr>
          <w:rFonts w:ascii="Times New Roman" w:hAnsi="Times New Roman" w:cs="Times New Roman"/>
          <w:b/>
          <w:bCs/>
          <w:color w:val="auto"/>
        </w:rPr>
        <w:t>introductivă</w:t>
      </w:r>
      <w:bookmarkEnd w:id="19"/>
      <w:commentRangeEnd w:id="20"/>
      <w:r w:rsidR="003A0ECA">
        <w:rPr>
          <w:rStyle w:val="CommentReference"/>
          <w:rFonts w:asciiTheme="minorHAnsi" w:eastAsiaTheme="minorHAnsi" w:hAnsiTheme="minorHAnsi" w:cstheme="minorBidi"/>
          <w:color w:val="auto"/>
        </w:rPr>
        <w:commentReference w:id="20"/>
      </w:r>
    </w:p>
    <w:p w14:paraId="1F54FEB1" w14:textId="77777777" w:rsidR="00AB0F07" w:rsidRPr="00AB0F07" w:rsidRDefault="00AB0F07" w:rsidP="00AB0F07"/>
    <w:p w14:paraId="58353D5A" w14:textId="355BE9FA" w:rsidR="00E6691C" w:rsidRPr="00AB0F07" w:rsidRDefault="00FF1A7A" w:rsidP="00AB0F07">
      <w:pPr>
        <w:pStyle w:val="Heading2"/>
        <w:rPr>
          <w:rFonts w:ascii="Times New Roman" w:hAnsi="Times New Roman" w:cs="Times New Roman"/>
          <w:b/>
          <w:bCs/>
          <w:color w:val="auto"/>
          <w:sz w:val="28"/>
          <w:szCs w:val="28"/>
          <w:lang w:val="en-GB"/>
        </w:rPr>
      </w:pPr>
      <w:bookmarkStart w:id="21" w:name="_Toc106049302"/>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Agen</w:t>
      </w:r>
      <w:r w:rsidR="00AB0F07" w:rsidRPr="00AB0F07">
        <w:rPr>
          <w:rFonts w:ascii="Times New Roman" w:hAnsi="Times New Roman" w:cs="Times New Roman"/>
          <w:b/>
          <w:bCs/>
          <w:color w:val="auto"/>
          <w:sz w:val="28"/>
          <w:szCs w:val="28"/>
          <w:lang w:val="en-GB"/>
        </w:rPr>
        <w:t>ți</w:t>
      </w:r>
      <w:proofErr w:type="spellEnd"/>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Sotfware</w:t>
      </w:r>
      <w:bookmarkEnd w:id="21"/>
      <w:proofErr w:type="spellEnd"/>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23F0D82B"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 xml:space="preserve">Un agent software </w:t>
      </w:r>
      <w:proofErr w:type="spellStart"/>
      <w:r w:rsidRPr="00D46087">
        <w:rPr>
          <w:rFonts w:ascii="Times New Roman" w:hAnsi="Times New Roman" w:cs="Times New Roman"/>
          <w:sz w:val="24"/>
          <w:szCs w:val="24"/>
          <w:lang w:val="en-GB"/>
        </w:rPr>
        <w:t>este</w:t>
      </w:r>
      <w:proofErr w:type="spellEnd"/>
      <w:r w:rsidRPr="00D46087">
        <w:rPr>
          <w:rFonts w:ascii="Times New Roman" w:hAnsi="Times New Roman" w:cs="Times New Roman"/>
          <w:sz w:val="24"/>
          <w:szCs w:val="24"/>
          <w:lang w:val="en-GB"/>
        </w:rPr>
        <w:t xml:space="preserve"> un </w:t>
      </w:r>
      <w:proofErr w:type="spellStart"/>
      <w:r w:rsidRPr="00D46087">
        <w:rPr>
          <w:rFonts w:ascii="Times New Roman" w:hAnsi="Times New Roman" w:cs="Times New Roman"/>
          <w:sz w:val="24"/>
          <w:szCs w:val="24"/>
          <w:lang w:val="en-GB"/>
        </w:rPr>
        <w:t>obiect</w:t>
      </w:r>
      <w:proofErr w:type="spellEnd"/>
      <w:r w:rsidRPr="00D46087">
        <w:rPr>
          <w:rFonts w:ascii="Times New Roman" w:hAnsi="Times New Roman" w:cs="Times New Roman"/>
          <w:sz w:val="24"/>
          <w:szCs w:val="24"/>
          <w:lang w:val="en-GB"/>
        </w:rPr>
        <w:t xml:space="preserve"> software </w:t>
      </w:r>
      <w:proofErr w:type="spellStart"/>
      <w:r w:rsidRPr="00D46087">
        <w:rPr>
          <w:rFonts w:ascii="Times New Roman" w:hAnsi="Times New Roman" w:cs="Times New Roman"/>
          <w:sz w:val="24"/>
          <w:szCs w:val="24"/>
          <w:lang w:val="en-GB"/>
        </w:rPr>
        <w:t>autonom</w:t>
      </w:r>
      <w:proofErr w:type="spellEnd"/>
      <w:r w:rsidRPr="00D46087">
        <w:rPr>
          <w:rFonts w:ascii="Times New Roman" w:hAnsi="Times New Roman" w:cs="Times New Roman"/>
          <w:sz w:val="24"/>
          <w:szCs w:val="24"/>
          <w:lang w:val="en-GB"/>
        </w:rPr>
        <w:t xml:space="preserve">, care </w:t>
      </w:r>
      <w:proofErr w:type="gramStart"/>
      <w:r w:rsidRPr="00D46087">
        <w:rPr>
          <w:rFonts w:ascii="Times New Roman" w:hAnsi="Times New Roman" w:cs="Times New Roman"/>
          <w:sz w:val="24"/>
          <w:szCs w:val="24"/>
          <w:lang w:val="en-GB"/>
        </w:rPr>
        <w:t>are</w:t>
      </w:r>
      <w:proofErr w:type="gramEnd"/>
      <w:r w:rsidRPr="00D46087">
        <w:rPr>
          <w:rFonts w:ascii="Times New Roman" w:hAnsi="Times New Roman" w:cs="Times New Roman"/>
          <w:sz w:val="24"/>
          <w:szCs w:val="24"/>
          <w:lang w:val="en-GB"/>
        </w:rPr>
        <w:t xml:space="preserve"> access la </w:t>
      </w:r>
      <w:proofErr w:type="spellStart"/>
      <w:r w:rsidRPr="00D46087">
        <w:rPr>
          <w:rFonts w:ascii="Times New Roman" w:hAnsi="Times New Roman" w:cs="Times New Roman"/>
          <w:sz w:val="24"/>
          <w:szCs w:val="24"/>
          <w:lang w:val="en-GB"/>
        </w:rPr>
        <w:t>informațiile</w:t>
      </w:r>
      <w:proofErr w:type="spellEnd"/>
      <w:r w:rsidRPr="00D46087">
        <w:rPr>
          <w:rFonts w:ascii="Times New Roman" w:hAnsi="Times New Roman" w:cs="Times New Roman"/>
          <w:sz w:val="24"/>
          <w:szCs w:val="24"/>
          <w:lang w:val="en-GB"/>
        </w:rPr>
        <w:t xml:space="preserve"> din </w:t>
      </w:r>
      <w:proofErr w:type="spellStart"/>
      <w:r w:rsidRPr="00D46087">
        <w:rPr>
          <w:rFonts w:ascii="Times New Roman" w:hAnsi="Times New Roman" w:cs="Times New Roman"/>
          <w:sz w:val="24"/>
          <w:szCs w:val="24"/>
          <w:lang w:val="en-GB"/>
        </w:rPr>
        <w:t>mediul</w:t>
      </w:r>
      <w:proofErr w:type="spellEnd"/>
      <w:r w:rsidRPr="00D46087">
        <w:rPr>
          <w:rFonts w:ascii="Times New Roman" w:hAnsi="Times New Roman" w:cs="Times New Roman"/>
          <w:sz w:val="24"/>
          <w:szCs w:val="24"/>
          <w:lang w:val="en-GB"/>
        </w:rPr>
        <w:t xml:space="preserve"> virtual </w:t>
      </w:r>
      <w:proofErr w:type="spellStart"/>
      <w:r w:rsidRPr="00D46087">
        <w:rPr>
          <w:rFonts w:ascii="Times New Roman" w:hAnsi="Times New Roman" w:cs="Times New Roman"/>
          <w:sz w:val="24"/>
          <w:szCs w:val="24"/>
          <w:lang w:val="en-GB"/>
        </w:rPr>
        <w:t>în</w:t>
      </w:r>
      <w:proofErr w:type="spellEnd"/>
      <w:r w:rsidRPr="00D46087">
        <w:rPr>
          <w:rFonts w:ascii="Times New Roman" w:hAnsi="Times New Roman" w:cs="Times New Roman"/>
          <w:sz w:val="24"/>
          <w:szCs w:val="24"/>
          <w:lang w:val="en-GB"/>
        </w:rPr>
        <w:t xml:space="preserve"> care </w:t>
      </w:r>
      <w:proofErr w:type="spellStart"/>
      <w:r w:rsidRPr="00D46087">
        <w:rPr>
          <w:rFonts w:ascii="Times New Roman" w:hAnsi="Times New Roman" w:cs="Times New Roman"/>
          <w:sz w:val="24"/>
          <w:szCs w:val="24"/>
          <w:lang w:val="en-GB"/>
        </w:rPr>
        <w:t>acesta</w:t>
      </w:r>
      <w:proofErr w:type="spellEnd"/>
      <w:r w:rsidRPr="00D46087">
        <w:rPr>
          <w:rFonts w:ascii="Times New Roman" w:hAnsi="Times New Roman" w:cs="Times New Roman"/>
          <w:sz w:val="24"/>
          <w:szCs w:val="24"/>
          <w:lang w:val="en-GB"/>
        </w:rPr>
        <w:t xml:space="preserve"> se </w:t>
      </w:r>
      <w:proofErr w:type="spellStart"/>
      <w:r w:rsidRPr="00D46087">
        <w:rPr>
          <w:rFonts w:ascii="Times New Roman" w:hAnsi="Times New Roman" w:cs="Times New Roman"/>
          <w:sz w:val="24"/>
          <w:szCs w:val="24"/>
          <w:lang w:val="en-GB"/>
        </w:rPr>
        <w:t>găsește</w:t>
      </w:r>
      <w:proofErr w:type="spellEnd"/>
      <w:r w:rsidRPr="00D46087">
        <w:rPr>
          <w:rFonts w:ascii="Times New Roman" w:hAnsi="Times New Roman" w:cs="Times New Roman"/>
          <w:sz w:val="24"/>
          <w:szCs w:val="24"/>
          <w:lang w:val="en-GB"/>
        </w:rPr>
        <w:t>.</w:t>
      </w:r>
      <w:commentRangeStart w:id="22"/>
      <w:r w:rsidR="0069175A">
        <w:rPr>
          <w:rStyle w:val="FootnoteReference"/>
          <w:rFonts w:ascii="Times New Roman" w:hAnsi="Times New Roman" w:cs="Times New Roman"/>
          <w:sz w:val="24"/>
          <w:szCs w:val="24"/>
          <w:lang w:val="en-GB"/>
        </w:rPr>
        <w:footnoteReference w:id="1"/>
      </w:r>
      <w:r w:rsidR="007E219A" w:rsidRPr="00D46087">
        <w:rPr>
          <w:rFonts w:ascii="Times New Roman" w:hAnsi="Times New Roman" w:cs="Times New Roman"/>
          <w:sz w:val="24"/>
          <w:szCs w:val="24"/>
          <w:lang w:val="en-GB"/>
        </w:rPr>
        <w:t xml:space="preserve"> </w:t>
      </w:r>
      <w:commentRangeEnd w:id="22"/>
      <w:r w:rsidR="003A0ECA">
        <w:rPr>
          <w:rStyle w:val="CommentReference"/>
        </w:rPr>
        <w:commentReference w:id="22"/>
      </w:r>
      <w:proofErr w:type="spellStart"/>
      <w:r w:rsidR="007E219A" w:rsidRPr="00D46087">
        <w:rPr>
          <w:rFonts w:ascii="Times New Roman" w:hAnsi="Times New Roman" w:cs="Times New Roman"/>
          <w:sz w:val="24"/>
          <w:szCs w:val="24"/>
          <w:lang w:val="en-GB"/>
        </w:rPr>
        <w:t>În</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cazul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acestui</w:t>
      </w:r>
      <w:proofErr w:type="spellEnd"/>
      <w:r w:rsidR="007E219A" w:rsidRPr="00D46087">
        <w:rPr>
          <w:rFonts w:ascii="Times New Roman" w:hAnsi="Times New Roman" w:cs="Times New Roman"/>
          <w:sz w:val="24"/>
          <w:szCs w:val="24"/>
          <w:lang w:val="en-GB"/>
        </w:rPr>
        <w:t xml:space="preserve"> experiment, </w:t>
      </w:r>
      <w:proofErr w:type="spellStart"/>
      <w:r w:rsidR="007E219A" w:rsidRPr="00D46087">
        <w:rPr>
          <w:rFonts w:ascii="Times New Roman" w:hAnsi="Times New Roman" w:cs="Times New Roman"/>
          <w:sz w:val="24"/>
          <w:szCs w:val="24"/>
          <w:lang w:val="en-GB"/>
        </w:rPr>
        <w:t>agentul</w:t>
      </w:r>
      <w:proofErr w:type="spellEnd"/>
      <w:r w:rsidR="007E219A" w:rsidRPr="00D46087">
        <w:rPr>
          <w:rFonts w:ascii="Times New Roman" w:hAnsi="Times New Roman" w:cs="Times New Roman"/>
          <w:sz w:val="24"/>
          <w:szCs w:val="24"/>
          <w:lang w:val="en-GB"/>
        </w:rPr>
        <w:t xml:space="preserve"> software </w:t>
      </w:r>
      <w:proofErr w:type="spellStart"/>
      <w:r w:rsidR="007E219A" w:rsidRPr="00D46087">
        <w:rPr>
          <w:rFonts w:ascii="Times New Roman" w:hAnsi="Times New Roman" w:cs="Times New Roman"/>
          <w:sz w:val="24"/>
          <w:szCs w:val="24"/>
          <w:lang w:val="en-GB"/>
        </w:rPr>
        <w:t>este</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reprezentat</w:t>
      </w:r>
      <w:proofErr w:type="spellEnd"/>
      <w:r w:rsidR="007E219A" w:rsidRPr="00D46087">
        <w:rPr>
          <w:rFonts w:ascii="Times New Roman" w:hAnsi="Times New Roman" w:cs="Times New Roman"/>
          <w:sz w:val="24"/>
          <w:szCs w:val="24"/>
          <w:lang w:val="en-GB"/>
        </w:rPr>
        <w:t xml:space="preserve"> de un kart care are </w:t>
      </w:r>
      <w:proofErr w:type="spellStart"/>
      <w:r w:rsidR="007E219A" w:rsidRPr="00D46087">
        <w:rPr>
          <w:rFonts w:ascii="Times New Roman" w:hAnsi="Times New Roman" w:cs="Times New Roman"/>
          <w:sz w:val="24"/>
          <w:szCs w:val="24"/>
          <w:lang w:val="en-GB"/>
        </w:rPr>
        <w:t>misiunea</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să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obțină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cel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mai</w:t>
      </w:r>
      <w:proofErr w:type="spellEnd"/>
      <w:r w:rsidR="007E219A" w:rsidRPr="00D46087">
        <w:rPr>
          <w:rFonts w:ascii="Times New Roman" w:hAnsi="Times New Roman" w:cs="Times New Roman"/>
          <w:sz w:val="24"/>
          <w:szCs w:val="24"/>
          <w:lang w:val="en-GB"/>
        </w:rPr>
        <w:t xml:space="preserve"> r</w:t>
      </w:r>
      <w:del w:id="23" w:author="Bogdan Dragulescu" w:date="2022-06-14T11:08:00Z">
        <w:r w:rsidR="007E219A" w:rsidRPr="00D46087" w:rsidDel="003A0ECA">
          <w:rPr>
            <w:rFonts w:ascii="Times New Roman" w:hAnsi="Times New Roman" w:cs="Times New Roman"/>
            <w:sz w:val="24"/>
            <w:szCs w:val="24"/>
            <w:lang w:val="en-GB"/>
          </w:rPr>
          <w:delText>e</w:delText>
        </w:r>
      </w:del>
      <w:ins w:id="24" w:author="Bogdan Dragulescu" w:date="2022-06-14T11:08:00Z">
        <w:r w:rsidR="003A0ECA">
          <w:rPr>
            <w:rFonts w:ascii="Times New Roman" w:hAnsi="Times New Roman" w:cs="Times New Roman"/>
            <w:sz w:val="24"/>
            <w:szCs w:val="24"/>
            <w:lang w:val="en-GB"/>
          </w:rPr>
          <w:t>a</w:t>
        </w:r>
      </w:ins>
      <w:r w:rsidR="007E219A" w:rsidRPr="00D46087">
        <w:rPr>
          <w:rFonts w:ascii="Times New Roman" w:hAnsi="Times New Roman" w:cs="Times New Roman"/>
          <w:sz w:val="24"/>
          <w:szCs w:val="24"/>
          <w:lang w:val="en-GB"/>
        </w:rPr>
        <w:t xml:space="preserve">pid </w:t>
      </w:r>
      <w:proofErr w:type="spellStart"/>
      <w:r w:rsidR="007E219A" w:rsidRPr="00D46087">
        <w:rPr>
          <w:rFonts w:ascii="Times New Roman" w:hAnsi="Times New Roman" w:cs="Times New Roman"/>
          <w:sz w:val="24"/>
          <w:szCs w:val="24"/>
          <w:lang w:val="en-GB"/>
        </w:rPr>
        <w:t>timp</w:t>
      </w:r>
      <w:proofErr w:type="spellEnd"/>
      <w:r w:rsidR="007E219A" w:rsidRPr="00D46087">
        <w:rPr>
          <w:rFonts w:ascii="Times New Roman" w:hAnsi="Times New Roman" w:cs="Times New Roman"/>
          <w:sz w:val="24"/>
          <w:szCs w:val="24"/>
          <w:lang w:val="en-GB"/>
        </w:rPr>
        <w:t xml:space="preserve"> pe </w:t>
      </w:r>
      <w:proofErr w:type="spellStart"/>
      <w:r w:rsidR="007E219A" w:rsidRPr="00D46087">
        <w:rPr>
          <w:rFonts w:ascii="Times New Roman" w:hAnsi="Times New Roman" w:cs="Times New Roman"/>
          <w:sz w:val="24"/>
          <w:szCs w:val="24"/>
          <w:lang w:val="en-GB"/>
        </w:rPr>
        <w:t>traseul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respectiv</w:t>
      </w:r>
      <w:proofErr w:type="spellEnd"/>
      <w:r w:rsidR="007E219A" w:rsidRPr="00D46087">
        <w:rPr>
          <w:rFonts w:ascii="Times New Roman" w:hAnsi="Times New Roman" w:cs="Times New Roman"/>
          <w:sz w:val="24"/>
          <w:szCs w:val="24"/>
          <w:lang w:val="en-GB"/>
        </w:rPr>
        <w:t>.</w:t>
      </w:r>
    </w:p>
    <w:p w14:paraId="11D239AA" w14:textId="77777777" w:rsidR="00B9635E" w:rsidRPr="00D46087" w:rsidRDefault="007E219A" w:rsidP="0044253D">
      <w:pPr>
        <w:pStyle w:val="BodyText"/>
        <w:rPr>
          <w:sz w:val="24"/>
          <w:szCs w:val="24"/>
          <w:lang w:val="ro-RO"/>
        </w:rPr>
      </w:pPr>
      <w:r w:rsidRPr="00D46087">
        <w:rPr>
          <w:sz w:val="24"/>
          <w:szCs w:val="24"/>
          <w:lang w:val="en-GB"/>
        </w:rPr>
        <w:tab/>
      </w:r>
      <w:proofErr w:type="spellStart"/>
      <w:r w:rsidR="00B9635E" w:rsidRPr="00D46087">
        <w:rPr>
          <w:sz w:val="24"/>
          <w:szCs w:val="24"/>
          <w:lang w:val="en-GB"/>
        </w:rPr>
        <w:t>Agenții</w:t>
      </w:r>
      <w:proofErr w:type="spellEnd"/>
      <w:r w:rsidR="00B9635E" w:rsidRPr="00D46087">
        <w:rPr>
          <w:sz w:val="24"/>
          <w:szCs w:val="24"/>
          <w:lang w:val="en-GB"/>
        </w:rPr>
        <w:t xml:space="preserve"> </w:t>
      </w:r>
      <w:proofErr w:type="spellStart"/>
      <w:r w:rsidR="00B9635E" w:rsidRPr="00D46087">
        <w:rPr>
          <w:sz w:val="24"/>
          <w:szCs w:val="24"/>
          <w:lang w:val="en-GB"/>
        </w:rPr>
        <w:t>inteligenți</w:t>
      </w:r>
      <w:proofErr w:type="spellEnd"/>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25" w:name="ZOTERO_BREF_rGjyGvGwcCri"/>
      <w:r w:rsidR="00B9635E" w:rsidRPr="00D46087">
        <w:rPr>
          <w:sz w:val="24"/>
          <w:szCs w:val="24"/>
        </w:rPr>
        <w:t>[1]</w:t>
      </w:r>
      <w:bookmarkEnd w:id="25"/>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26" w:name="ZOTERO_BREF_8ACunXfNHPOj"/>
      <w:r w:rsidR="00B9635E" w:rsidRPr="00D46087">
        <w:rPr>
          <w:sz w:val="24"/>
          <w:szCs w:val="24"/>
        </w:rPr>
        <w:t>[2]</w:t>
      </w:r>
      <w:bookmarkEnd w:id="26"/>
    </w:p>
    <w:p w14:paraId="3C482BA9" w14:textId="77777777" w:rsidR="00B9635E" w:rsidRPr="00D46087" w:rsidRDefault="00B9635E" w:rsidP="0044253D">
      <w:pPr>
        <w:pStyle w:val="Body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27" w:name="ZOTERO_BREF_mLllIhPJlMhY"/>
      <w:r w:rsidRPr="00D46087">
        <w:rPr>
          <w:sz w:val="24"/>
          <w:szCs w:val="24"/>
        </w:rPr>
        <w:t>[3]</w:t>
      </w:r>
      <w:bookmarkEnd w:id="27"/>
    </w:p>
    <w:p w14:paraId="37BFD5D3" w14:textId="77777777" w:rsidR="00B9635E" w:rsidRPr="00D46087" w:rsidRDefault="00B9635E" w:rsidP="0044253D">
      <w:pPr>
        <w:pStyle w:val="Body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Body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Body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28" w:name="ZOTERO_BREF_Q8UID43Q5oC1"/>
      <w:r w:rsidRPr="00D46087">
        <w:rPr>
          <w:sz w:val="24"/>
          <w:szCs w:val="24"/>
        </w:rPr>
        <w:t>[4]</w:t>
      </w:r>
      <w:bookmarkEnd w:id="28"/>
    </w:p>
    <w:p w14:paraId="0785BCF0" w14:textId="30ADFF48" w:rsidR="00521892" w:rsidRDefault="00521892" w:rsidP="0044253D">
      <w:pPr>
        <w:pStyle w:val="BodyText"/>
        <w:rPr>
          <w:sz w:val="24"/>
          <w:szCs w:val="24"/>
        </w:rPr>
      </w:pPr>
    </w:p>
    <w:p w14:paraId="1E273A8F" w14:textId="7119D4EB" w:rsidR="00521892" w:rsidRDefault="00521892" w:rsidP="0044253D">
      <w:pPr>
        <w:pStyle w:val="BodyText"/>
        <w:rPr>
          <w:sz w:val="24"/>
          <w:szCs w:val="24"/>
        </w:rPr>
      </w:pPr>
    </w:p>
    <w:p w14:paraId="070A36C8" w14:textId="11469A63" w:rsidR="00521892" w:rsidRDefault="00521892" w:rsidP="0044253D">
      <w:pPr>
        <w:pStyle w:val="BodyText"/>
        <w:rPr>
          <w:sz w:val="24"/>
          <w:szCs w:val="24"/>
        </w:rPr>
      </w:pPr>
    </w:p>
    <w:p w14:paraId="5C9D8F4C" w14:textId="21D2F28B" w:rsidR="00521892" w:rsidRDefault="00521892" w:rsidP="0044253D">
      <w:pPr>
        <w:pStyle w:val="BodyText"/>
        <w:rPr>
          <w:sz w:val="24"/>
          <w:szCs w:val="24"/>
        </w:rPr>
      </w:pPr>
    </w:p>
    <w:p w14:paraId="34AF7DBD" w14:textId="10AD2D4D" w:rsidR="00521892" w:rsidRDefault="00521892" w:rsidP="0044253D">
      <w:pPr>
        <w:pStyle w:val="BodyText"/>
        <w:rPr>
          <w:sz w:val="24"/>
          <w:szCs w:val="24"/>
        </w:rPr>
      </w:pPr>
    </w:p>
    <w:p w14:paraId="5EAF9EEA" w14:textId="369D6AC2" w:rsidR="00521892" w:rsidRDefault="00521892" w:rsidP="0044253D">
      <w:pPr>
        <w:pStyle w:val="BodyText"/>
        <w:rPr>
          <w:sz w:val="24"/>
          <w:szCs w:val="24"/>
        </w:rPr>
      </w:pPr>
    </w:p>
    <w:p w14:paraId="5015785B" w14:textId="177CA65B" w:rsidR="00521892" w:rsidRDefault="00521892" w:rsidP="0044253D">
      <w:pPr>
        <w:pStyle w:val="BodyText"/>
        <w:rPr>
          <w:sz w:val="24"/>
          <w:szCs w:val="24"/>
        </w:rPr>
      </w:pPr>
    </w:p>
    <w:p w14:paraId="2406B146" w14:textId="7471BCBE" w:rsidR="00521892" w:rsidRDefault="00521892" w:rsidP="0044253D">
      <w:pPr>
        <w:pStyle w:val="BodyText"/>
        <w:rPr>
          <w:sz w:val="24"/>
          <w:szCs w:val="24"/>
        </w:rPr>
      </w:pPr>
    </w:p>
    <w:p w14:paraId="4A62C646" w14:textId="57713276" w:rsidR="00521892" w:rsidRDefault="00521892" w:rsidP="0044253D">
      <w:pPr>
        <w:pStyle w:val="BodyText"/>
        <w:rPr>
          <w:sz w:val="24"/>
          <w:szCs w:val="24"/>
        </w:rPr>
      </w:pPr>
    </w:p>
    <w:p w14:paraId="2CA9C07F" w14:textId="77777777" w:rsidR="00521892" w:rsidRPr="00D46087" w:rsidRDefault="00521892" w:rsidP="0044253D">
      <w:pPr>
        <w:pStyle w:val="BodyText"/>
        <w:rPr>
          <w:sz w:val="24"/>
          <w:szCs w:val="24"/>
        </w:rPr>
      </w:pPr>
    </w:p>
    <w:p w14:paraId="5A04AB14" w14:textId="6BF25449" w:rsidR="007E219A" w:rsidRPr="00320621" w:rsidRDefault="00320621" w:rsidP="00320621">
      <w:pPr>
        <w:pStyle w:val="Heading2"/>
        <w:rPr>
          <w:rFonts w:ascii="Times New Roman" w:hAnsi="Times New Roman" w:cs="Times New Roman"/>
          <w:b/>
          <w:bCs/>
          <w:color w:val="auto"/>
          <w:sz w:val="28"/>
          <w:szCs w:val="28"/>
        </w:rPr>
      </w:pPr>
      <w:bookmarkStart w:id="29" w:name="_Toc106049303"/>
      <w:r w:rsidRPr="00320621">
        <w:rPr>
          <w:rFonts w:ascii="Times New Roman" w:hAnsi="Times New Roman" w:cs="Times New Roman"/>
          <w:b/>
          <w:bCs/>
          <w:color w:val="auto"/>
          <w:sz w:val="28"/>
          <w:szCs w:val="28"/>
        </w:rPr>
        <w:lastRenderedPageBreak/>
        <w:t>2.2 Domenii de aplicabilitate</w:t>
      </w:r>
      <w:bookmarkEnd w:id="29"/>
    </w:p>
    <w:p w14:paraId="3D3586A2" w14:textId="4A987818" w:rsidR="00D46087" w:rsidRDefault="00D46087" w:rsidP="00E7416B"/>
    <w:p w14:paraId="5644090F" w14:textId="4F681614" w:rsidR="00320621" w:rsidRPr="0044253D" w:rsidRDefault="00320621" w:rsidP="0044253D">
      <w:pPr>
        <w:jc w:val="both"/>
        <w:rPr>
          <w:rFonts w:ascii="Times New Roman" w:hAnsi="Times New Roman" w:cs="Times New Roman"/>
          <w:sz w:val="24"/>
          <w:szCs w:val="24"/>
        </w:rPr>
      </w:pPr>
      <w:r>
        <w:tab/>
      </w:r>
      <w:commentRangeStart w:id="30"/>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9175A">
        <w:rPr>
          <w:rStyle w:val="FootnoteReference"/>
          <w:rFonts w:ascii="Times New Roman" w:hAnsi="Times New Roman" w:cs="Times New Roman"/>
          <w:sz w:val="24"/>
          <w:szCs w:val="24"/>
        </w:rPr>
        <w:footnoteReference w:id="2"/>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Data minig</w:t>
      </w:r>
    </w:p>
    <w:p w14:paraId="3F8DA4C7" w14:textId="4CCA59A5" w:rsidR="00320621"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Educație</w:t>
      </w:r>
    </w:p>
    <w:p w14:paraId="0FA32979" w14:textId="0E97B9C5"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ph"/>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commentRangeEnd w:id="30"/>
      <w:r w:rsidR="00B039D3">
        <w:rPr>
          <w:rStyle w:val="CommentReference"/>
        </w:rPr>
        <w:commentReference w:id="30"/>
      </w:r>
    </w:p>
    <w:p w14:paraId="1983DC22" w14:textId="77777777" w:rsidR="00655A0A" w:rsidRPr="00320621" w:rsidRDefault="00655A0A" w:rsidP="00655A0A">
      <w:pPr>
        <w:ind w:left="720"/>
      </w:pPr>
    </w:p>
    <w:p w14:paraId="79498C89" w14:textId="4A73FA46" w:rsidR="00320621" w:rsidRDefault="00134EE6" w:rsidP="00134EE6">
      <w:pPr>
        <w:pStyle w:val="Heading2"/>
        <w:rPr>
          <w:rFonts w:ascii="Times New Roman" w:hAnsi="Times New Roman" w:cs="Times New Roman"/>
          <w:b/>
          <w:bCs/>
          <w:color w:val="auto"/>
          <w:sz w:val="28"/>
          <w:szCs w:val="28"/>
        </w:rPr>
      </w:pPr>
      <w:bookmarkStart w:id="31" w:name="_Toc106049304"/>
      <w:r w:rsidRPr="009A4691">
        <w:rPr>
          <w:rFonts w:ascii="Times New Roman" w:hAnsi="Times New Roman" w:cs="Times New Roman"/>
          <w:b/>
          <w:bCs/>
          <w:color w:val="auto"/>
          <w:sz w:val="28"/>
          <w:szCs w:val="28"/>
        </w:rPr>
        <w:t>2.</w:t>
      </w:r>
      <w:commentRangeStart w:id="32"/>
      <w:r w:rsidRPr="009A4691">
        <w:rPr>
          <w:rFonts w:ascii="Times New Roman" w:hAnsi="Times New Roman" w:cs="Times New Roman"/>
          <w:b/>
          <w:bCs/>
          <w:color w:val="auto"/>
          <w:sz w:val="28"/>
          <w:szCs w:val="28"/>
        </w:rPr>
        <w:t>3 Solu</w:t>
      </w:r>
      <w:r w:rsidR="009A4691" w:rsidRPr="009A4691">
        <w:rPr>
          <w:rFonts w:ascii="Times New Roman" w:hAnsi="Times New Roman" w:cs="Times New Roman"/>
          <w:b/>
          <w:bCs/>
          <w:color w:val="auto"/>
          <w:sz w:val="28"/>
          <w:szCs w:val="28"/>
        </w:rPr>
        <w:t>ț</w:t>
      </w:r>
      <w:r w:rsidRPr="009A4691">
        <w:rPr>
          <w:rFonts w:ascii="Times New Roman" w:hAnsi="Times New Roman" w:cs="Times New Roman"/>
          <w:b/>
          <w:bCs/>
          <w:color w:val="auto"/>
          <w:sz w:val="28"/>
          <w:szCs w:val="28"/>
        </w:rPr>
        <w:t>ii software</w:t>
      </w:r>
      <w:bookmarkEnd w:id="31"/>
      <w:commentRangeEnd w:id="32"/>
      <w:r w:rsidR="00193F60">
        <w:rPr>
          <w:rStyle w:val="CommentReference"/>
          <w:rFonts w:asciiTheme="minorHAnsi" w:eastAsiaTheme="minorHAnsi" w:hAnsiTheme="minorHAnsi" w:cstheme="minorBidi"/>
          <w:color w:val="auto"/>
        </w:rPr>
        <w:commentReference w:id="32"/>
      </w:r>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57834177" w:rsidR="009A4691" w:rsidRPr="000352C6" w:rsidRDefault="009A4691" w:rsidP="000352C6">
      <w:pPr>
        <w:pStyle w:val="BodyText"/>
        <w:rPr>
          <w:sz w:val="24"/>
          <w:szCs w:val="24"/>
        </w:rPr>
      </w:pPr>
      <w:r w:rsidRPr="000352C6">
        <w:rPr>
          <w:sz w:val="24"/>
          <w:szCs w:val="24"/>
        </w:rPr>
        <w:tab/>
      </w:r>
      <w:r w:rsidRPr="000352C6">
        <w:rPr>
          <w:b/>
          <w:bCs/>
          <w:sz w:val="24"/>
          <w:szCs w:val="24"/>
          <w:lang w:val="ro-RO"/>
        </w:rPr>
        <w:t>Monte-Carlo Tree Search</w:t>
      </w:r>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Pepels, este foarte importantă </w:t>
      </w:r>
      <w:commentRangeStart w:id="33"/>
      <w:r w:rsidRPr="000352C6">
        <w:rPr>
          <w:sz w:val="24"/>
          <w:szCs w:val="24"/>
          <w:lang w:val="ro-RO"/>
        </w:rPr>
        <w:t>consistența</w:t>
      </w:r>
      <w:commentRangeEnd w:id="33"/>
      <w:r w:rsidR="00B039D3">
        <w:rPr>
          <w:rStyle w:val="CommentReference"/>
          <w:rFonts w:asciiTheme="minorHAnsi" w:eastAsiaTheme="minorHAnsi" w:hAnsiTheme="minorHAnsi" w:cstheme="minorBidi"/>
          <w:spacing w:val="0"/>
          <w:lang w:val="ro-RO" w:eastAsia="en-US"/>
        </w:rPr>
        <w:commentReference w:id="33"/>
      </w:r>
      <w:r w:rsidRPr="000352C6">
        <w:rPr>
          <w:sz w:val="24"/>
          <w:szCs w:val="24"/>
          <w:lang w:val="ro-RO"/>
        </w:rPr>
        <w:t>. Aceasta reiese din faptul că agentul a obținut un scor ridicat, concurând atât contra unor echipe de fantome mai slabe, cât și împotriva unora mai puternice. Fiind un joc pe mai multe nivele, agentul trebuie să țină cont atât de obiectivele pe termen scurt (short-term goals) cât și de cele pe termen lung (long-term goals).</w:t>
      </w:r>
      <w:r w:rsidR="0069175A">
        <w:rPr>
          <w:rStyle w:val="FootnoteReference"/>
          <w:sz w:val="24"/>
          <w:szCs w:val="24"/>
          <w:lang w:val="ro-RO"/>
        </w:rPr>
        <w:footnoteReference w:id="3"/>
      </w:r>
    </w:p>
    <w:p w14:paraId="5C5FF6D2" w14:textId="6F23C671" w:rsidR="009A4691" w:rsidRDefault="009A4691" w:rsidP="000352C6">
      <w:pPr>
        <w:pStyle w:val="Body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Chiara F. Sironi, în care utilizând algoritmul </w:t>
      </w:r>
      <w:r w:rsidRPr="000352C6">
        <w:rPr>
          <w:b/>
          <w:bCs/>
          <w:sz w:val="24"/>
          <w:szCs w:val="24"/>
          <w:lang w:val="ro-RO"/>
        </w:rPr>
        <w:t>Self-adaptive Monte-Carlo Tree Search</w:t>
      </w:r>
      <w:r w:rsidRPr="000352C6">
        <w:rPr>
          <w:sz w:val="24"/>
          <w:szCs w:val="24"/>
          <w:lang w:val="ro-RO"/>
        </w:rPr>
        <w:t xml:space="preserve"> (SA-MCTS) se ajunge la o versiune extinsă prin reglarea parametrilor on-line (online parameter tuning). Totuși, această versiune oferă o performanță ridicată doar în unele jocuri, unde se poate ajunge la un număr mai mare de simulări. </w:t>
      </w:r>
      <w:r w:rsidR="0069175A">
        <w:rPr>
          <w:rStyle w:val="FootnoteReference"/>
          <w:sz w:val="24"/>
          <w:szCs w:val="24"/>
          <w:lang w:val="ro-RO"/>
        </w:rPr>
        <w:footnoteReference w:id="4"/>
      </w:r>
    </w:p>
    <w:p w14:paraId="4A80D35D" w14:textId="1B0C64FF" w:rsidR="00521892" w:rsidRDefault="00521892" w:rsidP="000352C6">
      <w:pPr>
        <w:pStyle w:val="BodyText"/>
        <w:rPr>
          <w:sz w:val="24"/>
          <w:szCs w:val="24"/>
          <w:lang w:val="ro-RO"/>
        </w:rPr>
      </w:pPr>
    </w:p>
    <w:p w14:paraId="458B5B56" w14:textId="0E3BBDC6" w:rsidR="00521892" w:rsidRDefault="00521892" w:rsidP="000352C6">
      <w:pPr>
        <w:pStyle w:val="BodyText"/>
        <w:rPr>
          <w:sz w:val="24"/>
          <w:szCs w:val="24"/>
          <w:lang w:val="ro-RO"/>
        </w:rPr>
      </w:pPr>
    </w:p>
    <w:p w14:paraId="24EC0C01" w14:textId="0E954940" w:rsidR="00521892" w:rsidRDefault="00521892" w:rsidP="000352C6">
      <w:pPr>
        <w:pStyle w:val="BodyText"/>
        <w:rPr>
          <w:sz w:val="24"/>
          <w:szCs w:val="24"/>
          <w:lang w:val="ro-RO"/>
        </w:rPr>
      </w:pPr>
    </w:p>
    <w:p w14:paraId="7B916550" w14:textId="77777777" w:rsidR="00521892" w:rsidRPr="000352C6" w:rsidRDefault="00521892" w:rsidP="000352C6">
      <w:pPr>
        <w:pStyle w:val="BodyText"/>
        <w:rPr>
          <w:sz w:val="24"/>
          <w:szCs w:val="24"/>
          <w:lang w:val="ro-RO"/>
        </w:rPr>
      </w:pPr>
    </w:p>
    <w:p w14:paraId="097836A2" w14:textId="575D4578"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lastRenderedPageBreak/>
        <w:tab/>
        <w:t xml:space="preserve">Un alt joc în care s-a implementat un agent prin intermediul aceluiași algoritm MTCS este </w:t>
      </w:r>
      <w:r w:rsidRPr="000352C6">
        <w:rPr>
          <w:rFonts w:ascii="Times New Roman" w:hAnsi="Times New Roman" w:cs="Times New Roman"/>
          <w:b/>
          <w:bCs/>
          <w:sz w:val="24"/>
          <w:szCs w:val="24"/>
        </w:rPr>
        <w:t>AI Factory Spades</w:t>
      </w:r>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9175A">
        <w:rPr>
          <w:rStyle w:val="FootnoteReference"/>
          <w:rFonts w:ascii="Times New Roman" w:hAnsi="Times New Roman" w:cs="Times New Roman"/>
          <w:sz w:val="24"/>
          <w:szCs w:val="24"/>
        </w:rPr>
        <w:footnoteReference w:id="5"/>
      </w:r>
    </w:p>
    <w:p w14:paraId="47DFDAFC" w14:textId="4AF2682F" w:rsidR="009A4691" w:rsidRPr="000352C6" w:rsidRDefault="009A4691" w:rsidP="000352C6">
      <w:pPr>
        <w:pStyle w:val="Body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Zpepei Wei și echipa sa au obținut un agent autonom capabil să joace bine cunoscutul joc </w:t>
      </w:r>
      <w:r w:rsidRPr="000352C6">
        <w:rPr>
          <w:b/>
          <w:bCs/>
          <w:sz w:val="24"/>
          <w:szCs w:val="24"/>
          <w:lang w:val="ro-RO"/>
        </w:rPr>
        <w:t>Snake</w:t>
      </w:r>
      <w:r w:rsidRPr="000352C6">
        <w:rPr>
          <w:sz w:val="24"/>
          <w:szCs w:val="24"/>
          <w:lang w:val="ro-RO"/>
        </w:rPr>
        <w:t xml:space="preserve">. Antrenarea agentului s-a realizat prin folosirea de </w:t>
      </w:r>
      <w:r w:rsidRPr="000352C6">
        <w:rPr>
          <w:b/>
          <w:bCs/>
          <w:sz w:val="24"/>
          <w:szCs w:val="24"/>
          <w:lang w:val="ro-RO"/>
        </w:rPr>
        <w:t>Convolutional Neural Network</w:t>
      </w:r>
      <w:r w:rsidRPr="000352C6">
        <w:rPr>
          <w:sz w:val="24"/>
          <w:szCs w:val="24"/>
          <w:lang w:val="ro-RO"/>
        </w:rPr>
        <w: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t>
      </w:r>
      <w:commentRangeStart w:id="34"/>
      <w:r w:rsidRPr="000352C6">
        <w:rPr>
          <w:sz w:val="24"/>
          <w:szCs w:val="24"/>
          <w:lang w:val="ro-RO"/>
        </w:rPr>
        <w:t>.</w:t>
      </w:r>
      <w:r w:rsidR="0069175A">
        <w:rPr>
          <w:rStyle w:val="FootnoteReference"/>
          <w:sz w:val="24"/>
          <w:szCs w:val="24"/>
          <w:lang w:val="ro-RO"/>
        </w:rPr>
        <w:footnoteReference w:id="6"/>
      </w:r>
      <w:commentRangeEnd w:id="34"/>
      <w:r w:rsidR="00B620F9">
        <w:rPr>
          <w:rStyle w:val="CommentReference"/>
          <w:rFonts w:asciiTheme="minorHAnsi" w:eastAsiaTheme="minorHAnsi" w:hAnsiTheme="minorHAnsi" w:cstheme="minorBidi"/>
          <w:spacing w:val="0"/>
          <w:lang w:val="ro-RO" w:eastAsia="en-US"/>
        </w:rPr>
        <w:commentReference w:id="34"/>
      </w:r>
    </w:p>
    <w:p w14:paraId="07E227C5" w14:textId="34C9C02F" w:rsidR="00D46087"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Un alt tip de implementare este cea care folosește Markov Decision Process for Decision Making (MDP)  . Folosind acest algoritm, pornind de la comportamenul albinelor, s-au create grupuri cooperative de agenți inteligenți pentru jocuri de tip Real-Time Strategy (RTS). Rezultatele au arătat un nivel ridicat de inteligență colectivă. Un lucru interesant a fost apariția temporară de așa numiți Team Leaders, care au condus cu succes echipa în bătălie</w:t>
      </w:r>
      <w:commentRangeStart w:id="35"/>
      <w:r w:rsidRPr="000352C6">
        <w:rPr>
          <w:rFonts w:ascii="Times New Roman" w:hAnsi="Times New Roman" w:cs="Times New Roman"/>
          <w:sz w:val="24"/>
          <w:szCs w:val="24"/>
        </w:rPr>
        <w:t>.</w:t>
      </w:r>
      <w:r w:rsidR="0069175A">
        <w:rPr>
          <w:rStyle w:val="FootnoteReference"/>
          <w:rFonts w:ascii="Times New Roman" w:hAnsi="Times New Roman" w:cs="Times New Roman"/>
          <w:sz w:val="24"/>
          <w:szCs w:val="24"/>
        </w:rPr>
        <w:footnoteReference w:id="7"/>
      </w:r>
      <w:commentRangeEnd w:id="35"/>
      <w:r w:rsidR="00B620F9">
        <w:rPr>
          <w:rStyle w:val="CommentReference"/>
        </w:rPr>
        <w:commentReference w:id="35"/>
      </w:r>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E491FF9" w:rsidR="00D96A93" w:rsidRDefault="00D96A93" w:rsidP="000352C6">
      <w:pPr>
        <w:pStyle w:val="Heading1"/>
        <w:jc w:val="center"/>
        <w:rPr>
          <w:rFonts w:ascii="Times New Roman" w:hAnsi="Times New Roman" w:cs="Times New Roman"/>
          <w:b/>
          <w:bCs/>
          <w:color w:val="auto"/>
        </w:rPr>
      </w:pPr>
      <w:bookmarkStart w:id="36" w:name="_Toc106049305"/>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Învățare</w:t>
      </w:r>
      <w:proofErr w:type="spellEnd"/>
      <w:r w:rsidRPr="000352C6">
        <w:rPr>
          <w:rFonts w:ascii="Times New Roman" w:hAnsi="Times New Roman" w:cs="Times New Roman"/>
          <w:b/>
          <w:bCs/>
          <w:color w:val="auto"/>
          <w:lang w:val="en-GB"/>
        </w:rPr>
        <w:t xml:space="preserv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36"/>
    </w:p>
    <w:p w14:paraId="665C7CA8" w14:textId="77777777" w:rsidR="000352C6" w:rsidRPr="000352C6" w:rsidRDefault="000352C6" w:rsidP="000352C6"/>
    <w:p w14:paraId="0DF79663" w14:textId="3383D70D" w:rsidR="00CA2B21" w:rsidRDefault="000352C6" w:rsidP="000352C6">
      <w:pPr>
        <w:pStyle w:val="Heading2"/>
        <w:rPr>
          <w:rFonts w:ascii="Times New Roman" w:hAnsi="Times New Roman" w:cs="Times New Roman"/>
          <w:b/>
          <w:bCs/>
          <w:color w:val="auto"/>
          <w:sz w:val="28"/>
          <w:szCs w:val="28"/>
          <w:lang w:val="en-GB"/>
        </w:rPr>
      </w:pPr>
      <w:bookmarkStart w:id="37" w:name="_Toc106049306"/>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37"/>
    </w:p>
    <w:p w14:paraId="63DDD9A0" w14:textId="77777777" w:rsidR="000352C6" w:rsidRPr="000352C6" w:rsidRDefault="000352C6" w:rsidP="000352C6">
      <w:pPr>
        <w:rPr>
          <w:lang w:val="en-GB"/>
        </w:rPr>
      </w:pPr>
    </w:p>
    <w:p w14:paraId="63B41D05" w14:textId="47D142D5"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domeniu</w:t>
      </w:r>
      <w:proofErr w:type="spellEnd"/>
      <w:r w:rsidRPr="00C93AAA">
        <w:rPr>
          <w:rFonts w:ascii="Times New Roman" w:hAnsi="Times New Roman" w:cs="Times New Roman"/>
          <w:sz w:val="24"/>
          <w:szCs w:val="24"/>
          <w:lang w:val="en-GB"/>
        </w:rPr>
        <w:t xml:space="preserve"> </w:t>
      </w:r>
      <w:del w:id="38" w:author="Bogdan Dragulescu" w:date="2022-06-14T12:02:00Z">
        <w:r w:rsidRPr="00C93AAA" w:rsidDel="00742111">
          <w:rPr>
            <w:rFonts w:ascii="Times New Roman" w:hAnsi="Times New Roman" w:cs="Times New Roman"/>
            <w:sz w:val="24"/>
            <w:szCs w:val="24"/>
            <w:lang w:val="en-GB"/>
          </w:rPr>
          <w:delText xml:space="preserve">foarte </w:delText>
        </w:r>
      </w:del>
      <w:r w:rsidRPr="00C93AAA">
        <w:rPr>
          <w:rFonts w:ascii="Times New Roman" w:hAnsi="Times New Roman" w:cs="Times New Roman"/>
          <w:sz w:val="24"/>
          <w:szCs w:val="24"/>
          <w:lang w:val="en-GB"/>
        </w:rPr>
        <w:t xml:space="preserve">de </w:t>
      </w:r>
      <w:proofErr w:type="spellStart"/>
      <w:r w:rsidRPr="00C93AAA">
        <w:rPr>
          <w:rFonts w:ascii="Times New Roman" w:hAnsi="Times New Roman" w:cs="Times New Roman"/>
          <w:sz w:val="24"/>
          <w:szCs w:val="24"/>
          <w:lang w:val="en-GB"/>
        </w:rPr>
        <w:t>actualitate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zilele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noastre</w:t>
      </w:r>
      <w:proofErr w:type="spellEnd"/>
      <w:r w:rsidRPr="00C93AAA">
        <w:rPr>
          <w:rFonts w:ascii="Times New Roman" w:hAnsi="Times New Roman" w:cs="Times New Roman"/>
          <w:sz w:val="24"/>
          <w:szCs w:val="24"/>
          <w:lang w:val="en-GB"/>
        </w:rPr>
        <w:t xml:space="preserve">, fie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vorbim</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domenii</w:t>
      </w:r>
      <w:proofErr w:type="spellEnd"/>
      <w:r w:rsidRPr="00C93AAA">
        <w:rPr>
          <w:rFonts w:ascii="Times New Roman" w:hAnsi="Times New Roman" w:cs="Times New Roman"/>
          <w:sz w:val="24"/>
          <w:szCs w:val="24"/>
          <w:lang w:val="en-GB"/>
        </w:rPr>
        <w:t xml:space="preserve"> precum Automotive, Cyber Security, Data </w:t>
      </w:r>
      <w:proofErr w:type="spellStart"/>
      <w:r w:rsidRPr="00C93AAA">
        <w:rPr>
          <w:rFonts w:ascii="Times New Roman" w:hAnsi="Times New Roman" w:cs="Times New Roman"/>
          <w:sz w:val="24"/>
          <w:szCs w:val="24"/>
          <w:lang w:val="en-GB"/>
        </w:rPr>
        <w:t>Sience</w:t>
      </w:r>
      <w:proofErr w:type="spellEnd"/>
      <w:r w:rsidRPr="00C93AAA">
        <w:rPr>
          <w:rFonts w:ascii="Times New Roman" w:hAnsi="Times New Roman" w:cs="Times New Roman"/>
          <w:sz w:val="24"/>
          <w:szCs w:val="24"/>
          <w:lang w:val="en-GB"/>
        </w:rPr>
        <w:t>,</w:t>
      </w:r>
      <w:r w:rsidR="002D2CAC" w:rsidRPr="00C93AAA">
        <w:rPr>
          <w:rFonts w:ascii="Times New Roman" w:hAnsi="Times New Roman" w:cs="Times New Roman"/>
          <w:sz w:val="24"/>
          <w:szCs w:val="24"/>
          <w:lang w:val="en-GB"/>
        </w:rPr>
        <w:t xml:space="preserve"> </w:t>
      </w:r>
      <w:proofErr w:type="spellStart"/>
      <w:r w:rsidR="002D2CAC" w:rsidRPr="00C93AAA">
        <w:rPr>
          <w:rFonts w:ascii="Times New Roman" w:hAnsi="Times New Roman" w:cs="Times New Roman"/>
          <w:sz w:val="24"/>
          <w:szCs w:val="24"/>
          <w:lang w:val="en-GB"/>
        </w:rPr>
        <w:t>detecții</w:t>
      </w:r>
      <w:proofErr w:type="spellEnd"/>
      <w:r w:rsidR="002D2CAC" w:rsidRPr="00C93AAA">
        <w:rPr>
          <w:rFonts w:ascii="Times New Roman" w:hAnsi="Times New Roman" w:cs="Times New Roman"/>
          <w:sz w:val="24"/>
          <w:szCs w:val="24"/>
          <w:lang w:val="en-GB"/>
        </w:rPr>
        <w:t xml:space="preserve"> de </w:t>
      </w:r>
      <w:proofErr w:type="spellStart"/>
      <w:r w:rsidR="002D2CAC" w:rsidRPr="00C93AAA">
        <w:rPr>
          <w:rFonts w:ascii="Times New Roman" w:hAnsi="Times New Roman" w:cs="Times New Roman"/>
          <w:sz w:val="24"/>
          <w:szCs w:val="24"/>
          <w:lang w:val="en-GB"/>
        </w:rPr>
        <w:t>imagini</w:t>
      </w:r>
      <w:proofErr w:type="spellEnd"/>
      <w:r w:rsidR="002D2CAC" w:rsidRPr="00C93AAA">
        <w:rPr>
          <w:rFonts w:ascii="Times New Roman" w:hAnsi="Times New Roman" w:cs="Times New Roman"/>
          <w:sz w:val="24"/>
          <w:szCs w:val="24"/>
          <w:lang w:val="en-GB"/>
        </w:rPr>
        <w:t>,</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w:t>
      </w:r>
      <w:proofErr w:type="spellStart"/>
      <w:r w:rsidR="00790890" w:rsidRPr="00C93AAA">
        <w:rPr>
          <w:rFonts w:ascii="Times New Roman" w:hAnsi="Times New Roman" w:cs="Times New Roman"/>
          <w:sz w:val="24"/>
          <w:szCs w:val="24"/>
          <w:lang w:val="en-GB"/>
        </w:rPr>
        <w:t>punct</w:t>
      </w:r>
      <w:proofErr w:type="spellEnd"/>
      <w:r w:rsidR="00790890" w:rsidRPr="00C93AAA">
        <w:rPr>
          <w:rFonts w:ascii="Times New Roman" w:hAnsi="Times New Roman" w:cs="Times New Roman"/>
          <w:sz w:val="24"/>
          <w:szCs w:val="24"/>
          <w:lang w:val="en-GB"/>
        </w:rPr>
        <w:t xml:space="preserve"> de </w:t>
      </w:r>
      <w:proofErr w:type="spellStart"/>
      <w:r w:rsidR="00790890" w:rsidRPr="00C93AAA">
        <w:rPr>
          <w:rFonts w:ascii="Times New Roman" w:hAnsi="Times New Roman" w:cs="Times New Roman"/>
          <w:sz w:val="24"/>
          <w:szCs w:val="24"/>
          <w:lang w:val="en-GB"/>
        </w:rPr>
        <w:t>vedere</w:t>
      </w:r>
      <w:proofErr w:type="spellEnd"/>
      <w:r w:rsidR="00790890" w:rsidRPr="00C93AAA">
        <w:rPr>
          <w:rFonts w:ascii="Times New Roman" w:hAnsi="Times New Roman" w:cs="Times New Roman"/>
          <w:sz w:val="24"/>
          <w:szCs w:val="24"/>
          <w:lang w:val="en-GB"/>
        </w:rPr>
        <w:t xml:space="preserve"> al </w:t>
      </w:r>
      <w:proofErr w:type="spellStart"/>
      <w:r w:rsidR="00790890" w:rsidRPr="00C93AAA">
        <w:rPr>
          <w:rFonts w:ascii="Times New Roman" w:hAnsi="Times New Roman" w:cs="Times New Roman"/>
          <w:sz w:val="24"/>
          <w:szCs w:val="24"/>
          <w:lang w:val="en-GB"/>
        </w:rPr>
        <w:t>definiților</w:t>
      </w:r>
      <w:proofErr w:type="spellEnd"/>
      <w:r w:rsidR="00790890" w:rsidRPr="00C93AAA">
        <w:rPr>
          <w:rFonts w:ascii="Times New Roman" w:hAnsi="Times New Roman" w:cs="Times New Roman"/>
          <w:sz w:val="24"/>
          <w:szCs w:val="24"/>
          <w:lang w:val="en-GB"/>
        </w:rPr>
        <w:t xml:space="preserve">, am </w:t>
      </w:r>
      <w:proofErr w:type="spellStart"/>
      <w:r w:rsidR="00790890" w:rsidRPr="00C93AAA">
        <w:rPr>
          <w:rFonts w:ascii="Times New Roman" w:hAnsi="Times New Roman" w:cs="Times New Roman"/>
          <w:sz w:val="24"/>
          <w:szCs w:val="24"/>
          <w:lang w:val="en-GB"/>
        </w:rPr>
        <w:t>expus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mai</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jos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două</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dintre</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ele</w:t>
      </w:r>
      <w:proofErr w:type="spellEnd"/>
      <w:r w:rsidR="00AB6883">
        <w:rPr>
          <w:rStyle w:val="FootnoteReference"/>
          <w:rFonts w:ascii="Times New Roman" w:hAnsi="Times New Roman" w:cs="Times New Roman"/>
          <w:sz w:val="24"/>
          <w:szCs w:val="24"/>
          <w:lang w:val="en-GB"/>
        </w:rPr>
        <w:footnoteReference w:id="8"/>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5D468A36"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 xml:space="preserve">O </w:t>
      </w:r>
      <w:proofErr w:type="spellStart"/>
      <w:r w:rsidRPr="00C93AAA">
        <w:rPr>
          <w:rFonts w:ascii="Times New Roman" w:hAnsi="Times New Roman" w:cs="Times New Roman"/>
          <w:sz w:val="24"/>
          <w:szCs w:val="24"/>
          <w:lang w:val="en-GB"/>
        </w:rPr>
        <w:t>defini</w:t>
      </w:r>
      <w:proofErr w:type="spellEnd"/>
      <w:r w:rsidRPr="00C93AAA">
        <w:rPr>
          <w:rFonts w:ascii="Times New Roman" w:hAnsi="Times New Roman" w:cs="Times New Roman"/>
          <w:sz w:val="24"/>
          <w:szCs w:val="24"/>
        </w:rPr>
        <w:t>ție mai generală a machine learning este următoarea</w:t>
      </w:r>
      <w:r w:rsidR="0069175A">
        <w:rPr>
          <w:rStyle w:val="FootnoteReference"/>
          <w:rFonts w:ascii="Times New Roman" w:hAnsi="Times New Roman" w:cs="Times New Roman"/>
          <w:sz w:val="24"/>
          <w:szCs w:val="24"/>
        </w:rPr>
        <w:footnoteReference w:id="9"/>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ph"/>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Machine learning-ul este domeniul de studiu care oferă abilitatea calculatoarelor să învețe fară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și o definiție orietată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ph"/>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și având niște unități de măsură a performanței P. Dacă performanțele respectă cerințele C, măsurate în P, atunci programul software își îmbunătățește experiența E. (Tom Mitchel</w:t>
      </w:r>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commentRangeStart w:id="39"/>
      <w:r w:rsidRPr="00C93AAA">
        <w:rPr>
          <w:rFonts w:ascii="Times New Roman" w:hAnsi="Times New Roman" w:cs="Times New Roman"/>
          <w:sz w:val="24"/>
          <w:szCs w:val="24"/>
        </w:rPr>
        <w:t>Clasificarea sistemelor de Machine Learning</w:t>
      </w:r>
    </w:p>
    <w:p w14:paraId="206AA8D6" w14:textId="7E208314"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(Machine Learning) avem următoarele clasificăr</w:t>
      </w:r>
      <w:r w:rsidR="00AB6883">
        <w:rPr>
          <w:rFonts w:ascii="Times New Roman" w:hAnsi="Times New Roman" w:cs="Times New Roman"/>
          <w:sz w:val="24"/>
          <w:szCs w:val="24"/>
        </w:rPr>
        <w:t>i</w:t>
      </w:r>
      <w:r w:rsidR="00AB6883">
        <w:rPr>
          <w:rStyle w:val="FootnoteReference"/>
          <w:rFonts w:ascii="Times New Roman" w:hAnsi="Times New Roman" w:cs="Times New Roman"/>
          <w:sz w:val="24"/>
          <w:szCs w:val="24"/>
        </w:rPr>
        <w:footnoteReference w:id="10"/>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ph"/>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sistemelor</w:t>
      </w:r>
      <w:proofErr w:type="spellEnd"/>
      <w:r w:rsidRPr="00C93AAA">
        <w:rPr>
          <w:rFonts w:ascii="Times New Roman" w:hAnsi="Times New Roman" w:cs="Times New Roman"/>
          <w:sz w:val="24"/>
          <w:szCs w:val="24"/>
          <w:lang w:val="en-GB"/>
        </w:rPr>
        <w:t>:</w:t>
      </w:r>
    </w:p>
    <w:p w14:paraId="532C6573" w14:textId="2F010721"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Reinforcement Learning</w:t>
      </w:r>
    </w:p>
    <w:p w14:paraId="229806A0" w14:textId="556709AD" w:rsidR="002D2CAC" w:rsidRPr="00C93AAA" w:rsidRDefault="002D2CAC" w:rsidP="00C93AAA">
      <w:pPr>
        <w:pStyle w:val="ListParagraph"/>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învățare</w:t>
      </w:r>
      <w:proofErr w:type="spellEnd"/>
    </w:p>
    <w:p w14:paraId="193D68D0" w14:textId="19C080DB" w:rsidR="002D2CAC" w:rsidRPr="00C93AAA" w:rsidRDefault="005B1C1D"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ph"/>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commentRangeEnd w:id="39"/>
      <w:r w:rsidR="00742111">
        <w:rPr>
          <w:rStyle w:val="CommentReference"/>
        </w:rPr>
        <w:commentReference w:id="39"/>
      </w:r>
    </w:p>
    <w:p w14:paraId="5B13ED40" w14:textId="2324BCBB" w:rsidR="000352C6" w:rsidRDefault="000352C6" w:rsidP="000352C6">
      <w:pPr>
        <w:pStyle w:val="ListParagraph"/>
        <w:ind w:left="1080"/>
        <w:rPr>
          <w:lang w:val="en-GB"/>
        </w:rPr>
      </w:pPr>
    </w:p>
    <w:p w14:paraId="536918E4" w14:textId="3E80D35F" w:rsidR="00521892" w:rsidRDefault="00521892" w:rsidP="000352C6">
      <w:pPr>
        <w:pStyle w:val="ListParagraph"/>
        <w:ind w:left="1080"/>
        <w:rPr>
          <w:lang w:val="en-GB"/>
        </w:rPr>
      </w:pPr>
    </w:p>
    <w:p w14:paraId="6F39CB6F" w14:textId="537AE438" w:rsidR="00521892" w:rsidRDefault="00521892" w:rsidP="000352C6">
      <w:pPr>
        <w:pStyle w:val="ListParagraph"/>
        <w:ind w:left="1080"/>
        <w:rPr>
          <w:lang w:val="en-GB"/>
        </w:rPr>
      </w:pPr>
    </w:p>
    <w:p w14:paraId="2C921854" w14:textId="126AFF39" w:rsidR="00521892" w:rsidRDefault="00521892" w:rsidP="000352C6">
      <w:pPr>
        <w:pStyle w:val="ListParagraph"/>
        <w:ind w:left="1080"/>
        <w:rPr>
          <w:lang w:val="en-GB"/>
        </w:rPr>
      </w:pPr>
    </w:p>
    <w:p w14:paraId="2DCDEC46" w14:textId="48FAB787" w:rsidR="00521892" w:rsidRDefault="00521892" w:rsidP="000352C6">
      <w:pPr>
        <w:pStyle w:val="ListParagraph"/>
        <w:ind w:left="1080"/>
        <w:rPr>
          <w:lang w:val="en-GB"/>
        </w:rPr>
      </w:pPr>
    </w:p>
    <w:p w14:paraId="555F91AE" w14:textId="27E11FE2" w:rsidR="00521892" w:rsidRDefault="00521892" w:rsidP="000352C6">
      <w:pPr>
        <w:pStyle w:val="ListParagraph"/>
        <w:ind w:left="1080"/>
        <w:rPr>
          <w:lang w:val="en-GB"/>
        </w:rPr>
      </w:pPr>
    </w:p>
    <w:p w14:paraId="0290E511" w14:textId="04A60619" w:rsidR="00521892" w:rsidRDefault="00521892" w:rsidP="000352C6">
      <w:pPr>
        <w:pStyle w:val="ListParagraph"/>
        <w:ind w:left="1080"/>
        <w:rPr>
          <w:lang w:val="en-GB"/>
        </w:rPr>
      </w:pPr>
    </w:p>
    <w:p w14:paraId="70449904" w14:textId="1BD55DA6" w:rsidR="00521892" w:rsidRDefault="00521892" w:rsidP="000352C6">
      <w:pPr>
        <w:pStyle w:val="ListParagraph"/>
        <w:ind w:left="1080"/>
        <w:rPr>
          <w:lang w:val="en-GB"/>
        </w:rPr>
      </w:pPr>
    </w:p>
    <w:p w14:paraId="63765908" w14:textId="77777777" w:rsidR="00AB6883" w:rsidRDefault="00AB6883" w:rsidP="000352C6">
      <w:pPr>
        <w:pStyle w:val="ListParagraph"/>
        <w:ind w:left="1080"/>
        <w:rPr>
          <w:lang w:val="en-GB"/>
        </w:rPr>
      </w:pPr>
    </w:p>
    <w:p w14:paraId="67D72302" w14:textId="3FB5F097" w:rsidR="008E120D" w:rsidRPr="000352C6" w:rsidRDefault="000352C6" w:rsidP="000352C6">
      <w:pPr>
        <w:pStyle w:val="Heading3"/>
        <w:rPr>
          <w:rFonts w:ascii="Times New Roman" w:hAnsi="Times New Roman" w:cs="Times New Roman"/>
          <w:b/>
          <w:bCs/>
          <w:color w:val="auto"/>
          <w:sz w:val="28"/>
          <w:szCs w:val="28"/>
          <w:lang w:val="en-GB"/>
        </w:rPr>
      </w:pPr>
      <w:bookmarkStart w:id="40" w:name="_Toc106049307"/>
      <w:r w:rsidRPr="000352C6">
        <w:rPr>
          <w:rFonts w:ascii="Times New Roman" w:hAnsi="Times New Roman" w:cs="Times New Roman"/>
          <w:b/>
          <w:bCs/>
          <w:color w:val="auto"/>
          <w:sz w:val="28"/>
          <w:szCs w:val="28"/>
          <w:lang w:val="en-GB"/>
        </w:rPr>
        <w:lastRenderedPageBreak/>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40"/>
    </w:p>
    <w:p w14:paraId="3FA12496" w14:textId="77777777" w:rsidR="000352C6" w:rsidRDefault="008E120D" w:rsidP="008E120D">
      <w:pPr>
        <w:rPr>
          <w:lang w:val="en-GB"/>
        </w:rPr>
      </w:pPr>
      <w:r>
        <w:rPr>
          <w:lang w:val="en-GB"/>
        </w:rPr>
        <w:tab/>
      </w:r>
    </w:p>
    <w:p w14:paraId="0A84652E" w14:textId="0BB47B83" w:rsidR="008E120D" w:rsidRPr="00C93AAA" w:rsidRDefault="008E120D" w:rsidP="00C93AAA">
      <w:pPr>
        <w:ind w:firstLine="720"/>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w:t>
      </w:r>
      <w:r w:rsidR="00B63DF2" w:rsidRPr="00C93AAA">
        <w:rPr>
          <w:rFonts w:ascii="Times New Roman" w:hAnsi="Times New Roman" w:cs="Times New Roman"/>
          <w:sz w:val="24"/>
          <w:szCs w:val="24"/>
          <w:lang w:val="en-GB"/>
        </w:rPr>
        <w: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sunt </w:t>
      </w:r>
      <w:proofErr w:type="spellStart"/>
      <w:r w:rsidR="00C006F4" w:rsidRPr="00C93AAA">
        <w:rPr>
          <w:rFonts w:ascii="Times New Roman" w:hAnsi="Times New Roman" w:cs="Times New Roman"/>
          <w:sz w:val="24"/>
          <w:szCs w:val="24"/>
          <w:lang w:val="en-GB"/>
        </w:rPr>
        <w:t>deosebit</w:t>
      </w:r>
      <w:proofErr w:type="spellEnd"/>
      <w:r w:rsidR="00C006F4" w:rsidRPr="00C93AAA">
        <w:rPr>
          <w:rFonts w:ascii="Times New Roman" w:hAnsi="Times New Roman" w:cs="Times New Roman"/>
          <w:sz w:val="24"/>
          <w:szCs w:val="24"/>
          <w:lang w:val="en-GB"/>
        </w:rPr>
        <w:t xml:space="preserve"> de utile </w:t>
      </w:r>
      <w:proofErr w:type="spellStart"/>
      <w:r w:rsidR="00C006F4" w:rsidRPr="00C93AAA">
        <w:rPr>
          <w:rFonts w:ascii="Times New Roman" w:hAnsi="Times New Roman" w:cs="Times New Roman"/>
          <w:sz w:val="24"/>
          <w:szCs w:val="24"/>
          <w:lang w:val="en-GB"/>
        </w:rPr>
        <w:t>în</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sarcinile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descriere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urmăresc</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găsească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relații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într</w:t>
      </w:r>
      <w:proofErr w:type="spellEnd"/>
      <w:r w:rsidR="00C006F4" w:rsidRPr="00C93AAA">
        <w:rPr>
          <w:rFonts w:ascii="Times New Roman" w:hAnsi="Times New Roman" w:cs="Times New Roman"/>
          <w:sz w:val="24"/>
          <w:szCs w:val="24"/>
          <w:lang w:val="en-GB"/>
        </w:rPr>
        <w:t xml:space="preserve">-o </w:t>
      </w:r>
      <w:proofErr w:type="spellStart"/>
      <w:r w:rsidR="00C006F4" w:rsidRPr="00C93AAA">
        <w:rPr>
          <w:rFonts w:ascii="Times New Roman" w:hAnsi="Times New Roman" w:cs="Times New Roman"/>
          <w:sz w:val="24"/>
          <w:szCs w:val="24"/>
          <w:lang w:val="en-GB"/>
        </w:rPr>
        <w:t>structură</w:t>
      </w:r>
      <w:proofErr w:type="spellEnd"/>
      <w:r w:rsidR="00C006F4" w:rsidRPr="00C93AAA">
        <w:rPr>
          <w:rFonts w:ascii="Times New Roman" w:hAnsi="Times New Roman" w:cs="Times New Roman"/>
          <w:sz w:val="24"/>
          <w:szCs w:val="24"/>
          <w:lang w:val="en-GB"/>
        </w:rPr>
        <w:t xml:space="preserve"> de date </w:t>
      </w:r>
      <w:proofErr w:type="spellStart"/>
      <w:r w:rsidR="00C006F4" w:rsidRPr="00C93AAA">
        <w:rPr>
          <w:rFonts w:ascii="Times New Roman" w:hAnsi="Times New Roman" w:cs="Times New Roman"/>
          <w:sz w:val="24"/>
          <w:szCs w:val="24"/>
          <w:lang w:val="en-GB"/>
        </w:rPr>
        <w:t>fără</w:t>
      </w:r>
      <w:proofErr w:type="spellEnd"/>
      <w:r w:rsidR="00C006F4" w:rsidRPr="00C93AAA">
        <w:rPr>
          <w:rFonts w:ascii="Times New Roman" w:hAnsi="Times New Roman" w:cs="Times New Roman"/>
          <w:sz w:val="24"/>
          <w:szCs w:val="24"/>
          <w:lang w:val="en-GB"/>
        </w:rPr>
        <w:t xml:space="preserve"> </w:t>
      </w:r>
      <w:proofErr w:type="gramStart"/>
      <w:r w:rsidR="00C006F4" w:rsidRPr="00C93AAA">
        <w:rPr>
          <w:rFonts w:ascii="Times New Roman" w:hAnsi="Times New Roman" w:cs="Times New Roman"/>
          <w:sz w:val="24"/>
          <w:szCs w:val="24"/>
          <w:lang w:val="en-GB"/>
        </w:rPr>
        <w:t>a</w:t>
      </w:r>
      <w:proofErr w:type="gram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avea</w:t>
      </w:r>
      <w:proofErr w:type="spellEnd"/>
      <w:r w:rsidR="00C006F4" w:rsidRPr="00C93AAA">
        <w:rPr>
          <w:rFonts w:ascii="Times New Roman" w:hAnsi="Times New Roman" w:cs="Times New Roman"/>
          <w:sz w:val="24"/>
          <w:szCs w:val="24"/>
          <w:lang w:val="en-GB"/>
        </w:rPr>
        <w:t xml:space="preserve"> un </w:t>
      </w:r>
      <w:proofErr w:type="spellStart"/>
      <w:r w:rsidR="00C006F4" w:rsidRPr="00C93AAA">
        <w:rPr>
          <w:rFonts w:ascii="Times New Roman" w:hAnsi="Times New Roman" w:cs="Times New Roman"/>
          <w:sz w:val="24"/>
          <w:szCs w:val="24"/>
          <w:lang w:val="en-GB"/>
        </w:rPr>
        <w:t>rezultat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măsurat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Această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categorie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învățare</w:t>
      </w:r>
      <w:proofErr w:type="spellEnd"/>
      <w:r w:rsidR="00C006F4" w:rsidRPr="00C93AAA">
        <w:rPr>
          <w:rFonts w:ascii="Times New Roman" w:hAnsi="Times New Roman" w:cs="Times New Roman"/>
          <w:sz w:val="24"/>
          <w:szCs w:val="24"/>
          <w:lang w:val="en-GB"/>
        </w:rPr>
        <w:t xml:space="preserve"> automata </w:t>
      </w:r>
      <w:proofErr w:type="spellStart"/>
      <w:r w:rsidR="00C006F4" w:rsidRPr="00C93AAA">
        <w:rPr>
          <w:rFonts w:ascii="Times New Roman" w:hAnsi="Times New Roman" w:cs="Times New Roman"/>
          <w:sz w:val="24"/>
          <w:szCs w:val="24"/>
          <w:lang w:val="en-GB"/>
        </w:rPr>
        <w:t>este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denumită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lipsește</w:t>
      </w:r>
      <w:proofErr w:type="spellEnd"/>
      <w:r w:rsidR="00C006F4" w:rsidRPr="00C93AAA">
        <w:rPr>
          <w:rFonts w:ascii="Times New Roman" w:hAnsi="Times New Roman" w:cs="Times New Roman"/>
          <w:sz w:val="24"/>
          <w:szCs w:val="24"/>
          <w:lang w:val="en-GB"/>
        </w:rPr>
        <w:t xml:space="preserve"> o </w:t>
      </w:r>
      <w:proofErr w:type="spellStart"/>
      <w:r w:rsidR="00C006F4" w:rsidRPr="00C93AAA">
        <w:rPr>
          <w:rFonts w:ascii="Times New Roman" w:hAnsi="Times New Roman" w:cs="Times New Roman"/>
          <w:sz w:val="24"/>
          <w:szCs w:val="24"/>
          <w:lang w:val="en-GB"/>
        </w:rPr>
        <w:t>variabilă</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răspuns</w:t>
      </w:r>
      <w:proofErr w:type="spellEnd"/>
      <w:r w:rsidR="00C006F4" w:rsidRPr="00C93AAA">
        <w:rPr>
          <w:rFonts w:ascii="Times New Roman" w:hAnsi="Times New Roman" w:cs="Times New Roman"/>
          <w:sz w:val="24"/>
          <w:szCs w:val="24"/>
          <w:lang w:val="en-GB"/>
        </w:rPr>
        <w:t xml:space="preserve"> care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poată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supraveghea</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analiza</w:t>
      </w:r>
      <w:proofErr w:type="spellEnd"/>
      <w:r w:rsidR="00C006F4" w:rsidRPr="00C93AAA">
        <w:rPr>
          <w:rFonts w:ascii="Times New Roman" w:hAnsi="Times New Roman" w:cs="Times New Roman"/>
          <w:sz w:val="24"/>
          <w:szCs w:val="24"/>
          <w:lang w:val="en-GB"/>
        </w:rPr>
        <w:t>.</w:t>
      </w:r>
      <w:r w:rsidR="0069175A">
        <w:rPr>
          <w:rStyle w:val="FootnoteReference"/>
          <w:rFonts w:ascii="Times New Roman" w:hAnsi="Times New Roman" w:cs="Times New Roman"/>
          <w:sz w:val="24"/>
          <w:szCs w:val="24"/>
          <w:lang w:val="en-GB"/>
        </w:rPr>
        <w:footnoteReference w:id="11"/>
      </w:r>
    </w:p>
    <w:p w14:paraId="068EC936" w14:textId="77777777" w:rsidR="000352C6" w:rsidRDefault="000352C6" w:rsidP="000352C6">
      <w:pPr>
        <w:ind w:firstLine="720"/>
        <w:rPr>
          <w:lang w:val="en-GB"/>
        </w:rPr>
      </w:pPr>
    </w:p>
    <w:p w14:paraId="556442C9" w14:textId="6B72A3B9" w:rsidR="00B63DF2" w:rsidRDefault="000352C6" w:rsidP="000352C6">
      <w:pPr>
        <w:pStyle w:val="Heading3"/>
        <w:rPr>
          <w:rFonts w:ascii="Times New Roman" w:hAnsi="Times New Roman" w:cs="Times New Roman"/>
          <w:b/>
          <w:bCs/>
          <w:color w:val="auto"/>
          <w:sz w:val="28"/>
          <w:szCs w:val="28"/>
          <w:lang w:val="en-GB"/>
        </w:rPr>
      </w:pPr>
      <w:bookmarkStart w:id="41" w:name="_Toc106049308"/>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41"/>
    </w:p>
    <w:p w14:paraId="27FFD9C8" w14:textId="77777777" w:rsidR="000352C6" w:rsidRPr="000352C6" w:rsidRDefault="000352C6" w:rsidP="000352C6">
      <w:pPr>
        <w:rPr>
          <w:lang w:val="en-GB"/>
        </w:rPr>
      </w:pPr>
    </w:p>
    <w:p w14:paraId="2A44FE1D" w14:textId="6FB50305" w:rsidR="006F4710" w:rsidRPr="00C93AAA" w:rsidRDefault="00B63DF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supraveghetă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utilizează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descrie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sarcini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predicție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aceastea</w:t>
      </w:r>
      <w:proofErr w:type="spellEnd"/>
      <w:r w:rsidRPr="00C93AAA">
        <w:rPr>
          <w:rFonts w:ascii="Times New Roman" w:hAnsi="Times New Roman" w:cs="Times New Roman"/>
          <w:sz w:val="24"/>
          <w:szCs w:val="24"/>
          <w:lang w:val="en-GB"/>
        </w:rPr>
        <w:t xml:space="preserve"> au </w:t>
      </w:r>
      <w:proofErr w:type="spellStart"/>
      <w:r w:rsidRPr="00C93AAA">
        <w:rPr>
          <w:rFonts w:ascii="Times New Roman" w:hAnsi="Times New Roman" w:cs="Times New Roman"/>
          <w:sz w:val="24"/>
          <w:szCs w:val="24"/>
          <w:lang w:val="en-GB"/>
        </w:rPr>
        <w:t>scopul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prognoza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clasifica</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anumit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rezultat</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interes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o </w:t>
      </w:r>
      <w:proofErr w:type="spellStart"/>
      <w:r w:rsidRPr="00C93AAA">
        <w:rPr>
          <w:rFonts w:ascii="Times New Roman" w:hAnsi="Times New Roman" w:cs="Times New Roman"/>
          <w:sz w:val="24"/>
          <w:szCs w:val="24"/>
          <w:lang w:val="en-GB"/>
        </w:rPr>
        <w:t>anumită</w:t>
      </w:r>
      <w:proofErr w:type="spellEnd"/>
      <w:r w:rsidRPr="00C93AAA">
        <w:rPr>
          <w:rFonts w:ascii="Times New Roman" w:hAnsi="Times New Roman" w:cs="Times New Roman"/>
          <w:sz w:val="24"/>
          <w:szCs w:val="24"/>
          <w:lang w:val="en-GB"/>
        </w:rPr>
        <w:t xml:space="preserve"> persona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predispusă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anumitor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boli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baza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informațiilor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medicale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supravegheată</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aplicată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structurilor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mari</w:t>
      </w:r>
      <w:proofErr w:type="spellEnd"/>
      <w:r w:rsidRPr="00C93AAA">
        <w:rPr>
          <w:rFonts w:ascii="Times New Roman" w:hAnsi="Times New Roman" w:cs="Times New Roman"/>
          <w:sz w:val="24"/>
          <w:szCs w:val="24"/>
          <w:lang w:val="en-GB"/>
        </w:rPr>
        <w:t xml:space="preserve"> de date,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obținerii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acuratețe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hrănim</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w:t>
      </w:r>
      <w:proofErr w:type="spellEnd"/>
      <w:r w:rsidRPr="00C93AAA">
        <w:rPr>
          <w:rFonts w:ascii="Times New Roman" w:hAnsi="Times New Roman" w:cs="Times New Roman"/>
          <w:sz w:val="24"/>
          <w:szCs w:val="24"/>
          <w:lang w:val="en-GB"/>
        </w:rPr>
        <w:t xml:space="preserve"> de ML cu </w:t>
      </w:r>
      <w:proofErr w:type="spellStart"/>
      <w:proofErr w:type="gramStart"/>
      <w:r w:rsidRPr="00C93AAA">
        <w:rPr>
          <w:rFonts w:ascii="Times New Roman" w:hAnsi="Times New Roman" w:cs="Times New Roman"/>
          <w:sz w:val="24"/>
          <w:szCs w:val="24"/>
          <w:lang w:val="en-GB"/>
        </w:rPr>
        <w:t>un</w:t>
      </w:r>
      <w:proofErr w:type="spellEnd"/>
      <w:r w:rsidRPr="00C93AAA">
        <w:rPr>
          <w:rFonts w:ascii="Times New Roman" w:hAnsi="Times New Roman" w:cs="Times New Roman"/>
          <w:sz w:val="24"/>
          <w:szCs w:val="24"/>
          <w:lang w:val="en-GB"/>
        </w:rPr>
        <w:t xml:space="preserve"> set</w:t>
      </w:r>
      <w:proofErr w:type="gramEnd"/>
      <w:r w:rsidRPr="00C93AAA">
        <w:rPr>
          <w:rFonts w:ascii="Times New Roman" w:hAnsi="Times New Roman" w:cs="Times New Roman"/>
          <w:sz w:val="24"/>
          <w:szCs w:val="24"/>
          <w:lang w:val="en-GB"/>
        </w:rPr>
        <w:t xml:space="preserve"> mare de date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ciclul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w:t>
      </w:r>
      <w:r w:rsidR="0069175A">
        <w:rPr>
          <w:rStyle w:val="FootnoteReference"/>
          <w:rFonts w:ascii="Times New Roman" w:hAnsi="Times New Roman" w:cs="Times New Roman"/>
          <w:sz w:val="24"/>
          <w:szCs w:val="24"/>
          <w:lang w:val="en-GB"/>
        </w:rPr>
        <w:footnoteReference w:id="12"/>
      </w:r>
    </w:p>
    <w:p w14:paraId="4A19FD29" w14:textId="4F3C99B9"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categorie</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datele</w:t>
      </w:r>
      <w:proofErr w:type="spellEnd"/>
      <w:r w:rsidRPr="00C93AAA">
        <w:rPr>
          <w:rFonts w:ascii="Times New Roman" w:hAnsi="Times New Roman" w:cs="Times New Roman"/>
          <w:sz w:val="24"/>
          <w:szCs w:val="24"/>
          <w:lang w:val="en-GB"/>
        </w:rPr>
        <w:t xml:space="preserve"> sunt </w:t>
      </w:r>
      <w:proofErr w:type="spellStart"/>
      <w:r w:rsidRPr="00C93AAA">
        <w:rPr>
          <w:rFonts w:ascii="Times New Roman" w:hAnsi="Times New Roman" w:cs="Times New Roman"/>
          <w:sz w:val="24"/>
          <w:szCs w:val="24"/>
          <w:lang w:val="en-GB"/>
        </w:rPr>
        <w:t>împărțite</w:t>
      </w:r>
      <w:proofErr w:type="spellEnd"/>
      <w:r w:rsidRPr="00C93AAA">
        <w:rPr>
          <w:rFonts w:ascii="Times New Roman" w:hAnsi="Times New Roman" w:cs="Times New Roman"/>
          <w:sz w:val="24"/>
          <w:szCs w:val="24"/>
          <w:lang w:val="en-GB"/>
        </w:rPr>
        <w:t xml:space="preserve"> </w:t>
      </w:r>
      <w:proofErr w:type="spellStart"/>
      <w:ins w:id="42" w:author="Bogdan Dragulescu" w:date="2022-06-14T12:04:00Z">
        <w:r w:rsidR="003E04D9">
          <w:rPr>
            <w:rFonts w:ascii="Times New Roman" w:hAnsi="Times New Roman" w:cs="Times New Roman"/>
            <w:sz w:val="24"/>
            <w:szCs w:val="24"/>
            <w:lang w:val="en-GB"/>
          </w:rPr>
          <w:t>î</w:t>
        </w:r>
      </w:ins>
      <w:del w:id="43"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seturi</w:t>
      </w:r>
      <w:proofErr w:type="spellEnd"/>
      <w:r w:rsidRPr="00C93AAA">
        <w:rPr>
          <w:rFonts w:ascii="Times New Roman" w:hAnsi="Times New Roman" w:cs="Times New Roman"/>
          <w:sz w:val="24"/>
          <w:szCs w:val="24"/>
          <w:lang w:val="en-GB"/>
        </w:rPr>
        <w:t xml:space="preserve">. Un prim set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care sunt </w:t>
      </w:r>
      <w:proofErr w:type="spellStart"/>
      <w:r w:rsidRPr="00C93AAA">
        <w:rPr>
          <w:rFonts w:ascii="Times New Roman" w:hAnsi="Times New Roman" w:cs="Times New Roman"/>
          <w:sz w:val="24"/>
          <w:szCs w:val="24"/>
          <w:lang w:val="en-GB"/>
        </w:rPr>
        <w:t>introduse</w:t>
      </w:r>
      <w:proofErr w:type="spellEnd"/>
      <w:r w:rsidRPr="00C93AAA">
        <w:rPr>
          <w:rFonts w:ascii="Times New Roman" w:hAnsi="Times New Roman" w:cs="Times New Roman"/>
          <w:sz w:val="24"/>
          <w:szCs w:val="24"/>
          <w:lang w:val="en-GB"/>
        </w:rPr>
        <w:t xml:space="preserve"> </w:t>
      </w:r>
      <w:proofErr w:type="spellStart"/>
      <w:ins w:id="44" w:author="Bogdan Dragulescu" w:date="2022-06-14T12:04:00Z">
        <w:r w:rsidR="003E04D9">
          <w:rPr>
            <w:rFonts w:ascii="Times New Roman" w:hAnsi="Times New Roman" w:cs="Times New Roman"/>
            <w:sz w:val="24"/>
            <w:szCs w:val="24"/>
            <w:lang w:val="en-GB"/>
          </w:rPr>
          <w:t>î</w:t>
        </w:r>
      </w:ins>
      <w:del w:id="45"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w:t>
      </w:r>
      <w:proofErr w:type="spellEnd"/>
      <w:r w:rsidRPr="00C93AAA">
        <w:rPr>
          <w:rFonts w:ascii="Times New Roman" w:hAnsi="Times New Roman" w:cs="Times New Roman"/>
          <w:sz w:val="24"/>
          <w:szCs w:val="24"/>
          <w:lang w:val="en-GB"/>
        </w:rPr>
        <w:t xml:space="preserve"> model. Al </w:t>
      </w:r>
      <w:proofErr w:type="spellStart"/>
      <w:r w:rsidRPr="00C93AAA">
        <w:rPr>
          <w:rFonts w:ascii="Times New Roman" w:hAnsi="Times New Roman" w:cs="Times New Roman"/>
          <w:sz w:val="24"/>
          <w:szCs w:val="24"/>
          <w:lang w:val="en-GB"/>
        </w:rPr>
        <w:t>doilea</w:t>
      </w:r>
      <w:proofErr w:type="spellEnd"/>
      <w:r w:rsidRPr="00C93AAA">
        <w:rPr>
          <w:rFonts w:ascii="Times New Roman" w:hAnsi="Times New Roman" w:cs="Times New Roman"/>
          <w:sz w:val="24"/>
          <w:szCs w:val="24"/>
          <w:lang w:val="en-GB"/>
        </w:rPr>
        <w:t xml:space="preserve"> set de date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testare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căruia</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determină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performanța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indicatori</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accuratețea</w:t>
      </w:r>
      <w:proofErr w:type="spellEnd"/>
      <w:r w:rsidRPr="00C93AAA">
        <w:rPr>
          <w:rFonts w:ascii="Times New Roman" w:hAnsi="Times New Roman" w:cs="Times New Roman"/>
          <w:sz w:val="24"/>
          <w:szCs w:val="24"/>
          <w:lang w:val="en-GB"/>
        </w:rPr>
        <w:t>.</w:t>
      </w:r>
      <w:r w:rsidR="00D52E32" w:rsidRPr="00C93AAA">
        <w:rPr>
          <w:rFonts w:ascii="Times New Roman" w:hAnsi="Times New Roman" w:cs="Times New Roman"/>
          <w:sz w:val="24"/>
          <w:szCs w:val="24"/>
          <w:lang w:val="en-GB"/>
        </w:rPr>
        <w:t xml:space="preserve"> De </w:t>
      </w:r>
      <w:proofErr w:type="spellStart"/>
      <w:r w:rsidR="00D52E32" w:rsidRPr="00C93AAA">
        <w:rPr>
          <w:rFonts w:ascii="Times New Roman" w:hAnsi="Times New Roman" w:cs="Times New Roman"/>
          <w:sz w:val="24"/>
          <w:szCs w:val="24"/>
          <w:lang w:val="en-GB"/>
        </w:rPr>
        <w:t>obicei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raportul</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dintre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cele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două</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seturi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este</w:t>
      </w:r>
      <w:proofErr w:type="spellEnd"/>
      <w:r w:rsidR="00D52E32" w:rsidRPr="00C93AAA">
        <w:rPr>
          <w:rFonts w:ascii="Times New Roman" w:hAnsi="Times New Roman" w:cs="Times New Roman"/>
          <w:sz w:val="24"/>
          <w:szCs w:val="24"/>
          <w:lang w:val="en-GB"/>
        </w:rPr>
        <w:t xml:space="preserv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Setul</w:t>
      </w:r>
      <w:proofErr w:type="spellEnd"/>
      <w:r w:rsidRPr="00C93AAA">
        <w:rPr>
          <w:rFonts w:ascii="Times New Roman" w:hAnsi="Times New Roman" w:cs="Times New Roman"/>
          <w:sz w:val="24"/>
          <w:szCs w:val="24"/>
          <w:lang w:val="en-GB"/>
        </w:rPr>
        <w:t xml:space="preserve"> de date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cu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algoritmul</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poartă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numele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etichete</w:t>
      </w:r>
      <w:proofErr w:type="spellEnd"/>
      <w:r w:rsidRPr="00C93AAA">
        <w:rPr>
          <w:rFonts w:ascii="Times New Roman" w:hAnsi="Times New Roman" w:cs="Times New Roman"/>
          <w:sz w:val="24"/>
          <w:szCs w:val="24"/>
          <w:lang w:val="en-GB"/>
        </w:rPr>
        <w:t xml:space="preserv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Heading3"/>
        <w:rPr>
          <w:rFonts w:ascii="Times New Roman" w:hAnsi="Times New Roman" w:cs="Times New Roman"/>
          <w:b/>
          <w:bCs/>
          <w:color w:val="auto"/>
          <w:sz w:val="28"/>
          <w:szCs w:val="28"/>
          <w:lang w:val="en-GB"/>
        </w:rPr>
      </w:pPr>
      <w:bookmarkStart w:id="46" w:name="_Toc106049309"/>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46"/>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7964FA52" w:rsidR="000352C6" w:rsidRDefault="002834AC" w:rsidP="000352C6">
      <w:pPr>
        <w:ind w:firstLine="720"/>
        <w:jc w:val="both"/>
        <w:rPr>
          <w:rFonts w:ascii="Times New Roman" w:hAnsi="Times New Roman" w:cs="Times New Roman"/>
          <w:sz w:val="24"/>
          <w:szCs w:val="24"/>
          <w:lang w:val="en-GB"/>
        </w:rPr>
      </w:pPr>
      <w:proofErr w:type="spellStart"/>
      <w:r w:rsidRPr="00A22C72">
        <w:rPr>
          <w:rFonts w:ascii="Times New Roman" w:hAnsi="Times New Roman" w:cs="Times New Roman"/>
          <w:sz w:val="24"/>
          <w:szCs w:val="24"/>
          <w:lang w:val="en-GB"/>
        </w:rPr>
        <w:t>Problemele</w:t>
      </w:r>
      <w:proofErr w:type="spellEnd"/>
      <w:r w:rsidRPr="00A22C72">
        <w:rPr>
          <w:rFonts w:ascii="Times New Roman" w:hAnsi="Times New Roman" w:cs="Times New Roman"/>
          <w:sz w:val="24"/>
          <w:szCs w:val="24"/>
          <w:lang w:val="en-GB"/>
        </w:rPr>
        <w:t xml:space="preserve"> de tip </w:t>
      </w:r>
      <w:r w:rsidRPr="003E04D9">
        <w:rPr>
          <w:rFonts w:ascii="Times New Roman" w:hAnsi="Times New Roman" w:cs="Times New Roman"/>
          <w:i/>
          <w:iCs/>
          <w:sz w:val="24"/>
          <w:szCs w:val="24"/>
          <w:lang w:val="en-GB"/>
          <w:rPrChange w:id="47" w:author="Bogdan Dragulescu" w:date="2022-06-14T12:04:00Z">
            <w:rPr>
              <w:rFonts w:ascii="Times New Roman" w:hAnsi="Times New Roman" w:cs="Times New Roman"/>
              <w:sz w:val="24"/>
              <w:szCs w:val="24"/>
              <w:lang w:val="en-GB"/>
            </w:rPr>
          </w:rPrChange>
        </w:rPr>
        <w:t>Reinforcement Learning</w:t>
      </w:r>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implică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învățarea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agentului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co</w:t>
      </w:r>
      <w:del w:id="48" w:author="Bogdan Dragulescu" w:date="2022-06-14T12:05:00Z">
        <w:r w:rsidRPr="00A22C72" w:rsidDel="003E04D9">
          <w:rPr>
            <w:rFonts w:ascii="Times New Roman" w:hAnsi="Times New Roman" w:cs="Times New Roman"/>
            <w:sz w:val="24"/>
            <w:szCs w:val="24"/>
            <w:lang w:val="en-GB"/>
          </w:rPr>
          <w:delText>l</w:delText>
        </w:r>
      </w:del>
      <w:ins w:id="49" w:author="Bogdan Dragulescu" w:date="2022-06-14T12:05:00Z">
        <w:r w:rsidR="003E04D9">
          <w:rPr>
            <w:rFonts w:ascii="Times New Roman" w:hAnsi="Times New Roman" w:cs="Times New Roman"/>
            <w:sz w:val="24"/>
            <w:szCs w:val="24"/>
            <w:lang w:val="en-GB"/>
          </w:rPr>
          <w:t>r</w:t>
        </w:r>
      </w:ins>
      <w:r w:rsidRPr="00A22C72">
        <w:rPr>
          <w:rFonts w:ascii="Times New Roman" w:hAnsi="Times New Roman" w:cs="Times New Roman"/>
          <w:sz w:val="24"/>
          <w:szCs w:val="24"/>
          <w:lang w:val="en-GB"/>
        </w:rPr>
        <w:t>elarea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situaților</w:t>
      </w:r>
      <w:proofErr w:type="spellEnd"/>
      <w:r w:rsidRPr="00A22C72">
        <w:rPr>
          <w:rFonts w:ascii="Times New Roman" w:hAnsi="Times New Roman" w:cs="Times New Roman"/>
          <w:sz w:val="24"/>
          <w:szCs w:val="24"/>
          <w:lang w:val="en-GB"/>
        </w:rPr>
        <w:t xml:space="preserve"> cu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astfel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încât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maximizeze</w:t>
      </w:r>
      <w:proofErr w:type="spellEnd"/>
      <w:r w:rsidRPr="00A22C72">
        <w:rPr>
          <w:rFonts w:ascii="Times New Roman" w:hAnsi="Times New Roman" w:cs="Times New Roman"/>
          <w:sz w:val="24"/>
          <w:szCs w:val="24"/>
          <w:lang w:val="en-GB"/>
        </w:rPr>
        <w:t xml:space="preserve"> recompense care are </w:t>
      </w:r>
      <w:ins w:id="50" w:author="Bogdan Dragulescu" w:date="2022-06-14T12:05:00Z">
        <w:r w:rsidR="003E04D9">
          <w:rPr>
            <w:rFonts w:ascii="Times New Roman" w:hAnsi="Times New Roman" w:cs="Times New Roman"/>
            <w:sz w:val="24"/>
            <w:szCs w:val="24"/>
            <w:lang w:val="en-GB"/>
          </w:rPr>
          <w:t>au o</w:t>
        </w:r>
      </w:ins>
      <w:del w:id="51" w:author="Bogdan Dragulescu" w:date="2022-06-14T12:05:00Z">
        <w:r w:rsidRPr="00A22C72" w:rsidDel="003E04D9">
          <w:rPr>
            <w:rFonts w:ascii="Times New Roman" w:hAnsi="Times New Roman" w:cs="Times New Roman"/>
            <w:sz w:val="24"/>
            <w:szCs w:val="24"/>
            <w:lang w:val="en-GB"/>
          </w:rPr>
          <w:delText>o</w:delText>
        </w:r>
      </w:del>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valoare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numerică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mod essential, </w:t>
      </w:r>
      <w:proofErr w:type="spellStart"/>
      <w:r w:rsidRPr="00A22C72">
        <w:rPr>
          <w:rFonts w:ascii="Times New Roman" w:hAnsi="Times New Roman" w:cs="Times New Roman"/>
          <w:sz w:val="24"/>
          <w:szCs w:val="24"/>
          <w:lang w:val="en-GB"/>
        </w:rPr>
        <w:t>acestea</w:t>
      </w:r>
      <w:proofErr w:type="spellEnd"/>
      <w:r w:rsidRPr="00A22C72">
        <w:rPr>
          <w:rFonts w:ascii="Times New Roman" w:hAnsi="Times New Roman" w:cs="Times New Roman"/>
          <w:sz w:val="24"/>
          <w:szCs w:val="24"/>
          <w:lang w:val="en-GB"/>
        </w:rPr>
        <w:t xml:space="preserve"> sunt </w:t>
      </w:r>
      <w:proofErr w:type="spellStart"/>
      <w:r w:rsidRPr="00A22C72">
        <w:rPr>
          <w:rFonts w:ascii="Times New Roman" w:hAnsi="Times New Roman" w:cs="Times New Roman"/>
          <w:sz w:val="24"/>
          <w:szCs w:val="24"/>
          <w:lang w:val="en-GB"/>
        </w:rPr>
        <w:t>probleme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buclă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închisă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deoarece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luate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sistemul</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influențează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intrările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ulterioare</w:t>
      </w:r>
      <w:proofErr w:type="spellEnd"/>
      <w:r w:rsidRPr="00A22C72">
        <w:rPr>
          <w:rFonts w:ascii="Times New Roman" w:hAnsi="Times New Roman" w:cs="Times New Roman"/>
          <w:sz w:val="24"/>
          <w:szCs w:val="24"/>
          <w:lang w:val="en-GB"/>
        </w:rPr>
        <w:t>.</w:t>
      </w:r>
      <w:r w:rsidR="00141062" w:rsidRPr="00A22C72">
        <w:rPr>
          <w:rFonts w:ascii="Times New Roman" w:hAnsi="Times New Roman" w:cs="Times New Roman"/>
          <w:sz w:val="24"/>
          <w:szCs w:val="24"/>
          <w:lang w:val="en-GB"/>
        </w:rPr>
        <w:t xml:space="preserve"> </w:t>
      </w:r>
      <w:r w:rsidR="0069175A">
        <w:rPr>
          <w:rStyle w:val="FootnoteReference"/>
          <w:rFonts w:ascii="Times New Roman" w:hAnsi="Times New Roman" w:cs="Times New Roman"/>
          <w:sz w:val="24"/>
          <w:szCs w:val="24"/>
          <w:lang w:val="en-GB"/>
        </w:rPr>
        <w:footnoteReference w:id="13"/>
      </w:r>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lastRenderedPageBreak/>
        <w:t xml:space="preserve"> </w:t>
      </w:r>
      <w:commentRangeStart w:id="52"/>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786" cy="3645156"/>
                    </a:xfrm>
                    <a:prstGeom prst="rect">
                      <a:avLst/>
                    </a:prstGeom>
                  </pic:spPr>
                </pic:pic>
              </a:graphicData>
            </a:graphic>
          </wp:inline>
        </w:drawing>
      </w:r>
      <w:commentRangeEnd w:id="52"/>
      <w:r w:rsidR="003E04D9">
        <w:rPr>
          <w:rStyle w:val="CommentReference"/>
        </w:rPr>
        <w:commentReference w:id="52"/>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47F4547D"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w:t>
      </w:r>
      <w:proofErr w:type="spellStart"/>
      <w:r w:rsidRPr="00A22C72">
        <w:rPr>
          <w:rFonts w:ascii="Times New Roman" w:hAnsi="Times New Roman" w:cs="Times New Roman"/>
          <w:sz w:val="24"/>
          <w:szCs w:val="24"/>
          <w:lang w:val="en-GB"/>
        </w:rPr>
        <w:t>mult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w:t>
      </w:r>
      <w:proofErr w:type="spellEnd"/>
      <w:r w:rsidRPr="00A22C72">
        <w:rPr>
          <w:rFonts w:ascii="Times New Roman" w:hAnsi="Times New Roman" w:cs="Times New Roman"/>
          <w:sz w:val="24"/>
          <w:szCs w:val="24"/>
          <w:lang w:val="en-GB"/>
        </w:rPr>
        <w:t xml:space="preserve"> tip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nu </w:t>
      </w:r>
      <w:del w:id="53" w:author="Bogdan Dragulescu" w:date="2022-06-14T12:06:00Z">
        <w:r w:rsidRPr="00A22C72" w:rsidDel="003E04D9">
          <w:rPr>
            <w:rFonts w:ascii="Times New Roman" w:hAnsi="Times New Roman" w:cs="Times New Roman"/>
            <w:sz w:val="24"/>
            <w:szCs w:val="24"/>
            <w:lang w:val="en-GB"/>
          </w:rPr>
          <w:delText>i</w:delText>
        </w:r>
      </w:del>
      <w:proofErr w:type="spellStart"/>
      <w:r w:rsidRPr="00A22C72">
        <w:rPr>
          <w:rFonts w:ascii="Times New Roman" w:hAnsi="Times New Roman" w:cs="Times New Roman"/>
          <w:sz w:val="24"/>
          <w:szCs w:val="24"/>
          <w:lang w:val="en-GB"/>
        </w:rPr>
        <w:t>i</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zice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modelului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întreprindă</w:t>
      </w:r>
      <w:proofErr w:type="spellEnd"/>
      <w:r w:rsidRPr="00A22C72">
        <w:rPr>
          <w:rFonts w:ascii="Times New Roman" w:hAnsi="Times New Roman" w:cs="Times New Roman"/>
          <w:sz w:val="24"/>
          <w:szCs w:val="24"/>
          <w:lang w:val="en-GB"/>
        </w:rPr>
        <w:t xml:space="preserve">, ci </w:t>
      </w:r>
      <w:proofErr w:type="spellStart"/>
      <w:r w:rsidRPr="00A22C72">
        <w:rPr>
          <w:rFonts w:ascii="Times New Roman" w:hAnsi="Times New Roman" w:cs="Times New Roman"/>
          <w:sz w:val="24"/>
          <w:szCs w:val="24"/>
          <w:lang w:val="en-GB"/>
        </w:rPr>
        <w:t>trebuie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descopere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singur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aduc</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mare </w:t>
      </w:r>
      <w:proofErr w:type="spellStart"/>
      <w:r w:rsidRPr="00A22C72">
        <w:rPr>
          <w:rFonts w:ascii="Times New Roman" w:hAnsi="Times New Roman" w:cs="Times New Roman"/>
          <w:sz w:val="24"/>
          <w:szCs w:val="24"/>
          <w:lang w:val="en-GB"/>
        </w:rPr>
        <w:t>recompens</w:t>
      </w:r>
      <w:ins w:id="54" w:author="Bogdan Dragulescu" w:date="2022-06-14T12:09:00Z">
        <w:r w:rsidR="003E04D9">
          <w:rPr>
            <w:rFonts w:ascii="Times New Roman" w:hAnsi="Times New Roman" w:cs="Times New Roman"/>
            <w:sz w:val="24"/>
            <w:szCs w:val="24"/>
            <w:lang w:val="en-GB"/>
          </w:rPr>
          <w:t>ă</w:t>
        </w:r>
      </w:ins>
      <w:proofErr w:type="spellEnd"/>
      <w:del w:id="55" w:author="Bogdan Dragulescu" w:date="2022-06-14T12:09:00Z">
        <w:r w:rsidRPr="00A22C72" w:rsidDel="003E04D9">
          <w:rPr>
            <w:rFonts w:ascii="Times New Roman" w:hAnsi="Times New Roman" w:cs="Times New Roman"/>
            <w:sz w:val="24"/>
            <w:szCs w:val="24"/>
            <w:lang w:val="en-GB"/>
          </w:rPr>
          <w:delText>e</w:delText>
        </w:r>
      </w:del>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printr</w:t>
      </w:r>
      <w:proofErr w:type="spellEnd"/>
      <w:r w:rsidRPr="00A22C72">
        <w:rPr>
          <w:rFonts w:ascii="Times New Roman" w:hAnsi="Times New Roman" w:cs="Times New Roman"/>
          <w:sz w:val="24"/>
          <w:szCs w:val="24"/>
          <w:lang w:val="en-GB"/>
        </w:rPr>
        <w:t xml:space="preserve">-o </w:t>
      </w:r>
      <w:proofErr w:type="spellStart"/>
      <w:r w:rsidRPr="00A22C72">
        <w:rPr>
          <w:rFonts w:ascii="Times New Roman" w:hAnsi="Times New Roman" w:cs="Times New Roman"/>
          <w:sz w:val="24"/>
          <w:szCs w:val="24"/>
          <w:lang w:val="en-GB"/>
        </w:rPr>
        <w:t>serie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încercări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multe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acțiunile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luate</w:t>
      </w:r>
      <w:proofErr w:type="spellEnd"/>
      <w:r w:rsidR="002C1730" w:rsidRPr="00A22C72">
        <w:rPr>
          <w:rFonts w:ascii="Times New Roman" w:hAnsi="Times New Roman" w:cs="Times New Roman"/>
          <w:sz w:val="24"/>
          <w:szCs w:val="24"/>
          <w:lang w:val="en-GB"/>
        </w:rPr>
        <w:t xml:space="preserve"> de agent nu </w:t>
      </w:r>
      <w:proofErr w:type="spellStart"/>
      <w:r w:rsidR="002C1730" w:rsidRPr="00A22C72">
        <w:rPr>
          <w:rFonts w:ascii="Times New Roman" w:hAnsi="Times New Roman" w:cs="Times New Roman"/>
          <w:sz w:val="24"/>
          <w:szCs w:val="24"/>
          <w:lang w:val="en-GB"/>
        </w:rPr>
        <w:t>afectează</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numai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recompensa</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imediată</w:t>
      </w:r>
      <w:proofErr w:type="spellEnd"/>
      <w:r w:rsidR="002C1730" w:rsidRPr="00A22C72">
        <w:rPr>
          <w:rFonts w:ascii="Times New Roman" w:hAnsi="Times New Roman" w:cs="Times New Roman"/>
          <w:sz w:val="24"/>
          <w:szCs w:val="24"/>
          <w:lang w:val="en-GB"/>
        </w:rPr>
        <w:t xml:space="preserve">, ci </w:t>
      </w:r>
      <w:proofErr w:type="spellStart"/>
      <w:r w:rsidR="002C1730" w:rsidRPr="00A22C72">
        <w:rPr>
          <w:rFonts w:ascii="Times New Roman" w:hAnsi="Times New Roman" w:cs="Times New Roman"/>
          <w:sz w:val="24"/>
          <w:szCs w:val="24"/>
          <w:lang w:val="en-GB"/>
        </w:rPr>
        <w:t>și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următoarele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respective </w:t>
      </w:r>
      <w:proofErr w:type="spellStart"/>
      <w:r w:rsidR="002C1730" w:rsidRPr="00A22C72">
        <w:rPr>
          <w:rFonts w:ascii="Times New Roman" w:hAnsi="Times New Roman" w:cs="Times New Roman"/>
          <w:sz w:val="24"/>
          <w:szCs w:val="24"/>
          <w:lang w:val="en-GB"/>
        </w:rPr>
        <w:t>influențând</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toate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ulterioare</w:t>
      </w:r>
      <w:proofErr w:type="spellEnd"/>
      <w:r w:rsidR="002C1730" w:rsidRPr="00A22C72">
        <w:rPr>
          <w:rFonts w:ascii="Times New Roman" w:hAnsi="Times New Roman" w:cs="Times New Roman"/>
          <w:sz w:val="24"/>
          <w:szCs w:val="24"/>
          <w:lang w:val="en-GB"/>
        </w:rPr>
        <w:t xml:space="preserve">. </w:t>
      </w:r>
      <w:r w:rsidR="0069175A">
        <w:rPr>
          <w:rStyle w:val="FootnoteReference"/>
          <w:rFonts w:ascii="Times New Roman" w:hAnsi="Times New Roman" w:cs="Times New Roman"/>
          <w:sz w:val="24"/>
          <w:szCs w:val="24"/>
          <w:lang w:val="en-GB"/>
        </w:rPr>
        <w:footnoteReference w:id="14"/>
      </w:r>
    </w:p>
    <w:p w14:paraId="6B9F8D5F" w14:textId="70A8DAF4" w:rsidR="00F673CC" w:rsidRPr="007B1F64" w:rsidRDefault="00141062" w:rsidP="00A22C72">
      <w:pPr>
        <w:jc w:val="both"/>
        <w:rPr>
          <w:rFonts w:ascii="Times New Roman" w:hAnsi="Times New Roman" w:cs="Times New Roman"/>
          <w:sz w:val="24"/>
          <w:szCs w:val="24"/>
        </w:rPr>
      </w:pPr>
      <w:r w:rsidRPr="00A22C72">
        <w:rPr>
          <w:rFonts w:ascii="Times New Roman" w:hAnsi="Times New Roman" w:cs="Times New Roman"/>
          <w:sz w:val="24"/>
          <w:szCs w:val="24"/>
          <w:lang w:val="en-GB"/>
        </w:rPr>
        <w:tab/>
      </w:r>
      <w:proofErr w:type="spellStart"/>
      <w:r w:rsidRPr="00A22C72">
        <w:rPr>
          <w:rFonts w:ascii="Times New Roman" w:hAnsi="Times New Roman" w:cs="Times New Roman"/>
          <w:sz w:val="24"/>
          <w:szCs w:val="24"/>
          <w:lang w:val="en-GB"/>
        </w:rPr>
        <w:t>Așadar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reinforcement Learning, un agent software </w:t>
      </w:r>
      <w:proofErr w:type="spellStart"/>
      <w:r w:rsidRPr="00A22C72">
        <w:rPr>
          <w:rFonts w:ascii="Times New Roman" w:hAnsi="Times New Roman" w:cs="Times New Roman"/>
          <w:sz w:val="24"/>
          <w:szCs w:val="24"/>
          <w:lang w:val="en-GB"/>
        </w:rPr>
        <w:t>primește</w:t>
      </w:r>
      <w:proofErr w:type="spellEnd"/>
      <w:r w:rsidRPr="00A22C72">
        <w:rPr>
          <w:rFonts w:ascii="Times New Roman" w:hAnsi="Times New Roman" w:cs="Times New Roman"/>
          <w:sz w:val="24"/>
          <w:szCs w:val="24"/>
          <w:lang w:val="en-GB"/>
        </w:rPr>
        <w:t xml:space="preserve"> ca input </w:t>
      </w:r>
      <w:proofErr w:type="spellStart"/>
      <w:r w:rsidRPr="00A22C72">
        <w:rPr>
          <w:rFonts w:ascii="Times New Roman" w:hAnsi="Times New Roman" w:cs="Times New Roman"/>
          <w:sz w:val="24"/>
          <w:szCs w:val="24"/>
          <w:lang w:val="en-GB"/>
        </w:rPr>
        <w:t>ni</w:t>
      </w:r>
      <w:del w:id="56" w:author="Bogdan Dragulescu" w:date="2022-06-14T12:09:00Z">
        <w:r w:rsidRPr="00A22C72" w:rsidDel="00AE65BB">
          <w:rPr>
            <w:rFonts w:ascii="Times New Roman" w:hAnsi="Times New Roman" w:cs="Times New Roman"/>
            <w:sz w:val="24"/>
            <w:szCs w:val="24"/>
            <w:lang w:val="en-GB"/>
          </w:rPr>
          <w:delText>l</w:delText>
        </w:r>
      </w:del>
      <w:r w:rsidRPr="00A22C72">
        <w:rPr>
          <w:rFonts w:ascii="Times New Roman" w:hAnsi="Times New Roman" w:cs="Times New Roman"/>
          <w:sz w:val="24"/>
          <w:szCs w:val="24"/>
          <w:lang w:val="en-GB"/>
        </w:rPr>
        <w:t>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observații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și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alege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niște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w:t>
      </w:r>
      <w:proofErr w:type="spellEnd"/>
      <w:r w:rsidRPr="00A22C72">
        <w:rPr>
          <w:rFonts w:ascii="Times New Roman" w:hAnsi="Times New Roman" w:cs="Times New Roman"/>
          <w:sz w:val="24"/>
          <w:szCs w:val="24"/>
          <w:lang w:val="en-GB"/>
        </w:rPr>
        <w:t xml:space="preserve">-un </w:t>
      </w:r>
      <w:proofErr w:type="spellStart"/>
      <w:r w:rsidRPr="00A22C72">
        <w:rPr>
          <w:rFonts w:ascii="Times New Roman" w:hAnsi="Times New Roman" w:cs="Times New Roman"/>
          <w:sz w:val="24"/>
          <w:szCs w:val="24"/>
          <w:lang w:val="en-GB"/>
        </w:rPr>
        <w:t>mediu</w:t>
      </w:r>
      <w:proofErr w:type="spellEnd"/>
      <w:r w:rsidRPr="00A22C72">
        <w:rPr>
          <w:rFonts w:ascii="Times New Roman" w:hAnsi="Times New Roman" w:cs="Times New Roman"/>
          <w:sz w:val="24"/>
          <w:szCs w:val="24"/>
          <w:lang w:val="en-GB"/>
        </w:rPr>
        <w:t xml:space="preserve"> virtual. </w:t>
      </w:r>
      <w:proofErr w:type="spellStart"/>
      <w:r w:rsidRPr="00A22C72">
        <w:rPr>
          <w:rFonts w:ascii="Times New Roman" w:hAnsi="Times New Roman" w:cs="Times New Roman"/>
          <w:sz w:val="24"/>
          <w:szCs w:val="24"/>
          <w:lang w:val="en-GB"/>
        </w:rPr>
        <w:t>Obiectivul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acestuia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este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învețe</w:t>
      </w:r>
      <w:proofErr w:type="spellEnd"/>
      <w:r w:rsidRPr="00A22C72">
        <w:rPr>
          <w:rFonts w:ascii="Times New Roman" w:hAnsi="Times New Roman" w:cs="Times New Roman"/>
          <w:sz w:val="24"/>
          <w:szCs w:val="24"/>
          <w:lang w:val="en-GB"/>
        </w:rPr>
        <w:t xml:space="preserve"> cum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comporte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anumite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maximizarea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recompenselor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timp.</w:t>
      </w:r>
      <w:proofErr w:type="spellEnd"/>
      <w:r w:rsidRPr="00A22C72">
        <w:rPr>
          <w:rFonts w:ascii="Times New Roman" w:hAnsi="Times New Roman" w:cs="Times New Roman"/>
          <w:sz w:val="24"/>
          <w:szCs w:val="24"/>
          <w:lang w:val="en-GB"/>
        </w:rPr>
        <w:t xml:space="preserve"> Ne </w:t>
      </w:r>
      <w:proofErr w:type="spellStart"/>
      <w:r w:rsidRPr="00A22C72">
        <w:rPr>
          <w:rFonts w:ascii="Times New Roman" w:hAnsi="Times New Roman" w:cs="Times New Roman"/>
          <w:sz w:val="24"/>
          <w:szCs w:val="24"/>
          <w:lang w:val="en-GB"/>
        </w:rPr>
        <w:t>putem</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gândii</w:t>
      </w:r>
      <w:proofErr w:type="spellEnd"/>
      <w:r w:rsidRPr="00A22C72">
        <w:rPr>
          <w:rFonts w:ascii="Times New Roman" w:hAnsi="Times New Roman" w:cs="Times New Roman"/>
          <w:sz w:val="24"/>
          <w:szCs w:val="24"/>
          <w:lang w:val="en-GB"/>
        </w:rPr>
        <w:t xml:space="preserve"> la </w:t>
      </w:r>
      <w:proofErr w:type="spellStart"/>
      <w:r w:rsidRPr="00A22C72">
        <w:rPr>
          <w:rFonts w:ascii="Times New Roman" w:hAnsi="Times New Roman" w:cs="Times New Roman"/>
          <w:sz w:val="24"/>
          <w:szCs w:val="24"/>
          <w:lang w:val="en-GB"/>
        </w:rPr>
        <w:t>câștigurile</w:t>
      </w:r>
      <w:proofErr w:type="spellEnd"/>
      <w:r w:rsidRPr="00A22C72">
        <w:rPr>
          <w:rFonts w:ascii="Times New Roman" w:hAnsi="Times New Roman" w:cs="Times New Roman"/>
          <w:sz w:val="24"/>
          <w:szCs w:val="24"/>
          <w:lang w:val="en-GB"/>
        </w:rPr>
        <w:t xml:space="preserve"> positive (</w:t>
      </w:r>
      <w:proofErr w:type="spellStart"/>
      <w:r w:rsidRPr="00A22C72">
        <w:rPr>
          <w:rFonts w:ascii="Times New Roman" w:hAnsi="Times New Roman" w:cs="Times New Roman"/>
          <w:sz w:val="24"/>
          <w:szCs w:val="24"/>
          <w:lang w:val="en-GB"/>
        </w:rPr>
        <w:t>recompensele</w:t>
      </w:r>
      <w:proofErr w:type="spellEnd"/>
      <w:r w:rsidRPr="00A22C72">
        <w:rPr>
          <w:rFonts w:ascii="Times New Roman" w:hAnsi="Times New Roman" w:cs="Times New Roman"/>
          <w:sz w:val="24"/>
          <w:szCs w:val="24"/>
          <w:lang w:val="en-GB"/>
        </w:rPr>
        <w:t xml:space="preserve">) </w:t>
      </w:r>
      <w:r w:rsidR="00954B86" w:rsidRPr="00A22C72">
        <w:rPr>
          <w:rFonts w:ascii="Times New Roman" w:hAnsi="Times New Roman" w:cs="Times New Roman"/>
          <w:sz w:val="24"/>
          <w:szCs w:val="24"/>
          <w:lang w:val="en-GB"/>
        </w:rPr>
        <w:t xml:space="preserve">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o </w:t>
      </w:r>
      <w:proofErr w:type="spellStart"/>
      <w:r w:rsidR="00954B86" w:rsidRPr="00A22C72">
        <w:rPr>
          <w:rFonts w:ascii="Times New Roman" w:hAnsi="Times New Roman" w:cs="Times New Roman"/>
          <w:sz w:val="24"/>
          <w:szCs w:val="24"/>
          <w:lang w:val="en-GB"/>
        </w:rPr>
        <w:t>plăcere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la </w:t>
      </w:r>
      <w:proofErr w:type="spellStart"/>
      <w:r w:rsidR="00954B86" w:rsidRPr="00A22C72">
        <w:rPr>
          <w:rFonts w:ascii="Times New Roman" w:hAnsi="Times New Roman" w:cs="Times New Roman"/>
          <w:sz w:val="24"/>
          <w:szCs w:val="24"/>
          <w:lang w:val="en-GB"/>
        </w:rPr>
        <w:t>câștigurile</w:t>
      </w:r>
      <w:proofErr w:type="spellEnd"/>
      <w:r w:rsidR="00954B86" w:rsidRPr="00A22C72">
        <w:rPr>
          <w:rFonts w:ascii="Times New Roman" w:hAnsi="Times New Roman" w:cs="Times New Roman"/>
          <w:sz w:val="24"/>
          <w:szCs w:val="24"/>
          <w:lang w:val="en-GB"/>
        </w:rPr>
        <w:t xml:space="preserve"> negative (</w:t>
      </w:r>
      <w:proofErr w:type="spellStart"/>
      <w:r w:rsidR="00954B86" w:rsidRPr="00A22C72">
        <w:rPr>
          <w:rFonts w:ascii="Times New Roman" w:hAnsi="Times New Roman" w:cs="Times New Roman"/>
          <w:sz w:val="24"/>
          <w:szCs w:val="24"/>
          <w:lang w:val="en-GB"/>
        </w:rPr>
        <w:t>penalizări</w:t>
      </w:r>
      <w:del w:id="57" w:author="Bogdan Dragulescu" w:date="2022-06-14T12:10:00Z">
        <w:r w:rsidR="00954B86" w:rsidRPr="00A22C72" w:rsidDel="00201A27">
          <w:rPr>
            <w:rFonts w:ascii="Times New Roman" w:hAnsi="Times New Roman" w:cs="Times New Roman"/>
            <w:sz w:val="24"/>
            <w:szCs w:val="24"/>
            <w:lang w:val="en-GB"/>
          </w:rPr>
          <w:delText>i</w:delText>
        </w:r>
      </w:del>
      <w:ins w:id="58" w:author="Bogdan Dragulescu" w:date="2022-06-14T12:10:00Z">
        <w:r w:rsidR="00201A27">
          <w:rPr>
            <w:rFonts w:ascii="Times New Roman" w:hAnsi="Times New Roman" w:cs="Times New Roman"/>
            <w:sz w:val="24"/>
            <w:szCs w:val="24"/>
            <w:lang w:val="en-GB"/>
          </w:rPr>
          <w:t>le</w:t>
        </w:r>
      </w:ins>
      <w:proofErr w:type="spellEnd"/>
      <w:r w:rsidR="00954B86" w:rsidRPr="00A22C72">
        <w:rPr>
          <w:rFonts w:ascii="Times New Roman" w:hAnsi="Times New Roman" w:cs="Times New Roman"/>
          <w:sz w:val="24"/>
          <w:szCs w:val="24"/>
          <w:lang w:val="en-GB"/>
        </w:rPr>
        <w:t xml:space="preserve">) 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dureri</w:t>
      </w:r>
      <w:proofErr w:type="spellEnd"/>
      <w:r w:rsidR="00954B86" w:rsidRPr="00A22C72">
        <w:rPr>
          <w:rFonts w:ascii="Times New Roman" w:hAnsi="Times New Roman" w:cs="Times New Roman"/>
          <w:sz w:val="24"/>
          <w:szCs w:val="24"/>
          <w:lang w:val="en-GB"/>
        </w:rPr>
        <w:t xml:space="preserve">. Pe </w:t>
      </w:r>
      <w:proofErr w:type="spellStart"/>
      <w:r w:rsidR="00954B86" w:rsidRPr="00A22C72">
        <w:rPr>
          <w:rFonts w:ascii="Times New Roman" w:hAnsi="Times New Roman" w:cs="Times New Roman"/>
          <w:sz w:val="24"/>
          <w:szCs w:val="24"/>
          <w:lang w:val="en-GB"/>
        </w:rPr>
        <w:t>scurt</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agentul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ia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decizii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mediul</w:t>
      </w:r>
      <w:proofErr w:type="spellEnd"/>
      <w:r w:rsidR="00954B86" w:rsidRPr="00A22C72">
        <w:rPr>
          <w:rFonts w:ascii="Times New Roman" w:hAnsi="Times New Roman" w:cs="Times New Roman"/>
          <w:sz w:val="24"/>
          <w:szCs w:val="24"/>
          <w:lang w:val="en-GB"/>
        </w:rPr>
        <w:t xml:space="preserve"> respective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învață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exersând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încercând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astfel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crească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plăcerea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scadă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durerea</w:t>
      </w:r>
      <w:proofErr w:type="spellEnd"/>
      <w:r w:rsidR="00954B86" w:rsidRPr="00A22C72">
        <w:rPr>
          <w:rFonts w:ascii="Times New Roman" w:hAnsi="Times New Roman" w:cs="Times New Roman"/>
          <w:sz w:val="24"/>
          <w:szCs w:val="24"/>
          <w:lang w:val="en-GB"/>
        </w:rPr>
        <w:t>.</w:t>
      </w:r>
      <w:r w:rsidR="002121CC">
        <w:rPr>
          <w:rFonts w:ascii="Times New Roman" w:hAnsi="Times New Roman" w:cs="Times New Roman"/>
          <w:sz w:val="24"/>
          <w:szCs w:val="24"/>
          <w:lang w:val="en-GB"/>
        </w:rPr>
        <w:t xml:space="preserve"> Se </w:t>
      </w:r>
      <w:proofErr w:type="spellStart"/>
      <w:r w:rsidR="002121CC">
        <w:rPr>
          <w:rFonts w:ascii="Times New Roman" w:hAnsi="Times New Roman" w:cs="Times New Roman"/>
          <w:sz w:val="24"/>
          <w:szCs w:val="24"/>
          <w:lang w:val="en-GB"/>
        </w:rPr>
        <w:t>poate</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observa</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în</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diagrama</w:t>
      </w:r>
      <w:proofErr w:type="spellEnd"/>
      <w:r w:rsidR="002121CC">
        <w:rPr>
          <w:rFonts w:ascii="Times New Roman" w:hAnsi="Times New Roman" w:cs="Times New Roman"/>
          <w:sz w:val="24"/>
          <w:szCs w:val="24"/>
          <w:lang w:val="en-GB"/>
        </w:rPr>
        <w:t xml:space="preserve"> de </w:t>
      </w:r>
      <w:proofErr w:type="spellStart"/>
      <w:r w:rsidR="002121CC">
        <w:rPr>
          <w:rFonts w:ascii="Times New Roman" w:hAnsi="Times New Roman" w:cs="Times New Roman"/>
          <w:sz w:val="24"/>
          <w:szCs w:val="24"/>
          <w:lang w:val="en-GB"/>
        </w:rPr>
        <w:t>mai</w:t>
      </w:r>
      <w:proofErr w:type="spellEnd"/>
      <w:r w:rsidR="002121CC">
        <w:rPr>
          <w:rFonts w:ascii="Times New Roman" w:hAnsi="Times New Roman" w:cs="Times New Roman"/>
          <w:sz w:val="24"/>
          <w:szCs w:val="24"/>
          <w:lang w:val="en-GB"/>
        </w:rPr>
        <w:t xml:space="preserve"> </w:t>
      </w:r>
      <w:commentRangeStart w:id="59"/>
      <w:proofErr w:type="spellStart"/>
      <w:r w:rsidR="002121CC">
        <w:rPr>
          <w:rFonts w:ascii="Times New Roman" w:hAnsi="Times New Roman" w:cs="Times New Roman"/>
          <w:sz w:val="24"/>
          <w:szCs w:val="24"/>
          <w:lang w:val="en-GB"/>
        </w:rPr>
        <w:t>jos</w:t>
      </w:r>
      <w:proofErr w:type="spellEnd"/>
      <w:r w:rsidR="002121CC">
        <w:rPr>
          <w:rFonts w:ascii="Times New Roman" w:hAnsi="Times New Roman" w:cs="Times New Roman"/>
          <w:sz w:val="24"/>
          <w:szCs w:val="24"/>
          <w:lang w:val="en-GB"/>
        </w:rPr>
        <w:t xml:space="preserve"> </w:t>
      </w:r>
      <w:commentRangeEnd w:id="59"/>
      <w:r w:rsidR="00201A27">
        <w:rPr>
          <w:rStyle w:val="CommentReference"/>
        </w:rPr>
        <w:commentReference w:id="59"/>
      </w:r>
      <w:del w:id="60" w:author="Bogdan Dragulescu" w:date="2022-06-14T12:10:00Z">
        <w:r w:rsidR="002121CC" w:rsidDel="00201A27">
          <w:rPr>
            <w:rFonts w:ascii="Times New Roman" w:hAnsi="Times New Roman" w:cs="Times New Roman"/>
            <w:sz w:val="24"/>
            <w:szCs w:val="24"/>
            <w:lang w:val="en-GB"/>
          </w:rPr>
          <w:delText>flow-</w:delText>
        </w:r>
      </w:del>
      <w:proofErr w:type="spellStart"/>
      <w:ins w:id="61" w:author="Bogdan Dragulescu" w:date="2022-06-14T12:10:00Z">
        <w:r w:rsidR="00201A27">
          <w:rPr>
            <w:rFonts w:ascii="Times New Roman" w:hAnsi="Times New Roman" w:cs="Times New Roman"/>
            <w:sz w:val="24"/>
            <w:szCs w:val="24"/>
            <w:lang w:val="en-GB"/>
          </w:rPr>
          <w:t>fluxul</w:t>
        </w:r>
      </w:ins>
      <w:r w:rsidR="002121CC">
        <w:rPr>
          <w:rFonts w:ascii="Times New Roman" w:hAnsi="Times New Roman" w:cs="Times New Roman"/>
          <w:sz w:val="24"/>
          <w:szCs w:val="24"/>
          <w:lang w:val="en-GB"/>
        </w:rPr>
        <w:t>ul</w:t>
      </w:r>
      <w:proofErr w:type="spellEnd"/>
      <w:r w:rsidR="002121CC">
        <w:rPr>
          <w:rFonts w:ascii="Times New Roman" w:hAnsi="Times New Roman" w:cs="Times New Roman"/>
          <w:sz w:val="24"/>
          <w:szCs w:val="24"/>
          <w:lang w:val="en-GB"/>
        </w:rPr>
        <w:t xml:space="preserve"> de date</w:t>
      </w:r>
      <w:ins w:id="62" w:author="Bogdan Dragulescu" w:date="2022-06-14T12:10:00Z">
        <w:r w:rsidR="00201A27">
          <w:rPr>
            <w:rFonts w:ascii="Times New Roman" w:hAnsi="Times New Roman" w:cs="Times New Roman"/>
            <w:sz w:val="24"/>
            <w:szCs w:val="24"/>
            <w:lang w:val="en-GB"/>
          </w:rPr>
          <w:t>.</w:t>
        </w:r>
      </w:ins>
      <w:r w:rsidR="007B1F64" w:rsidRPr="00A22C72">
        <w:rPr>
          <w:rFonts w:ascii="Times New Roman" w:hAnsi="Times New Roman" w:cs="Times New Roman"/>
          <w:sz w:val="24"/>
          <w:szCs w:val="24"/>
          <w:lang w:val="en-GB"/>
        </w:rPr>
        <w:t xml:space="preserve"> </w:t>
      </w:r>
      <w:r w:rsidR="00A22C72" w:rsidRPr="00A22C72">
        <w:rPr>
          <w:rFonts w:ascii="Times New Roman" w:hAnsi="Times New Roman" w:cs="Times New Roman"/>
          <w:sz w:val="24"/>
          <w:szCs w:val="24"/>
          <w:lang w:val="en-GB"/>
        </w:rPr>
        <w:t xml:space="preserve">Mai </w:t>
      </w:r>
      <w:proofErr w:type="spellStart"/>
      <w:r w:rsidR="00A22C72" w:rsidRPr="00A22C72">
        <w:rPr>
          <w:rFonts w:ascii="Times New Roman" w:hAnsi="Times New Roman" w:cs="Times New Roman"/>
          <w:sz w:val="24"/>
          <w:szCs w:val="24"/>
          <w:lang w:val="en-GB"/>
        </w:rPr>
        <w:t>jos</w:t>
      </w:r>
      <w:proofErr w:type="spellEnd"/>
      <w:r w:rsidR="00A22C72" w:rsidRPr="00A22C72">
        <w:rPr>
          <w:rFonts w:ascii="Times New Roman" w:hAnsi="Times New Roman" w:cs="Times New Roman"/>
          <w:sz w:val="24"/>
          <w:szCs w:val="24"/>
          <w:lang w:val="en-GB"/>
        </w:rPr>
        <w:t xml:space="preserve"> sunt </w:t>
      </w:r>
      <w:proofErr w:type="spellStart"/>
      <w:r w:rsidR="00A22C72" w:rsidRPr="00A22C72">
        <w:rPr>
          <w:rFonts w:ascii="Times New Roman" w:hAnsi="Times New Roman" w:cs="Times New Roman"/>
          <w:sz w:val="24"/>
          <w:szCs w:val="24"/>
          <w:lang w:val="en-GB"/>
        </w:rPr>
        <w:t>descrise</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două</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e</w:t>
      </w:r>
      <w:r w:rsidR="00F673CC" w:rsidRPr="00A22C72">
        <w:rPr>
          <w:rFonts w:ascii="Times New Roman" w:hAnsi="Times New Roman" w:cs="Times New Roman"/>
          <w:sz w:val="24"/>
          <w:szCs w:val="24"/>
          <w:lang w:val="en-GB"/>
        </w:rPr>
        <w:t>xemple</w:t>
      </w:r>
      <w:proofErr w:type="spellEnd"/>
      <w:r w:rsidR="00F673CC" w:rsidRPr="00A22C72">
        <w:rPr>
          <w:rFonts w:ascii="Times New Roman" w:hAnsi="Times New Roman" w:cs="Times New Roman"/>
          <w:sz w:val="24"/>
          <w:szCs w:val="24"/>
          <w:lang w:val="en-GB"/>
        </w:rPr>
        <w:t xml:space="preserve"> de </w:t>
      </w:r>
      <w:proofErr w:type="spellStart"/>
      <w:r w:rsidR="00F673CC" w:rsidRPr="00A22C72">
        <w:rPr>
          <w:rFonts w:ascii="Times New Roman" w:hAnsi="Times New Roman" w:cs="Times New Roman"/>
          <w:sz w:val="24"/>
          <w:szCs w:val="24"/>
          <w:lang w:val="en-GB"/>
        </w:rPr>
        <w:t>situații</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în</w:t>
      </w:r>
      <w:proofErr w:type="spellEnd"/>
      <w:r w:rsidR="00F673CC" w:rsidRPr="00A22C72">
        <w:rPr>
          <w:rFonts w:ascii="Times New Roman" w:hAnsi="Times New Roman" w:cs="Times New Roman"/>
          <w:sz w:val="24"/>
          <w:szCs w:val="24"/>
          <w:lang w:val="en-GB"/>
        </w:rPr>
        <w:t xml:space="preserve"> care se </w:t>
      </w:r>
      <w:proofErr w:type="spellStart"/>
      <w:r w:rsidR="00F673CC" w:rsidRPr="00A22C72">
        <w:rPr>
          <w:rFonts w:ascii="Times New Roman" w:hAnsi="Times New Roman" w:cs="Times New Roman"/>
          <w:sz w:val="24"/>
          <w:szCs w:val="24"/>
          <w:lang w:val="en-GB"/>
        </w:rPr>
        <w:t>poate</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folosii</w:t>
      </w:r>
      <w:proofErr w:type="spellEnd"/>
      <w:r w:rsidR="00F673CC" w:rsidRPr="00A22C72">
        <w:rPr>
          <w:rFonts w:ascii="Times New Roman" w:hAnsi="Times New Roman" w:cs="Times New Roman"/>
          <w:sz w:val="24"/>
          <w:szCs w:val="24"/>
          <w:lang w:val="en-GB"/>
        </w:rPr>
        <w:t xml:space="preserve"> reinforcement learning</w:t>
      </w:r>
      <w:r w:rsidR="0069175A">
        <w:rPr>
          <w:rStyle w:val="FootnoteReference"/>
          <w:rFonts w:ascii="Times New Roman" w:hAnsi="Times New Roman" w:cs="Times New Roman"/>
          <w:sz w:val="24"/>
          <w:szCs w:val="24"/>
          <w:lang w:val="en-GB"/>
        </w:rPr>
        <w:footnoteReference w:id="15"/>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ph"/>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ph"/>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Atari, acțiunile sunt cele 9 posibile poziții ale joystick-ului. Observațiile se iau din sreenshoturile jocului, realizâdu-se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RDefault="00E8653D" w:rsidP="00E8653D">
      <w:pPr>
        <w:pStyle w:val="Heading3"/>
        <w:rPr>
          <w:rFonts w:ascii="Times New Roman" w:hAnsi="Times New Roman" w:cs="Times New Roman"/>
          <w:b/>
          <w:bCs/>
          <w:color w:val="auto"/>
          <w:sz w:val="28"/>
          <w:szCs w:val="28"/>
        </w:rPr>
      </w:pPr>
      <w:bookmarkStart w:id="63" w:name="_Toc106049310"/>
      <w:r w:rsidRPr="00E8653D">
        <w:rPr>
          <w:rFonts w:ascii="Times New Roman" w:hAnsi="Times New Roman" w:cs="Times New Roman"/>
          <w:b/>
          <w:bCs/>
          <w:color w:val="auto"/>
          <w:sz w:val="28"/>
          <w:szCs w:val="28"/>
        </w:rPr>
        <w:lastRenderedPageBreak/>
        <w:t xml:space="preserve">3.3 Platforme </w:t>
      </w:r>
      <w:commentRangeStart w:id="64"/>
      <w:r w:rsidRPr="00E8653D">
        <w:rPr>
          <w:rFonts w:ascii="Times New Roman" w:hAnsi="Times New Roman" w:cs="Times New Roman"/>
          <w:b/>
          <w:bCs/>
          <w:color w:val="auto"/>
          <w:sz w:val="28"/>
          <w:szCs w:val="28"/>
        </w:rPr>
        <w:t>software</w:t>
      </w:r>
      <w:bookmarkEnd w:id="63"/>
      <w:commentRangeEnd w:id="64"/>
      <w:r w:rsidR="00201A27">
        <w:rPr>
          <w:rStyle w:val="CommentReference"/>
          <w:rFonts w:asciiTheme="minorHAnsi" w:eastAsiaTheme="minorHAnsi" w:hAnsiTheme="minorHAnsi" w:cstheme="minorBidi"/>
          <w:color w:val="auto"/>
        </w:rPr>
        <w:commentReference w:id="64"/>
      </w:r>
    </w:p>
    <w:p w14:paraId="68422A22" w14:textId="40590FE1" w:rsidR="00E8653D" w:rsidRDefault="00E8653D" w:rsidP="00E8653D"/>
    <w:p w14:paraId="33C2EF99" w14:textId="77777777" w:rsidR="00E43C5B" w:rsidRDefault="00E43C5B" w:rsidP="00E8653D"/>
    <w:p w14:paraId="6A482633" w14:textId="586E97A6"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 xml:space="preserve">Anaconda </w:t>
      </w:r>
    </w:p>
    <w:p w14:paraId="16A7E2B3" w14:textId="5E95D200"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Python/R care conține conda, un manager de pachete și medii, care ajută utilizatorii să gestioneze o colecție de peste 7000 de pachete open-source disponibile.</w:t>
      </w:r>
      <w:r w:rsidR="0069175A">
        <w:rPr>
          <w:rStyle w:val="FootnoteReference"/>
          <w:rFonts w:ascii="Times New Roman" w:hAnsi="Times New Roman" w:cs="Times New Roman"/>
          <w:sz w:val="24"/>
          <w:szCs w:val="24"/>
        </w:rPr>
        <w:footnoteReference w:id="16"/>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Flask</w:t>
      </w:r>
    </w:p>
    <w:p w14:paraId="3E913E48" w14:textId="63BBC872"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521892">
        <w:rPr>
          <w:rFonts w:ascii="Times New Roman" w:hAnsi="Times New Roman" w:cs="Times New Roman"/>
          <w:i/>
          <w:iCs/>
          <w:sz w:val="24"/>
          <w:szCs w:val="24"/>
        </w:rPr>
        <w:t>Flask</w:t>
      </w:r>
      <w:r w:rsidRPr="007B1F64">
        <w:rPr>
          <w:rFonts w:ascii="Times New Roman" w:hAnsi="Times New Roman" w:cs="Times New Roman"/>
          <w:sz w:val="24"/>
          <w:szCs w:val="24"/>
        </w:rPr>
        <w:t xml:space="preserve"> este un framework web pe care îl putem folosi pentru a construi cu ușurință o aplicație web. Flask oferă pachetele și modulele necesare astfel încât, în calitate de dezvoltator, trebuie să ne concentrăm doar pe logica pro</w:t>
      </w:r>
      <w:del w:id="65" w:author="Bogdan Dragulescu" w:date="2022-06-14T12:12:00Z">
        <w:r w:rsidRPr="007B1F64" w:rsidDel="00201A27">
          <w:rPr>
            <w:rFonts w:ascii="Times New Roman" w:hAnsi="Times New Roman" w:cs="Times New Roman"/>
            <w:sz w:val="24"/>
            <w:szCs w:val="24"/>
          </w:rPr>
          <w:delText>r</w:delText>
        </w:r>
      </w:del>
      <w:r w:rsidRPr="007B1F64">
        <w:rPr>
          <w:rFonts w:ascii="Times New Roman" w:hAnsi="Times New Roman" w:cs="Times New Roman"/>
          <w:sz w:val="24"/>
          <w:szCs w:val="24"/>
        </w:rPr>
        <w:t>p</w:t>
      </w:r>
      <w:ins w:id="66" w:author="Bogdan Dragulescu" w:date="2022-06-14T12:12:00Z">
        <w:r w:rsidR="00201A27">
          <w:rPr>
            <w:rFonts w:ascii="Times New Roman" w:hAnsi="Times New Roman" w:cs="Times New Roman"/>
            <w:sz w:val="24"/>
            <w:szCs w:val="24"/>
          </w:rPr>
          <w:t>r</w:t>
        </w:r>
      </w:ins>
      <w:r w:rsidRPr="007B1F64">
        <w:rPr>
          <w:rFonts w:ascii="Times New Roman" w:hAnsi="Times New Roman" w:cs="Times New Roman"/>
          <w:sz w:val="24"/>
          <w:szCs w:val="24"/>
        </w:rPr>
        <w:t>iu</w:t>
      </w:r>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9175A">
        <w:rPr>
          <w:rStyle w:val="FootnoteReference"/>
          <w:rFonts w:ascii="Times New Roman" w:hAnsi="Times New Roman" w:cs="Times New Roman"/>
          <w:sz w:val="24"/>
          <w:szCs w:val="24"/>
        </w:rPr>
        <w:footnoteReference w:id="17"/>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Scikit-learn</w:t>
      </w:r>
    </w:p>
    <w:p w14:paraId="3E049814" w14:textId="5A90C5E1" w:rsidR="00E8653D" w:rsidRPr="007B1F64" w:rsidRDefault="00E8653D" w:rsidP="007B1F64">
      <w:pPr>
        <w:ind w:firstLine="720"/>
        <w:jc w:val="both"/>
        <w:rPr>
          <w:rFonts w:ascii="Times New Roman" w:hAnsi="Times New Roman" w:cs="Times New Roman"/>
          <w:sz w:val="24"/>
          <w:szCs w:val="24"/>
        </w:rPr>
      </w:pPr>
      <w:r w:rsidRPr="007B1F64">
        <w:rPr>
          <w:rFonts w:ascii="Times New Roman" w:hAnsi="Times New Roman" w:cs="Times New Roman"/>
          <w:i/>
          <w:iCs/>
          <w:sz w:val="24"/>
          <w:szCs w:val="24"/>
        </w:rPr>
        <w:t>Scikit-learn</w:t>
      </w:r>
      <w:r w:rsidRPr="007B1F64">
        <w:rPr>
          <w:rFonts w:ascii="Times New Roman" w:hAnsi="Times New Roman" w:cs="Times New Roman"/>
          <w:sz w:val="24"/>
          <w:szCs w:val="24"/>
        </w:rPr>
        <w:t xml:space="preserve"> este un modul Python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commentRangeStart w:id="67"/>
      <w:r w:rsidR="009B7B4C" w:rsidRPr="007B1F64">
        <w:rPr>
          <w:rFonts w:ascii="Times New Roman" w:hAnsi="Times New Roman" w:cs="Times New Roman"/>
          <w:sz w:val="24"/>
          <w:szCs w:val="24"/>
        </w:rPr>
        <w:t>.</w:t>
      </w:r>
      <w:r w:rsidR="0069175A">
        <w:rPr>
          <w:rStyle w:val="FootnoteReference"/>
          <w:rFonts w:ascii="Times New Roman" w:hAnsi="Times New Roman" w:cs="Times New Roman"/>
          <w:sz w:val="24"/>
          <w:szCs w:val="24"/>
        </w:rPr>
        <w:footnoteReference w:id="18"/>
      </w:r>
      <w:commentRangeEnd w:id="67"/>
      <w:r w:rsidR="00615B08">
        <w:rPr>
          <w:rStyle w:val="CommentReference"/>
        </w:rPr>
        <w:commentReference w:id="67"/>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r w:rsidRPr="00EA586A">
        <w:rPr>
          <w:rFonts w:ascii="Times New Roman" w:hAnsi="Times New Roman" w:cs="Times New Roman"/>
          <w:sz w:val="28"/>
          <w:szCs w:val="28"/>
        </w:rPr>
        <w:t xml:space="preserve"> Unity</w:t>
      </w:r>
    </w:p>
    <w:p w14:paraId="75D452C4" w14:textId="321E9305" w:rsidR="0036561B" w:rsidRPr="007B1F64" w:rsidRDefault="0036561B" w:rsidP="007B1F64">
      <w:pPr>
        <w:jc w:val="both"/>
        <w:rPr>
          <w:rFonts w:ascii="Times New Roman" w:hAnsi="Times New Roman" w:cs="Times New Roman"/>
          <w:sz w:val="24"/>
          <w:szCs w:val="24"/>
        </w:rPr>
      </w:pPr>
      <w:r w:rsidRPr="007B1F64">
        <w:rPr>
          <w:rFonts w:ascii="Times New Roman" w:hAnsi="Times New Roman" w:cs="Times New Roman"/>
          <w:sz w:val="24"/>
          <w:szCs w:val="24"/>
        </w:rPr>
        <w:tab/>
        <w:t xml:space="preserve">Motorul de joc </w:t>
      </w:r>
      <w:r w:rsidRPr="00521892">
        <w:rPr>
          <w:rFonts w:ascii="Times New Roman" w:hAnsi="Times New Roman" w:cs="Times New Roman"/>
          <w:i/>
          <w:iCs/>
          <w:sz w:val="24"/>
          <w:szCs w:val="24"/>
        </w:rPr>
        <w:t>Unity</w:t>
      </w:r>
      <w:r w:rsidRPr="007B1F64">
        <w:rPr>
          <w:rFonts w:ascii="Times New Roman" w:hAnsi="Times New Roman" w:cs="Times New Roman"/>
          <w:sz w:val="24"/>
          <w:szCs w:val="24"/>
        </w:rPr>
        <w:t xml:space="preserve"> este dezvoltat de Unity Technologies ș</w:t>
      </w:r>
      <w:del w:id="68" w:author="Bogdan Dragulescu" w:date="2022-06-14T12:12:00Z">
        <w:r w:rsidRPr="007B1F64" w:rsidDel="00201A27">
          <w:rPr>
            <w:rFonts w:ascii="Times New Roman" w:hAnsi="Times New Roman" w:cs="Times New Roman"/>
            <w:sz w:val="24"/>
            <w:szCs w:val="24"/>
          </w:rPr>
          <w:delText>l</w:delText>
        </w:r>
      </w:del>
      <w:ins w:id="69" w:author="Bogdan Dragulescu" w:date="2022-06-14T12:12:00Z">
        <w:r w:rsidR="00201A27">
          <w:rPr>
            <w:rFonts w:ascii="Times New Roman" w:hAnsi="Times New Roman" w:cs="Times New Roman"/>
            <w:sz w:val="24"/>
            <w:szCs w:val="24"/>
          </w:rPr>
          <w:t>i</w:t>
        </w:r>
      </w:ins>
      <w:r w:rsidRPr="007B1F64">
        <w:rPr>
          <w:rFonts w:ascii="Times New Roman" w:hAnsi="Times New Roman" w:cs="Times New Roman"/>
          <w:sz w:val="24"/>
          <w:szCs w:val="24"/>
        </w:rPr>
        <w: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de tip drag-and-drop.</w:t>
      </w:r>
      <w:r w:rsidR="007B1F64" w:rsidRPr="007B1F64">
        <w:rPr>
          <w:rFonts w:ascii="Times New Roman" w:hAnsi="Times New Roman" w:cs="Times New Roman"/>
          <w:sz w:val="24"/>
          <w:szCs w:val="24"/>
        </w:rPr>
        <w:t xml:space="preserve"> Fiecărui obiect din interfață i se pot atribui mai multe scripturi scrise în C#.</w:t>
      </w:r>
      <w:r w:rsidR="0069175A">
        <w:rPr>
          <w:rStyle w:val="FootnoteReference"/>
          <w:rFonts w:ascii="Times New Roman" w:hAnsi="Times New Roman" w:cs="Times New Roman"/>
          <w:sz w:val="24"/>
          <w:szCs w:val="24"/>
        </w:rPr>
        <w:footnoteReference w:id="19"/>
      </w:r>
      <w:r w:rsidRPr="007B1F64">
        <w:rPr>
          <w:rFonts w:ascii="Times New Roman" w:hAnsi="Times New Roman" w:cs="Times New Roman"/>
          <w:sz w:val="24"/>
          <w:szCs w:val="24"/>
        </w:rPr>
        <w:t xml:space="preserve"> </w:t>
      </w:r>
    </w:p>
    <w:p w14:paraId="5A10030A" w14:textId="2C341715" w:rsidR="00D07FDF" w:rsidRDefault="00D07FDF" w:rsidP="008E120D">
      <w:pPr>
        <w:rPr>
          <w:lang w:val="en-GB"/>
        </w:rPr>
      </w:pPr>
    </w:p>
    <w:p w14:paraId="65663993" w14:textId="77777777" w:rsidR="00E43C5B" w:rsidRPr="008E120D" w:rsidRDefault="00615B08" w:rsidP="008E120D">
      <w:pPr>
        <w:rPr>
          <w:lang w:val="en-GB"/>
        </w:rPr>
      </w:pPr>
      <w:commentRangeStart w:id="70"/>
      <w:commentRangeEnd w:id="70"/>
      <w:r>
        <w:rPr>
          <w:rStyle w:val="CommentReference"/>
        </w:rPr>
        <w:commentReference w:id="70"/>
      </w:r>
    </w:p>
    <w:p w14:paraId="6E86255D" w14:textId="1A27780F" w:rsidR="00E6691C" w:rsidRDefault="00E6691C" w:rsidP="000352C6">
      <w:pPr>
        <w:pStyle w:val="Heading1"/>
        <w:jc w:val="center"/>
        <w:rPr>
          <w:rFonts w:ascii="Times New Roman" w:hAnsi="Times New Roman" w:cs="Times New Roman"/>
          <w:b/>
          <w:bCs/>
          <w:color w:val="auto"/>
          <w:lang w:val="en-GB"/>
        </w:rPr>
      </w:pPr>
      <w:bookmarkStart w:id="71" w:name="_Toc106049311"/>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Proiectarea</w:t>
      </w:r>
      <w:proofErr w:type="spellEnd"/>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experimentului</w:t>
      </w:r>
      <w:bookmarkEnd w:id="71"/>
      <w:proofErr w:type="spellEnd"/>
    </w:p>
    <w:p w14:paraId="773589A6" w14:textId="77777777" w:rsidR="00C93AAA" w:rsidRPr="00C93AAA" w:rsidRDefault="00C93AAA" w:rsidP="00C93AAA">
      <w:pPr>
        <w:rPr>
          <w:lang w:val="en-GB"/>
        </w:rPr>
      </w:pPr>
    </w:p>
    <w:p w14:paraId="49BA5AA7" w14:textId="77052E4B" w:rsidR="00D96A93" w:rsidRDefault="00D96A93" w:rsidP="00C93AAA">
      <w:pPr>
        <w:pStyle w:val="Heading2"/>
        <w:rPr>
          <w:rFonts w:ascii="Times New Roman" w:hAnsi="Times New Roman" w:cs="Times New Roman"/>
          <w:b/>
          <w:bCs/>
          <w:color w:val="auto"/>
          <w:sz w:val="28"/>
          <w:szCs w:val="28"/>
          <w:lang w:val="en-GB"/>
        </w:rPr>
      </w:pPr>
      <w:bookmarkStart w:id="72" w:name="_Toc106049312"/>
      <w:r w:rsidRPr="00C93AAA">
        <w:rPr>
          <w:rFonts w:ascii="Times New Roman" w:hAnsi="Times New Roman" w:cs="Times New Roman"/>
          <w:b/>
          <w:bCs/>
          <w:color w:val="auto"/>
          <w:sz w:val="28"/>
          <w:szCs w:val="28"/>
          <w:lang w:val="en-GB"/>
        </w:rPr>
        <w:t xml:space="preserve">4.1 </w:t>
      </w:r>
      <w:proofErr w:type="spellStart"/>
      <w:r w:rsidRPr="00C93AAA">
        <w:rPr>
          <w:rFonts w:ascii="Times New Roman" w:hAnsi="Times New Roman" w:cs="Times New Roman"/>
          <w:b/>
          <w:bCs/>
          <w:color w:val="auto"/>
          <w:sz w:val="28"/>
          <w:szCs w:val="28"/>
          <w:lang w:val="en-GB"/>
        </w:rPr>
        <w:t>Obiectivele</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72"/>
      <w:proofErr w:type="spellEnd"/>
    </w:p>
    <w:p w14:paraId="1CCDF4F3" w14:textId="77777777" w:rsidR="00C93AAA" w:rsidRPr="00C93AAA" w:rsidRDefault="00C93AAA" w:rsidP="00C93AAA">
      <w:pPr>
        <w:rPr>
          <w:lang w:val="en-GB"/>
        </w:rPr>
      </w:pPr>
    </w:p>
    <w:p w14:paraId="0C16073C" w14:textId="1912E682" w:rsidR="00EF39C2" w:rsidRPr="00C93AAA" w:rsidRDefault="00EF39C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presupune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agent sub forma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kart ca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pe un circuit. Se </w:t>
      </w:r>
      <w:proofErr w:type="spellStart"/>
      <w:r w:rsidRPr="00C93AAA">
        <w:rPr>
          <w:rFonts w:ascii="Times New Roman" w:hAnsi="Times New Roman" w:cs="Times New Roman"/>
          <w:sz w:val="24"/>
          <w:szCs w:val="24"/>
          <w:lang w:val="en-GB"/>
        </w:rPr>
        <w:t>vor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implementări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w:t>
      </w:r>
      <w:proofErr w:type="spellStart"/>
      <w:r w:rsidRPr="00C93AAA">
        <w:rPr>
          <w:rFonts w:ascii="Times New Roman" w:hAnsi="Times New Roman" w:cs="Times New Roman"/>
          <w:sz w:val="24"/>
          <w:szCs w:val="24"/>
          <w:lang w:val="en-GB"/>
        </w:rPr>
        <w:t>agentul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învață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w:t>
      </w:r>
      <w:ins w:id="73" w:author="Bogdan Dragulescu" w:date="2022-06-14T12:17:00Z">
        <w:r w:rsidR="00615B08">
          <w:rPr>
            <w:rFonts w:ascii="Times New Roman" w:hAnsi="Times New Roman" w:cs="Times New Roman"/>
            <w:sz w:val="24"/>
            <w:szCs w:val="24"/>
            <w:lang w:val="en-GB"/>
          </w:rPr>
          <w:t>i</w:t>
        </w:r>
      </w:ins>
      <w:r w:rsidRPr="00C93AAA">
        <w:rPr>
          <w:rFonts w:ascii="Times New Roman" w:hAnsi="Times New Roman" w:cs="Times New Roman"/>
          <w:sz w:val="24"/>
          <w:szCs w:val="24"/>
          <w:lang w:val="en-GB"/>
        </w:rPr>
        <w:t>tmi</w:t>
      </w:r>
      <w:proofErr w:type="spellEnd"/>
      <w:r w:rsidRPr="00C93AAA">
        <w:rPr>
          <w:rFonts w:ascii="Times New Roman" w:hAnsi="Times New Roman" w:cs="Times New Roman"/>
          <w:sz w:val="24"/>
          <w:szCs w:val="24"/>
          <w:lang w:val="en-GB"/>
        </w:rPr>
        <w:t xml:space="preserve"> de machine learning </w:t>
      </w:r>
      <w:proofErr w:type="spellStart"/>
      <w:r w:rsidRPr="00C93AAA">
        <w:rPr>
          <w:rFonts w:ascii="Times New Roman" w:hAnsi="Times New Roman" w:cs="Times New Roman"/>
          <w:sz w:val="24"/>
          <w:szCs w:val="24"/>
          <w:lang w:val="en-GB"/>
        </w:rPr>
        <w:t>supravegheați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00014158" w:rsidRPr="00C93AAA">
        <w:rPr>
          <w:rFonts w:ascii="Times New Roman" w:hAnsi="Times New Roman" w:cs="Times New Roman"/>
          <w:sz w:val="24"/>
          <w:szCs w:val="24"/>
          <w:lang w:val="en-GB"/>
        </w:rPr>
        <w:t>algoritmi</w:t>
      </w:r>
      <w:proofErr w:type="spellEnd"/>
      <w:r w:rsidR="00014158" w:rsidRPr="00C93AAA">
        <w:rPr>
          <w:rFonts w:ascii="Times New Roman" w:hAnsi="Times New Roman" w:cs="Times New Roman"/>
          <w:sz w:val="24"/>
          <w:szCs w:val="24"/>
          <w:lang w:val="en-GB"/>
        </w:rPr>
        <w:t xml:space="preserve">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w:t>
      </w:r>
      <w:proofErr w:type="spellStart"/>
      <w:r w:rsidRPr="00C93AAA">
        <w:rPr>
          <w:rFonts w:ascii="Times New Roman" w:hAnsi="Times New Roman" w:cs="Times New Roman"/>
          <w:sz w:val="24"/>
          <w:szCs w:val="24"/>
          <w:lang w:val="en-GB"/>
        </w:rPr>
        <w:t>dorește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potrivite</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2 </w:t>
      </w:r>
      <w:proofErr w:type="spellStart"/>
      <w:r w:rsidRPr="00C93AAA">
        <w:rPr>
          <w:rFonts w:ascii="Times New Roman" w:hAnsi="Times New Roman" w:cs="Times New Roman"/>
          <w:sz w:val="24"/>
          <w:szCs w:val="24"/>
          <w:lang w:val="en-GB"/>
        </w:rPr>
        <w:t>tipuri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în</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funcție</w:t>
      </w:r>
      <w:proofErr w:type="spellEnd"/>
      <w:r w:rsidR="000B2A69" w:rsidRPr="00C93AAA">
        <w:rPr>
          <w:rFonts w:ascii="Times New Roman" w:hAnsi="Times New Roman" w:cs="Times New Roman"/>
          <w:sz w:val="24"/>
          <w:szCs w:val="24"/>
          <w:lang w:val="en-GB"/>
        </w:rPr>
        <w:t xml:space="preserve"> de </w:t>
      </w:r>
      <w:proofErr w:type="spellStart"/>
      <w:r w:rsidR="000B2A69" w:rsidRPr="00C93AAA">
        <w:rPr>
          <w:rFonts w:ascii="Times New Roman" w:hAnsi="Times New Roman" w:cs="Times New Roman"/>
          <w:sz w:val="24"/>
          <w:szCs w:val="24"/>
          <w:lang w:val="en-GB"/>
        </w:rPr>
        <w:t>scenariul</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și</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mediul</w:t>
      </w:r>
      <w:proofErr w:type="spellEnd"/>
      <w:r w:rsidR="000B2A69" w:rsidRPr="00C93AAA">
        <w:rPr>
          <w:rFonts w:ascii="Times New Roman" w:hAnsi="Times New Roman" w:cs="Times New Roman"/>
          <w:sz w:val="24"/>
          <w:szCs w:val="24"/>
          <w:lang w:val="en-GB"/>
        </w:rPr>
        <w:t xml:space="preserve"> din unity. </w:t>
      </w:r>
    </w:p>
    <w:p w14:paraId="7F94BED9" w14:textId="77777777" w:rsidR="00C93AAA" w:rsidRPr="00EF39C2" w:rsidRDefault="00C93AAA" w:rsidP="00E7416B"/>
    <w:p w14:paraId="313F3BA9" w14:textId="76109F11" w:rsidR="00D96A93" w:rsidRDefault="00D96A93" w:rsidP="00C93AAA">
      <w:pPr>
        <w:pStyle w:val="Heading2"/>
        <w:rPr>
          <w:rFonts w:ascii="Times New Roman" w:hAnsi="Times New Roman" w:cs="Times New Roman"/>
          <w:b/>
          <w:bCs/>
          <w:color w:val="auto"/>
          <w:sz w:val="28"/>
          <w:szCs w:val="28"/>
          <w:lang w:val="en-GB"/>
        </w:rPr>
      </w:pPr>
      <w:bookmarkStart w:id="74" w:name="_Toc106049313"/>
      <w:r w:rsidRPr="00C93AAA">
        <w:rPr>
          <w:rFonts w:ascii="Times New Roman" w:hAnsi="Times New Roman" w:cs="Times New Roman"/>
          <w:b/>
          <w:bCs/>
          <w:color w:val="auto"/>
          <w:sz w:val="28"/>
          <w:szCs w:val="28"/>
          <w:lang w:val="en-GB"/>
        </w:rPr>
        <w:t xml:space="preserve">4.2 </w:t>
      </w:r>
      <w:proofErr w:type="spellStart"/>
      <w:r w:rsidRPr="00C93AAA">
        <w:rPr>
          <w:rFonts w:ascii="Times New Roman" w:hAnsi="Times New Roman" w:cs="Times New Roman"/>
          <w:b/>
          <w:bCs/>
          <w:color w:val="auto"/>
          <w:sz w:val="28"/>
          <w:szCs w:val="28"/>
          <w:lang w:val="en-GB"/>
        </w:rPr>
        <w:t>Arhitectura</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74"/>
      <w:proofErr w:type="spellEnd"/>
    </w:p>
    <w:p w14:paraId="76B357C4" w14:textId="77777777" w:rsidR="00C93AAA" w:rsidRPr="00C93AAA" w:rsidRDefault="00C93AAA" w:rsidP="00C93AAA">
      <w:pPr>
        <w:rPr>
          <w:lang w:val="en-GB"/>
        </w:rPr>
      </w:pPr>
    </w:p>
    <w:p w14:paraId="0D63A3DA" w14:textId="6AF11848" w:rsidR="00641923" w:rsidRDefault="000B2A69"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alcătuit</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componente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programare</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C#, Python, </w:t>
      </w:r>
      <w:commentRangeStart w:id="75"/>
      <w:r w:rsidRPr="00C93AAA">
        <w:rPr>
          <w:rFonts w:ascii="Times New Roman" w:hAnsi="Times New Roman" w:cs="Times New Roman"/>
          <w:sz w:val="24"/>
          <w:szCs w:val="24"/>
          <w:lang w:val="en-GB"/>
        </w:rPr>
        <w:t>etc</w:t>
      </w:r>
      <w:commentRangeEnd w:id="75"/>
      <w:r w:rsidR="00615B08">
        <w:rPr>
          <w:rStyle w:val="CommentReference"/>
        </w:rPr>
        <w:commentReference w:id="75"/>
      </w:r>
      <w:r w:rsidRPr="00C93AAA">
        <w:rPr>
          <w:rFonts w:ascii="Times New Roman" w:hAnsi="Times New Roman" w:cs="Times New Roman"/>
          <w:sz w:val="24"/>
          <w:szCs w:val="24"/>
          <w:lang w:val="en-GB"/>
        </w:rPr>
        <w:t xml:space="preserve">. </w:t>
      </w:r>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Heading3"/>
        <w:rPr>
          <w:rFonts w:ascii="Times New Roman" w:hAnsi="Times New Roman" w:cs="Times New Roman"/>
          <w:b/>
          <w:bCs/>
          <w:color w:val="auto"/>
          <w:sz w:val="28"/>
          <w:szCs w:val="28"/>
          <w:lang w:val="en-GB"/>
        </w:rPr>
      </w:pPr>
      <w:bookmarkStart w:id="76" w:name="_Toc106049314"/>
      <w:r w:rsidRPr="00C93AAA">
        <w:rPr>
          <w:rFonts w:ascii="Times New Roman" w:hAnsi="Times New Roman" w:cs="Times New Roman"/>
          <w:b/>
          <w:bCs/>
          <w:color w:val="auto"/>
          <w:sz w:val="28"/>
          <w:szCs w:val="28"/>
          <w:lang w:val="en-GB"/>
        </w:rPr>
        <w:t xml:space="preserve">4.2.1 </w:t>
      </w:r>
      <w:proofErr w:type="spellStart"/>
      <w:r w:rsidRPr="00C93AAA">
        <w:rPr>
          <w:rFonts w:ascii="Times New Roman" w:hAnsi="Times New Roman" w:cs="Times New Roman"/>
          <w:b/>
          <w:bCs/>
          <w:color w:val="auto"/>
          <w:sz w:val="28"/>
          <w:szCs w:val="28"/>
          <w:lang w:val="en-GB"/>
        </w:rPr>
        <w:t>Circuitul</w:t>
      </w:r>
      <w:proofErr w:type="spellEnd"/>
      <w:r w:rsidRPr="00C93AAA">
        <w:rPr>
          <w:rFonts w:ascii="Times New Roman" w:hAnsi="Times New Roman" w:cs="Times New Roman"/>
          <w:b/>
          <w:bCs/>
          <w:color w:val="auto"/>
          <w:sz w:val="28"/>
          <w:szCs w:val="28"/>
          <w:lang w:val="en-GB"/>
        </w:rPr>
        <w:t xml:space="preserve"> din Unity</w:t>
      </w:r>
      <w:bookmarkEnd w:id="76"/>
    </w:p>
    <w:p w14:paraId="3DD02141" w14:textId="77777777" w:rsidR="00C959D0" w:rsidRPr="00C959D0" w:rsidRDefault="00C959D0" w:rsidP="00C959D0">
      <w:pPr>
        <w:rPr>
          <w:lang w:val="en-GB"/>
        </w:rPr>
      </w:pPr>
    </w:p>
    <w:p w14:paraId="7AF1BFE5" w14:textId="7703CD6B"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w:t>
      </w:r>
      <w:proofErr w:type="spellStart"/>
      <w:r w:rsidRPr="00C93AAA">
        <w:rPr>
          <w:rFonts w:ascii="Times New Roman" w:hAnsi="Times New Roman" w:cs="Times New Roman"/>
          <w:sz w:val="24"/>
          <w:szCs w:val="24"/>
          <w:lang w:val="en-GB"/>
        </w:rPr>
        <w:t>componentă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cea</w:t>
      </w:r>
      <w:proofErr w:type="spellEnd"/>
      <w:r w:rsidRPr="00C93AAA">
        <w:rPr>
          <w:rFonts w:ascii="Times New Roman" w:hAnsi="Times New Roman" w:cs="Times New Roman"/>
          <w:sz w:val="24"/>
          <w:szCs w:val="24"/>
          <w:lang w:val="en-GB"/>
        </w:rPr>
        <w:t xml:space="preserve"> de Unity care </w:t>
      </w:r>
      <w:proofErr w:type="spellStart"/>
      <w:r w:rsidRPr="00C93AAA">
        <w:rPr>
          <w:rFonts w:ascii="Times New Roman" w:hAnsi="Times New Roman" w:cs="Times New Roman"/>
          <w:sz w:val="24"/>
          <w:szCs w:val="24"/>
          <w:lang w:val="en-GB"/>
        </w:rPr>
        <w:t>folosește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limbajul</w:t>
      </w:r>
      <w:proofErr w:type="spellEnd"/>
      <w:r w:rsidRPr="00C93AAA">
        <w:rPr>
          <w:rFonts w:ascii="Times New Roman" w:hAnsi="Times New Roman" w:cs="Times New Roman"/>
          <w:sz w:val="24"/>
          <w:szCs w:val="24"/>
          <w:lang w:val="en-GB"/>
        </w:rPr>
        <w:t xml:space="preserve"> C#.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vederea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învățării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agentului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piloteze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se </w:t>
      </w:r>
      <w:proofErr w:type="spellStart"/>
      <w:r w:rsidR="00C959D0" w:rsidRPr="00B06324">
        <w:rPr>
          <w:rFonts w:ascii="Times New Roman" w:hAnsi="Times New Roman" w:cs="Times New Roman"/>
          <w:sz w:val="24"/>
          <w:szCs w:val="24"/>
          <w:lang w:val="en-GB"/>
        </w:rPr>
        <w:t>va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folos</w:t>
      </w:r>
      <w:del w:id="77" w:author="Bogdan Dragulescu" w:date="2022-06-14T12:19:00Z">
        <w:r w:rsidR="00C959D0" w:rsidRPr="00B06324" w:rsidDel="00BF02D6">
          <w:rPr>
            <w:rFonts w:ascii="Times New Roman" w:hAnsi="Times New Roman" w:cs="Times New Roman"/>
            <w:sz w:val="24"/>
            <w:szCs w:val="24"/>
            <w:lang w:val="en-GB"/>
          </w:rPr>
          <w:delText>i</w:delText>
        </w:r>
      </w:del>
      <w:r w:rsidR="00C959D0" w:rsidRPr="00B06324">
        <w:rPr>
          <w:rFonts w:ascii="Times New Roman" w:hAnsi="Times New Roman" w:cs="Times New Roman"/>
          <w:sz w:val="24"/>
          <w:szCs w:val="24"/>
          <w:lang w:val="en-GB"/>
        </w:rPr>
        <w:t>i</w:t>
      </w:r>
      <w:proofErr w:type="spellEnd"/>
      <w:r w:rsidR="00C959D0" w:rsidRPr="00B06324">
        <w:rPr>
          <w:rFonts w:ascii="Times New Roman" w:hAnsi="Times New Roman" w:cs="Times New Roman"/>
          <w:sz w:val="24"/>
          <w:szCs w:val="24"/>
          <w:lang w:val="en-GB"/>
        </w:rPr>
        <w:t xml:space="preserve"> un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virtual </w:t>
      </w:r>
      <w:proofErr w:type="spellStart"/>
      <w:r w:rsidR="00C959D0" w:rsidRPr="00B06324">
        <w:rPr>
          <w:rFonts w:ascii="Times New Roman" w:hAnsi="Times New Roman" w:cs="Times New Roman"/>
          <w:sz w:val="24"/>
          <w:szCs w:val="24"/>
          <w:lang w:val="en-GB"/>
        </w:rPr>
        <w:t>deja</w:t>
      </w:r>
      <w:proofErr w:type="spellEnd"/>
      <w:r w:rsidR="00C959D0" w:rsidRPr="00B06324">
        <w:rPr>
          <w:rFonts w:ascii="Times New Roman" w:hAnsi="Times New Roman" w:cs="Times New Roman"/>
          <w:sz w:val="24"/>
          <w:szCs w:val="24"/>
          <w:lang w:val="en-GB"/>
        </w:rPr>
        <w:t xml:space="preserve"> existent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Unity care </w:t>
      </w:r>
      <w:proofErr w:type="spellStart"/>
      <w:r w:rsidR="00C959D0" w:rsidRPr="00B06324">
        <w:rPr>
          <w:rFonts w:ascii="Times New Roman" w:hAnsi="Times New Roman" w:cs="Times New Roman"/>
          <w:sz w:val="24"/>
          <w:szCs w:val="24"/>
          <w:lang w:val="en-GB"/>
        </w:rPr>
        <w:t>conține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mai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multe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scenele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Contribuția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autorului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este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adapteze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codul</w:t>
      </w:r>
      <w:proofErr w:type="spellEnd"/>
      <w:r w:rsidR="00C959D0" w:rsidRPr="00B06324">
        <w:rPr>
          <w:rFonts w:ascii="Times New Roman" w:hAnsi="Times New Roman" w:cs="Times New Roman"/>
          <w:sz w:val="24"/>
          <w:szCs w:val="24"/>
          <w:lang w:val="en-GB"/>
        </w:rPr>
        <w:t xml:space="preserve"> din Unity </w:t>
      </w:r>
      <w:proofErr w:type="spellStart"/>
      <w:r w:rsidR="00C959D0" w:rsidRPr="00B06324">
        <w:rPr>
          <w:rFonts w:ascii="Times New Roman" w:hAnsi="Times New Roman" w:cs="Times New Roman"/>
          <w:sz w:val="24"/>
          <w:szCs w:val="24"/>
          <w:lang w:val="en-GB"/>
        </w:rPr>
        <w:t>pentru</w:t>
      </w:r>
      <w:proofErr w:type="spellEnd"/>
      <w:r w:rsidR="00C959D0" w:rsidRPr="00B06324">
        <w:rPr>
          <w:rFonts w:ascii="Times New Roman" w:hAnsi="Times New Roman" w:cs="Times New Roman"/>
          <w:sz w:val="24"/>
          <w:szCs w:val="24"/>
          <w:lang w:val="en-GB"/>
        </w:rPr>
        <w:t xml:space="preserve"> a </w:t>
      </w:r>
      <w:proofErr w:type="spellStart"/>
      <w:r w:rsidR="00C959D0" w:rsidRPr="00B06324">
        <w:rPr>
          <w:rFonts w:ascii="Times New Roman" w:hAnsi="Times New Roman" w:cs="Times New Roman"/>
          <w:sz w:val="24"/>
          <w:szCs w:val="24"/>
          <w:lang w:val="en-GB"/>
        </w:rPr>
        <w:t>putea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pre</w:t>
      </w:r>
      <w:del w:id="78" w:author="Bogdan Dragulescu" w:date="2022-06-14T12:20:00Z">
        <w:r w:rsidR="00C959D0" w:rsidRPr="00B06324" w:rsidDel="00BF02D6">
          <w:rPr>
            <w:rFonts w:ascii="Times New Roman" w:hAnsi="Times New Roman" w:cs="Times New Roman"/>
            <w:sz w:val="24"/>
            <w:szCs w:val="24"/>
            <w:lang w:val="en-GB"/>
          </w:rPr>
          <w:delText>a</w:delText>
        </w:r>
      </w:del>
      <w:r w:rsidR="00C959D0" w:rsidRPr="00B06324">
        <w:rPr>
          <w:rFonts w:ascii="Times New Roman" w:hAnsi="Times New Roman" w:cs="Times New Roman"/>
          <w:sz w:val="24"/>
          <w:szCs w:val="24"/>
          <w:lang w:val="en-GB"/>
        </w:rPr>
        <w:t>lua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datele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necesare</w:t>
      </w:r>
      <w:proofErr w:type="spellEnd"/>
      <w:r w:rsidR="00C959D0" w:rsidRPr="00B06324">
        <w:rPr>
          <w:rFonts w:ascii="Times New Roman" w:hAnsi="Times New Roman" w:cs="Times New Roman"/>
          <w:sz w:val="24"/>
          <w:szCs w:val="24"/>
          <w:lang w:val="en-GB"/>
        </w:rPr>
        <w:t xml:space="preserve"> din </w:t>
      </w:r>
      <w:proofErr w:type="spellStart"/>
      <w:r w:rsidR="00C959D0" w:rsidRPr="00B06324">
        <w:rPr>
          <w:rFonts w:ascii="Times New Roman" w:hAnsi="Times New Roman" w:cs="Times New Roman"/>
          <w:sz w:val="24"/>
          <w:szCs w:val="24"/>
          <w:lang w:val="en-GB"/>
        </w:rPr>
        <w:t>acel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dar</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ca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poată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w:t>
      </w:r>
      <w:del w:id="79" w:author="Bogdan Dragulescu" w:date="2022-06-14T12:20:00Z">
        <w:r w:rsidR="00C959D0" w:rsidRPr="00B06324" w:rsidDel="00BF02D6">
          <w:rPr>
            <w:rFonts w:ascii="Times New Roman" w:hAnsi="Times New Roman" w:cs="Times New Roman"/>
            <w:sz w:val="24"/>
            <w:szCs w:val="24"/>
            <w:lang w:val="en-GB"/>
          </w:rPr>
          <w:delText>a</w:delText>
        </w:r>
      </w:del>
      <w:ins w:id="80" w:author="Bogdan Dragulescu" w:date="2022-06-14T12:20:00Z">
        <w:r w:rsidR="00BF02D6">
          <w:rPr>
            <w:rFonts w:ascii="Times New Roman" w:hAnsi="Times New Roman" w:cs="Times New Roman"/>
            <w:sz w:val="24"/>
            <w:szCs w:val="24"/>
            <w:lang w:val="en-GB"/>
          </w:rPr>
          <w:t>ă</w:t>
        </w:r>
      </w:ins>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controleze</w:t>
      </w:r>
      <w:proofErr w:type="spellEnd"/>
      <w:r w:rsidR="00C959D0" w:rsidRPr="00B06324">
        <w:rPr>
          <w:rFonts w:ascii="Times New Roman" w:hAnsi="Times New Roman" w:cs="Times New Roman"/>
          <w:sz w:val="24"/>
          <w:szCs w:val="24"/>
          <w:lang w:val="en-GB"/>
        </w:rPr>
        <w:t xml:space="preserve"> kart-</w:t>
      </w:r>
      <w:proofErr w:type="spellStart"/>
      <w:r w:rsidR="00C959D0" w:rsidRPr="00B06324">
        <w:rPr>
          <w:rFonts w:ascii="Times New Roman" w:hAnsi="Times New Roman" w:cs="Times New Roman"/>
          <w:sz w:val="24"/>
          <w:szCs w:val="24"/>
          <w:lang w:val="en-GB"/>
        </w:rPr>
        <w: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programabil</w:t>
      </w:r>
      <w:proofErr w:type="spellEnd"/>
      <w:r w:rsidR="00C959D0" w:rsidRPr="00B06324">
        <w:rPr>
          <w:rFonts w:ascii="Times New Roman" w:hAnsi="Times New Roman" w:cs="Times New Roman"/>
          <w:sz w:val="24"/>
          <w:szCs w:val="24"/>
          <w:lang w:val="en-GB"/>
        </w:rPr>
        <w:t>.</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Acest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mediu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pune</w:t>
      </w:r>
      <w:proofErr w:type="spellEnd"/>
      <w:r w:rsidR="00DD08C2" w:rsidRPr="00C93AAA">
        <w:rPr>
          <w:rFonts w:ascii="Times New Roman" w:hAnsi="Times New Roman" w:cs="Times New Roman"/>
          <w:sz w:val="24"/>
          <w:szCs w:val="24"/>
          <w:lang w:val="en-GB"/>
        </w:rPr>
        <w:t xml:space="preserve"> la </w:t>
      </w:r>
      <w:proofErr w:type="spellStart"/>
      <w:r w:rsidR="00DD08C2" w:rsidRPr="00C93AAA">
        <w:rPr>
          <w:rFonts w:ascii="Times New Roman" w:hAnsi="Times New Roman" w:cs="Times New Roman"/>
          <w:sz w:val="24"/>
          <w:szCs w:val="24"/>
          <w:lang w:val="en-GB"/>
        </w:rPr>
        <w:t>dispoziție</w:t>
      </w:r>
      <w:proofErr w:type="spellEnd"/>
      <w:r w:rsidR="00DD08C2" w:rsidRPr="00C93AAA">
        <w:rPr>
          <w:rFonts w:ascii="Times New Roman" w:hAnsi="Times New Roman" w:cs="Times New Roman"/>
          <w:sz w:val="24"/>
          <w:szCs w:val="24"/>
          <w:lang w:val="en-GB"/>
        </w:rPr>
        <w:t xml:space="preserve"> un kart </w:t>
      </w:r>
      <w:proofErr w:type="spellStart"/>
      <w:r w:rsidR="00DD08C2" w:rsidRPr="00C93AAA">
        <w:rPr>
          <w:rFonts w:ascii="Times New Roman" w:hAnsi="Times New Roman" w:cs="Times New Roman"/>
          <w:sz w:val="24"/>
          <w:szCs w:val="24"/>
          <w:lang w:val="en-GB"/>
        </w:rPr>
        <w:t>și</w:t>
      </w:r>
      <w:proofErr w:type="spellEnd"/>
      <w:r w:rsidR="00DD08C2" w:rsidRPr="00C93AAA">
        <w:rPr>
          <w:rFonts w:ascii="Times New Roman" w:hAnsi="Times New Roman" w:cs="Times New Roman"/>
          <w:sz w:val="24"/>
          <w:szCs w:val="24"/>
          <w:lang w:val="en-GB"/>
        </w:rPr>
        <w:t xml:space="preserve"> un circuit. </w:t>
      </w:r>
      <w:proofErr w:type="spellStart"/>
      <w:r w:rsidR="00DD08C2" w:rsidRPr="00C93AAA">
        <w:rPr>
          <w:rFonts w:ascii="Times New Roman" w:hAnsi="Times New Roman" w:cs="Times New Roman"/>
          <w:sz w:val="24"/>
          <w:szCs w:val="24"/>
          <w:lang w:val="en-GB"/>
        </w:rPr>
        <w:t>Scopul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kartului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este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treacă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checkpoints </w:t>
      </w:r>
      <w:proofErr w:type="spellStart"/>
      <w:r w:rsidR="00DD08C2" w:rsidRPr="00C93AAA">
        <w:rPr>
          <w:rFonts w:ascii="Times New Roman" w:hAnsi="Times New Roman" w:cs="Times New Roman"/>
          <w:sz w:val="24"/>
          <w:szCs w:val="24"/>
          <w:lang w:val="en-GB"/>
        </w:rPr>
        <w:t>într</w:t>
      </w:r>
      <w:proofErr w:type="spellEnd"/>
      <w:r w:rsidR="00DD08C2" w:rsidRPr="00C93AAA">
        <w:rPr>
          <w:rFonts w:ascii="Times New Roman" w:hAnsi="Times New Roman" w:cs="Times New Roman"/>
          <w:sz w:val="24"/>
          <w:szCs w:val="24"/>
          <w:lang w:val="en-GB"/>
        </w:rPr>
        <w:t xml:space="preserve">-un </w:t>
      </w:r>
      <w:proofErr w:type="spellStart"/>
      <w:r w:rsidR="00DD08C2" w:rsidRPr="00C93AAA">
        <w:rPr>
          <w:rFonts w:ascii="Times New Roman" w:hAnsi="Times New Roman" w:cs="Times New Roman"/>
          <w:sz w:val="24"/>
          <w:szCs w:val="24"/>
          <w:lang w:val="en-GB"/>
        </w:rPr>
        <w:t>timp</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cât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scurt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un timer de 60 de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scadă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Pentru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fiecare</w:t>
      </w:r>
      <w:proofErr w:type="spellEnd"/>
      <w:r w:rsidR="00DD08C2" w:rsidRPr="00C93AAA">
        <w:rPr>
          <w:rFonts w:ascii="Times New Roman" w:hAnsi="Times New Roman" w:cs="Times New Roman"/>
          <w:sz w:val="24"/>
          <w:szCs w:val="24"/>
          <w:lang w:val="en-GB"/>
        </w:rPr>
        <w:t xml:space="preserve"> checkpoint </w:t>
      </w:r>
      <w:proofErr w:type="spellStart"/>
      <w:r w:rsidR="00DD08C2" w:rsidRPr="00C93AAA">
        <w:rPr>
          <w:rFonts w:ascii="Times New Roman" w:hAnsi="Times New Roman" w:cs="Times New Roman"/>
          <w:sz w:val="24"/>
          <w:szCs w:val="24"/>
          <w:lang w:val="en-GB"/>
        </w:rPr>
        <w:t>atins</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primesc</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cinci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plus.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termină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timer-</w:t>
      </w:r>
      <w:proofErr w:type="spellStart"/>
      <w:r w:rsidR="00DD08C2" w:rsidRPr="00C93AAA">
        <w:rPr>
          <w:rFonts w:ascii="Times New Roman" w:hAnsi="Times New Roman" w:cs="Times New Roman"/>
          <w:sz w:val="24"/>
          <w:szCs w:val="24"/>
          <w:lang w:val="en-GB"/>
        </w:rPr>
        <w: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ajunge</w:t>
      </w:r>
      <w:proofErr w:type="spellEnd"/>
      <w:r w:rsidR="00DD08C2" w:rsidRPr="00C93AAA">
        <w:rPr>
          <w:rFonts w:ascii="Times New Roman" w:hAnsi="Times New Roman" w:cs="Times New Roman"/>
          <w:sz w:val="24"/>
          <w:szCs w:val="24"/>
          <w:lang w:val="en-GB"/>
        </w:rPr>
        <w:t xml:space="preserve"> la zero </w:t>
      </w:r>
      <w:proofErr w:type="spellStart"/>
      <w:r w:rsidR="00DD08C2" w:rsidRPr="00C93AAA">
        <w:rPr>
          <w:rFonts w:ascii="Times New Roman" w:hAnsi="Times New Roman" w:cs="Times New Roman"/>
          <w:sz w:val="24"/>
          <w:szCs w:val="24"/>
          <w:lang w:val="en-GB"/>
        </w:rPr>
        <w:t>sau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trece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cele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checkpointuri</w:t>
      </w:r>
      <w:proofErr w:type="spellEnd"/>
      <w:r w:rsidR="00DD08C2" w:rsidRPr="00C93AAA">
        <w:rPr>
          <w:rFonts w:ascii="Times New Roman" w:hAnsi="Times New Roman" w:cs="Times New Roman"/>
          <w:sz w:val="24"/>
          <w:szCs w:val="24"/>
          <w:lang w:val="en-GB"/>
        </w:rPr>
        <w:t>.</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automatizarea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mediul</w:t>
      </w:r>
      <w:proofErr w:type="spellEnd"/>
      <w:r w:rsidRPr="00C93AAA">
        <w:rPr>
          <w:rFonts w:ascii="Times New Roman" w:hAnsi="Times New Roman" w:cs="Times New Roman"/>
          <w:sz w:val="24"/>
          <w:szCs w:val="24"/>
          <w:lang w:val="en-GB"/>
        </w:rPr>
        <w:t xml:space="preserve"> unity,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adaptare</w:t>
      </w:r>
      <w:proofErr w:type="spellEnd"/>
      <w:r w:rsidRPr="00C93AAA">
        <w:rPr>
          <w:rFonts w:ascii="Times New Roman" w:hAnsi="Times New Roman" w:cs="Times New Roman"/>
          <w:sz w:val="24"/>
          <w:szCs w:val="24"/>
          <w:lang w:val="en-GB"/>
        </w:rPr>
        <w:t xml:space="preserve"> de cod.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primul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rând</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date care </w:t>
      </w:r>
      <w:proofErr w:type="spellStart"/>
      <w:r w:rsidRPr="00C93AAA">
        <w:rPr>
          <w:rFonts w:ascii="Times New Roman" w:hAnsi="Times New Roman" w:cs="Times New Roman"/>
          <w:sz w:val="24"/>
          <w:szCs w:val="24"/>
          <w:lang w:val="en-GB"/>
        </w:rPr>
        <w:t>erau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deja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mediu</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timpul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curent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trei</w:t>
      </w:r>
      <w:proofErr w:type="spellEnd"/>
      <w:r w:rsidRPr="00C93AAA">
        <w:rPr>
          <w:rFonts w:ascii="Times New Roman" w:hAnsi="Times New Roman" w:cs="Times New Roman"/>
          <w:sz w:val="24"/>
          <w:szCs w:val="24"/>
          <w:lang w:val="en-GB"/>
        </w:rPr>
        <w:t xml:space="preserve"> axe 0x, 0y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0z</w:t>
      </w:r>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starea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jocului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singur</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adăugarea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elemente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suplimentare</w:t>
      </w:r>
      <w:proofErr w:type="spellEnd"/>
      <w:r w:rsidRPr="00C93AAA">
        <w:rPr>
          <w:rFonts w:ascii="Times New Roman" w:hAnsi="Times New Roman" w:cs="Times New Roman"/>
          <w:sz w:val="24"/>
          <w:szCs w:val="24"/>
          <w:lang w:val="en-GB"/>
        </w:rPr>
        <w:t>.</w:t>
      </w:r>
    </w:p>
    <w:p w14:paraId="0D492932" w14:textId="64C86B3F" w:rsidR="00641923"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00114C52" w:rsidRPr="00C93AAA">
        <w:rPr>
          <w:rFonts w:ascii="Times New Roman" w:hAnsi="Times New Roman" w:cs="Times New Roman"/>
          <w:sz w:val="24"/>
          <w:szCs w:val="24"/>
          <w:lang w:val="en-GB"/>
        </w:rPr>
        <w:t>Primele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elemente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adăugate</w:t>
      </w:r>
      <w:proofErr w:type="spellEnd"/>
      <w:r w:rsidR="00114C52" w:rsidRPr="00C93AAA">
        <w:rPr>
          <w:rFonts w:ascii="Times New Roman" w:hAnsi="Times New Roman" w:cs="Times New Roman"/>
          <w:sz w:val="24"/>
          <w:szCs w:val="24"/>
          <w:lang w:val="en-GB"/>
        </w:rPr>
        <w:t xml:space="preserve"> au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cinci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plasați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fața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kartului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după</w:t>
      </w:r>
      <w:proofErr w:type="spellEnd"/>
      <w:r w:rsidR="00114C52" w:rsidRPr="00C93AAA">
        <w:rPr>
          <w:rFonts w:ascii="Times New Roman" w:hAnsi="Times New Roman" w:cs="Times New Roman"/>
          <w:sz w:val="24"/>
          <w:szCs w:val="24"/>
          <w:lang w:val="en-GB"/>
        </w:rPr>
        <w:t xml:space="preserve"> cum se </w:t>
      </w:r>
      <w:proofErr w:type="spellStart"/>
      <w:r w:rsidR="00114C52" w:rsidRPr="00C93AAA">
        <w:rPr>
          <w:rFonts w:ascii="Times New Roman" w:hAnsi="Times New Roman" w:cs="Times New Roman"/>
          <w:sz w:val="24"/>
          <w:szCs w:val="24"/>
          <w:lang w:val="en-GB"/>
        </w:rPr>
        <w:t>poate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observa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și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figura</w:t>
      </w:r>
      <w:proofErr w:type="spellEnd"/>
      <w:r w:rsidR="00114C52" w:rsidRPr="00C93AAA">
        <w:rPr>
          <w:rFonts w:ascii="Times New Roman" w:hAnsi="Times New Roman" w:cs="Times New Roman"/>
          <w:sz w:val="24"/>
          <w:szCs w:val="24"/>
          <w:lang w:val="en-GB"/>
        </w:rPr>
        <w:t xml:space="preserve"> de </w:t>
      </w:r>
      <w:proofErr w:type="spellStart"/>
      <w:r w:rsidR="00114C52" w:rsidRPr="00C93AAA">
        <w:rPr>
          <w:rFonts w:ascii="Times New Roman" w:hAnsi="Times New Roman" w:cs="Times New Roman"/>
          <w:sz w:val="24"/>
          <w:szCs w:val="24"/>
          <w:lang w:val="en-GB"/>
        </w:rPr>
        <w:t>mai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jos.</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w:t>
      </w:r>
      <w:ins w:id="81" w:author="Bogdan Dragulescu" w:date="2022-06-14T12:21:00Z">
        <w:r w:rsidR="00BF02D6">
          <w:rPr>
            <w:rFonts w:ascii="Times New Roman" w:hAnsi="Times New Roman" w:cs="Times New Roman"/>
            <w:sz w:val="24"/>
            <w:szCs w:val="24"/>
            <w:lang w:val="en-GB"/>
          </w:rPr>
          <w:t>ș</w:t>
        </w:r>
      </w:ins>
      <w:del w:id="82" w:author="Bogdan Dragulescu" w:date="2022-06-14T12:21:00Z">
        <w:r w:rsidR="00114C52" w:rsidRPr="00C93AAA" w:rsidDel="00BF02D6">
          <w:rPr>
            <w:rFonts w:ascii="Times New Roman" w:hAnsi="Times New Roman" w:cs="Times New Roman"/>
            <w:sz w:val="24"/>
            <w:szCs w:val="24"/>
            <w:lang w:val="en-GB"/>
          </w:rPr>
          <w:delText>s</w:delText>
        </w:r>
      </w:del>
      <w:ins w:id="83" w:author="Bogdan Dragulescu" w:date="2022-06-14T12:21:00Z">
        <w:r w:rsidR="00BF02D6">
          <w:rPr>
            <w:rFonts w:ascii="Times New Roman" w:hAnsi="Times New Roman" w:cs="Times New Roman"/>
            <w:sz w:val="24"/>
            <w:szCs w:val="24"/>
            <w:lang w:val="en-GB"/>
          </w:rPr>
          <w:t>t</w:t>
        </w:r>
      </w:ins>
      <w:r w:rsidR="00114C52" w:rsidRPr="00C93AAA">
        <w:rPr>
          <w:rFonts w:ascii="Times New Roman" w:hAnsi="Times New Roman" w:cs="Times New Roman"/>
          <w:sz w:val="24"/>
          <w:szCs w:val="24"/>
          <w:lang w:val="en-GB"/>
        </w:rPr>
        <w:t>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un </w:t>
      </w:r>
      <w:proofErr w:type="spellStart"/>
      <w:r w:rsidR="00114C52" w:rsidRPr="00C93AAA">
        <w:rPr>
          <w:rFonts w:ascii="Times New Roman" w:hAnsi="Times New Roman" w:cs="Times New Roman"/>
          <w:sz w:val="24"/>
          <w:szCs w:val="24"/>
          <w:lang w:val="en-GB"/>
        </w:rPr>
        <w:t>obstacol</w:t>
      </w:r>
      <w:proofErr w:type="spellEnd"/>
      <w:r w:rsidR="00114C52" w:rsidRPr="00C93AAA">
        <w:rPr>
          <w:rFonts w:ascii="Times New Roman" w:hAnsi="Times New Roman" w:cs="Times New Roman"/>
          <w:sz w:val="24"/>
          <w:szCs w:val="24"/>
          <w:lang w:val="en-GB"/>
        </w:rPr>
        <w:t xml:space="preserve"> care </w:t>
      </w:r>
      <w:proofErr w:type="spellStart"/>
      <w:r w:rsidR="00114C52" w:rsidRPr="00C93AAA">
        <w:rPr>
          <w:rFonts w:ascii="Times New Roman" w:hAnsi="Times New Roman" w:cs="Times New Roman"/>
          <w:sz w:val="24"/>
          <w:szCs w:val="24"/>
          <w:lang w:val="en-GB"/>
        </w:rPr>
        <w:t>este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direcția</w:t>
      </w:r>
      <w:proofErr w:type="spellEnd"/>
      <w:r w:rsidR="00114C52" w:rsidRPr="00C93AAA">
        <w:rPr>
          <w:rFonts w:ascii="Times New Roman" w:hAnsi="Times New Roman" w:cs="Times New Roman"/>
          <w:sz w:val="24"/>
          <w:szCs w:val="24"/>
          <w:lang w:val="en-GB"/>
        </w:rPr>
        <w:t xml:space="preserve"> lor.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acestui</w:t>
      </w:r>
      <w:proofErr w:type="spellEnd"/>
      <w:r w:rsidR="00114C52" w:rsidRPr="00C93AAA">
        <w:rPr>
          <w:rFonts w:ascii="Times New Roman" w:hAnsi="Times New Roman" w:cs="Times New Roman"/>
          <w:sz w:val="24"/>
          <w:szCs w:val="24"/>
          <w:lang w:val="en-GB"/>
        </w:rPr>
        <w:t xml:space="preserve"> experiment, </w:t>
      </w:r>
      <w:proofErr w:type="spellStart"/>
      <w:r w:rsidR="00114C52" w:rsidRPr="00C93AAA">
        <w:rPr>
          <w:rFonts w:ascii="Times New Roman" w:hAnsi="Times New Roman" w:cs="Times New Roman"/>
          <w:sz w:val="24"/>
          <w:szCs w:val="24"/>
          <w:lang w:val="en-GB"/>
        </w:rPr>
        <w:t>valoarea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maximă</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senzorului</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de 5.0f.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care nu se </w:t>
      </w:r>
      <w:proofErr w:type="spellStart"/>
      <w:r w:rsidR="00114C52" w:rsidRPr="00C93AAA">
        <w:rPr>
          <w:rFonts w:ascii="Times New Roman" w:hAnsi="Times New Roman" w:cs="Times New Roman"/>
          <w:sz w:val="24"/>
          <w:szCs w:val="24"/>
          <w:lang w:val="en-GB"/>
        </w:rPr>
        <w:t>află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nimic</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aria de </w:t>
      </w:r>
      <w:proofErr w:type="spellStart"/>
      <w:r w:rsidR="00114C52" w:rsidRPr="00C93AAA">
        <w:rPr>
          <w:rFonts w:ascii="Times New Roman" w:hAnsi="Times New Roman" w:cs="Times New Roman"/>
          <w:sz w:val="24"/>
          <w:szCs w:val="24"/>
          <w:lang w:val="en-GB"/>
        </w:rPr>
        <w:t>acțiune</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unui</w:t>
      </w:r>
      <w:proofErr w:type="spellEnd"/>
      <w:r w:rsidR="00114C52" w:rsidRPr="00C93AAA">
        <w:rPr>
          <w:rFonts w:ascii="Times New Roman" w:hAnsi="Times New Roman" w:cs="Times New Roman"/>
          <w:sz w:val="24"/>
          <w:szCs w:val="24"/>
          <w:lang w:val="en-GB"/>
        </w:rPr>
        <w:t xml:space="preserve"> sensor,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returna</w:t>
      </w:r>
      <w:proofErr w:type="spellEnd"/>
      <w:r w:rsidR="00114C52" w:rsidRPr="00C93AAA">
        <w:rPr>
          <w:rFonts w:ascii="Times New Roman" w:hAnsi="Times New Roman" w:cs="Times New Roman"/>
          <w:sz w:val="24"/>
          <w:szCs w:val="24"/>
          <w:lang w:val="en-GB"/>
        </w:rPr>
        <w:t xml:space="preserve"> 5,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contrar</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w:t>
      </w:r>
      <w:proofErr w:type="spellStart"/>
      <w:r w:rsidR="00114C52" w:rsidRPr="00C93AAA">
        <w:rPr>
          <w:rFonts w:ascii="Times New Roman" w:hAnsi="Times New Roman" w:cs="Times New Roman"/>
          <w:sz w:val="24"/>
          <w:szCs w:val="24"/>
          <w:lang w:val="en-GB"/>
        </w:rPr>
        <w:t>obiectul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respectiv</w:t>
      </w:r>
      <w:proofErr w:type="spellEnd"/>
      <w:r w:rsidR="00114C52" w:rsidRPr="00C93AAA">
        <w:rPr>
          <w:rFonts w:ascii="Times New Roman" w:hAnsi="Times New Roman" w:cs="Times New Roman"/>
          <w:sz w:val="24"/>
          <w:szCs w:val="24"/>
          <w:lang w:val="en-GB"/>
        </w:rPr>
        <w:t>.</w:t>
      </w:r>
    </w:p>
    <w:p w14:paraId="5705AE8D" w14:textId="2D72016E" w:rsidR="00057BD6" w:rsidRDefault="00057BD6" w:rsidP="00057BD6">
      <w:pPr>
        <w:jc w:val="center"/>
        <w:rPr>
          <w:rFonts w:ascii="Times New Roman" w:hAnsi="Times New Roman" w:cs="Times New Roman"/>
          <w:sz w:val="24"/>
          <w:szCs w:val="24"/>
          <w:lang w:val="en-GB"/>
        </w:rPr>
      </w:pPr>
      <w:commentRangeStart w:id="84"/>
      <w:r w:rsidRPr="00057BD6">
        <w:rPr>
          <w:rFonts w:ascii="Times New Roman" w:hAnsi="Times New Roman" w:cs="Times New Roman"/>
          <w:noProof/>
          <w:sz w:val="24"/>
          <w:szCs w:val="24"/>
          <w:lang w:val="en-GB"/>
        </w:rPr>
        <w:lastRenderedPageBreak/>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44" cy="2634505"/>
                    </a:xfrm>
                    <a:prstGeom prst="rect">
                      <a:avLst/>
                    </a:prstGeom>
                  </pic:spPr>
                </pic:pic>
              </a:graphicData>
            </a:graphic>
          </wp:inline>
        </w:drawing>
      </w:r>
      <w:commentRangeEnd w:id="84"/>
      <w:r w:rsidR="00BF02D6">
        <w:rPr>
          <w:rStyle w:val="CommentReference"/>
        </w:rPr>
        <w:commentReference w:id="84"/>
      </w:r>
    </w:p>
    <w:p w14:paraId="32F32FE4" w14:textId="0E930E08" w:rsidR="00C93AAA" w:rsidRPr="00C93AAA" w:rsidRDefault="00C93AAA" w:rsidP="00C93AAA">
      <w:pPr>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 xml:space="preserve">Un alt element </w:t>
      </w:r>
      <w:proofErr w:type="spellStart"/>
      <w:r w:rsidRPr="00C93AAA">
        <w:rPr>
          <w:rFonts w:ascii="Times New Roman" w:hAnsi="Times New Roman" w:cs="Times New Roman"/>
          <w:sz w:val="24"/>
          <w:szCs w:val="24"/>
          <w:lang w:val="en-GB"/>
        </w:rPr>
        <w:t>esențial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zona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are o </w:t>
      </w:r>
      <w:proofErr w:type="spellStart"/>
      <w:r w:rsidRPr="00C93AAA">
        <w:rPr>
          <w:rFonts w:ascii="Times New Roman" w:hAnsi="Times New Roman" w:cs="Times New Roman"/>
          <w:sz w:val="24"/>
          <w:szCs w:val="24"/>
          <w:lang w:val="en-GB"/>
        </w:rPr>
        <w:t>formă</w:t>
      </w:r>
      <w:proofErr w:type="spellEnd"/>
      <w:r w:rsidRPr="00C93AAA">
        <w:rPr>
          <w:rFonts w:ascii="Times New Roman" w:hAnsi="Times New Roman" w:cs="Times New Roman"/>
          <w:sz w:val="24"/>
          <w:szCs w:val="24"/>
          <w:lang w:val="en-GB"/>
        </w:rPr>
        <w:t xml:space="preserve"> de oval, </w:t>
      </w:r>
      <w:proofErr w:type="spellStart"/>
      <w:r w:rsidRPr="00C93AAA">
        <w:rPr>
          <w:rFonts w:ascii="Times New Roman" w:hAnsi="Times New Roman" w:cs="Times New Roman"/>
          <w:sz w:val="24"/>
          <w:szCs w:val="24"/>
          <w:lang w:val="en-GB"/>
        </w:rPr>
        <w:t>asemănătoare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Nascar</w:t>
      </w:r>
      <w:proofErr w:type="spellEnd"/>
      <w:r w:rsidRPr="00C93AAA">
        <w:rPr>
          <w:rFonts w:ascii="Times New Roman" w:hAnsi="Times New Roman" w:cs="Times New Roman"/>
          <w:sz w:val="24"/>
          <w:szCs w:val="24"/>
          <w:lang w:val="en-GB"/>
        </w:rPr>
        <w:t xml:space="preserve">. Forma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observa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sus. </w:t>
      </w:r>
      <w:proofErr w:type="spellStart"/>
      <w:r w:rsidRPr="00C93AAA">
        <w:rPr>
          <w:rFonts w:ascii="Times New Roman" w:hAnsi="Times New Roman" w:cs="Times New Roman"/>
          <w:sz w:val="24"/>
          <w:szCs w:val="24"/>
          <w:lang w:val="en-GB"/>
        </w:rPr>
        <w:t>Configurația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jos.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faptului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deplasează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înainte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față</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direcția</w:t>
      </w:r>
      <w:proofErr w:type="spellEnd"/>
      <w:r w:rsidRPr="00C93AAA">
        <w:rPr>
          <w:rFonts w:ascii="Times New Roman" w:hAnsi="Times New Roman" w:cs="Times New Roman"/>
          <w:sz w:val="24"/>
          <w:szCs w:val="24"/>
          <w:lang w:val="en-GB"/>
        </w:rPr>
        <w:t xml:space="preserve"> normal de circuit, s-a </w:t>
      </w:r>
      <w:proofErr w:type="spellStart"/>
      <w:r w:rsidRPr="00C93AAA">
        <w:rPr>
          <w:rFonts w:ascii="Times New Roman" w:hAnsi="Times New Roman" w:cs="Times New Roman"/>
          <w:sz w:val="24"/>
          <w:szCs w:val="24"/>
          <w:lang w:val="en-GB"/>
        </w:rPr>
        <w:t>împărțit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patru</w:t>
      </w:r>
      <w:proofErr w:type="spellEnd"/>
      <w:r w:rsidRPr="00C93AAA">
        <w:rPr>
          <w:rFonts w:ascii="Times New Roman" w:hAnsi="Times New Roman" w:cs="Times New Roman"/>
          <w:sz w:val="24"/>
          <w:szCs w:val="24"/>
          <w:lang w:val="en-GB"/>
        </w:rPr>
        <w:t xml:space="preserve"> zone,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fiecare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latură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direcției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deplasare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calculează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diferența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dintre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actuală</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acest</w:t>
      </w:r>
      <w:proofErr w:type="spellEnd"/>
      <w:r w:rsidRPr="00C93AAA">
        <w:rPr>
          <w:rFonts w:ascii="Times New Roman" w:hAnsi="Times New Roman" w:cs="Times New Roman"/>
          <w:sz w:val="24"/>
          <w:szCs w:val="24"/>
          <w:lang w:val="en-GB"/>
        </w:rPr>
        <w:t xml:space="preserve"> frame)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din frame-</w:t>
      </w:r>
      <w:proofErr w:type="spellStart"/>
      <w:r w:rsidRPr="00C93AAA">
        <w:rPr>
          <w:rFonts w:ascii="Times New Roman" w:hAnsi="Times New Roman" w:cs="Times New Roman"/>
          <w:sz w:val="24"/>
          <w:szCs w:val="24"/>
          <w:lang w:val="en-GB"/>
        </w:rPr>
        <w: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trecut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funcție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de zona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află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w:t>
      </w:r>
    </w:p>
    <w:p w14:paraId="5ABC0E6D" w14:textId="5A2DD1F0" w:rsidR="00966B00" w:rsidRDefault="00966B00" w:rsidP="00966B00">
      <w:pPr>
        <w:jc w:val="center"/>
        <w:rPr>
          <w:lang w:val="en-GB"/>
        </w:rPr>
      </w:pPr>
      <w:r w:rsidRPr="00966B00">
        <w:rPr>
          <w:noProof/>
          <w:lang w:val="en-GB"/>
        </w:rPr>
        <w:drawing>
          <wp:inline distT="0" distB="0" distL="0" distR="0" wp14:anchorId="2ADBCCCA" wp14:editId="2CE5BF79">
            <wp:extent cx="3409950" cy="4207599"/>
            <wp:effectExtent l="0" t="0" r="0" b="254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775" cy="4214786"/>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1E3FCBEB"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ab/>
        <w:t xml:space="preserve">Un alt element important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decizia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luată</w:t>
      </w:r>
      <w:proofErr w:type="spellEnd"/>
      <w:r w:rsidRPr="00C93AAA">
        <w:rPr>
          <w:rFonts w:ascii="Times New Roman" w:hAnsi="Times New Roman" w:cs="Times New Roman"/>
          <w:sz w:val="24"/>
          <w:szCs w:val="24"/>
          <w:lang w:val="en-GB"/>
        </w:rPr>
        <w:t xml:space="preserve"> de kart,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practic</w:t>
      </w:r>
      <w:proofErr w:type="spellEnd"/>
      <w:del w:id="85" w:author="Bogdan Dragulescu" w:date="2022-06-14T12:22:00Z">
        <w:r w:rsidRPr="00C93AAA" w:rsidDel="00BF02D6">
          <w:rPr>
            <w:rFonts w:ascii="Times New Roman" w:hAnsi="Times New Roman" w:cs="Times New Roman"/>
            <w:sz w:val="24"/>
            <w:szCs w:val="24"/>
            <w:lang w:val="en-GB"/>
          </w:rPr>
          <w:delText>e</w:delText>
        </w:r>
      </w:del>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inputul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acestuia</w:t>
      </w:r>
      <w:proofErr w:type="spellEnd"/>
      <w:r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primește</w:t>
      </w:r>
      <w:proofErr w:type="spellEnd"/>
      <w:r w:rsidR="0010180B" w:rsidRPr="00C93AAA">
        <w:rPr>
          <w:rFonts w:ascii="Times New Roman" w:hAnsi="Times New Roman" w:cs="Times New Roman"/>
          <w:sz w:val="24"/>
          <w:szCs w:val="24"/>
          <w:lang w:val="en-GB"/>
        </w:rPr>
        <w:t xml:space="preserve"> ca </w:t>
      </w:r>
      <w:proofErr w:type="spellStart"/>
      <w:r w:rsidR="0010180B" w:rsidRPr="00C93AAA">
        <w:rPr>
          <w:rFonts w:ascii="Times New Roman" w:hAnsi="Times New Roman" w:cs="Times New Roman"/>
          <w:sz w:val="24"/>
          <w:szCs w:val="24"/>
          <w:lang w:val="en-GB"/>
        </w:rPr>
        <w:t>și</w:t>
      </w:r>
      <w:proofErr w:type="spellEnd"/>
      <w:r w:rsidR="0010180B" w:rsidRPr="00C93AAA">
        <w:rPr>
          <w:rFonts w:ascii="Times New Roman" w:hAnsi="Times New Roman" w:cs="Times New Roman"/>
          <w:sz w:val="24"/>
          <w:szCs w:val="24"/>
          <w:lang w:val="en-GB"/>
        </w:rPr>
        <w:t xml:space="preserve"> input </w:t>
      </w:r>
      <w:proofErr w:type="spellStart"/>
      <w:r w:rsidR="0010180B" w:rsidRPr="00C93AAA">
        <w:rPr>
          <w:rFonts w:ascii="Times New Roman" w:hAnsi="Times New Roman" w:cs="Times New Roman"/>
          <w:sz w:val="24"/>
          <w:szCs w:val="24"/>
          <w:lang w:val="en-GB"/>
        </w:rPr>
        <w:t>doar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direcția</w:t>
      </w:r>
      <w:proofErr w:type="spellEnd"/>
      <w:r w:rsidR="0010180B" w:rsidRPr="00C93AAA">
        <w:rPr>
          <w:rFonts w:ascii="Times New Roman" w:hAnsi="Times New Roman" w:cs="Times New Roman"/>
          <w:sz w:val="24"/>
          <w:szCs w:val="24"/>
          <w:lang w:val="en-GB"/>
        </w:rPr>
        <w:t xml:space="preserve"> de </w:t>
      </w:r>
      <w:proofErr w:type="spellStart"/>
      <w:r w:rsidR="0010180B" w:rsidRPr="00C93AAA">
        <w:rPr>
          <w:rFonts w:ascii="Times New Roman" w:hAnsi="Times New Roman" w:cs="Times New Roman"/>
          <w:sz w:val="24"/>
          <w:szCs w:val="24"/>
          <w:lang w:val="en-GB"/>
        </w:rPr>
        <w:t>deplasare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față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spate, la </w:t>
      </w:r>
      <w:proofErr w:type="spellStart"/>
      <w:r w:rsidR="0010180B" w:rsidRPr="00C93AAA">
        <w:rPr>
          <w:rFonts w:ascii="Times New Roman" w:hAnsi="Times New Roman" w:cs="Times New Roman"/>
          <w:sz w:val="24"/>
          <w:szCs w:val="24"/>
          <w:lang w:val="en-GB"/>
        </w:rPr>
        <w:t>stânga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sau</w:t>
      </w:r>
      <w:proofErr w:type="spellEnd"/>
      <w:r w:rsidR="0010180B" w:rsidRPr="00C93AAA">
        <w:rPr>
          <w:rFonts w:ascii="Times New Roman" w:hAnsi="Times New Roman" w:cs="Times New Roman"/>
          <w:sz w:val="24"/>
          <w:szCs w:val="24"/>
          <w:lang w:val="en-GB"/>
        </w:rPr>
        <w:t xml:space="preserve"> la </w:t>
      </w:r>
      <w:proofErr w:type="spellStart"/>
      <w:r w:rsidR="0010180B" w:rsidRPr="00C93AAA">
        <w:rPr>
          <w:rFonts w:ascii="Times New Roman" w:hAnsi="Times New Roman" w:cs="Times New Roman"/>
          <w:sz w:val="24"/>
          <w:szCs w:val="24"/>
          <w:lang w:val="en-GB"/>
        </w:rPr>
        <w:t>dreapta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a </w:t>
      </w:r>
      <w:proofErr w:type="spellStart"/>
      <w:r w:rsidR="0010180B" w:rsidRPr="00C93AAA">
        <w:rPr>
          <w:rFonts w:ascii="Times New Roman" w:hAnsi="Times New Roman" w:cs="Times New Roman"/>
          <w:sz w:val="24"/>
          <w:szCs w:val="24"/>
          <w:lang w:val="en-GB"/>
        </w:rPr>
        <w:t>reuși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kartului</w:t>
      </w:r>
      <w:proofErr w:type="spellEnd"/>
      <w:r w:rsidR="0010180B" w:rsidRPr="00C93AAA">
        <w:rPr>
          <w:rFonts w:ascii="Times New Roman" w:hAnsi="Times New Roman" w:cs="Times New Roman"/>
          <w:sz w:val="24"/>
          <w:szCs w:val="24"/>
          <w:lang w:val="en-GB"/>
        </w:rPr>
        <w:t xml:space="preserve"> direct din </w:t>
      </w:r>
      <w:proofErr w:type="spellStart"/>
      <w:r w:rsidR="0010180B" w:rsidRPr="00C93AAA">
        <w:rPr>
          <w:rFonts w:ascii="Times New Roman" w:hAnsi="Times New Roman" w:cs="Times New Roman"/>
          <w:sz w:val="24"/>
          <w:szCs w:val="24"/>
          <w:lang w:val="en-GB"/>
        </w:rPr>
        <w:t>limbajul</w:t>
      </w:r>
      <w:proofErr w:type="spellEnd"/>
      <w:r w:rsidR="0010180B" w:rsidRPr="00C93AAA">
        <w:rPr>
          <w:rFonts w:ascii="Times New Roman" w:hAnsi="Times New Roman" w:cs="Times New Roman"/>
          <w:sz w:val="24"/>
          <w:szCs w:val="24"/>
          <w:lang w:val="en-GB"/>
        </w:rPr>
        <w:t xml:space="preserve"> C#, a </w:t>
      </w:r>
      <w:proofErr w:type="spellStart"/>
      <w:r w:rsidR="0010180B" w:rsidRPr="00C93AAA">
        <w:rPr>
          <w:rFonts w:ascii="Times New Roman" w:hAnsi="Times New Roman" w:cs="Times New Roman"/>
          <w:sz w:val="24"/>
          <w:szCs w:val="24"/>
          <w:lang w:val="en-GB"/>
        </w:rPr>
        <w:t>fost</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nevoie</w:t>
      </w:r>
      <w:proofErr w:type="spellEnd"/>
      <w:r w:rsidR="0010180B" w:rsidRPr="00C93AAA">
        <w:rPr>
          <w:rFonts w:ascii="Times New Roman" w:hAnsi="Times New Roman" w:cs="Times New Roman"/>
          <w:sz w:val="24"/>
          <w:szCs w:val="24"/>
          <w:lang w:val="en-GB"/>
        </w:rPr>
        <w:t xml:space="preserve"> de o </w:t>
      </w:r>
      <w:proofErr w:type="spellStart"/>
      <w:r w:rsidR="0010180B" w:rsidRPr="00C93AAA">
        <w:rPr>
          <w:rFonts w:ascii="Times New Roman" w:hAnsi="Times New Roman" w:cs="Times New Roman"/>
          <w:sz w:val="24"/>
          <w:szCs w:val="24"/>
          <w:lang w:val="en-GB"/>
        </w:rPr>
        <w:t>adaptare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fișierul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.Mai</w:t>
      </w:r>
      <w:proofErr w:type="spellEnd"/>
      <w:r w:rsidR="0010180B" w:rsidRPr="00C93AAA">
        <w:rPr>
          <w:rFonts w:ascii="Times New Roman" w:hAnsi="Times New Roman" w:cs="Times New Roman"/>
          <w:sz w:val="24"/>
          <w:szCs w:val="24"/>
          <w:lang w:val="en-GB"/>
        </w:rPr>
        <w:t xml:space="preserve"> precis,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momentul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care un </w:t>
      </w:r>
      <w:proofErr w:type="spellStart"/>
      <w:r w:rsidR="0010180B" w:rsidRPr="00C93AAA">
        <w:rPr>
          <w:rFonts w:ascii="Times New Roman" w:hAnsi="Times New Roman" w:cs="Times New Roman"/>
          <w:sz w:val="24"/>
          <w:szCs w:val="24"/>
          <w:lang w:val="en-GB"/>
        </w:rPr>
        <w:t>utilizator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uman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controlează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apăsarea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unei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săgeți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o </w:t>
      </w:r>
      <w:proofErr w:type="spellStart"/>
      <w:r w:rsidR="0010180B" w:rsidRPr="00C93AAA">
        <w:rPr>
          <w:rFonts w:ascii="Times New Roman" w:hAnsi="Times New Roman" w:cs="Times New Roman"/>
          <w:sz w:val="24"/>
          <w:szCs w:val="24"/>
          <w:lang w:val="en-GB"/>
        </w:rPr>
        <w:t>direcție</w:t>
      </w:r>
      <w:proofErr w:type="spellEnd"/>
      <w:r w:rsidR="0010180B" w:rsidRPr="00C93AAA">
        <w:rPr>
          <w:rFonts w:ascii="Times New Roman" w:hAnsi="Times New Roman" w:cs="Times New Roman"/>
          <w:sz w:val="24"/>
          <w:szCs w:val="24"/>
          <w:lang w:val="en-GB"/>
        </w:rPr>
        <w:t xml:space="preserve"> </w:t>
      </w:r>
      <w:r w:rsidR="00EC1069" w:rsidRPr="00C93AAA">
        <w:rPr>
          <w:rFonts w:ascii="Times New Roman" w:hAnsi="Times New Roman" w:cs="Times New Roman"/>
          <w:sz w:val="24"/>
          <w:szCs w:val="24"/>
          <w:lang w:val="en-GB"/>
        </w:rPr>
        <w:t xml:space="preserve">se </w:t>
      </w:r>
      <w:proofErr w:type="spellStart"/>
      <w:r w:rsidR="00EC1069" w:rsidRPr="00C93AAA">
        <w:rPr>
          <w:rFonts w:ascii="Times New Roman" w:hAnsi="Times New Roman" w:cs="Times New Roman"/>
          <w:sz w:val="24"/>
          <w:szCs w:val="24"/>
          <w:lang w:val="en-GB"/>
        </w:rPr>
        <w:t>preia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valoarea</w:t>
      </w:r>
      <w:proofErr w:type="spellEnd"/>
      <w:r w:rsidR="00EC1069" w:rsidRPr="00C93AAA">
        <w:rPr>
          <w:rFonts w:ascii="Times New Roman" w:hAnsi="Times New Roman" w:cs="Times New Roman"/>
          <w:sz w:val="24"/>
          <w:szCs w:val="24"/>
          <w:lang w:val="en-GB"/>
        </w:rPr>
        <w:t xml:space="preserve"> pe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respectivă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înainte</w:t>
      </w:r>
      <w:proofErr w:type="spellEnd"/>
      <w:ins w:id="86" w:author="Bogdan Dragulescu" w:date="2022-06-14T12:23:00Z">
        <w:r w:rsidR="00BF02D6">
          <w:rPr>
            <w:rFonts w:ascii="Times New Roman" w:hAnsi="Times New Roman" w:cs="Times New Roman"/>
            <w:sz w:val="24"/>
            <w:szCs w:val="24"/>
            <w:lang w:val="en-GB"/>
          </w:rPr>
          <w:t xml:space="preserve"> </w:t>
        </w:r>
      </w:ins>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înapoi</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ver</w:t>
      </w:r>
      <w:ins w:id="87" w:author="Bogdan Dragulescu" w:date="2022-06-14T12:23:00Z">
        <w:r w:rsidR="00BF02D6">
          <w:rPr>
            <w:rFonts w:ascii="Times New Roman" w:hAnsi="Times New Roman" w:cs="Times New Roman"/>
            <w:sz w:val="24"/>
            <w:szCs w:val="24"/>
            <w:lang w:val="en-GB"/>
          </w:rPr>
          <w:t>t</w:t>
        </w:r>
      </w:ins>
      <w:r w:rsidR="00EC1069" w:rsidRPr="00C93AAA">
        <w:rPr>
          <w:rFonts w:ascii="Times New Roman" w:hAnsi="Times New Roman" w:cs="Times New Roman"/>
          <w:sz w:val="24"/>
          <w:szCs w:val="24"/>
          <w:lang w:val="en-GB"/>
        </w:rPr>
        <w:t>icală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iar</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stânga</w:t>
      </w:r>
      <w:proofErr w:type="spellEnd"/>
      <w:r w:rsidR="00EC1069" w:rsidRPr="00C93AAA">
        <w:rPr>
          <w:rFonts w:ascii="Times New Roman" w:hAnsi="Times New Roman" w:cs="Times New Roman"/>
          <w:sz w:val="24"/>
          <w:szCs w:val="24"/>
          <w:lang w:val="en-GB"/>
        </w:rPr>
        <w:t xml:space="preserve"> / </w:t>
      </w:r>
      <w:proofErr w:type="spellStart"/>
      <w:r w:rsidR="00EC1069" w:rsidRPr="00C93AAA">
        <w:rPr>
          <w:rFonts w:ascii="Times New Roman" w:hAnsi="Times New Roman" w:cs="Times New Roman"/>
          <w:sz w:val="24"/>
          <w:szCs w:val="24"/>
          <w:lang w:val="en-GB"/>
        </w:rPr>
        <w:t>dreapta</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orizontală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Ambele</w:t>
      </w:r>
      <w:proofErr w:type="spellEnd"/>
      <w:r w:rsidR="00EC1069" w:rsidRPr="00C93AAA">
        <w:rPr>
          <w:rFonts w:ascii="Times New Roman" w:hAnsi="Times New Roman" w:cs="Times New Roman"/>
          <w:sz w:val="24"/>
          <w:szCs w:val="24"/>
          <w:lang w:val="en-GB"/>
        </w:rPr>
        <w:t xml:space="preserve"> axe pot </w:t>
      </w:r>
      <w:proofErr w:type="spellStart"/>
      <w:r w:rsidR="00EC1069" w:rsidRPr="00C93AAA">
        <w:rPr>
          <w:rFonts w:ascii="Times New Roman" w:hAnsi="Times New Roman" w:cs="Times New Roman"/>
          <w:sz w:val="24"/>
          <w:szCs w:val="24"/>
          <w:lang w:val="en-GB"/>
        </w:rPr>
        <w:t>să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aibe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valori</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între</w:t>
      </w:r>
      <w:proofErr w:type="spellEnd"/>
      <w:r w:rsidR="00EC1069" w:rsidRPr="00C93AAA">
        <w:rPr>
          <w:rFonts w:ascii="Times New Roman" w:hAnsi="Times New Roman" w:cs="Times New Roman"/>
          <w:sz w:val="24"/>
          <w:szCs w:val="24"/>
          <w:lang w:val="en-GB"/>
        </w:rPr>
        <w:t xml:space="preserve"> -1 </w:t>
      </w:r>
      <w:proofErr w:type="spellStart"/>
      <w:r w:rsidR="00EC1069" w:rsidRPr="00C93AAA">
        <w:rPr>
          <w:rFonts w:ascii="Times New Roman" w:hAnsi="Times New Roman" w:cs="Times New Roman"/>
          <w:sz w:val="24"/>
          <w:szCs w:val="24"/>
          <w:lang w:val="en-GB"/>
        </w:rPr>
        <w:t>și</w:t>
      </w:r>
      <w:proofErr w:type="spellEnd"/>
      <w:r w:rsidR="00EC1069" w:rsidRPr="00C93AAA">
        <w:rPr>
          <w:rFonts w:ascii="Times New Roman" w:hAnsi="Times New Roman" w:cs="Times New Roman"/>
          <w:sz w:val="24"/>
          <w:szCs w:val="24"/>
          <w:lang w:val="en-GB"/>
        </w:rPr>
        <w:t xml:space="preserve"> 1.</w:t>
      </w:r>
    </w:p>
    <w:p w14:paraId="77A4FA7E" w14:textId="582C028B" w:rsidR="00BB081B" w:rsidRPr="00C93AAA" w:rsidRDefault="00EC1069" w:rsidP="00C93AAA">
      <w:pPr>
        <w:jc w:val="both"/>
        <w:rPr>
          <w:rFonts w:ascii="Times New Roman" w:hAnsi="Times New Roman" w:cs="Times New Roman"/>
          <w:lang w:val="en-GB"/>
        </w:rPr>
      </w:pPr>
      <w:r>
        <w:rPr>
          <w:lang w:val="en-GB"/>
        </w:rPr>
        <w:tab/>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respective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întelege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felul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următor</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axa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verticală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nici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săgeți</w:t>
      </w:r>
      <w:proofErr w:type="spellEnd"/>
      <w:r w:rsidRPr="00C93AAA">
        <w:rPr>
          <w:rFonts w:ascii="Times New Roman" w:hAnsi="Times New Roman" w:cs="Times New Roman"/>
          <w:sz w:val="24"/>
          <w:szCs w:val="24"/>
          <w:lang w:val="en-GB"/>
        </w:rPr>
        <w:t xml:space="preserve"> nu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apăsată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0.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sageata</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Up Arrow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cazul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Down Arrow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mod similar se </w:t>
      </w:r>
      <w:proofErr w:type="spellStart"/>
      <w:r w:rsidR="00B92F2E" w:rsidRPr="00C93AAA">
        <w:rPr>
          <w:rFonts w:ascii="Times New Roman" w:hAnsi="Times New Roman" w:cs="Times New Roman"/>
          <w:sz w:val="24"/>
          <w:szCs w:val="24"/>
          <w:lang w:val="en-GB"/>
        </w:rPr>
        <w:t>întămplă</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lucrurile</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pe </w:t>
      </w:r>
      <w:proofErr w:type="spellStart"/>
      <w:r w:rsidR="00B92F2E" w:rsidRPr="00C93AAA">
        <w:rPr>
          <w:rFonts w:ascii="Times New Roman" w:hAnsi="Times New Roman" w:cs="Times New Roman"/>
          <w:sz w:val="24"/>
          <w:szCs w:val="24"/>
          <w:lang w:val="en-GB"/>
        </w:rPr>
        <w:t>axa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orizontală</w:t>
      </w:r>
      <w:proofErr w:type="spellEnd"/>
      <w:r w:rsidR="00B92F2E" w:rsidRPr="00C93AAA">
        <w:rPr>
          <w:rFonts w:ascii="Times New Roman" w:hAnsi="Times New Roman" w:cs="Times New Roman"/>
          <w:sz w:val="24"/>
          <w:szCs w:val="24"/>
          <w:lang w:val="en-GB"/>
        </w:rPr>
        <w:t>.</w:t>
      </w:r>
    </w:p>
    <w:p w14:paraId="2B6A6E2E" w14:textId="18B605B1" w:rsidR="00B92F2E" w:rsidRPr="00EC1069" w:rsidRDefault="00B92F2E" w:rsidP="00E7416B">
      <w:pPr>
        <w:rPr>
          <w:lang w:val="en-GB"/>
        </w:rPr>
      </w:pPr>
      <w:r>
        <w:rPr>
          <w:lang w:val="en-GB"/>
        </w:rPr>
        <w:tab/>
      </w:r>
      <w:r w:rsidR="00E51082"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7"/>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Heading3"/>
        <w:rPr>
          <w:rFonts w:ascii="Times New Roman" w:hAnsi="Times New Roman" w:cs="Times New Roman"/>
          <w:b/>
          <w:bCs/>
          <w:color w:val="auto"/>
          <w:sz w:val="28"/>
          <w:szCs w:val="28"/>
          <w:lang w:val="en-GB"/>
        </w:rPr>
      </w:pPr>
      <w:bookmarkStart w:id="88" w:name="_Toc106049315"/>
      <w:r w:rsidRPr="00B06324">
        <w:rPr>
          <w:rFonts w:ascii="Times New Roman" w:hAnsi="Times New Roman" w:cs="Times New Roman"/>
          <w:b/>
          <w:bCs/>
          <w:color w:val="auto"/>
          <w:sz w:val="28"/>
          <w:szCs w:val="28"/>
          <w:lang w:val="en-GB"/>
        </w:rPr>
        <w:lastRenderedPageBreak/>
        <w:t>4.2.2</w:t>
      </w:r>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Colectarea</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datelor</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în</w:t>
      </w:r>
      <w:proofErr w:type="spellEnd"/>
      <w:r w:rsidR="005E39A2" w:rsidRPr="00B06324">
        <w:rPr>
          <w:rFonts w:ascii="Times New Roman" w:hAnsi="Times New Roman" w:cs="Times New Roman"/>
          <w:b/>
          <w:bCs/>
          <w:color w:val="auto"/>
          <w:sz w:val="28"/>
          <w:szCs w:val="28"/>
          <w:lang w:val="en-GB"/>
        </w:rPr>
        <w:t xml:space="preserve"> C#</w:t>
      </w:r>
      <w:bookmarkEnd w:id="88"/>
    </w:p>
    <w:p w14:paraId="3F8D4E69" w14:textId="77777777" w:rsidR="00B06324" w:rsidRDefault="00D60EB4" w:rsidP="00E7416B">
      <w:pPr>
        <w:rPr>
          <w:lang w:val="en-GB"/>
        </w:rPr>
      </w:pPr>
      <w:r>
        <w:rPr>
          <w:lang w:val="en-GB"/>
        </w:rPr>
        <w:tab/>
      </w:r>
    </w:p>
    <w:p w14:paraId="3F5E5212" w14:textId="45E90A4D"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python și procesate, după care sunt trimise înapoi în Unity unde se acționează ag</w:t>
      </w:r>
      <w:del w:id="89" w:author="Bogdan Dragulescu" w:date="2022-06-14T12:25:00Z">
        <w:r w:rsidR="00825E4B" w:rsidDel="002E360E">
          <w:rPr>
            <w:rFonts w:ascii="Times New Roman" w:hAnsi="Times New Roman" w:cs="Times New Roman"/>
            <w:sz w:val="24"/>
            <w:szCs w:val="24"/>
          </w:rPr>
          <w:delText>n</w:delText>
        </w:r>
      </w:del>
      <w:r w:rsidR="00825E4B">
        <w:rPr>
          <w:rFonts w:ascii="Times New Roman" w:hAnsi="Times New Roman" w:cs="Times New Roman"/>
          <w:sz w:val="24"/>
          <w:szCs w:val="24"/>
        </w:rPr>
        <w:t>e</w:t>
      </w:r>
      <w:ins w:id="90" w:author="Bogdan Dragulescu" w:date="2022-06-14T12:25:00Z">
        <w:r w:rsidR="002E360E">
          <w:rPr>
            <w:rFonts w:ascii="Times New Roman" w:hAnsi="Times New Roman" w:cs="Times New Roman"/>
            <w:sz w:val="24"/>
            <w:szCs w:val="24"/>
          </w:rPr>
          <w:t>n</w:t>
        </w:r>
      </w:ins>
      <w:r w:rsidR="00825E4B">
        <w:rPr>
          <w:rFonts w:ascii="Times New Roman" w:hAnsi="Times New Roman" w:cs="Times New Roman"/>
          <w:sz w:val="24"/>
          <w:szCs w:val="24"/>
        </w:rPr>
        <w:t>tul.</w:t>
      </w:r>
    </w:p>
    <w:p w14:paraId="678A08F4" w14:textId="5C058576" w:rsidR="002C7D31" w:rsidRPr="00B06324" w:rsidRDefault="002C7D31" w:rsidP="00B06324">
      <w:pPr>
        <w:pStyle w:val="ListParagraph"/>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r w:rsidR="00D958BA">
        <w:rPr>
          <w:rFonts w:ascii="Times New Roman" w:hAnsi="Times New Roman" w:cs="Times New Roman"/>
          <w:sz w:val="24"/>
          <w:szCs w:val="24"/>
        </w:rPr>
        <w:t>Unity</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r w:rsidR="00D958BA">
        <w:rPr>
          <w:rFonts w:ascii="Times New Roman" w:hAnsi="Times New Roman" w:cs="Times New Roman"/>
          <w:sz w:val="24"/>
          <w:szCs w:val="24"/>
        </w:rPr>
        <w:t>Python</w:t>
      </w:r>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ph"/>
        <w:numPr>
          <w:ilvl w:val="0"/>
          <w:numId w:val="5"/>
        </w:numPr>
        <w:jc w:val="both"/>
        <w:rPr>
          <w:rFonts w:ascii="Times New Roman" w:hAnsi="Times New Roman" w:cs="Times New Roman"/>
          <w:sz w:val="24"/>
          <w:szCs w:val="24"/>
          <w:lang w:val="en-GB"/>
        </w:rPr>
      </w:pPr>
      <w:commentRangeStart w:id="91"/>
      <w:proofErr w:type="spellStart"/>
      <w:r w:rsidRPr="00B06324">
        <w:rPr>
          <w:rFonts w:ascii="Times New Roman" w:hAnsi="Times New Roman" w:cs="Times New Roman"/>
          <w:sz w:val="24"/>
          <w:szCs w:val="24"/>
          <w:lang w:val="en-GB"/>
        </w:rPr>
        <w:t>Timpul</w:t>
      </w:r>
      <w:proofErr w:type="spellEnd"/>
      <w:r w:rsidRPr="00B06324">
        <w:rPr>
          <w:rFonts w:ascii="Times New Roman" w:hAnsi="Times New Roman" w:cs="Times New Roman"/>
          <w:sz w:val="24"/>
          <w:szCs w:val="24"/>
          <w:lang w:val="en-GB"/>
        </w:rPr>
        <w:t xml:space="preserve"> din Unity</w:t>
      </w:r>
    </w:p>
    <w:p w14:paraId="5412483E" w14:textId="276431ED"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X</w:t>
      </w:r>
    </w:p>
    <w:p w14:paraId="275574BE" w14:textId="71597607"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Y</w:t>
      </w:r>
    </w:p>
    <w:p w14:paraId="146C779D" w14:textId="16CF9C85"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Z</w:t>
      </w:r>
    </w:p>
    <w:p w14:paraId="1C7FB43C" w14:textId="0644785B" w:rsidR="002C7D31" w:rsidRPr="00B06324" w:rsidRDefault="002C7D3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proofErr w:type="spellEnd"/>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21524E7B" w14:textId="4B0E6333" w:rsidR="002C7D31" w:rsidRPr="00B06324" w:rsidRDefault="00CE7E25"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din </w:t>
      </w:r>
      <w:proofErr w:type="spellStart"/>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roofErr w:type="spellEnd"/>
    </w:p>
    <w:p w14:paraId="6D997A68" w14:textId="691A969C" w:rsidR="002C7D31" w:rsidRPr="00B06324" w:rsidRDefault="00CE7E25"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33F9CAB0" w14:textId="2EA6CB78" w:rsidR="002C7D31" w:rsidRPr="00B06324" w:rsidRDefault="00027080"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
    <w:p w14:paraId="14EA800C" w14:textId="644DA993" w:rsidR="00027080" w:rsidRPr="00B06324" w:rsidRDefault="00027080"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
    <w:p w14:paraId="38C9027C" w14:textId="7A08C2C0" w:rsidR="002C7D31" w:rsidRPr="00B06324" w:rsidRDefault="00027080"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00FA26A1" w:rsidRPr="00B06324">
        <w:rPr>
          <w:rFonts w:ascii="Times New Roman" w:hAnsi="Times New Roman" w:cs="Times New Roman"/>
          <w:sz w:val="24"/>
          <w:szCs w:val="24"/>
          <w:lang w:val="en-GB"/>
        </w:rPr>
        <w:t xml:space="preserve"> </w:t>
      </w:r>
      <w:proofErr w:type="spellStart"/>
      <w:r w:rsidR="00FA26A1"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036E4019" w14:textId="57099CA2" w:rsidR="00FA26A1" w:rsidRPr="00B06324" w:rsidRDefault="00FA26A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172C98E3" w14:textId="01C526CD" w:rsidR="002C7D31" w:rsidRPr="00B06324" w:rsidRDefault="00FA26A1"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p>
    <w:p w14:paraId="24F1F377" w14:textId="4C2E0434" w:rsidR="002C7D31" w:rsidRPr="00B06324" w:rsidRDefault="00592EDC" w:rsidP="00B06324">
      <w:pPr>
        <w:pStyle w:val="ListParagraph"/>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Deplasarea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fată</w:t>
      </w:r>
      <w:proofErr w:type="spellEnd"/>
    </w:p>
    <w:p w14:paraId="7115DC24" w14:textId="5D797F81" w:rsidR="002C7D31" w:rsidRPr="00B06324" w:rsidRDefault="002C7D31" w:rsidP="00B06324">
      <w:pPr>
        <w:pStyle w:val="ListParagraph"/>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commentRangeEnd w:id="91"/>
      <w:r w:rsidR="002E360E">
        <w:rPr>
          <w:rStyle w:val="CommentReference"/>
        </w:rPr>
        <w:commentReference w:id="91"/>
      </w:r>
    </w:p>
    <w:p w14:paraId="524973AB" w14:textId="23DE3D24" w:rsidR="002C7D31" w:rsidRPr="00B06324" w:rsidRDefault="002C7D31" w:rsidP="00B06324">
      <w:pPr>
        <w:pStyle w:val="ListParagraph"/>
        <w:jc w:val="both"/>
        <w:rPr>
          <w:rFonts w:ascii="Times New Roman" w:hAnsi="Times New Roman" w:cs="Times New Roman"/>
          <w:sz w:val="24"/>
          <w:szCs w:val="24"/>
        </w:rPr>
      </w:pPr>
    </w:p>
    <w:p w14:paraId="1FDC4694" w14:textId="581C0353" w:rsidR="003349BD" w:rsidRPr="00B06324" w:rsidRDefault="003349BD" w:rsidP="00B06324">
      <w:pPr>
        <w:pStyle w:val="ListParagraph"/>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r w:rsidR="00D958BA">
        <w:rPr>
          <w:rFonts w:ascii="Times New Roman" w:hAnsi="Times New Roman" w:cs="Times New Roman"/>
          <w:sz w:val="24"/>
          <w:szCs w:val="24"/>
        </w:rPr>
        <w:t>Python</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commentRangeStart w:id="92"/>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ph"/>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commentRangeEnd w:id="92"/>
      <w:r w:rsidR="002E360E">
        <w:rPr>
          <w:rStyle w:val="CommentReference"/>
        </w:rPr>
        <w:commentReference w:id="92"/>
      </w:r>
    </w:p>
    <w:p w14:paraId="14EF4881" w14:textId="35167F85" w:rsidR="006D672E" w:rsidRDefault="006D672E" w:rsidP="002C7D31">
      <w:pPr>
        <w:pStyle w:val="ListParagraph"/>
        <w:rPr>
          <w:lang w:val="en-GB"/>
        </w:rPr>
      </w:pPr>
    </w:p>
    <w:p w14:paraId="3B26F472" w14:textId="607C9F2A" w:rsidR="002C2E13" w:rsidRDefault="002C2E13" w:rsidP="002C7D31">
      <w:pPr>
        <w:pStyle w:val="ListParagraph"/>
        <w:rPr>
          <w:lang w:val="en-GB"/>
        </w:rPr>
      </w:pPr>
    </w:p>
    <w:p w14:paraId="27F301B9" w14:textId="43CD716F" w:rsidR="002C2E13" w:rsidRDefault="002C2E13" w:rsidP="002C7D31">
      <w:pPr>
        <w:pStyle w:val="ListParagraph"/>
        <w:rPr>
          <w:lang w:val="en-GB"/>
        </w:rPr>
      </w:pPr>
    </w:p>
    <w:p w14:paraId="3B85924F" w14:textId="295EEE98" w:rsidR="002C2E13" w:rsidRDefault="002C2E13" w:rsidP="002C7D31">
      <w:pPr>
        <w:pStyle w:val="ListParagraph"/>
        <w:rPr>
          <w:lang w:val="en-GB"/>
        </w:rPr>
      </w:pPr>
    </w:p>
    <w:p w14:paraId="39F40141" w14:textId="1F933BE4" w:rsidR="002C2E13" w:rsidRDefault="002C2E13" w:rsidP="002C7D31">
      <w:pPr>
        <w:pStyle w:val="ListParagraph"/>
        <w:rPr>
          <w:lang w:val="en-GB"/>
        </w:rPr>
      </w:pPr>
    </w:p>
    <w:p w14:paraId="6E6D5A90" w14:textId="09C501F6" w:rsidR="002C2E13" w:rsidRDefault="002C2E13" w:rsidP="002C7D31">
      <w:pPr>
        <w:pStyle w:val="ListParagraph"/>
        <w:rPr>
          <w:lang w:val="en-GB"/>
        </w:rPr>
      </w:pPr>
    </w:p>
    <w:p w14:paraId="65E8FF73" w14:textId="7DA04077" w:rsidR="002C2E13" w:rsidRDefault="002C2E13" w:rsidP="002C7D31">
      <w:pPr>
        <w:pStyle w:val="ListParagraph"/>
        <w:rPr>
          <w:lang w:val="en-GB"/>
        </w:rPr>
      </w:pPr>
    </w:p>
    <w:p w14:paraId="07D617C2" w14:textId="5F61E8D5" w:rsidR="002C2E13" w:rsidRDefault="002C2E13" w:rsidP="002C7D31">
      <w:pPr>
        <w:pStyle w:val="ListParagraph"/>
        <w:rPr>
          <w:lang w:val="en-GB"/>
        </w:rPr>
      </w:pPr>
    </w:p>
    <w:p w14:paraId="4A2E2C2A" w14:textId="1AACA170" w:rsidR="002C2E13" w:rsidRDefault="002C2E13" w:rsidP="002C7D31">
      <w:pPr>
        <w:pStyle w:val="ListParagraph"/>
        <w:rPr>
          <w:lang w:val="en-GB"/>
        </w:rPr>
      </w:pPr>
    </w:p>
    <w:p w14:paraId="6BBA14E2" w14:textId="5561D471" w:rsidR="002C2E13" w:rsidRDefault="002C2E13" w:rsidP="002C7D31">
      <w:pPr>
        <w:pStyle w:val="ListParagraph"/>
        <w:rPr>
          <w:lang w:val="en-GB"/>
        </w:rPr>
      </w:pPr>
    </w:p>
    <w:p w14:paraId="251FE684" w14:textId="5FBD8166" w:rsidR="002C2E13" w:rsidRDefault="002C2E13" w:rsidP="002C7D31">
      <w:pPr>
        <w:pStyle w:val="ListParagraph"/>
        <w:rPr>
          <w:lang w:val="en-GB"/>
        </w:rPr>
      </w:pPr>
    </w:p>
    <w:p w14:paraId="041A090A" w14:textId="72B75BE2" w:rsidR="002C2E13" w:rsidRDefault="002C2E13" w:rsidP="002C7D31">
      <w:pPr>
        <w:pStyle w:val="ListParagraph"/>
        <w:rPr>
          <w:lang w:val="en-GB"/>
        </w:rPr>
      </w:pPr>
    </w:p>
    <w:p w14:paraId="7F4CDE8A" w14:textId="7E32C9D4" w:rsidR="002C2E13" w:rsidRDefault="002C2E13" w:rsidP="002C7D31">
      <w:pPr>
        <w:pStyle w:val="ListParagraph"/>
        <w:rPr>
          <w:lang w:val="en-GB"/>
        </w:rPr>
      </w:pPr>
    </w:p>
    <w:p w14:paraId="7D75BBFA" w14:textId="1743B1EF" w:rsidR="002C2E13" w:rsidRDefault="002C2E13" w:rsidP="002C7D31">
      <w:pPr>
        <w:pStyle w:val="ListParagraph"/>
        <w:rPr>
          <w:lang w:val="en-GB"/>
        </w:rPr>
      </w:pPr>
    </w:p>
    <w:p w14:paraId="1B0DD067" w14:textId="77777777" w:rsidR="002C2E13" w:rsidRPr="00D60ABD" w:rsidRDefault="002C2E13" w:rsidP="002C7D31">
      <w:pPr>
        <w:pStyle w:val="ListParagraph"/>
        <w:rPr>
          <w:lang w:val="en-GB"/>
        </w:rPr>
      </w:pPr>
    </w:p>
    <w:p w14:paraId="78609CAF" w14:textId="59923239" w:rsidR="00F920BE" w:rsidRDefault="00A3605F" w:rsidP="00B06324">
      <w:pPr>
        <w:pStyle w:val="Heading3"/>
        <w:rPr>
          <w:rFonts w:ascii="Times New Roman" w:hAnsi="Times New Roman" w:cs="Times New Roman"/>
          <w:b/>
          <w:bCs/>
          <w:color w:val="auto"/>
          <w:sz w:val="28"/>
          <w:szCs w:val="28"/>
          <w:lang w:val="en-GB"/>
        </w:rPr>
      </w:pPr>
      <w:bookmarkStart w:id="93" w:name="_Toc106049316"/>
      <w:r w:rsidRPr="00B06324">
        <w:rPr>
          <w:rFonts w:ascii="Times New Roman" w:hAnsi="Times New Roman" w:cs="Times New Roman"/>
          <w:b/>
          <w:bCs/>
          <w:color w:val="auto"/>
          <w:sz w:val="28"/>
          <w:szCs w:val="28"/>
          <w:lang w:val="en-GB"/>
        </w:rPr>
        <w:lastRenderedPageBreak/>
        <w:t xml:space="preserve">4.2.3 </w:t>
      </w:r>
      <w:proofErr w:type="spellStart"/>
      <w:r w:rsidRPr="00B06324">
        <w:rPr>
          <w:rFonts w:ascii="Times New Roman" w:hAnsi="Times New Roman" w:cs="Times New Roman"/>
          <w:b/>
          <w:bCs/>
          <w:color w:val="auto"/>
          <w:sz w:val="28"/>
          <w:szCs w:val="28"/>
          <w:lang w:val="en-GB"/>
        </w:rPr>
        <w:t>Scriptul</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în</w:t>
      </w:r>
      <w:proofErr w:type="spellEnd"/>
      <w:r w:rsidRPr="00B06324">
        <w:rPr>
          <w:rFonts w:ascii="Times New Roman" w:hAnsi="Times New Roman" w:cs="Times New Roman"/>
          <w:b/>
          <w:bCs/>
          <w:color w:val="auto"/>
          <w:sz w:val="28"/>
          <w:szCs w:val="28"/>
          <w:lang w:val="en-GB"/>
        </w:rPr>
        <w:t xml:space="preserve">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93"/>
    </w:p>
    <w:p w14:paraId="589D9DAE" w14:textId="77777777" w:rsidR="00B06324" w:rsidRPr="00B06324" w:rsidRDefault="00B06324" w:rsidP="00B06324">
      <w:pPr>
        <w:rPr>
          <w:lang w:val="en-GB"/>
        </w:rPr>
      </w:pPr>
    </w:p>
    <w:p w14:paraId="485D0F08" w14:textId="7FE41A86" w:rsidR="002C2E13" w:rsidRPr="00051758" w:rsidRDefault="004C40EE" w:rsidP="00B06324">
      <w:pPr>
        <w:jc w:val="both"/>
        <w:rPr>
          <w:rFonts w:ascii="Times New Roman" w:hAnsi="Times New Roman" w:cs="Times New Roman"/>
          <w:sz w:val="24"/>
          <w:szCs w:val="24"/>
          <w:lang w:val="en-US"/>
          <w:rPrChange w:id="94" w:author="Bogdan Dragulescu" w:date="2022-06-14T14:08:00Z">
            <w:rPr>
              <w:rFonts w:ascii="Times New Roman" w:hAnsi="Times New Roman" w:cs="Times New Roman"/>
              <w:sz w:val="24"/>
              <w:szCs w:val="24"/>
              <w:lang w:val="en-GB"/>
            </w:rPr>
          </w:rPrChange>
        </w:rPr>
      </w:pPr>
      <w:r>
        <w:rPr>
          <w:lang w:val="en-GB"/>
        </w:rPr>
        <w:tab/>
      </w:r>
      <w:proofErr w:type="spellStart"/>
      <w:r w:rsidRPr="00B06324">
        <w:rPr>
          <w:rFonts w:ascii="Times New Roman" w:hAnsi="Times New Roman" w:cs="Times New Roman"/>
          <w:sz w:val="24"/>
          <w:szCs w:val="24"/>
          <w:lang w:val="en-GB"/>
        </w:rPr>
        <w:t>Scriptul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python a </w:t>
      </w:r>
      <w:proofErr w:type="spellStart"/>
      <w:r w:rsidRPr="00B06324">
        <w:rPr>
          <w:rFonts w:ascii="Times New Roman" w:hAnsi="Times New Roman" w:cs="Times New Roman"/>
          <w:sz w:val="24"/>
          <w:szCs w:val="24"/>
          <w:lang w:val="en-GB"/>
        </w:rPr>
        <w:t>fost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folosind</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pachetul</w:t>
      </w:r>
      <w:proofErr w:type="spellEnd"/>
      <w:r w:rsidRPr="00B06324">
        <w:rPr>
          <w:rFonts w:ascii="Times New Roman" w:hAnsi="Times New Roman" w:cs="Times New Roman"/>
          <w:sz w:val="24"/>
          <w:szCs w:val="24"/>
          <w:lang w:val="en-GB"/>
        </w:rPr>
        <w:t xml:space="preserve"> software anaconda,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căruia</w:t>
      </w:r>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creat</w:t>
      </w:r>
      <w:proofErr w:type="spellEnd"/>
      <w:r w:rsidRPr="00B06324">
        <w:rPr>
          <w:rFonts w:ascii="Times New Roman" w:hAnsi="Times New Roman" w:cs="Times New Roman"/>
          <w:sz w:val="24"/>
          <w:szCs w:val="24"/>
          <w:lang w:val="en-GB"/>
        </w:rPr>
        <w:t xml:space="preserve"> un environment care </w:t>
      </w:r>
      <w:proofErr w:type="spellStart"/>
      <w:r w:rsidRPr="00B06324">
        <w:rPr>
          <w:rFonts w:ascii="Times New Roman" w:hAnsi="Times New Roman" w:cs="Times New Roman"/>
          <w:sz w:val="24"/>
          <w:szCs w:val="24"/>
          <w:lang w:val="en-GB"/>
        </w:rPr>
        <w:t>va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conține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pachetele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necesare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pentru</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soluției.</w:t>
      </w:r>
      <w:del w:id="95" w:author="Bogdan Dragulescu" w:date="2022-06-14T12:27:00Z">
        <w:r w:rsidRPr="00B06324" w:rsidDel="002E360E">
          <w:rPr>
            <w:rFonts w:ascii="Times New Roman" w:hAnsi="Times New Roman" w:cs="Times New Roman"/>
            <w:sz w:val="24"/>
            <w:szCs w:val="24"/>
            <w:lang w:val="en-GB"/>
          </w:rPr>
          <w:tab/>
        </w:r>
      </w:del>
      <w:r w:rsidRPr="00B06324">
        <w:rPr>
          <w:rFonts w:ascii="Times New Roman" w:hAnsi="Times New Roman" w:cs="Times New Roman"/>
          <w:sz w:val="24"/>
          <w:szCs w:val="24"/>
          <w:lang w:val="en-GB"/>
        </w:rPr>
        <w:t>O</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primă</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componentă</w:t>
      </w:r>
      <w:proofErr w:type="spellEnd"/>
      <w:r w:rsidRPr="00B06324">
        <w:rPr>
          <w:rFonts w:ascii="Times New Roman" w:hAnsi="Times New Roman" w:cs="Times New Roman"/>
          <w:sz w:val="24"/>
          <w:szCs w:val="24"/>
          <w:lang w:val="en-GB"/>
        </w:rPr>
        <w:t xml:space="preserve"> a </w:t>
      </w:r>
      <w:proofErr w:type="spellStart"/>
      <w:r w:rsidRPr="00B06324">
        <w:rPr>
          <w:rFonts w:ascii="Times New Roman" w:hAnsi="Times New Roman" w:cs="Times New Roman"/>
          <w:sz w:val="24"/>
          <w:szCs w:val="24"/>
          <w:lang w:val="en-GB"/>
        </w:rPr>
        <w:t>sciptului</w:t>
      </w:r>
      <w:proofErr w:type="spellEnd"/>
      <w:r w:rsidRPr="00B06324">
        <w:rPr>
          <w:rFonts w:ascii="Times New Roman" w:hAnsi="Times New Roman" w:cs="Times New Roman"/>
          <w:sz w:val="24"/>
          <w:szCs w:val="24"/>
          <w:lang w:val="en-GB"/>
        </w:rPr>
        <w:t xml:space="preserve"> python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reprezentată</w:t>
      </w:r>
      <w:proofErr w:type="spellEnd"/>
      <w:r w:rsidRPr="00B06324">
        <w:rPr>
          <w:rFonts w:ascii="Times New Roman" w:hAnsi="Times New Roman" w:cs="Times New Roman"/>
          <w:sz w:val="24"/>
          <w:szCs w:val="24"/>
          <w:lang w:val="en-GB"/>
        </w:rPr>
        <w:t xml:space="preserve"> de Flask API,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w:t>
      </w:r>
      <w:ins w:id="96" w:author="Bogdan Dragulescu" w:date="2022-06-14T12:27:00Z">
        <w:r w:rsidR="002E360E">
          <w:rPr>
            <w:rFonts w:ascii="Times New Roman" w:hAnsi="Times New Roman" w:cs="Times New Roman"/>
            <w:sz w:val="24"/>
            <w:szCs w:val="24"/>
            <w:lang w:val="en-GB"/>
          </w:rPr>
          <w:t>u</w:t>
        </w:r>
      </w:ins>
      <w:del w:id="97" w:author="Bogdan Dragulescu" w:date="2022-06-14T12:27:00Z">
        <w:r w:rsidRPr="00B06324" w:rsidDel="002E360E">
          <w:rPr>
            <w:rFonts w:ascii="Times New Roman" w:hAnsi="Times New Roman" w:cs="Times New Roman"/>
            <w:sz w:val="24"/>
            <w:szCs w:val="24"/>
            <w:lang w:val="en-GB"/>
          </w:rPr>
          <w:delText>eai</w:delText>
        </w:r>
      </w:del>
      <w:ins w:id="98" w:author="Bogdan Dragulescu" w:date="2022-06-14T12:27:00Z">
        <w:r w:rsidR="002E360E">
          <w:rPr>
            <w:rFonts w:ascii="Times New Roman" w:hAnsi="Times New Roman" w:cs="Times New Roman"/>
            <w:sz w:val="24"/>
            <w:szCs w:val="24"/>
            <w:lang w:val="en-GB"/>
          </w:rPr>
          <w:t>ia</w:t>
        </w:r>
      </w:ins>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realizat</w:t>
      </w:r>
      <w:proofErr w:type="spellEnd"/>
      <w:r w:rsidRPr="00B06324">
        <w:rPr>
          <w:rFonts w:ascii="Times New Roman" w:hAnsi="Times New Roman" w:cs="Times New Roman"/>
          <w:sz w:val="24"/>
          <w:szCs w:val="24"/>
          <w:lang w:val="en-GB"/>
        </w:rPr>
        <w:t xml:space="preserve"> un endpoint de tip POST,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căreia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datele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intrare</w:t>
      </w:r>
      <w:proofErr w:type="spellEnd"/>
      <w:r w:rsidRPr="00B06324">
        <w:rPr>
          <w:rFonts w:ascii="Times New Roman" w:hAnsi="Times New Roman" w:cs="Times New Roman"/>
          <w:sz w:val="24"/>
          <w:szCs w:val="24"/>
          <w:lang w:val="en-GB"/>
        </w:rPr>
        <w:t xml:space="preserve"> sunt </w:t>
      </w:r>
      <w:proofErr w:type="spellStart"/>
      <w:r w:rsidRPr="00B06324">
        <w:rPr>
          <w:rFonts w:ascii="Times New Roman" w:hAnsi="Times New Roman" w:cs="Times New Roman"/>
          <w:sz w:val="24"/>
          <w:szCs w:val="24"/>
          <w:lang w:val="en-GB"/>
        </w:rPr>
        <w:t>trimise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componenta</w:t>
      </w:r>
      <w:proofErr w:type="spellEnd"/>
      <w:r w:rsidRPr="00B06324">
        <w:rPr>
          <w:rFonts w:ascii="Times New Roman" w:hAnsi="Times New Roman" w:cs="Times New Roman"/>
          <w:sz w:val="24"/>
          <w:szCs w:val="24"/>
          <w:lang w:val="en-GB"/>
        </w:rPr>
        <w:t xml:space="preserve"> Unity, </w:t>
      </w:r>
      <w:proofErr w:type="spellStart"/>
      <w:r w:rsidRPr="00B06324">
        <w:rPr>
          <w:rFonts w:ascii="Times New Roman" w:hAnsi="Times New Roman" w:cs="Times New Roman"/>
          <w:sz w:val="24"/>
          <w:szCs w:val="24"/>
          <w:lang w:val="en-GB"/>
        </w:rPr>
        <w:t>iar</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raspunsul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decizia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luată</w:t>
      </w:r>
      <w:proofErr w:type="spellEnd"/>
      <w:r w:rsidRPr="00B06324">
        <w:rPr>
          <w:rFonts w:ascii="Times New Roman" w:hAnsi="Times New Roman" w:cs="Times New Roman"/>
          <w:sz w:val="24"/>
          <w:szCs w:val="24"/>
          <w:lang w:val="en-GB"/>
        </w:rPr>
        <w:t xml:space="preserve"> de machine learning. </w:t>
      </w:r>
    </w:p>
    <w:p w14:paraId="073EDAE5" w14:textId="6DCA5429" w:rsidR="00835749" w:rsidRPr="00B06324" w:rsidRDefault="004C40EE" w:rsidP="00B06324">
      <w:pPr>
        <w:ind w:firstLine="720"/>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Acest</w:t>
      </w:r>
      <w:proofErr w:type="spellEnd"/>
      <w:r w:rsidRPr="00B06324">
        <w:rPr>
          <w:rFonts w:ascii="Times New Roman" w:hAnsi="Times New Roman" w:cs="Times New Roman"/>
          <w:sz w:val="24"/>
          <w:szCs w:val="24"/>
          <w:lang w:val="en-GB"/>
        </w:rPr>
        <w:t xml:space="preserve"> endpoint</w:t>
      </w:r>
      <w:r w:rsidR="00835749" w:rsidRPr="00B06324">
        <w:rPr>
          <w:rFonts w:ascii="Times New Roman" w:hAnsi="Times New Roman" w:cs="Times New Roman"/>
          <w:sz w:val="24"/>
          <w:szCs w:val="24"/>
          <w:lang w:val="en-GB"/>
        </w:rPr>
        <w:t xml:space="preserve"> de tip POST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apelat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joc</w:t>
      </w:r>
      <w:proofErr w:type="spellEnd"/>
      <w:r w:rsidRPr="00B06324">
        <w:rPr>
          <w:rFonts w:ascii="Times New Roman" w:hAnsi="Times New Roman" w:cs="Times New Roman"/>
          <w:sz w:val="24"/>
          <w:szCs w:val="24"/>
          <w:lang w:val="en-GB"/>
        </w:rPr>
        <w:t xml:space="preserve"> la </w:t>
      </w:r>
      <w:proofErr w:type="spellStart"/>
      <w:r w:rsidRPr="00B06324">
        <w:rPr>
          <w:rFonts w:ascii="Times New Roman" w:hAnsi="Times New Roman" w:cs="Times New Roman"/>
          <w:sz w:val="24"/>
          <w:szCs w:val="24"/>
          <w:lang w:val="en-GB"/>
        </w:rPr>
        <w:t>fiecare</w:t>
      </w:r>
      <w:proofErr w:type="spellEnd"/>
      <w:r w:rsidRPr="00B06324">
        <w:rPr>
          <w:rFonts w:ascii="Times New Roman" w:hAnsi="Times New Roman" w:cs="Times New Roman"/>
          <w:sz w:val="24"/>
          <w:szCs w:val="24"/>
          <w:lang w:val="en-GB"/>
        </w:rPr>
        <w:t xml:space="preserve"> frame, din </w:t>
      </w:r>
      <w:proofErr w:type="spellStart"/>
      <w:r w:rsidRPr="00B06324">
        <w:rPr>
          <w:rFonts w:ascii="Times New Roman" w:hAnsi="Times New Roman" w:cs="Times New Roman"/>
          <w:sz w:val="24"/>
          <w:szCs w:val="24"/>
          <w:lang w:val="en-GB"/>
        </w:rPr>
        <w:t>interiorul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metodei</w:t>
      </w:r>
      <w:proofErr w:type="spellEnd"/>
      <w:r w:rsidRPr="00B06324">
        <w:rPr>
          <w:rFonts w:ascii="Times New Roman" w:hAnsi="Times New Roman" w:cs="Times New Roman"/>
          <w:sz w:val="24"/>
          <w:szCs w:val="24"/>
          <w:lang w:val="en-GB"/>
        </w:rPr>
        <w:t xml:space="preserve">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acestui</w:t>
      </w:r>
      <w:proofErr w:type="spellEnd"/>
      <w:r w:rsidR="00835749" w:rsidRPr="00B06324">
        <w:rPr>
          <w:rFonts w:ascii="Times New Roman" w:hAnsi="Times New Roman" w:cs="Times New Roman"/>
          <w:sz w:val="24"/>
          <w:szCs w:val="24"/>
          <w:lang w:val="en-GB"/>
        </w:rPr>
        <w:t xml:space="preserve"> endpoint </w:t>
      </w:r>
      <w:proofErr w:type="spellStart"/>
      <w:r w:rsidR="00835749" w:rsidRPr="00B06324">
        <w:rPr>
          <w:rFonts w:ascii="Times New Roman" w:hAnsi="Times New Roman" w:cs="Times New Roman"/>
          <w:sz w:val="24"/>
          <w:szCs w:val="24"/>
          <w:lang w:val="en-GB"/>
        </w:rPr>
        <w:t>este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alcătuit</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toate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informațiile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colectate</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mediu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necesare</w:t>
      </w:r>
      <w:proofErr w:type="spellEnd"/>
      <w:r w:rsidR="00835749" w:rsidRPr="00B06324">
        <w:rPr>
          <w:rFonts w:ascii="Times New Roman" w:hAnsi="Times New Roman" w:cs="Times New Roman"/>
          <w:sz w:val="24"/>
          <w:szCs w:val="24"/>
          <w:lang w:val="en-GB"/>
        </w:rPr>
        <w:t xml:space="preserve"> ulterior </w:t>
      </w:r>
      <w:proofErr w:type="spellStart"/>
      <w:r w:rsidR="00835749" w:rsidRPr="00B06324">
        <w:rPr>
          <w:rFonts w:ascii="Times New Roman" w:hAnsi="Times New Roman" w:cs="Times New Roman"/>
          <w:sz w:val="24"/>
          <w:szCs w:val="24"/>
          <w:lang w:val="en-GB"/>
        </w:rPr>
        <w:t>pentru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luarea</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deciziei</w:t>
      </w:r>
      <w:proofErr w:type="spellEnd"/>
      <w:r w:rsidR="00835749" w:rsidRPr="00B06324">
        <w:rPr>
          <w:rFonts w:ascii="Times New Roman" w:hAnsi="Times New Roman" w:cs="Times New Roman"/>
          <w:sz w:val="24"/>
          <w:szCs w:val="24"/>
          <w:lang w:val="en-GB"/>
        </w:rPr>
        <w:t xml:space="preserve">. </w:t>
      </w:r>
      <w:del w:id="99" w:author="Bogdan Dragulescu" w:date="2022-06-14T14:09:00Z">
        <w:r w:rsidR="00835749" w:rsidRPr="00B06324" w:rsidDel="00051758">
          <w:rPr>
            <w:rFonts w:ascii="Times New Roman" w:hAnsi="Times New Roman" w:cs="Times New Roman"/>
            <w:sz w:val="24"/>
            <w:szCs w:val="24"/>
            <w:lang w:val="en-GB"/>
          </w:rPr>
          <w:delText>Repsonse-ul</w:delText>
        </w:r>
      </w:del>
      <w:ins w:id="100" w:author="Bogdan Dragulescu" w:date="2022-06-14T14:09:00Z">
        <w:r w:rsidR="00051758">
          <w:rPr>
            <w:rFonts w:ascii="Times New Roman" w:hAnsi="Times New Roman" w:cs="Times New Roman"/>
            <w:sz w:val="24"/>
            <w:szCs w:val="24"/>
            <w:lang w:val="en-GB"/>
          </w:rPr>
          <w:t>R</w:t>
        </w:r>
        <w:r w:rsidR="00051758">
          <w:rPr>
            <w:rFonts w:ascii="Times New Roman" w:hAnsi="Times New Roman" w:cs="Times New Roman"/>
            <w:sz w:val="24"/>
            <w:szCs w:val="24"/>
          </w:rPr>
          <w:t>ăspunsul</w:t>
        </w:r>
      </w:ins>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endpointului</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reprezintă</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decizia</w:t>
      </w:r>
      <w:proofErr w:type="spellEnd"/>
      <w:r w:rsidR="00835749" w:rsidRPr="00B06324">
        <w:rPr>
          <w:rFonts w:ascii="Times New Roman" w:hAnsi="Times New Roman" w:cs="Times New Roman"/>
          <w:sz w:val="24"/>
          <w:szCs w:val="24"/>
          <w:lang w:val="en-GB"/>
        </w:rPr>
        <w:t xml:space="preserve"> pe </w:t>
      </w:r>
      <w:commentRangeStart w:id="101"/>
      <w:r w:rsidR="00835749" w:rsidRPr="00B06324">
        <w:rPr>
          <w:rFonts w:ascii="Times New Roman" w:hAnsi="Times New Roman" w:cs="Times New Roman"/>
          <w:sz w:val="24"/>
          <w:szCs w:val="24"/>
          <w:lang w:val="en-GB"/>
        </w:rPr>
        <w:t xml:space="preserve">care </w:t>
      </w:r>
      <w:proofErr w:type="spellStart"/>
      <w:r w:rsidR="00835749" w:rsidRPr="00B06324">
        <w:rPr>
          <w:rFonts w:ascii="Times New Roman" w:hAnsi="Times New Roman" w:cs="Times New Roman"/>
          <w:sz w:val="24"/>
          <w:szCs w:val="24"/>
          <w:lang w:val="en-GB"/>
        </w:rPr>
        <w:t>kartul</w:t>
      </w:r>
      <w:proofErr w:type="spellEnd"/>
      <w:r w:rsidR="00835749" w:rsidRPr="00B06324">
        <w:rPr>
          <w:rFonts w:ascii="Times New Roman" w:hAnsi="Times New Roman" w:cs="Times New Roman"/>
          <w:sz w:val="24"/>
          <w:szCs w:val="24"/>
          <w:lang w:val="en-GB"/>
        </w:rPr>
        <w:t xml:space="preserve"> o </w:t>
      </w:r>
      <w:proofErr w:type="spellStart"/>
      <w:r w:rsidR="00835749" w:rsidRPr="00B06324">
        <w:rPr>
          <w:rFonts w:ascii="Times New Roman" w:hAnsi="Times New Roman" w:cs="Times New Roman"/>
          <w:sz w:val="24"/>
          <w:szCs w:val="24"/>
          <w:lang w:val="en-GB"/>
        </w:rPr>
        <w:t>ia</w:t>
      </w:r>
      <w:commentRangeEnd w:id="101"/>
      <w:r w:rsidR="00051758">
        <w:rPr>
          <w:rStyle w:val="CommentReference"/>
        </w:rPr>
        <w:commentReference w:id="101"/>
      </w:r>
      <w:r w:rsidR="00835749" w:rsidRPr="00B06324">
        <w:rPr>
          <w:rFonts w:ascii="Times New Roman" w:hAnsi="Times New Roman" w:cs="Times New Roman"/>
          <w:sz w:val="24"/>
          <w:szCs w:val="24"/>
          <w:lang w:val="en-GB"/>
        </w:rPr>
        <w:t>.</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Atât</w:t>
      </w:r>
      <w:proofErr w:type="spellEnd"/>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cât</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și</w:t>
      </w:r>
      <w:proofErr w:type="spellEnd"/>
      <w:r w:rsidR="00835749" w:rsidRPr="00B06324">
        <w:rPr>
          <w:rFonts w:ascii="Times New Roman" w:hAnsi="Times New Roman" w:cs="Times New Roman"/>
          <w:sz w:val="24"/>
          <w:szCs w:val="24"/>
          <w:lang w:val="en-GB"/>
        </w:rPr>
        <w:t xml:space="preserve"> response-</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sunt sub </w:t>
      </w:r>
      <w:proofErr w:type="spellStart"/>
      <w:r w:rsidR="00835749" w:rsidRPr="00B06324">
        <w:rPr>
          <w:rFonts w:ascii="Times New Roman" w:hAnsi="Times New Roman" w:cs="Times New Roman"/>
          <w:sz w:val="24"/>
          <w:szCs w:val="24"/>
          <w:lang w:val="en-GB"/>
        </w:rPr>
        <w:t>formă</w:t>
      </w:r>
      <w:proofErr w:type="spellEnd"/>
      <w:r w:rsidR="00835749" w:rsidRPr="00B06324">
        <w:rPr>
          <w:rFonts w:ascii="Times New Roman" w:hAnsi="Times New Roman" w:cs="Times New Roman"/>
          <w:sz w:val="24"/>
          <w:szCs w:val="24"/>
          <w:lang w:val="en-GB"/>
        </w:rPr>
        <w:t xml:space="preserve"> de JSON.</w:t>
      </w:r>
    </w:p>
    <w:p w14:paraId="55CA62B5" w14:textId="5039AD4B" w:rsidR="00B06324" w:rsidRPr="00B06324" w:rsidRDefault="00835749" w:rsidP="00B06324">
      <w:pPr>
        <w:ind w:firstLine="720"/>
        <w:jc w:val="both"/>
        <w:rPr>
          <w:rFonts w:ascii="Times New Roman" w:hAnsi="Times New Roman" w:cs="Times New Roman"/>
          <w:sz w:val="24"/>
          <w:szCs w:val="24"/>
        </w:rPr>
      </w:pPr>
      <w:proofErr w:type="spellStart"/>
      <w:r w:rsidRPr="00B06324">
        <w:rPr>
          <w:rFonts w:ascii="Times New Roman" w:hAnsi="Times New Roman" w:cs="Times New Roman"/>
          <w:sz w:val="24"/>
          <w:szCs w:val="24"/>
          <w:lang w:val="en-GB"/>
        </w:rPr>
        <w:t>Aceast</w:t>
      </w:r>
      <w:proofErr w:type="spellEnd"/>
      <w:r w:rsidRPr="00B06324">
        <w:rPr>
          <w:rFonts w:ascii="Times New Roman" w:hAnsi="Times New Roman" w:cs="Times New Roman"/>
          <w:sz w:val="24"/>
          <w:szCs w:val="24"/>
        </w:rPr>
        <w:t>ă componentă este folosită în ambele experimente, atât în cazul algoritmilor de machine learning nesupravegheați, cât și când vorbim de reinforcement learning.</w:t>
      </w:r>
    </w:p>
    <w:p w14:paraId="6720EF79" w14:textId="2F874ABF" w:rsidR="00A3605F" w:rsidRPr="00B06324" w:rsidRDefault="00A3605F" w:rsidP="00B06324">
      <w:pPr>
        <w:pStyle w:val="Heading3"/>
        <w:rPr>
          <w:rFonts w:ascii="Times New Roman" w:hAnsi="Times New Roman" w:cs="Times New Roman"/>
          <w:b/>
          <w:bCs/>
          <w:color w:val="auto"/>
          <w:sz w:val="28"/>
          <w:szCs w:val="28"/>
          <w:lang w:val="en-GB"/>
        </w:rPr>
      </w:pPr>
      <w:bookmarkStart w:id="102" w:name="_Toc106049317"/>
      <w:r w:rsidRPr="00B06324">
        <w:rPr>
          <w:rFonts w:ascii="Times New Roman" w:hAnsi="Times New Roman" w:cs="Times New Roman"/>
          <w:b/>
          <w:bCs/>
          <w:color w:val="auto"/>
          <w:sz w:val="28"/>
          <w:szCs w:val="28"/>
          <w:lang w:val="en-GB"/>
        </w:rPr>
        <w:t xml:space="preserve">4.2.4 </w:t>
      </w:r>
      <w:proofErr w:type="spellStart"/>
      <w:r w:rsidRPr="00B06324">
        <w:rPr>
          <w:rFonts w:ascii="Times New Roman" w:hAnsi="Times New Roman" w:cs="Times New Roman"/>
          <w:b/>
          <w:bCs/>
          <w:color w:val="auto"/>
          <w:sz w:val="28"/>
          <w:szCs w:val="28"/>
          <w:lang w:val="en-GB"/>
        </w:rPr>
        <w:t>Sistemele</w:t>
      </w:r>
      <w:proofErr w:type="spellEnd"/>
      <w:r w:rsidRPr="00B06324">
        <w:rPr>
          <w:rFonts w:ascii="Times New Roman" w:hAnsi="Times New Roman" w:cs="Times New Roman"/>
          <w:b/>
          <w:bCs/>
          <w:color w:val="auto"/>
          <w:sz w:val="28"/>
          <w:szCs w:val="28"/>
          <w:lang w:val="en-GB"/>
        </w:rPr>
        <w:t xml:space="preserve"> de </w:t>
      </w:r>
      <w:proofErr w:type="spellStart"/>
      <w:r w:rsidRPr="00B06324">
        <w:rPr>
          <w:rFonts w:ascii="Times New Roman" w:hAnsi="Times New Roman" w:cs="Times New Roman"/>
          <w:b/>
          <w:bCs/>
          <w:color w:val="auto"/>
          <w:sz w:val="28"/>
          <w:szCs w:val="28"/>
          <w:lang w:val="en-GB"/>
        </w:rPr>
        <w:t>decizie</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implementate</w:t>
      </w:r>
      <w:bookmarkEnd w:id="102"/>
      <w:proofErr w:type="spellEnd"/>
    </w:p>
    <w:p w14:paraId="744B500F" w14:textId="2FB15D04" w:rsidR="00B06324" w:rsidRDefault="00B06324" w:rsidP="00B06324">
      <w:pPr>
        <w:rPr>
          <w:lang w:val="en-GB"/>
        </w:rPr>
      </w:pPr>
    </w:p>
    <w:p w14:paraId="18504911" w14:textId="34105610"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commentRangeStart w:id="103"/>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vederea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realizării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acestei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teme</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proiect</w:t>
      </w:r>
      <w:commentRangeEnd w:id="103"/>
      <w:proofErr w:type="spellEnd"/>
      <w:r w:rsidR="00051758">
        <w:rPr>
          <w:rStyle w:val="CommentReference"/>
        </w:rPr>
        <w:commentReference w:id="103"/>
      </w:r>
      <w:r w:rsidRPr="002C2E13">
        <w:rPr>
          <w:rFonts w:ascii="Times New Roman" w:hAnsi="Times New Roman" w:cs="Times New Roman"/>
          <w:sz w:val="24"/>
          <w:szCs w:val="24"/>
          <w:lang w:val="en-GB"/>
        </w:rPr>
        <w:t xml:space="preserve">, se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două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experimente</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prin</w:t>
      </w:r>
      <w:proofErr w:type="spellEnd"/>
      <w:r w:rsidRPr="002C2E13">
        <w:rPr>
          <w:rFonts w:ascii="Times New Roman" w:hAnsi="Times New Roman" w:cs="Times New Roman"/>
          <w:sz w:val="24"/>
          <w:szCs w:val="24"/>
          <w:lang w:val="en-GB"/>
        </w:rPr>
        <w:t xml:space="preserve"> care un agent software,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cazul</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fată</w:t>
      </w:r>
      <w:proofErr w:type="spellEnd"/>
      <w:r w:rsidRPr="002C2E13">
        <w:rPr>
          <w:rFonts w:ascii="Times New Roman" w:hAnsi="Times New Roman" w:cs="Times New Roman"/>
          <w:sz w:val="24"/>
          <w:szCs w:val="24"/>
          <w:lang w:val="en-GB"/>
        </w:rPr>
        <w:t xml:space="preserve"> un kart </w:t>
      </w:r>
      <w:proofErr w:type="spellStart"/>
      <w:r w:rsidRPr="002C2E13">
        <w:rPr>
          <w:rFonts w:ascii="Times New Roman" w:hAnsi="Times New Roman" w:cs="Times New Roman"/>
          <w:sz w:val="24"/>
          <w:szCs w:val="24"/>
          <w:lang w:val="en-GB"/>
        </w:rPr>
        <w:t>dintr</w:t>
      </w:r>
      <w:proofErr w:type="spellEnd"/>
      <w:r w:rsidRPr="002C2E13">
        <w:rPr>
          <w:rFonts w:ascii="Times New Roman" w:hAnsi="Times New Roman" w:cs="Times New Roman"/>
          <w:sz w:val="24"/>
          <w:szCs w:val="24"/>
          <w:lang w:val="en-GB"/>
        </w:rPr>
        <w:t xml:space="preserve">-un </w:t>
      </w:r>
      <w:proofErr w:type="spellStart"/>
      <w:r w:rsidRPr="002C2E13">
        <w:rPr>
          <w:rFonts w:ascii="Times New Roman" w:hAnsi="Times New Roman" w:cs="Times New Roman"/>
          <w:sz w:val="24"/>
          <w:szCs w:val="24"/>
          <w:lang w:val="en-GB"/>
        </w:rPr>
        <w:t>mediu</w:t>
      </w:r>
      <w:proofErr w:type="spellEnd"/>
      <w:r w:rsidRPr="002C2E13">
        <w:rPr>
          <w:rFonts w:ascii="Times New Roman" w:hAnsi="Times New Roman" w:cs="Times New Roman"/>
          <w:sz w:val="24"/>
          <w:szCs w:val="24"/>
          <w:lang w:val="en-GB"/>
        </w:rPr>
        <w:t xml:space="preserve"> virtual,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învăța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să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conducă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mediul</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respectiv</w:t>
      </w:r>
      <w:proofErr w:type="spellEnd"/>
      <w:r w:rsidRPr="002C2E13">
        <w:rPr>
          <w:rFonts w:ascii="Times New Roman" w:hAnsi="Times New Roman" w:cs="Times New Roman"/>
          <w:sz w:val="24"/>
          <w:szCs w:val="24"/>
          <w:lang w:val="en-GB"/>
        </w:rPr>
        <w:t>.</w:t>
      </w:r>
    </w:p>
    <w:p w14:paraId="71C2758E" w14:textId="188003C8"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 xml:space="preserve">Cele </w:t>
      </w:r>
      <w:proofErr w:type="spellStart"/>
      <w:r w:rsidR="002C2E13" w:rsidRPr="002C2E13">
        <w:rPr>
          <w:rFonts w:ascii="Times New Roman" w:hAnsi="Times New Roman" w:cs="Times New Roman"/>
          <w:sz w:val="24"/>
          <w:szCs w:val="24"/>
          <w:lang w:val="en-GB"/>
        </w:rPr>
        <w:t>două</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experimente</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vor</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w:t>
      </w:r>
      <w:proofErr w:type="spellEnd"/>
      <w:del w:id="104" w:author="Bogdan Dragulescu" w:date="2022-06-14T14:11:00Z">
        <w:r w:rsidR="002C2E13" w:rsidRPr="002C2E13" w:rsidDel="00051758">
          <w:rPr>
            <w:rFonts w:ascii="Times New Roman" w:hAnsi="Times New Roman" w:cs="Times New Roman"/>
            <w:sz w:val="24"/>
            <w:szCs w:val="24"/>
            <w:lang w:val="en-GB"/>
          </w:rPr>
          <w:delText>i</w:delText>
        </w:r>
      </w:del>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același</w:t>
      </w:r>
      <w:proofErr w:type="spellEnd"/>
      <w:r w:rsidR="002C2E13" w:rsidRPr="002C2E13">
        <w:rPr>
          <w:rFonts w:ascii="Times New Roman" w:hAnsi="Times New Roman" w:cs="Times New Roman"/>
          <w:sz w:val="24"/>
          <w:szCs w:val="24"/>
          <w:lang w:val="en-GB"/>
        </w:rPr>
        <w:t xml:space="preserve"> circuit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mediul</w:t>
      </w:r>
      <w:proofErr w:type="spellEnd"/>
      <w:r w:rsidR="002C2E13" w:rsidRPr="002C2E13">
        <w:rPr>
          <w:rFonts w:ascii="Times New Roman" w:hAnsi="Times New Roman" w:cs="Times New Roman"/>
          <w:sz w:val="24"/>
          <w:szCs w:val="24"/>
          <w:lang w:val="en-GB"/>
        </w:rPr>
        <w:t xml:space="preserve"> Unity,</w:t>
      </w:r>
      <w:ins w:id="105" w:author="Bogdan Dragulescu" w:date="2022-06-14T14:11:00Z">
        <w:r w:rsidR="00051758">
          <w:rPr>
            <w:rFonts w:ascii="Times New Roman" w:hAnsi="Times New Roman" w:cs="Times New Roman"/>
            <w:sz w:val="24"/>
            <w:szCs w:val="24"/>
            <w:lang w:val="en-GB"/>
          </w:rPr>
          <w:t xml:space="preserve"> </w:t>
        </w:r>
      </w:ins>
      <w:proofErr w:type="spellStart"/>
      <w:r w:rsidR="002C2E13" w:rsidRPr="002C2E13">
        <w:rPr>
          <w:rFonts w:ascii="Times New Roman" w:hAnsi="Times New Roman" w:cs="Times New Roman"/>
          <w:sz w:val="24"/>
          <w:szCs w:val="24"/>
          <w:lang w:val="en-GB"/>
        </w:rPr>
        <w:t>însă</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primul</w:t>
      </w:r>
      <w:proofErr w:type="spellEnd"/>
      <w:r w:rsidR="002C2E13" w:rsidRPr="002C2E13">
        <w:rPr>
          <w:rFonts w:ascii="Times New Roman" w:hAnsi="Times New Roman" w:cs="Times New Roman"/>
          <w:sz w:val="24"/>
          <w:szCs w:val="24"/>
          <w:lang w:val="en-GB"/>
        </w:rPr>
        <w:t xml:space="preserve"> experiment </w:t>
      </w:r>
      <w:proofErr w:type="spellStart"/>
      <w:r w:rsidR="002C2E13" w:rsidRPr="002C2E13">
        <w:rPr>
          <w:rFonts w:ascii="Times New Roman" w:hAnsi="Times New Roman" w:cs="Times New Roman"/>
          <w:sz w:val="24"/>
          <w:szCs w:val="24"/>
          <w:lang w:val="en-GB"/>
        </w:rPr>
        <w:t>agentul</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lua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decizia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folosind</w:t>
      </w:r>
      <w:proofErr w:type="spellEnd"/>
      <w:r w:rsidR="002C2E13" w:rsidRPr="002C2E13">
        <w:rPr>
          <w:rFonts w:ascii="Times New Roman" w:hAnsi="Times New Roman" w:cs="Times New Roman"/>
          <w:sz w:val="24"/>
          <w:szCs w:val="24"/>
          <w:lang w:val="en-GB"/>
        </w:rPr>
        <w:t xml:space="preserve"> un model de machine learning </w:t>
      </w:r>
      <w:proofErr w:type="spellStart"/>
      <w:r w:rsidR="002C2E13" w:rsidRPr="002C2E13">
        <w:rPr>
          <w:rFonts w:ascii="Times New Roman" w:hAnsi="Times New Roman" w:cs="Times New Roman"/>
          <w:sz w:val="24"/>
          <w:szCs w:val="24"/>
          <w:lang w:val="en-GB"/>
        </w:rPr>
        <w:t>supravegheat</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intermediul</w:t>
      </w:r>
      <w:proofErr w:type="spellEnd"/>
      <w:r w:rsidR="002C2E13" w:rsidRPr="002C2E13">
        <w:rPr>
          <w:rFonts w:ascii="Times New Roman" w:hAnsi="Times New Roman" w:cs="Times New Roman"/>
          <w:sz w:val="24"/>
          <w:szCs w:val="24"/>
          <w:lang w:val="en-GB"/>
        </w:rPr>
        <w:t xml:space="preserve"> a </w:t>
      </w:r>
      <w:proofErr w:type="spellStart"/>
      <w:r w:rsidR="002C2E13" w:rsidRPr="002C2E13">
        <w:rPr>
          <w:rFonts w:ascii="Times New Roman" w:hAnsi="Times New Roman" w:cs="Times New Roman"/>
          <w:sz w:val="24"/>
          <w:szCs w:val="24"/>
          <w:lang w:val="en-GB"/>
        </w:rPr>
        <w:t>doi</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algoritmi</w:t>
      </w:r>
      <w:proofErr w:type="spellEnd"/>
      <w:r w:rsidR="002C2E13" w:rsidRPr="002C2E13">
        <w:rPr>
          <w:rFonts w:ascii="Times New Roman" w:hAnsi="Times New Roman" w:cs="Times New Roman"/>
          <w:sz w:val="24"/>
          <w:szCs w:val="24"/>
          <w:lang w:val="en-GB"/>
        </w:rPr>
        <w:t>:</w:t>
      </w:r>
      <w:r w:rsidR="002C2E13" w:rsidRPr="002C2E13">
        <w:rPr>
          <w:rFonts w:ascii="Times New Roman" w:hAnsi="Times New Roman" w:cs="Times New Roman"/>
          <w:sz w:val="24"/>
          <w:szCs w:val="24"/>
        </w:rPr>
        <w:t xml:space="preserve"> Random Forest și Decision Tree. În cel de-al doilea exemplu, agentul va învăța printr-o abordare de reinforcement learning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Heading4"/>
        <w:rPr>
          <w:rFonts w:ascii="Times New Roman" w:hAnsi="Times New Roman" w:cs="Times New Roman"/>
          <w:b/>
          <w:bCs/>
          <w:i w:val="0"/>
          <w:iCs w:val="0"/>
          <w:color w:val="auto"/>
          <w:sz w:val="28"/>
          <w:szCs w:val="28"/>
          <w:lang w:val="en-GB"/>
        </w:rPr>
      </w:pPr>
      <w:bookmarkStart w:id="106" w:name="_Toc106049318"/>
      <w:r w:rsidRPr="00B06324">
        <w:rPr>
          <w:rFonts w:ascii="Times New Roman" w:hAnsi="Times New Roman" w:cs="Times New Roman"/>
          <w:b/>
          <w:bCs/>
          <w:i w:val="0"/>
          <w:iCs w:val="0"/>
          <w:color w:val="auto"/>
          <w:sz w:val="28"/>
          <w:szCs w:val="28"/>
          <w:lang w:val="en-GB"/>
        </w:rPr>
        <w:t xml:space="preserve">4.2.4.1 </w:t>
      </w:r>
      <w:proofErr w:type="spellStart"/>
      <w:r w:rsidRPr="00B06324">
        <w:rPr>
          <w:rFonts w:ascii="Times New Roman" w:hAnsi="Times New Roman" w:cs="Times New Roman"/>
          <w:b/>
          <w:bCs/>
          <w:i w:val="0"/>
          <w:iCs w:val="0"/>
          <w:color w:val="auto"/>
          <w:sz w:val="28"/>
          <w:szCs w:val="28"/>
          <w:lang w:val="en-GB"/>
        </w:rPr>
        <w:t>Algoritmi</w:t>
      </w:r>
      <w:proofErr w:type="spellEnd"/>
      <w:r w:rsidRPr="00B06324">
        <w:rPr>
          <w:rFonts w:ascii="Times New Roman" w:hAnsi="Times New Roman" w:cs="Times New Roman"/>
          <w:b/>
          <w:bCs/>
          <w:i w:val="0"/>
          <w:iCs w:val="0"/>
          <w:color w:val="auto"/>
          <w:sz w:val="28"/>
          <w:szCs w:val="28"/>
          <w:lang w:val="en-GB"/>
        </w:rPr>
        <w:t xml:space="preserve"> </w:t>
      </w:r>
      <w:proofErr w:type="spellStart"/>
      <w:r w:rsidRPr="00B06324">
        <w:rPr>
          <w:rFonts w:ascii="Times New Roman" w:hAnsi="Times New Roman" w:cs="Times New Roman"/>
          <w:b/>
          <w:bCs/>
          <w:i w:val="0"/>
          <w:iCs w:val="0"/>
          <w:color w:val="auto"/>
          <w:sz w:val="28"/>
          <w:szCs w:val="28"/>
          <w:lang w:val="en-GB"/>
        </w:rPr>
        <w:t>sup</w:t>
      </w:r>
      <w:r w:rsidR="00867FA4" w:rsidRPr="00B06324">
        <w:rPr>
          <w:rFonts w:ascii="Times New Roman" w:hAnsi="Times New Roman" w:cs="Times New Roman"/>
          <w:b/>
          <w:bCs/>
          <w:i w:val="0"/>
          <w:iCs w:val="0"/>
          <w:color w:val="auto"/>
          <w:sz w:val="28"/>
          <w:szCs w:val="28"/>
          <w:lang w:val="en-GB"/>
        </w:rPr>
        <w:t>ravegheați</w:t>
      </w:r>
      <w:bookmarkEnd w:id="106"/>
      <w:proofErr w:type="spellEnd"/>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categorie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algoritmi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automată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w:t>
      </w:r>
      <w:proofErr w:type="spellEnd"/>
      <w:r w:rsidRPr="000406FE">
        <w:rPr>
          <w:rFonts w:ascii="Times New Roman" w:hAnsi="Times New Roman" w:cs="Times New Roman"/>
          <w:sz w:val="24"/>
          <w:szCs w:val="24"/>
          <w:lang w:val="en-GB"/>
        </w:rPr>
        <w:t xml:space="preserve"> experiment sunt </w:t>
      </w:r>
      <w:proofErr w:type="spellStart"/>
      <w:r w:rsidRPr="000406FE">
        <w:rPr>
          <w:rFonts w:ascii="Times New Roman" w:hAnsi="Times New Roman" w:cs="Times New Roman"/>
          <w:sz w:val="24"/>
          <w:szCs w:val="24"/>
          <w:lang w:val="en-GB"/>
        </w:rPr>
        <w:t>cei</w:t>
      </w:r>
      <w:proofErr w:type="spellEnd"/>
      <w:r w:rsidRPr="000406FE">
        <w:rPr>
          <w:rFonts w:ascii="Times New Roman" w:hAnsi="Times New Roman" w:cs="Times New Roman"/>
          <w:sz w:val="24"/>
          <w:szCs w:val="24"/>
          <w:lang w:val="en-GB"/>
        </w:rPr>
        <w:t xml:space="preserve"> de tip </w:t>
      </w:r>
      <w:proofErr w:type="spellStart"/>
      <w:r w:rsidRPr="000406FE">
        <w:rPr>
          <w:rFonts w:ascii="Times New Roman" w:hAnsi="Times New Roman" w:cs="Times New Roman"/>
          <w:sz w:val="24"/>
          <w:szCs w:val="24"/>
          <w:lang w:val="en-GB"/>
        </w:rPr>
        <w:t>supervizați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Aceștia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bazează</w:t>
      </w:r>
      <w:proofErr w:type="spellEnd"/>
      <w:r w:rsidRPr="000406FE">
        <w:rPr>
          <w:rFonts w:ascii="Times New Roman" w:hAnsi="Times New Roman" w:cs="Times New Roman"/>
          <w:sz w:val="24"/>
          <w:szCs w:val="24"/>
          <w:lang w:val="en-GB"/>
        </w:rPr>
        <w:t xml:space="preserve"> pe </w:t>
      </w:r>
      <w:proofErr w:type="spellStart"/>
      <w:proofErr w:type="gramStart"/>
      <w:r w:rsidRPr="000406FE">
        <w:rPr>
          <w:rFonts w:ascii="Times New Roman" w:hAnsi="Times New Roman" w:cs="Times New Roman"/>
          <w:sz w:val="24"/>
          <w:szCs w:val="24"/>
          <w:lang w:val="en-GB"/>
        </w:rPr>
        <w:t>un</w:t>
      </w:r>
      <w:proofErr w:type="spellEnd"/>
      <w:r w:rsidRPr="000406FE">
        <w:rPr>
          <w:rFonts w:ascii="Times New Roman" w:hAnsi="Times New Roman" w:cs="Times New Roman"/>
          <w:sz w:val="24"/>
          <w:szCs w:val="24"/>
          <w:lang w:val="en-GB"/>
        </w:rPr>
        <w:t xml:space="preserve"> set</w:t>
      </w:r>
      <w:proofErr w:type="gramEnd"/>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deja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colectat</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aplică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procedeul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validare</w:t>
      </w:r>
      <w:proofErr w:type="spellEnd"/>
      <w:r w:rsidRPr="000406FE">
        <w:rPr>
          <w:rFonts w:ascii="Times New Roman" w:hAnsi="Times New Roman" w:cs="Times New Roman"/>
          <w:sz w:val="24"/>
          <w:szCs w:val="24"/>
          <w:lang w:val="en-GB"/>
        </w:rPr>
        <w:t>.</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obținerea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acestui</w:t>
      </w:r>
      <w:proofErr w:type="spellEnd"/>
      <w:r w:rsidRPr="000406FE">
        <w:rPr>
          <w:rFonts w:ascii="Times New Roman" w:hAnsi="Times New Roman" w:cs="Times New Roman"/>
          <w:sz w:val="24"/>
          <w:szCs w:val="24"/>
          <w:lang w:val="en-GB"/>
        </w:rPr>
        <w:t xml:space="preserve"> set de date, un </w:t>
      </w:r>
      <w:proofErr w:type="spellStart"/>
      <w:r w:rsidRPr="000406FE">
        <w:rPr>
          <w:rFonts w:ascii="Times New Roman" w:hAnsi="Times New Roman" w:cs="Times New Roman"/>
          <w:sz w:val="24"/>
          <w:szCs w:val="24"/>
          <w:lang w:val="en-GB"/>
        </w:rPr>
        <w:t>utilizator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parcurge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traseul</w:t>
      </w:r>
      <w:proofErr w:type="spellEnd"/>
      <w:r w:rsidRPr="000406FE">
        <w:rPr>
          <w:rFonts w:ascii="Times New Roman" w:hAnsi="Times New Roman" w:cs="Times New Roman"/>
          <w:sz w:val="24"/>
          <w:szCs w:val="24"/>
          <w:lang w:val="en-GB"/>
        </w:rPr>
        <w:t xml:space="preserve"> de circuit, </w:t>
      </w:r>
      <w:proofErr w:type="spellStart"/>
      <w:r w:rsidRPr="000406FE">
        <w:rPr>
          <w:rFonts w:ascii="Times New Roman" w:hAnsi="Times New Roman" w:cs="Times New Roman"/>
          <w:sz w:val="24"/>
          <w:szCs w:val="24"/>
          <w:lang w:val="en-GB"/>
        </w:rPr>
        <w:t>alegând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interiorul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Unity sunt </w:t>
      </w:r>
      <w:proofErr w:type="spellStart"/>
      <w:r w:rsidRPr="000406FE">
        <w:rPr>
          <w:rFonts w:ascii="Times New Roman" w:hAnsi="Times New Roman" w:cs="Times New Roman"/>
          <w:sz w:val="24"/>
          <w:szCs w:val="24"/>
          <w:lang w:val="en-GB"/>
        </w:rPr>
        <w:t>salvate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csv.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completează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câteva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șcenarii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fișierele</w:t>
      </w:r>
      <w:proofErr w:type="spellEnd"/>
      <w:r w:rsidRPr="000406FE">
        <w:rPr>
          <w:rFonts w:ascii="Times New Roman" w:hAnsi="Times New Roman" w:cs="Times New Roman"/>
          <w:sz w:val="24"/>
          <w:szCs w:val="24"/>
          <w:lang w:val="en-GB"/>
        </w:rPr>
        <w:t xml:space="preserve"> csv sunt </w:t>
      </w:r>
      <w:proofErr w:type="spellStart"/>
      <w:r w:rsidRPr="000406FE">
        <w:rPr>
          <w:rFonts w:ascii="Times New Roman" w:hAnsi="Times New Roman" w:cs="Times New Roman"/>
          <w:sz w:val="24"/>
          <w:szCs w:val="24"/>
          <w:lang w:val="en-GB"/>
        </w:rPr>
        <w:t>fuzionate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singur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căruia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realizează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operații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curățare</w:t>
      </w:r>
      <w:proofErr w:type="spellEnd"/>
      <w:r w:rsidRPr="000406FE">
        <w:rPr>
          <w:rFonts w:ascii="Times New Roman" w:hAnsi="Times New Roman" w:cs="Times New Roman"/>
          <w:sz w:val="24"/>
          <w:szCs w:val="24"/>
          <w:lang w:val="en-GB"/>
        </w:rPr>
        <w:t>.</w:t>
      </w:r>
    </w:p>
    <w:p w14:paraId="1D967A71" w14:textId="7E6AF100" w:rsidR="002E362F" w:rsidRDefault="002E362F" w:rsidP="000406FE">
      <w:pPr>
        <w:ind w:firstLine="720"/>
        <w:jc w:val="both"/>
        <w:rPr>
          <w:rFonts w:ascii="Times New Roman" w:hAnsi="Times New Roman" w:cs="Times New Roman"/>
          <w:sz w:val="24"/>
          <w:szCs w:val="24"/>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004F420A" w:rsidRPr="000406FE">
        <w:rPr>
          <w:rFonts w:ascii="Times New Roman" w:hAnsi="Times New Roman" w:cs="Times New Roman"/>
          <w:sz w:val="24"/>
          <w:szCs w:val="24"/>
          <w:lang w:val="en-GB"/>
        </w:rPr>
        <w:t>realizat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curățarea</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datelor</w:t>
      </w:r>
      <w:proofErr w:type="spellEnd"/>
      <w:r w:rsidR="004F420A" w:rsidRPr="000406FE">
        <w:rPr>
          <w:rFonts w:ascii="Times New Roman" w:hAnsi="Times New Roman" w:cs="Times New Roman"/>
          <w:sz w:val="24"/>
          <w:szCs w:val="24"/>
          <w:lang w:val="en-GB"/>
        </w:rPr>
        <w:t xml:space="preserve">, se </w:t>
      </w:r>
      <w:proofErr w:type="spellStart"/>
      <w:r w:rsidR="004F420A" w:rsidRPr="000406FE">
        <w:rPr>
          <w:rFonts w:ascii="Times New Roman" w:hAnsi="Times New Roman" w:cs="Times New Roman"/>
          <w:sz w:val="24"/>
          <w:szCs w:val="24"/>
          <w:lang w:val="en-GB"/>
        </w:rPr>
        <w:t>aleg</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pentru</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algoritmul</w:t>
      </w:r>
      <w:proofErr w:type="spellEnd"/>
      <w:r w:rsidR="004F420A" w:rsidRPr="000406FE">
        <w:rPr>
          <w:rFonts w:ascii="Times New Roman" w:hAnsi="Times New Roman" w:cs="Times New Roman"/>
          <w:sz w:val="24"/>
          <w:szCs w:val="24"/>
          <w:lang w:val="en-GB"/>
        </w:rPr>
        <w:t xml:space="preserve"> de machine learning. </w:t>
      </w:r>
      <w:proofErr w:type="spellStart"/>
      <w:r w:rsidR="004F420A" w:rsidRPr="000406FE">
        <w:rPr>
          <w:rFonts w:ascii="Times New Roman" w:hAnsi="Times New Roman" w:cs="Times New Roman"/>
          <w:sz w:val="24"/>
          <w:szCs w:val="24"/>
          <w:lang w:val="en-GB"/>
        </w:rPr>
        <w:t>În</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acest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caz</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sunt </w:t>
      </w:r>
      <w:proofErr w:type="spellStart"/>
      <w:r w:rsidR="004F420A" w:rsidRPr="000406FE">
        <w:rPr>
          <w:rFonts w:ascii="Times New Roman" w:hAnsi="Times New Roman" w:cs="Times New Roman"/>
          <w:sz w:val="24"/>
          <w:szCs w:val="24"/>
          <w:lang w:val="en-GB"/>
        </w:rPr>
        <w:t>următoarele</w:t>
      </w:r>
      <w:proofErr w:type="spellEnd"/>
      <w:r w:rsidR="004F420A" w:rsidRPr="000406FE">
        <w:rPr>
          <w:rFonts w:ascii="Times New Roman" w:hAnsi="Times New Roman" w:cs="Times New Roman"/>
          <w:sz w:val="24"/>
          <w:szCs w:val="24"/>
          <w:lang w:val="en-GB"/>
        </w:rPr>
        <w:t>:</w:t>
      </w:r>
      <w:r w:rsidR="004F420A" w:rsidRPr="000406FE">
        <w:rPr>
          <w:rFonts w:ascii="Times New Roman" w:hAnsi="Times New Roman" w:cs="Times New Roman"/>
          <w:sz w:val="24"/>
          <w:szCs w:val="24"/>
        </w:rPr>
        <w:t xml:space="preserve"> poziția kartului pe cele 3 </w:t>
      </w:r>
      <w:proofErr w:type="gramStart"/>
      <w:r w:rsidR="004F420A" w:rsidRPr="000406FE">
        <w:rPr>
          <w:rFonts w:ascii="Times New Roman" w:hAnsi="Times New Roman" w:cs="Times New Roman"/>
          <w:sz w:val="24"/>
          <w:szCs w:val="24"/>
        </w:rPr>
        <w:t>axe(</w:t>
      </w:r>
      <w:proofErr w:type="gramEnd"/>
      <w:r w:rsidR="004F420A" w:rsidRPr="000406FE">
        <w:rPr>
          <w:rFonts w:ascii="Times New Roman" w:hAnsi="Times New Roman" w:cs="Times New Roman"/>
          <w:sz w:val="24"/>
          <w:szCs w:val="24"/>
        </w:rPr>
        <w:t>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lastRenderedPageBreak/>
        <w:t xml:space="preserve">În exemplificarea experimentului, se vor folosii doi algorimti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165CFE83"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machine learning supravegheați, setul de date </w:t>
      </w:r>
      <w:del w:id="107" w:author="Bogdan Dragulescu" w:date="2022-06-14T14:12:00Z">
        <w:r w:rsidRPr="000406FE" w:rsidDel="00051758">
          <w:rPr>
            <w:rFonts w:ascii="Times New Roman" w:hAnsi="Times New Roman" w:cs="Times New Roman"/>
            <w:sz w:val="24"/>
            <w:szCs w:val="24"/>
          </w:rPr>
          <w:delText>d</w:delText>
        </w:r>
      </w:del>
      <w:ins w:id="108" w:author="Bogdan Dragulescu" w:date="2022-06-14T14:12:00Z">
        <w:r w:rsidR="00051758">
          <w:rPr>
            <w:rFonts w:ascii="Times New Roman" w:hAnsi="Times New Roman" w:cs="Times New Roman"/>
            <w:sz w:val="24"/>
            <w:szCs w:val="24"/>
          </w:rPr>
          <w:t>s</w:t>
        </w:r>
      </w:ins>
      <w:r w:rsidRPr="000406FE">
        <w:rPr>
          <w:rFonts w:ascii="Times New Roman" w:hAnsi="Times New Roman" w:cs="Times New Roman"/>
          <w:sz w:val="24"/>
          <w:szCs w:val="24"/>
        </w:rPr>
        <w:t xml:space="preserve">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reprezentând precizia cu care modelul ia ace</w:t>
      </w:r>
      <w:ins w:id="109"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ași decizi</w:t>
      </w:r>
      <w:del w:id="110" w:author="Bogdan Dragulescu" w:date="2022-06-14T14:13:00Z">
        <w:r w:rsidR="00CA014D" w:rsidRPr="000406FE" w:rsidDel="00051758">
          <w:rPr>
            <w:rFonts w:ascii="Times New Roman" w:hAnsi="Times New Roman" w:cs="Times New Roman"/>
            <w:sz w:val="24"/>
            <w:szCs w:val="24"/>
          </w:rPr>
          <w:delText>c</w:delText>
        </w:r>
      </w:del>
      <w:ins w:id="111"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 xml:space="preserve"> cu utlizatorul uman.</w:t>
      </w:r>
    </w:p>
    <w:p w14:paraId="4942D625" w14:textId="618F5730" w:rsidR="002C2E13" w:rsidRDefault="00CA014D" w:rsidP="002C2E13">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cu success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fost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supus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conducerii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multe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episoade</w:t>
      </w:r>
      <w:proofErr w:type="spellEnd"/>
      <w:r w:rsidRPr="000406FE">
        <w:rPr>
          <w:rFonts w:ascii="Times New Roman" w:hAnsi="Times New Roman" w:cs="Times New Roman"/>
          <w:sz w:val="24"/>
          <w:szCs w:val="24"/>
          <w:lang w:val="en-GB"/>
        </w:rPr>
        <w:t>.</w:t>
      </w:r>
    </w:p>
    <w:p w14:paraId="759181D9" w14:textId="209E9988" w:rsidR="00057BD6" w:rsidRPr="000406FE" w:rsidRDefault="00057BD6" w:rsidP="00057BD6">
      <w:pPr>
        <w:ind w:firstLine="720"/>
        <w:jc w:val="both"/>
        <w:rPr>
          <w:rFonts w:ascii="Times New Roman" w:hAnsi="Times New Roman" w:cs="Times New Roman"/>
          <w:sz w:val="24"/>
          <w:szCs w:val="24"/>
          <w:lang w:val="en-GB"/>
        </w:rPr>
      </w:pPr>
      <w:del w:id="112" w:author="Bogdan Dragulescu" w:date="2022-06-14T14:13:00Z">
        <w:r w:rsidRPr="000406FE" w:rsidDel="00051758">
          <w:rPr>
            <w:rFonts w:ascii="Times New Roman" w:hAnsi="Times New Roman" w:cs="Times New Roman"/>
            <w:sz w:val="24"/>
            <w:szCs w:val="24"/>
            <w:lang w:val="en-GB"/>
          </w:rPr>
          <w:delText>Flow</w:delText>
        </w:r>
      </w:del>
      <w:proofErr w:type="spellStart"/>
      <w:ins w:id="113" w:author="Bogdan Dragulescu" w:date="2022-06-14T14:13:00Z">
        <w:r w:rsidR="00051758">
          <w:rPr>
            <w:rFonts w:ascii="Times New Roman" w:hAnsi="Times New Roman" w:cs="Times New Roman"/>
            <w:sz w:val="24"/>
            <w:szCs w:val="24"/>
            <w:lang w:val="en-GB"/>
          </w:rPr>
          <w:t>Fluxu</w:t>
        </w:r>
      </w:ins>
      <w:ins w:id="114" w:author="Bogdan Dragulescu" w:date="2022-06-14T14:14:00Z">
        <w:r w:rsidR="00051758">
          <w:rPr>
            <w:rFonts w:ascii="Times New Roman" w:hAnsi="Times New Roman" w:cs="Times New Roman"/>
            <w:sz w:val="24"/>
            <w:szCs w:val="24"/>
            <w:lang w:val="en-GB"/>
          </w:rPr>
          <w:t>l</w:t>
        </w:r>
      </w:ins>
      <w:proofErr w:type="spellEnd"/>
      <w:del w:id="115" w:author="Bogdan Dragulescu" w:date="2022-06-14T14:14:00Z">
        <w:r w:rsidRPr="000406FE" w:rsidDel="00051758">
          <w:rPr>
            <w:rFonts w:ascii="Times New Roman" w:hAnsi="Times New Roman" w:cs="Times New Roman"/>
            <w:sz w:val="24"/>
            <w:szCs w:val="24"/>
            <w:lang w:val="en-GB"/>
          </w:rPr>
          <w:delText>-ul</w:delText>
        </w:r>
      </w:del>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pre</w:t>
      </w:r>
      <w:ins w:id="116" w:author="Bogdan Dragulescu" w:date="2022-06-14T14:14:00Z">
        <w:r w:rsidR="00051758">
          <w:rPr>
            <w:rFonts w:ascii="Times New Roman" w:hAnsi="Times New Roman" w:cs="Times New Roman"/>
            <w:sz w:val="24"/>
            <w:szCs w:val="24"/>
            <w:lang w:val="en-GB"/>
          </w:rPr>
          <w:t>z</w:t>
        </w:r>
      </w:ins>
      <w:del w:id="117" w:author="Bogdan Dragulescu" w:date="2022-06-14T14:14:00Z">
        <w:r w:rsidRPr="000406FE" w:rsidDel="00051758">
          <w:rPr>
            <w:rFonts w:ascii="Times New Roman" w:hAnsi="Times New Roman" w:cs="Times New Roman"/>
            <w:sz w:val="24"/>
            <w:szCs w:val="24"/>
            <w:lang w:val="en-GB"/>
          </w:rPr>
          <w:delText>s</w:delText>
        </w:r>
      </w:del>
      <w:r w:rsidRPr="000406FE">
        <w:rPr>
          <w:rFonts w:ascii="Times New Roman" w:hAnsi="Times New Roman" w:cs="Times New Roman"/>
          <w:sz w:val="24"/>
          <w:szCs w:val="24"/>
          <w:lang w:val="en-GB"/>
        </w:rPr>
        <w:t>ent</w:t>
      </w:r>
      <w:ins w:id="118" w:author="Bogdan Dragulescu" w:date="2022-06-14T14:14:00Z">
        <w:r w:rsidR="00051758">
          <w:rPr>
            <w:rFonts w:ascii="Times New Roman" w:hAnsi="Times New Roman" w:cs="Times New Roman"/>
            <w:sz w:val="24"/>
            <w:szCs w:val="24"/>
            <w:lang w:val="en-GB"/>
          </w:rPr>
          <w:t>at</w:t>
        </w:r>
      </w:ins>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figura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jos.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cum se </w:t>
      </w:r>
      <w:proofErr w:type="spellStart"/>
      <w:r w:rsidRPr="000406FE">
        <w:rPr>
          <w:rFonts w:ascii="Times New Roman" w:hAnsi="Times New Roman" w:cs="Times New Roman"/>
          <w:sz w:val="24"/>
          <w:szCs w:val="24"/>
          <w:lang w:val="en-GB"/>
        </w:rPr>
        <w:t>poate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observa</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del w:id="119" w:author="Bogdan Dragulescu" w:date="2022-06-14T14:14:00Z">
        <w:r w:rsidRPr="000406FE" w:rsidDel="007B07A1">
          <w:rPr>
            <w:rFonts w:ascii="Times New Roman" w:hAnsi="Times New Roman" w:cs="Times New Roman"/>
            <w:sz w:val="24"/>
            <w:szCs w:val="24"/>
            <w:lang w:val="en-GB"/>
          </w:rPr>
          <w:delText xml:space="preserve">frame </w:delText>
        </w:r>
      </w:del>
      <w:proofErr w:type="spellStart"/>
      <w:ins w:id="120" w:author="Bogdan Dragulescu" w:date="2022-06-14T14:14:00Z">
        <w:r w:rsidR="007B07A1">
          <w:rPr>
            <w:rFonts w:ascii="Times New Roman" w:hAnsi="Times New Roman" w:cs="Times New Roman"/>
            <w:sz w:val="24"/>
            <w:szCs w:val="24"/>
            <w:lang w:val="en-GB"/>
          </w:rPr>
          <w:t>cadru</w:t>
        </w:r>
        <w:proofErr w:type="spellEnd"/>
        <w:r w:rsidR="007B07A1" w:rsidRPr="000406FE">
          <w:rPr>
            <w:rFonts w:ascii="Times New Roman" w:hAnsi="Times New Roman" w:cs="Times New Roman"/>
            <w:sz w:val="24"/>
            <w:szCs w:val="24"/>
            <w:lang w:val="en-GB"/>
          </w:rPr>
          <w:t xml:space="preserve"> </w:t>
        </w:r>
      </w:ins>
      <w:r w:rsidRPr="000406FE">
        <w:rPr>
          <w:rFonts w:ascii="Times New Roman" w:hAnsi="Times New Roman" w:cs="Times New Roman"/>
          <w:sz w:val="24"/>
          <w:szCs w:val="24"/>
          <w:lang w:val="en-GB"/>
        </w:rPr>
        <w:t xml:space="preserve">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informațiile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înspre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FlaskAPI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respective sunt </w:t>
      </w:r>
      <w:proofErr w:type="spellStart"/>
      <w:r w:rsidRPr="000406FE">
        <w:rPr>
          <w:rFonts w:ascii="Times New Roman" w:hAnsi="Times New Roman" w:cs="Times New Roman"/>
          <w:sz w:val="24"/>
          <w:szCs w:val="24"/>
          <w:lang w:val="en-GB"/>
        </w:rPr>
        <w:t>folosite</w:t>
      </w:r>
      <w:proofErr w:type="spellEnd"/>
      <w:r w:rsidRPr="000406FE">
        <w:rPr>
          <w:rFonts w:ascii="Times New Roman" w:hAnsi="Times New Roman" w:cs="Times New Roman"/>
          <w:sz w:val="24"/>
          <w:szCs w:val="24"/>
          <w:lang w:val="en-GB"/>
        </w:rPr>
        <w:t xml:space="preserve"> ca input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w:t>
      </w:r>
      <w:proofErr w:type="spellEnd"/>
      <w:r w:rsidRPr="000406FE">
        <w:rPr>
          <w:rFonts w:ascii="Times New Roman" w:hAnsi="Times New Roman" w:cs="Times New Roman"/>
          <w:sz w:val="24"/>
          <w:szCs w:val="24"/>
          <w:lang w:val="en-GB"/>
        </w:rPr>
        <w:t xml:space="preserve"> de machine learning </w:t>
      </w:r>
      <w:del w:id="121" w:author="Bogdan Dragulescu" w:date="2022-06-14T14:14:00Z">
        <w:r w:rsidRPr="000406FE" w:rsidDel="007B07A1">
          <w:rPr>
            <w:rFonts w:ascii="Times New Roman" w:hAnsi="Times New Roman" w:cs="Times New Roman"/>
            <w:sz w:val="24"/>
            <w:szCs w:val="24"/>
            <w:lang w:val="en-GB"/>
          </w:rPr>
          <w:delText xml:space="preserve">deja </w:delText>
        </w:r>
      </w:del>
      <w:proofErr w:type="spellStart"/>
      <w:r w:rsidRPr="000406FE">
        <w:rPr>
          <w:rFonts w:ascii="Times New Roman" w:hAnsi="Times New Roman" w:cs="Times New Roman"/>
          <w:sz w:val="24"/>
          <w:szCs w:val="24"/>
          <w:lang w:val="en-GB"/>
        </w:rPr>
        <w:t>antrenat</w:t>
      </w:r>
      <w:proofErr w:type="spellEnd"/>
      <w:ins w:id="122" w:author="Bogdan Dragulescu" w:date="2022-06-14T14:14:00Z">
        <w:r w:rsidR="007B07A1">
          <w:rPr>
            <w:rFonts w:ascii="Times New Roman" w:hAnsi="Times New Roman" w:cs="Times New Roman"/>
            <w:sz w:val="24"/>
            <w:szCs w:val="24"/>
            <w:lang w:val="en-GB"/>
          </w:rPr>
          <w:t xml:space="preserve"> </w:t>
        </w:r>
        <w:proofErr w:type="spellStart"/>
        <w:r w:rsidR="007B07A1">
          <w:rPr>
            <w:rFonts w:ascii="Times New Roman" w:hAnsi="Times New Roman" w:cs="Times New Roman"/>
            <w:sz w:val="24"/>
            <w:szCs w:val="24"/>
            <w:lang w:val="en-GB"/>
          </w:rPr>
          <w:t>în</w:t>
        </w:r>
        <w:proofErr w:type="spellEnd"/>
        <w:r w:rsidR="007B07A1">
          <w:rPr>
            <w:rFonts w:ascii="Times New Roman" w:hAnsi="Times New Roman" w:cs="Times New Roman"/>
            <w:sz w:val="24"/>
            <w:szCs w:val="24"/>
            <w:lang w:val="en-GB"/>
          </w:rPr>
          <w:t xml:space="preserve"> </w:t>
        </w:r>
        <w:proofErr w:type="spellStart"/>
        <w:r w:rsidR="007B07A1">
          <w:rPr>
            <w:rFonts w:ascii="Times New Roman" w:hAnsi="Times New Roman" w:cs="Times New Roman"/>
            <w:sz w:val="24"/>
            <w:szCs w:val="24"/>
            <w:lang w:val="en-GB"/>
          </w:rPr>
          <w:t>prealabil</w:t>
        </w:r>
      </w:ins>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furnizând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reprezentată</w:t>
      </w:r>
      <w:proofErr w:type="spellEnd"/>
      <w:r w:rsidRPr="000406FE">
        <w:rPr>
          <w:rFonts w:ascii="Times New Roman" w:hAnsi="Times New Roman" w:cs="Times New Roman"/>
          <w:sz w:val="24"/>
          <w:szCs w:val="24"/>
          <w:lang w:val="en-GB"/>
        </w:rPr>
        <w:t xml:space="preserve"> ca un </w:t>
      </w:r>
      <w:proofErr w:type="spellStart"/>
      <w:r w:rsidRPr="000406FE">
        <w:rPr>
          <w:rFonts w:ascii="Times New Roman" w:hAnsi="Times New Roman" w:cs="Times New Roman"/>
          <w:sz w:val="24"/>
          <w:szCs w:val="24"/>
          <w:lang w:val="en-GB"/>
        </w:rPr>
        <w:t>număr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întreg</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intervalul</w:t>
      </w:r>
      <w:proofErr w:type="spellEnd"/>
      <w:r w:rsidRPr="000406FE">
        <w:rPr>
          <w:rFonts w:ascii="Times New Roman" w:hAnsi="Times New Roman" w:cs="Times New Roman"/>
          <w:sz w:val="24"/>
          <w:szCs w:val="24"/>
          <w:lang w:val="en-GB"/>
        </w:rPr>
        <w:t xml:space="preserve"> 0-15.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w:t>
      </w:r>
      <w:ins w:id="123" w:author="Bogdan Dragulescu" w:date="2022-06-14T14:15:00Z">
        <w:r w:rsidR="007B07A1">
          <w:rPr>
            <w:rFonts w:ascii="Times New Roman" w:hAnsi="Times New Roman" w:cs="Times New Roman"/>
            <w:sz w:val="24"/>
            <w:szCs w:val="24"/>
            <w:lang w:val="en-GB"/>
          </w:rPr>
          <w:t xml:space="preserve">ca </w:t>
        </w:r>
        <w:proofErr w:type="spellStart"/>
        <w:r w:rsidR="007B07A1">
          <w:rPr>
            <w:rFonts w:ascii="Times New Roman" w:hAnsi="Times New Roman" w:cs="Times New Roman"/>
            <w:sz w:val="24"/>
            <w:szCs w:val="24"/>
            <w:lang w:val="en-GB"/>
          </w:rPr>
          <w:t>răspuns</w:t>
        </w:r>
      </w:ins>
      <w:del w:id="124" w:author="Bogdan Dragulescu" w:date="2022-06-14T14:15:00Z">
        <w:r w:rsidRPr="000406FE" w:rsidDel="007B07A1">
          <w:rPr>
            <w:rFonts w:ascii="Times New Roman" w:hAnsi="Times New Roman" w:cs="Times New Roman"/>
            <w:sz w:val="24"/>
            <w:szCs w:val="24"/>
            <w:lang w:val="en-GB"/>
          </w:rPr>
          <w:delText xml:space="preserve">pe response </w:delText>
        </w:r>
      </w:del>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Unity, </w:t>
      </w:r>
      <w:proofErr w:type="spellStart"/>
      <w:r w:rsidRPr="000406FE">
        <w:rPr>
          <w:rFonts w:ascii="Times New Roman" w:hAnsi="Times New Roman" w:cs="Times New Roman"/>
          <w:sz w:val="24"/>
          <w:szCs w:val="24"/>
          <w:lang w:val="en-GB"/>
        </w:rPr>
        <w:t>unde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mapată</w:t>
      </w:r>
      <w:proofErr w:type="spellEnd"/>
      <w:r w:rsidRPr="000406FE">
        <w:rPr>
          <w:rFonts w:ascii="Times New Roman" w:hAnsi="Times New Roman" w:cs="Times New Roman"/>
          <w:sz w:val="24"/>
          <w:szCs w:val="24"/>
          <w:lang w:val="en-GB"/>
        </w:rPr>
        <w:t xml:space="preserve"> pe 4 </w:t>
      </w:r>
      <w:proofErr w:type="spellStart"/>
      <w:r w:rsidRPr="000406FE">
        <w:rPr>
          <w:rFonts w:ascii="Times New Roman" w:hAnsi="Times New Roman" w:cs="Times New Roman"/>
          <w:sz w:val="24"/>
          <w:szCs w:val="24"/>
          <w:lang w:val="en-GB"/>
        </w:rPr>
        <w:t>valori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booleane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direcție</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baza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comanda</w:t>
      </w:r>
      <w:proofErr w:type="spellEnd"/>
      <w:r w:rsidRPr="000406FE">
        <w:rPr>
          <w:rFonts w:ascii="Times New Roman" w:hAnsi="Times New Roman" w:cs="Times New Roman"/>
          <w:sz w:val="24"/>
          <w:szCs w:val="24"/>
          <w:lang w:val="en-GB"/>
        </w:rPr>
        <w:t xml:space="preserve"> cu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continuă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deplasarea</w:t>
      </w:r>
      <w:proofErr w:type="spellEnd"/>
      <w:r w:rsidRPr="000406FE">
        <w:rPr>
          <w:rFonts w:ascii="Times New Roman" w:hAnsi="Times New Roman" w:cs="Times New Roman"/>
          <w:sz w:val="24"/>
          <w:szCs w:val="24"/>
          <w:lang w:val="en-GB"/>
        </w:rPr>
        <w:t>.</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Acești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pași</w:t>
      </w:r>
      <w:proofErr w:type="spellEnd"/>
      <w:r w:rsidRPr="000406FE">
        <w:rPr>
          <w:rFonts w:ascii="Times New Roman" w:hAnsi="Times New Roman" w:cs="Times New Roman"/>
          <w:sz w:val="24"/>
          <w:szCs w:val="24"/>
          <w:lang w:val="en-GB"/>
        </w:rPr>
        <w:t xml:space="preserve"> sunt </w:t>
      </w:r>
      <w:proofErr w:type="spellStart"/>
      <w:r w:rsidRPr="000406FE">
        <w:rPr>
          <w:rFonts w:ascii="Times New Roman" w:hAnsi="Times New Roman" w:cs="Times New Roman"/>
          <w:sz w:val="24"/>
          <w:szCs w:val="24"/>
          <w:lang w:val="en-GB"/>
        </w:rPr>
        <w:t>repetați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trece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trei</w:t>
      </w:r>
      <w:proofErr w:type="spellEnd"/>
      <w:r w:rsidRPr="000406FE">
        <w:rPr>
          <w:rFonts w:ascii="Times New Roman" w:hAnsi="Times New Roman" w:cs="Times New Roman"/>
          <w:sz w:val="24"/>
          <w:szCs w:val="24"/>
          <w:lang w:val="en-GB"/>
        </w:rPr>
        <w:t xml:space="preserve"> checkpoint-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expiră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timpul</w:t>
      </w:r>
      <w:proofErr w:type="spellEnd"/>
      <w:r w:rsidRPr="000406FE">
        <w:rPr>
          <w:rFonts w:ascii="Times New Roman" w:hAnsi="Times New Roman" w:cs="Times New Roman"/>
          <w:sz w:val="24"/>
          <w:szCs w:val="24"/>
          <w:lang w:val="en-GB"/>
        </w:rPr>
        <w:t xml:space="preserve">.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Heading4"/>
        <w:rPr>
          <w:rFonts w:ascii="Times New Roman" w:hAnsi="Times New Roman" w:cs="Times New Roman"/>
          <w:b/>
          <w:bCs/>
          <w:i w:val="0"/>
          <w:iCs w:val="0"/>
          <w:color w:val="auto"/>
          <w:sz w:val="28"/>
          <w:szCs w:val="28"/>
          <w:lang w:val="en-GB"/>
        </w:rPr>
      </w:pPr>
      <w:r>
        <w:rPr>
          <w:lang w:val="en-GB"/>
        </w:rPr>
        <w:lastRenderedPageBreak/>
        <w:tab/>
      </w:r>
      <w:bookmarkStart w:id="125" w:name="_Toc106049319"/>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125"/>
    </w:p>
    <w:p w14:paraId="22BCAD73" w14:textId="77777777" w:rsidR="00B06324" w:rsidRPr="00B06324" w:rsidRDefault="00B06324" w:rsidP="00B06324">
      <w:pPr>
        <w:rPr>
          <w:lang w:val="en-GB"/>
        </w:rPr>
      </w:pPr>
    </w:p>
    <w:p w14:paraId="235CF85A" w14:textId="09BA040E" w:rsidR="00551EE1" w:rsidRPr="000406FE" w:rsidRDefault="00551EE1" w:rsidP="000406FE">
      <w:pPr>
        <w:jc w:val="both"/>
        <w:rPr>
          <w:rFonts w:ascii="Times New Roman" w:hAnsi="Times New Roman" w:cs="Times New Roman"/>
          <w:sz w:val="24"/>
          <w:szCs w:val="24"/>
          <w:lang w:val="en-GB"/>
        </w:rPr>
      </w:pPr>
      <w:r>
        <w:rPr>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tehnici</w:t>
      </w:r>
      <w:proofErr w:type="spellEnd"/>
      <w:r w:rsidRPr="000406FE">
        <w:rPr>
          <w:rFonts w:ascii="Times New Roman" w:hAnsi="Times New Roman" w:cs="Times New Roman"/>
          <w:sz w:val="24"/>
          <w:szCs w:val="24"/>
          <w:lang w:val="en-GB"/>
        </w:rPr>
        <w:t xml:space="preserve"> de machine learning de tip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nevoie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folosirea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altor</w:t>
      </w:r>
      <w:proofErr w:type="spellEnd"/>
      <w:r w:rsidRPr="000406FE">
        <w:rPr>
          <w:rFonts w:ascii="Times New Roman" w:hAnsi="Times New Roman" w:cs="Times New Roman"/>
          <w:sz w:val="24"/>
          <w:szCs w:val="24"/>
          <w:lang w:val="en-GB"/>
        </w:rPr>
        <w:t xml:space="preserve"> endpoint-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Flask API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crearea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de tip </w:t>
      </w:r>
      <w:proofErr w:type="spellStart"/>
      <w:r w:rsidRPr="007B07A1">
        <w:rPr>
          <w:rFonts w:ascii="Times New Roman" w:hAnsi="Times New Roman" w:cs="Times New Roman"/>
          <w:i/>
          <w:iCs/>
          <w:sz w:val="24"/>
          <w:szCs w:val="24"/>
          <w:lang w:val="en-GB"/>
          <w:rPrChange w:id="126" w:author="Bogdan Dragulescu" w:date="2022-06-14T14:15:00Z">
            <w:rPr>
              <w:rFonts w:ascii="Times New Roman" w:hAnsi="Times New Roman" w:cs="Times New Roman"/>
              <w:sz w:val="24"/>
              <w:szCs w:val="24"/>
              <w:lang w:val="en-GB"/>
            </w:rPr>
          </w:rPrChange>
        </w:rPr>
        <w:t>OpenAi</w:t>
      </w:r>
      <w:proofErr w:type="spellEnd"/>
      <w:r w:rsidRPr="007B07A1">
        <w:rPr>
          <w:rFonts w:ascii="Times New Roman" w:hAnsi="Times New Roman" w:cs="Times New Roman"/>
          <w:i/>
          <w:iCs/>
          <w:sz w:val="24"/>
          <w:szCs w:val="24"/>
          <w:lang w:val="en-GB"/>
          <w:rPrChange w:id="127" w:author="Bogdan Dragulescu" w:date="2022-06-14T14:15:00Z">
            <w:rPr>
              <w:rFonts w:ascii="Times New Roman" w:hAnsi="Times New Roman" w:cs="Times New Roman"/>
              <w:sz w:val="24"/>
              <w:szCs w:val="24"/>
              <w:lang w:val="en-GB"/>
            </w:rPr>
          </w:rPrChange>
        </w:rPr>
        <w:t xml:space="preserve"> gym</w:t>
      </w:r>
      <w:r w:rsidRPr="000406FE">
        <w:rPr>
          <w:rFonts w:ascii="Times New Roman" w:hAnsi="Times New Roman" w:cs="Times New Roman"/>
          <w:sz w:val="24"/>
          <w:szCs w:val="24"/>
          <w:lang w:val="en-GB"/>
        </w:rPr>
        <w:t>.</w:t>
      </w:r>
    </w:p>
    <w:p w14:paraId="403A38C5" w14:textId="55346A5F"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realizarea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structură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foldere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formă</w:t>
      </w:r>
      <w:proofErr w:type="spellEnd"/>
      <w:r w:rsidRPr="000406FE">
        <w:rPr>
          <w:rFonts w:ascii="Times New Roman" w:hAnsi="Times New Roman" w:cs="Times New Roman"/>
          <w:sz w:val="24"/>
          <w:szCs w:val="24"/>
          <w:lang w:val="en-GB"/>
        </w:rPr>
        <w:t>.</w:t>
      </w:r>
      <w:r w:rsidR="00F038DD">
        <w:rPr>
          <w:rFonts w:ascii="Times New Roman" w:hAnsi="Times New Roman" w:cs="Times New Roman"/>
          <w:sz w:val="24"/>
          <w:szCs w:val="24"/>
          <w:lang w:val="en-GB"/>
        </w:rPr>
        <w:t xml:space="preserve"> Pe </w:t>
      </w:r>
      <w:proofErr w:type="spellStart"/>
      <w:r w:rsidR="00F038DD">
        <w:rPr>
          <w:rFonts w:ascii="Times New Roman" w:hAnsi="Times New Roman" w:cs="Times New Roman"/>
          <w:sz w:val="24"/>
          <w:szCs w:val="24"/>
          <w:lang w:val="en-GB"/>
        </w:rPr>
        <w:t>lângă</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custom_env.py care </w:t>
      </w:r>
      <w:proofErr w:type="spellStart"/>
      <w:r w:rsidR="00F038DD">
        <w:rPr>
          <w:rFonts w:ascii="Times New Roman" w:hAnsi="Times New Roman" w:cs="Times New Roman"/>
          <w:sz w:val="24"/>
          <w:szCs w:val="24"/>
          <w:lang w:val="en-GB"/>
        </w:rPr>
        <w:t>conține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implementarea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modelului</w:t>
      </w:r>
      <w:proofErr w:type="spellEnd"/>
      <w:r w:rsidR="00F038DD">
        <w:rPr>
          <w:rFonts w:ascii="Times New Roman" w:hAnsi="Times New Roman" w:cs="Times New Roman"/>
          <w:sz w:val="24"/>
          <w:szCs w:val="24"/>
          <w:lang w:val="en-GB"/>
        </w:rPr>
        <w:t xml:space="preserve"> de reinforcement learnin</w:t>
      </w:r>
      <w:ins w:id="128" w:author="Bogdan Dragulescu" w:date="2022-06-14T14:15:00Z">
        <w:r w:rsidR="007B07A1">
          <w:rPr>
            <w:rFonts w:ascii="Times New Roman" w:hAnsi="Times New Roman" w:cs="Times New Roman"/>
            <w:sz w:val="24"/>
            <w:szCs w:val="24"/>
            <w:lang w:val="en-GB"/>
          </w:rPr>
          <w:t>g</w:t>
        </w:r>
      </w:ins>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câteva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configurare</w:t>
      </w:r>
      <w:proofErr w:type="spellEnd"/>
      <w:r w:rsidR="00F038DD">
        <w:rPr>
          <w:rFonts w:ascii="Times New Roman" w:hAnsi="Times New Roman" w:cs="Times New Roman"/>
          <w:sz w:val="24"/>
          <w:szCs w:val="24"/>
          <w:lang w:val="en-GB"/>
        </w:rPr>
        <w:t xml:space="preserve"> cu </w:t>
      </w:r>
      <w:proofErr w:type="spellStart"/>
      <w:r w:rsidR="00F038DD">
        <w:rPr>
          <w:rFonts w:ascii="Times New Roman" w:hAnsi="Times New Roman" w:cs="Times New Roman"/>
          <w:sz w:val="24"/>
          <w:szCs w:val="24"/>
          <w:lang w:val="en-GB"/>
        </w:rPr>
        <w:t>numele</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asemenea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proofErr w:type="gramStart"/>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în</w:t>
      </w:r>
      <w:proofErr w:type="spellEnd"/>
      <w:proofErr w:type="gramEnd"/>
      <w:r w:rsidR="00F038DD">
        <w:rPr>
          <w:rFonts w:ascii="Times New Roman" w:hAnsi="Times New Roman" w:cs="Times New Roman"/>
          <w:sz w:val="24"/>
          <w:szCs w:val="24"/>
          <w:lang w:val="en-GB"/>
        </w:rPr>
        <w:t xml:space="preserve"> care se </w:t>
      </w:r>
      <w:proofErr w:type="spellStart"/>
      <w:r w:rsidR="00F038DD">
        <w:rPr>
          <w:rFonts w:ascii="Times New Roman" w:hAnsi="Times New Roman" w:cs="Times New Roman"/>
          <w:sz w:val="24"/>
          <w:szCs w:val="24"/>
          <w:lang w:val="en-GB"/>
        </w:rPr>
        <w:t>defines</w:t>
      </w:r>
      <w:ins w:id="129" w:author="Bogdan Dragulescu" w:date="2022-06-14T14:16:00Z">
        <w:r w:rsidR="007B07A1">
          <w:rPr>
            <w:rFonts w:ascii="Times New Roman" w:hAnsi="Times New Roman" w:cs="Times New Roman"/>
            <w:sz w:val="24"/>
            <w:szCs w:val="24"/>
            <w:lang w:val="en-GB"/>
          </w:rPr>
          <w:t>c</w:t>
        </w:r>
      </w:ins>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mulți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parem</w:t>
      </w:r>
      <w:ins w:id="130" w:author="Bogdan Dragulescu" w:date="2022-06-14T14:16:00Z">
        <w:r w:rsidR="007B07A1">
          <w:rPr>
            <w:rFonts w:ascii="Times New Roman" w:hAnsi="Times New Roman" w:cs="Times New Roman"/>
            <w:sz w:val="24"/>
            <w:szCs w:val="24"/>
            <w:lang w:val="en-GB"/>
          </w:rPr>
          <w:t>e</w:t>
        </w:r>
      </w:ins>
      <w:r w:rsidR="00F038DD">
        <w:rPr>
          <w:rFonts w:ascii="Times New Roman" w:hAnsi="Times New Roman" w:cs="Times New Roman"/>
          <w:sz w:val="24"/>
          <w:szCs w:val="24"/>
          <w:lang w:val="en-GB"/>
        </w:rPr>
        <w:t>tri</w:t>
      </w:r>
      <w:proofErr w:type="spellEnd"/>
      <w:del w:id="131" w:author="Bogdan Dragulescu" w:date="2022-06-14T14:16:00Z">
        <w:r w:rsidR="00F038DD" w:rsidDel="007B07A1">
          <w:rPr>
            <w:rFonts w:ascii="Times New Roman" w:hAnsi="Times New Roman" w:cs="Times New Roman"/>
            <w:sz w:val="24"/>
            <w:szCs w:val="24"/>
            <w:lang w:val="en-GB"/>
          </w:rPr>
          <w:delText>i</w:delText>
        </w:r>
      </w:del>
      <w:r w:rsidR="00F038DD">
        <w:rPr>
          <w:rFonts w:ascii="Times New Roman" w:hAnsi="Times New Roman" w:cs="Times New Roman"/>
          <w:sz w:val="24"/>
          <w:szCs w:val="24"/>
          <w:lang w:val="en-GB"/>
        </w:rPr>
        <w:t xml:space="preserve">, cum </w:t>
      </w:r>
      <w:proofErr w:type="spellStart"/>
      <w:r w:rsidR="00F038DD">
        <w:rPr>
          <w:rFonts w:ascii="Times New Roman" w:hAnsi="Times New Roman" w:cs="Times New Roman"/>
          <w:sz w:val="24"/>
          <w:szCs w:val="24"/>
          <w:lang w:val="en-GB"/>
        </w:rPr>
        <w:t>ar</w:t>
      </w:r>
      <w:proofErr w:type="spellEnd"/>
      <w:r w:rsidR="00F038DD">
        <w:rPr>
          <w:rFonts w:ascii="Times New Roman" w:hAnsi="Times New Roman" w:cs="Times New Roman"/>
          <w:sz w:val="24"/>
          <w:szCs w:val="24"/>
          <w:lang w:val="en-GB"/>
        </w:rPr>
        <w:t xml:space="preserve"> fi de </w:t>
      </w:r>
      <w:proofErr w:type="spellStart"/>
      <w:r w:rsidR="00F038DD">
        <w:rPr>
          <w:rFonts w:ascii="Times New Roman" w:hAnsi="Times New Roman" w:cs="Times New Roman"/>
          <w:sz w:val="24"/>
          <w:szCs w:val="24"/>
          <w:lang w:val="en-GB"/>
        </w:rPr>
        <w:t>exemplu</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numărul</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episoade</w:t>
      </w:r>
      <w:proofErr w:type="spellEnd"/>
      <w:r w:rsidR="00F038DD">
        <w:rPr>
          <w:rFonts w:ascii="Times New Roman" w:hAnsi="Times New Roman" w:cs="Times New Roman"/>
          <w:sz w:val="24"/>
          <w:szCs w:val="24"/>
          <w:lang w:val="en-GB"/>
        </w:rPr>
        <w:t>.</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9"/>
                    <a:stretch>
                      <a:fillRect/>
                    </a:stretch>
                  </pic:blipFill>
                  <pic:spPr>
                    <a:xfrm>
                      <a:off x="0" y="0"/>
                      <a:ext cx="2677629" cy="2002659"/>
                    </a:xfrm>
                    <a:prstGeom prst="rect">
                      <a:avLst/>
                    </a:prstGeom>
                  </pic:spPr>
                </pic:pic>
              </a:graphicData>
            </a:graphic>
          </wp:inline>
        </w:drawing>
      </w:r>
    </w:p>
    <w:p w14:paraId="11BDF839" w14:textId="34C093EB" w:rsidR="00F038DD" w:rsidRDefault="00F038DD" w:rsidP="000406FE">
      <w:pPr>
        <w:jc w:val="both"/>
        <w:rPr>
          <w:noProof/>
          <w:lang w:val="en-GB"/>
        </w:rPr>
      </w:pPr>
      <w:r>
        <w:rPr>
          <w:rFonts w:ascii="Times New Roman" w:hAnsi="Times New Roman" w:cs="Times New Roman"/>
          <w:sz w:val="24"/>
          <w:szCs w:val="24"/>
          <w:lang w:val="en-GB"/>
        </w:rPr>
        <w:tab/>
      </w:r>
      <w:del w:id="132" w:author="Bogdan Dragulescu" w:date="2022-06-14T14:16:00Z">
        <w:r w:rsidDel="007B07A1">
          <w:rPr>
            <w:rFonts w:ascii="Times New Roman" w:hAnsi="Times New Roman" w:cs="Times New Roman"/>
            <w:sz w:val="24"/>
            <w:szCs w:val="24"/>
            <w:lang w:val="en-GB"/>
          </w:rPr>
          <w:delText>Flow-ul</w:delText>
        </w:r>
      </w:del>
      <w:proofErr w:type="spellStart"/>
      <w:ins w:id="133" w:author="Bogdan Dragulescu" w:date="2022-06-14T14:16:00Z">
        <w:r w:rsidR="007B07A1">
          <w:rPr>
            <w:rFonts w:ascii="Times New Roman" w:hAnsi="Times New Roman" w:cs="Times New Roman"/>
            <w:sz w:val="24"/>
            <w:szCs w:val="24"/>
            <w:lang w:val="en-GB"/>
          </w:rPr>
          <w:t>Fluxul</w:t>
        </w:r>
      </w:ins>
      <w:proofErr w:type="spellEnd"/>
      <w:r>
        <w:rPr>
          <w:rFonts w:ascii="Times New Roman" w:hAnsi="Times New Roman" w:cs="Times New Roman"/>
          <w:sz w:val="24"/>
          <w:szCs w:val="24"/>
          <w:lang w:val="en-GB"/>
        </w:rPr>
        <w:t xml:space="preserve"> de date de la </w:t>
      </w:r>
      <w:proofErr w:type="spellStart"/>
      <w:r>
        <w:rPr>
          <w:rFonts w:ascii="Times New Roman" w:hAnsi="Times New Roman" w:cs="Times New Roman"/>
          <w:sz w:val="24"/>
          <w:szCs w:val="24"/>
          <w:lang w:val="en-GB"/>
        </w:rPr>
        <w:t>jocul</w:t>
      </w:r>
      <w:proofErr w:type="spellEnd"/>
      <w:r>
        <w:rPr>
          <w:rFonts w:ascii="Times New Roman" w:hAnsi="Times New Roman" w:cs="Times New Roman"/>
          <w:sz w:val="24"/>
          <w:szCs w:val="24"/>
          <w:lang w:val="en-GB"/>
        </w:rPr>
        <w:t xml:space="preserve"> din unity, </w:t>
      </w:r>
      <w:proofErr w:type="spellStart"/>
      <w:r>
        <w:rPr>
          <w:rFonts w:ascii="Times New Roman" w:hAnsi="Times New Roman" w:cs="Times New Roman"/>
          <w:sz w:val="24"/>
          <w:szCs w:val="24"/>
          <w:lang w:val="en-GB"/>
        </w:rPr>
        <w:t>până</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în</w:t>
      </w:r>
      <w:proofErr w:type="spellEnd"/>
      <w:r>
        <w:rPr>
          <w:rFonts w:ascii="Times New Roman" w:hAnsi="Times New Roman" w:cs="Times New Roman"/>
          <w:sz w:val="24"/>
          <w:szCs w:val="24"/>
          <w:lang w:val="en-GB"/>
        </w:rPr>
        <w:t xml:space="preserve"> python de </w:t>
      </w:r>
      <w:proofErr w:type="spellStart"/>
      <w:r>
        <w:rPr>
          <w:rFonts w:ascii="Times New Roman" w:hAnsi="Times New Roman" w:cs="Times New Roman"/>
          <w:sz w:val="24"/>
          <w:szCs w:val="24"/>
          <w:lang w:val="en-GB"/>
        </w:rPr>
        <w:t>legătură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ajungând</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de reinforcement learning se </w:t>
      </w:r>
      <w:proofErr w:type="spellStart"/>
      <w:r>
        <w:rPr>
          <w:rFonts w:ascii="Times New Roman" w:hAnsi="Times New Roman" w:cs="Times New Roman"/>
          <w:sz w:val="24"/>
          <w:szCs w:val="24"/>
          <w:lang w:val="en-GB"/>
        </w:rPr>
        <w:t>poate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observa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ân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figura</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mai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jos.</w:t>
      </w:r>
      <w:proofErr w:type="spellEnd"/>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0"/>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lastRenderedPageBreak/>
        <w:tab/>
      </w:r>
    </w:p>
    <w:p w14:paraId="03E3F5C6" w14:textId="07CF96D6" w:rsidR="00D72512" w:rsidRDefault="00D72512" w:rsidP="00F920BE">
      <w:pPr>
        <w:rPr>
          <w:lang w:val="en-GB"/>
        </w:rPr>
      </w:pPr>
      <w:r>
        <w:rPr>
          <w:lang w:val="en-GB"/>
        </w:rPr>
        <w:tab/>
      </w:r>
      <w:proofErr w:type="spellStart"/>
      <w:r>
        <w:rPr>
          <w:lang w:val="en-GB"/>
        </w:rPr>
        <w:t>Diferența</w:t>
      </w:r>
      <w:proofErr w:type="spellEnd"/>
      <w:r>
        <w:rPr>
          <w:lang w:val="en-GB"/>
        </w:rPr>
        <w:t xml:space="preserve"> </w:t>
      </w:r>
      <w:proofErr w:type="spellStart"/>
      <w:r>
        <w:rPr>
          <w:lang w:val="en-GB"/>
        </w:rPr>
        <w:t>față</w:t>
      </w:r>
      <w:proofErr w:type="spellEnd"/>
      <w:r>
        <w:rPr>
          <w:lang w:val="en-GB"/>
        </w:rPr>
        <w:t xml:space="preserve"> de </w:t>
      </w:r>
      <w:proofErr w:type="spellStart"/>
      <w:r>
        <w:rPr>
          <w:lang w:val="en-GB"/>
        </w:rPr>
        <w:t>abordarea</w:t>
      </w:r>
      <w:proofErr w:type="spellEnd"/>
      <w:r>
        <w:rPr>
          <w:lang w:val="en-GB"/>
        </w:rPr>
        <w:t xml:space="preserve"> cu machine learning </w:t>
      </w:r>
      <w:proofErr w:type="spellStart"/>
      <w:r>
        <w:rPr>
          <w:lang w:val="en-GB"/>
        </w:rPr>
        <w:t>supravegheat</w:t>
      </w:r>
      <w:proofErr w:type="spellEnd"/>
      <w:r>
        <w:rPr>
          <w:lang w:val="en-GB"/>
        </w:rPr>
        <w:t xml:space="preserve"> o </w:t>
      </w:r>
      <w:proofErr w:type="spellStart"/>
      <w:r>
        <w:rPr>
          <w:lang w:val="en-GB"/>
        </w:rPr>
        <w:t>reprezintă</w:t>
      </w:r>
      <w:proofErr w:type="spellEnd"/>
      <w:r>
        <w:rPr>
          <w:lang w:val="en-GB"/>
        </w:rPr>
        <w:t xml:space="preserve"> </w:t>
      </w:r>
      <w:proofErr w:type="spellStart"/>
      <w:r>
        <w:rPr>
          <w:lang w:val="en-GB"/>
        </w:rPr>
        <w:t>scriptul</w:t>
      </w:r>
      <w:proofErr w:type="spellEnd"/>
      <w:r>
        <w:rPr>
          <w:lang w:val="en-GB"/>
        </w:rPr>
        <w:t xml:space="preserve"> de reinforcement learning</w:t>
      </w:r>
      <w:r w:rsidR="00523F6A">
        <w:rPr>
          <w:lang w:val="en-GB"/>
        </w:rPr>
        <w:tab/>
      </w:r>
      <w:proofErr w:type="spellStart"/>
      <w:r>
        <w:rPr>
          <w:lang w:val="en-GB"/>
        </w:rPr>
        <w:t>în</w:t>
      </w:r>
      <w:proofErr w:type="spellEnd"/>
      <w:r>
        <w:rPr>
          <w:lang w:val="en-GB"/>
        </w:rPr>
        <w:t xml:space="preserve"> care se face </w:t>
      </w:r>
      <w:proofErr w:type="spellStart"/>
      <w:r>
        <w:rPr>
          <w:lang w:val="en-GB"/>
        </w:rPr>
        <w:t>învățarea</w:t>
      </w:r>
      <w:proofErr w:type="spellEnd"/>
      <w:r>
        <w:rPr>
          <w:lang w:val="en-GB"/>
        </w:rPr>
        <w:t xml:space="preserve"> </w:t>
      </w:r>
      <w:proofErr w:type="spellStart"/>
      <w:r>
        <w:rPr>
          <w:lang w:val="en-GB"/>
        </w:rPr>
        <w:t>agentului</w:t>
      </w:r>
      <w:proofErr w:type="spellEnd"/>
      <w:r>
        <w:rPr>
          <w:lang w:val="en-GB"/>
        </w:rPr>
        <w:t xml:space="preserve"> pe </w:t>
      </w:r>
      <w:proofErr w:type="spellStart"/>
      <w:r>
        <w:rPr>
          <w:lang w:val="en-GB"/>
        </w:rPr>
        <w:t>durata</w:t>
      </w:r>
      <w:proofErr w:type="spellEnd"/>
      <w:r>
        <w:rPr>
          <w:lang w:val="en-GB"/>
        </w:rPr>
        <w:t xml:space="preserve"> a </w:t>
      </w:r>
      <w:proofErr w:type="spellStart"/>
      <w:r>
        <w:rPr>
          <w:lang w:val="en-GB"/>
        </w:rPr>
        <w:t>unor</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del w:id="134" w:author="Bogdan Dragulescu" w:date="2022-06-14T14:17:00Z">
        <w:r w:rsidDel="007B07A1">
          <w:rPr>
            <w:lang w:val="en-GB"/>
          </w:rPr>
          <w:delText>episoade</w:delText>
        </w:r>
      </w:del>
      <w:proofErr w:type="spellStart"/>
      <w:ins w:id="135" w:author="Bogdan Dragulescu" w:date="2022-06-14T14:17:00Z">
        <w:r w:rsidR="007B07A1">
          <w:rPr>
            <w:lang w:val="en-GB"/>
          </w:rPr>
          <w:t>recompe</w:t>
        </w:r>
      </w:ins>
      <w:proofErr w:type="spellEnd"/>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 xml:space="preserve">Recompense </w:t>
      </w:r>
      <w:proofErr w:type="spellStart"/>
      <w:r w:rsidRPr="00D72512">
        <w:rPr>
          <w:rFonts w:ascii="Times New Roman" w:hAnsi="Times New Roman" w:cs="Times New Roman"/>
          <w:b/>
          <w:bCs/>
          <w:sz w:val="24"/>
          <w:szCs w:val="24"/>
          <w:lang w:val="en-GB"/>
        </w:rPr>
        <w:t>și</w:t>
      </w:r>
      <w:proofErr w:type="spellEnd"/>
      <w:r w:rsidRPr="00D72512">
        <w:rPr>
          <w:rFonts w:ascii="Times New Roman" w:hAnsi="Times New Roman" w:cs="Times New Roman"/>
          <w:b/>
          <w:bCs/>
          <w:sz w:val="24"/>
          <w:szCs w:val="24"/>
          <w:lang w:val="en-GB"/>
        </w:rPr>
        <w:t xml:space="preserve"> </w:t>
      </w:r>
      <w:proofErr w:type="spellStart"/>
      <w:r w:rsidRPr="00D72512">
        <w:rPr>
          <w:rFonts w:ascii="Times New Roman" w:hAnsi="Times New Roman" w:cs="Times New Roman"/>
          <w:b/>
          <w:bCs/>
          <w:sz w:val="24"/>
          <w:szCs w:val="24"/>
          <w:lang w:val="en-GB"/>
        </w:rPr>
        <w:t>Penalizări</w:t>
      </w:r>
      <w:proofErr w:type="spellEnd"/>
    </w:p>
    <w:p w14:paraId="55A53C4A" w14:textId="151B5194"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Modul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învată</w:t>
      </w:r>
      <w:proofErr w:type="spellEnd"/>
      <w:r w:rsidR="00D72512">
        <w:rPr>
          <w:rFonts w:ascii="Times New Roman" w:hAnsi="Times New Roman" w:cs="Times New Roman"/>
          <w:sz w:val="24"/>
          <w:szCs w:val="24"/>
          <w:lang w:val="en-GB"/>
        </w:rPr>
        <w:t xml:space="preserve"> </w:t>
      </w:r>
      <w:proofErr w:type="spellStart"/>
      <w:r w:rsidR="00D72512">
        <w:rPr>
          <w:rFonts w:ascii="Times New Roman" w:hAnsi="Times New Roman" w:cs="Times New Roman"/>
          <w:sz w:val="24"/>
          <w:szCs w:val="24"/>
          <w:lang w:val="en-GB"/>
        </w:rPr>
        <w:t>folosind</w:t>
      </w:r>
      <w:proofErr w:type="spellEnd"/>
      <w:r w:rsidR="00D72512">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algoritmi</w:t>
      </w:r>
      <w:proofErr w:type="spellEnd"/>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intermediul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recompense, </w:t>
      </w:r>
      <w:del w:id="136" w:author="Bogdan Dragulescu" w:date="2022-06-14T14:17:00Z">
        <w:r w:rsidRPr="000406FE" w:rsidDel="007B07A1">
          <w:rPr>
            <w:rFonts w:ascii="Times New Roman" w:hAnsi="Times New Roman" w:cs="Times New Roman"/>
            <w:sz w:val="24"/>
            <w:szCs w:val="24"/>
            <w:lang w:val="en-GB"/>
          </w:rPr>
          <w:delText>respectiv</w:delText>
        </w:r>
      </w:del>
      <w:ins w:id="137" w:author="Bogdan Dragulescu" w:date="2022-06-14T14:17:00Z">
        <w:r w:rsidR="007B07A1">
          <w:rPr>
            <w:rFonts w:ascii="Times New Roman" w:hAnsi="Times New Roman" w:cs="Times New Roman"/>
            <w:sz w:val="24"/>
            <w:szCs w:val="24"/>
            <w:lang w:val="en-GB"/>
          </w:rPr>
          <w:t>recompense</w:t>
        </w:r>
      </w:ins>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penalizări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performează</w:t>
      </w:r>
      <w:proofErr w:type="spellEnd"/>
      <w:r w:rsidRPr="000406FE">
        <w:rPr>
          <w:rFonts w:ascii="Times New Roman" w:hAnsi="Times New Roman" w:cs="Times New Roman"/>
          <w:sz w:val="24"/>
          <w:szCs w:val="24"/>
          <w:lang w:val="en-GB"/>
        </w:rPr>
        <w:t xml:space="preserve"> bine,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w:t>
      </w:r>
      <w:proofErr w:type="spellStart"/>
      <w:r w:rsidRPr="000406FE">
        <w:rPr>
          <w:rFonts w:ascii="Times New Roman" w:hAnsi="Times New Roman" w:cs="Times New Roman"/>
          <w:sz w:val="24"/>
          <w:szCs w:val="24"/>
          <w:lang w:val="en-GB"/>
        </w:rPr>
        <w:t>pozitivă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se abate de la </w:t>
      </w:r>
      <w:proofErr w:type="spellStart"/>
      <w:r w:rsidRPr="000406FE">
        <w:rPr>
          <w:rFonts w:ascii="Times New Roman" w:hAnsi="Times New Roman" w:cs="Times New Roman"/>
          <w:sz w:val="24"/>
          <w:szCs w:val="24"/>
          <w:lang w:val="en-GB"/>
        </w:rPr>
        <w:t>ținta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cazul</w:t>
      </w:r>
      <w:proofErr w:type="spellEnd"/>
      <w:r w:rsidR="00D46087" w:rsidRPr="000406FE">
        <w:rPr>
          <w:rFonts w:ascii="Times New Roman" w:hAnsi="Times New Roman" w:cs="Times New Roman"/>
          <w:sz w:val="24"/>
          <w:szCs w:val="24"/>
          <w:lang w:val="en-GB"/>
        </w:rPr>
        <w:t xml:space="preserve"> de </w:t>
      </w:r>
      <w:proofErr w:type="spellStart"/>
      <w:r w:rsidR="00D46087" w:rsidRPr="000406FE">
        <w:rPr>
          <w:rFonts w:ascii="Times New Roman" w:hAnsi="Times New Roman" w:cs="Times New Roman"/>
          <w:sz w:val="24"/>
          <w:szCs w:val="24"/>
          <w:lang w:val="en-GB"/>
        </w:rPr>
        <w:t>față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calcularea</w:t>
      </w:r>
      <w:proofErr w:type="spellEnd"/>
      <w:r w:rsidR="00D46087" w:rsidRPr="000406FE">
        <w:rPr>
          <w:rFonts w:ascii="Times New Roman" w:hAnsi="Times New Roman" w:cs="Times New Roman"/>
          <w:sz w:val="24"/>
          <w:szCs w:val="24"/>
          <w:lang w:val="en-GB"/>
        </w:rPr>
        <w:t xml:space="preserve"> </w:t>
      </w:r>
      <w:del w:id="138" w:author="Bogdan Dragulescu" w:date="2022-06-14T14:17:00Z">
        <w:r w:rsidR="00D46087" w:rsidRPr="000406FE" w:rsidDel="007B07A1">
          <w:rPr>
            <w:rFonts w:ascii="Times New Roman" w:hAnsi="Times New Roman" w:cs="Times New Roman"/>
            <w:sz w:val="24"/>
            <w:szCs w:val="24"/>
            <w:lang w:val="en-GB"/>
          </w:rPr>
          <w:delText>recompensei</w:delText>
        </w:r>
      </w:del>
      <w:ins w:id="139" w:author="Bogdan Dragulescu" w:date="2022-06-14T14:17:00Z">
        <w:r w:rsidR="007B07A1">
          <w:rPr>
            <w:rFonts w:ascii="Times New Roman" w:hAnsi="Times New Roman" w:cs="Times New Roman"/>
            <w:sz w:val="24"/>
            <w:szCs w:val="24"/>
            <w:lang w:val="en-GB"/>
          </w:rPr>
          <w:t xml:space="preserve">recompense </w:t>
        </w:r>
      </w:ins>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penalizării</w:t>
      </w:r>
      <w:proofErr w:type="spellEnd"/>
      <w:r w:rsidR="00D46087" w:rsidRPr="000406FE">
        <w:rPr>
          <w:rFonts w:ascii="Times New Roman" w:hAnsi="Times New Roman" w:cs="Times New Roman"/>
          <w:sz w:val="24"/>
          <w:szCs w:val="24"/>
          <w:lang w:val="en-GB"/>
        </w:rPr>
        <w:t xml:space="preserve"> se face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funcția</w:t>
      </w:r>
      <w:proofErr w:type="spellEnd"/>
      <w:r w:rsidR="00D46087" w:rsidRPr="000406FE">
        <w:rPr>
          <w:rFonts w:ascii="Times New Roman" w:hAnsi="Times New Roman" w:cs="Times New Roman"/>
          <w:sz w:val="24"/>
          <w:szCs w:val="24"/>
          <w:lang w:val="en-GB"/>
        </w:rPr>
        <w:t xml:space="preserve">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unde</w:t>
      </w:r>
      <w:proofErr w:type="spellEnd"/>
      <w:r w:rsidR="00D46087" w:rsidRPr="000406FE">
        <w:rPr>
          <w:rFonts w:ascii="Times New Roman" w:hAnsi="Times New Roman" w:cs="Times New Roman"/>
          <w:sz w:val="24"/>
          <w:szCs w:val="24"/>
          <w:lang w:val="en-GB"/>
        </w:rPr>
        <w:t xml:space="preserve"> se </w:t>
      </w:r>
      <w:proofErr w:type="spellStart"/>
      <w:r w:rsidR="00D46087" w:rsidRPr="000406FE">
        <w:rPr>
          <w:rFonts w:ascii="Times New Roman" w:hAnsi="Times New Roman" w:cs="Times New Roman"/>
          <w:sz w:val="24"/>
          <w:szCs w:val="24"/>
          <w:lang w:val="en-GB"/>
        </w:rPr>
        <w:t>observă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comportamentul</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agentului</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după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acesta</w:t>
      </w:r>
      <w:proofErr w:type="spellEnd"/>
      <w:r w:rsidR="00D46087" w:rsidRPr="000406FE">
        <w:rPr>
          <w:rFonts w:ascii="Times New Roman" w:hAnsi="Times New Roman" w:cs="Times New Roman"/>
          <w:sz w:val="24"/>
          <w:szCs w:val="24"/>
          <w:lang w:val="en-GB"/>
        </w:rPr>
        <w:t xml:space="preserve"> a </w:t>
      </w:r>
      <w:proofErr w:type="spellStart"/>
      <w:r w:rsidR="00D46087" w:rsidRPr="000406FE">
        <w:rPr>
          <w:rFonts w:ascii="Times New Roman" w:hAnsi="Times New Roman" w:cs="Times New Roman"/>
          <w:sz w:val="24"/>
          <w:szCs w:val="24"/>
          <w:lang w:val="en-GB"/>
        </w:rPr>
        <w:t>luat</w:t>
      </w:r>
      <w:proofErr w:type="spellEnd"/>
      <w:r w:rsidR="00D46087" w:rsidRPr="000406FE">
        <w:rPr>
          <w:rFonts w:ascii="Times New Roman" w:hAnsi="Times New Roman" w:cs="Times New Roman"/>
          <w:sz w:val="24"/>
          <w:szCs w:val="24"/>
          <w:lang w:val="en-GB"/>
        </w:rPr>
        <w:t xml:space="preserve"> o </w:t>
      </w:r>
      <w:proofErr w:type="spellStart"/>
      <w:r w:rsidR="00D46087" w:rsidRPr="000406FE">
        <w:rPr>
          <w:rFonts w:ascii="Times New Roman" w:hAnsi="Times New Roman" w:cs="Times New Roman"/>
          <w:sz w:val="24"/>
          <w:szCs w:val="24"/>
          <w:lang w:val="en-GB"/>
        </w:rPr>
        <w:t>anumită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decizie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pe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merge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de +100.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contrar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stă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loc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opusă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-5000.</w:t>
      </w:r>
    </w:p>
    <w:p w14:paraId="2CD4628D" w14:textId="77777777" w:rsidR="00BF7280" w:rsidRPr="000406FE" w:rsidRDefault="003A1227"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r>
      <w:commentRangeStart w:id="140"/>
      <w:r w:rsidRPr="000406FE">
        <w:rPr>
          <w:rFonts w:ascii="Times New Roman" w:hAnsi="Times New Roman" w:cs="Times New Roman"/>
          <w:sz w:val="24"/>
          <w:szCs w:val="24"/>
          <w:lang w:val="en-GB"/>
        </w:rPr>
        <w:t xml:space="preserve">O </w:t>
      </w:r>
      <w:proofErr w:type="spellStart"/>
      <w:r w:rsidRPr="000406FE">
        <w:rPr>
          <w:rFonts w:ascii="Times New Roman" w:hAnsi="Times New Roman" w:cs="Times New Roman"/>
          <w:sz w:val="24"/>
          <w:szCs w:val="24"/>
          <w:lang w:val="en-GB"/>
        </w:rPr>
        <w:t>altă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la un </w:t>
      </w:r>
      <w:proofErr w:type="spellStart"/>
      <w:r w:rsidRPr="000406FE">
        <w:rPr>
          <w:rFonts w:ascii="Times New Roman" w:hAnsi="Times New Roman" w:cs="Times New Roman"/>
          <w:sz w:val="24"/>
          <w:szCs w:val="24"/>
          <w:lang w:val="en-GB"/>
        </w:rPr>
        <w:t>obiect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față</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parapetului</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celor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cinci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senzori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frontali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de la sensor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egală</w:t>
      </w:r>
      <w:proofErr w:type="spellEnd"/>
      <w:r w:rsidRPr="000406FE">
        <w:rPr>
          <w:rFonts w:ascii="Times New Roman" w:hAnsi="Times New Roman" w:cs="Times New Roman"/>
          <w:sz w:val="24"/>
          <w:szCs w:val="24"/>
          <w:lang w:val="en-GB"/>
        </w:rPr>
        <w:t xml:space="preserve"> cu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+10.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dă</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penalizat</w:t>
      </w:r>
      <w:proofErr w:type="spellEnd"/>
      <w:r w:rsidRPr="000406FE">
        <w:rPr>
          <w:rFonts w:ascii="Times New Roman" w:hAnsi="Times New Roman" w:cs="Times New Roman"/>
          <w:sz w:val="24"/>
          <w:szCs w:val="24"/>
          <w:lang w:val="en-GB"/>
        </w:rPr>
        <w:t xml:space="preserve"> cu -1000. Un </w:t>
      </w:r>
      <w:proofErr w:type="spellStart"/>
      <w:r w:rsidRPr="000406FE">
        <w:rPr>
          <w:rFonts w:ascii="Times New Roman" w:hAnsi="Times New Roman" w:cs="Times New Roman"/>
          <w:sz w:val="24"/>
          <w:szCs w:val="24"/>
          <w:lang w:val="en-GB"/>
        </w:rPr>
        <w:t>ultim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mica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valoarea</w:t>
      </w:r>
      <w:proofErr w:type="spellEnd"/>
      <w:r w:rsidRPr="000406FE">
        <w:rPr>
          <w:rFonts w:ascii="Times New Roman" w:hAnsi="Times New Roman" w:cs="Times New Roman"/>
          <w:sz w:val="24"/>
          <w:szCs w:val="24"/>
          <w:lang w:val="en-GB"/>
        </w:rPr>
        <w:t xml:space="preserve"> de -5000. </w:t>
      </w:r>
      <w:proofErr w:type="spellStart"/>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penalizări</w:t>
      </w:r>
      <w:proofErr w:type="spellEnd"/>
      <w:r w:rsidR="00BF7280" w:rsidRPr="000406FE">
        <w:rPr>
          <w:rFonts w:ascii="Times New Roman" w:hAnsi="Times New Roman" w:cs="Times New Roman"/>
          <w:sz w:val="24"/>
          <w:szCs w:val="24"/>
          <w:lang w:val="en-GB"/>
        </w:rPr>
        <w:t xml:space="preserve">/recompense se </w:t>
      </w:r>
      <w:proofErr w:type="spellStart"/>
      <w:r w:rsidR="00BF7280" w:rsidRPr="000406FE">
        <w:rPr>
          <w:rFonts w:ascii="Times New Roman" w:hAnsi="Times New Roman" w:cs="Times New Roman"/>
          <w:sz w:val="24"/>
          <w:szCs w:val="24"/>
          <w:lang w:val="en-GB"/>
        </w:rPr>
        <w:t>dau</w:t>
      </w:r>
      <w:proofErr w:type="spellEnd"/>
      <w:r w:rsidR="00BF7280" w:rsidRPr="000406FE">
        <w:rPr>
          <w:rFonts w:ascii="Times New Roman" w:hAnsi="Times New Roman" w:cs="Times New Roman"/>
          <w:sz w:val="24"/>
          <w:szCs w:val="24"/>
          <w:lang w:val="en-GB"/>
        </w:rPr>
        <w:t xml:space="preserve"> pe </w:t>
      </w:r>
      <w:proofErr w:type="spellStart"/>
      <w:r w:rsidR="00BF7280" w:rsidRPr="000406FE">
        <w:rPr>
          <w:rFonts w:ascii="Times New Roman" w:hAnsi="Times New Roman" w:cs="Times New Roman"/>
          <w:sz w:val="24"/>
          <w:szCs w:val="24"/>
          <w:lang w:val="en-GB"/>
        </w:rPr>
        <w:t>fiecare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senzor</w:t>
      </w:r>
      <w:proofErr w:type="spellEnd"/>
      <w:r w:rsidR="00BF7280" w:rsidRPr="000406FE">
        <w:rPr>
          <w:rFonts w:ascii="Times New Roman" w:hAnsi="Times New Roman" w:cs="Times New Roman"/>
          <w:sz w:val="24"/>
          <w:szCs w:val="24"/>
          <w:lang w:val="en-GB"/>
        </w:rPr>
        <w:t xml:space="preserve"> independent.</w:t>
      </w:r>
      <w:commentRangeEnd w:id="140"/>
      <w:r w:rsidR="007B07A1">
        <w:rPr>
          <w:rStyle w:val="CommentReference"/>
        </w:rPr>
        <w:commentReference w:id="140"/>
      </w:r>
    </w:p>
    <w:p w14:paraId="4898E3D0" w14:textId="55FF161A" w:rsidR="003A1227" w:rsidRPr="000406FE" w:rsidRDefault="00BF7280" w:rsidP="000406FE">
      <w:pPr>
        <w:ind w:firstLine="720"/>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exemplu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un </w:t>
      </w:r>
      <w:proofErr w:type="spellStart"/>
      <w:r w:rsidRPr="000406FE">
        <w:rPr>
          <w:rFonts w:ascii="Times New Roman" w:hAnsi="Times New Roman" w:cs="Times New Roman"/>
          <w:sz w:val="24"/>
          <w:szCs w:val="24"/>
          <w:lang w:val="en-GB"/>
        </w:rPr>
        <w:t>senzor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returnează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celelalte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w:t>
      </w:r>
      <w:proofErr w:type="spellEnd"/>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Heading3"/>
        <w:rPr>
          <w:rFonts w:ascii="Times New Roman" w:hAnsi="Times New Roman" w:cs="Times New Roman"/>
          <w:b/>
          <w:bCs/>
          <w:color w:val="auto"/>
          <w:sz w:val="28"/>
          <w:szCs w:val="28"/>
          <w:lang w:val="en-GB"/>
        </w:rPr>
      </w:pPr>
      <w:bookmarkStart w:id="141" w:name="_Toc106049320"/>
      <w:r w:rsidRPr="00B06324">
        <w:rPr>
          <w:rFonts w:ascii="Times New Roman" w:hAnsi="Times New Roman" w:cs="Times New Roman"/>
          <w:b/>
          <w:bCs/>
          <w:color w:val="auto"/>
          <w:sz w:val="28"/>
          <w:szCs w:val="28"/>
          <w:lang w:val="en-GB"/>
        </w:rPr>
        <w:t xml:space="preserve">4.2.6 </w:t>
      </w:r>
      <w:proofErr w:type="spellStart"/>
      <w:r w:rsidRPr="00B06324">
        <w:rPr>
          <w:rFonts w:ascii="Times New Roman" w:hAnsi="Times New Roman" w:cs="Times New Roman"/>
          <w:b/>
          <w:bCs/>
          <w:color w:val="auto"/>
          <w:sz w:val="28"/>
          <w:szCs w:val="28"/>
          <w:lang w:val="en-GB"/>
        </w:rPr>
        <w:t>Automatizarea</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mediului</w:t>
      </w:r>
      <w:bookmarkEnd w:id="141"/>
      <w:proofErr w:type="spellEnd"/>
    </w:p>
    <w:p w14:paraId="16A7ED05" w14:textId="77777777" w:rsidR="000406FE" w:rsidRPr="000406FE" w:rsidRDefault="000406FE" w:rsidP="000406FE">
      <w:pPr>
        <w:rPr>
          <w:lang w:val="en-GB"/>
        </w:rPr>
      </w:pPr>
    </w:p>
    <w:p w14:paraId="3254C57C" w14:textId="2DEC27D1" w:rsidR="00913E06" w:rsidRPr="00EB6D2D" w:rsidRDefault="00913E06" w:rsidP="00EB6D2D">
      <w:pPr>
        <w:jc w:val="both"/>
        <w:rPr>
          <w:rFonts w:ascii="Times New Roman" w:hAnsi="Times New Roman" w:cs="Times New Roman"/>
          <w:sz w:val="24"/>
          <w:szCs w:val="24"/>
          <w:lang w:val="en-GB"/>
        </w:rPr>
      </w:pPr>
      <w:r>
        <w:rPr>
          <w:lang w:val="en-GB"/>
        </w:rPr>
        <w:tab/>
      </w:r>
      <w:proofErr w:type="spellStart"/>
      <w:r w:rsidRPr="00EB6D2D">
        <w:rPr>
          <w:rFonts w:ascii="Times New Roman" w:hAnsi="Times New Roman" w:cs="Times New Roman"/>
          <w:sz w:val="24"/>
          <w:szCs w:val="24"/>
          <w:lang w:val="en-GB"/>
        </w:rPr>
        <w:t>În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vederea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învățarii</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agentului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fol</w:t>
      </w:r>
      <w:ins w:id="142" w:author="Bogdan Dragulescu" w:date="2022-06-14T14:18:00Z">
        <w:r w:rsidR="007B07A1">
          <w:rPr>
            <w:rFonts w:ascii="Times New Roman" w:hAnsi="Times New Roman" w:cs="Times New Roman"/>
            <w:sz w:val="24"/>
            <w:szCs w:val="24"/>
            <w:lang w:val="en-GB"/>
          </w:rPr>
          <w:t>o</w:t>
        </w:r>
      </w:ins>
      <w:r w:rsidR="00680F15" w:rsidRPr="00EB6D2D">
        <w:rPr>
          <w:rFonts w:ascii="Times New Roman" w:hAnsi="Times New Roman" w:cs="Times New Roman"/>
          <w:sz w:val="24"/>
          <w:szCs w:val="24"/>
          <w:lang w:val="en-GB"/>
        </w:rPr>
        <w:t>sind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algoritmul</w:t>
      </w:r>
      <w:proofErr w:type="spellEnd"/>
      <w:r w:rsidR="00680F15" w:rsidRPr="00EB6D2D">
        <w:rPr>
          <w:rFonts w:ascii="Times New Roman" w:hAnsi="Times New Roman" w:cs="Times New Roman"/>
          <w:sz w:val="24"/>
          <w:szCs w:val="24"/>
          <w:lang w:val="en-GB"/>
        </w:rPr>
        <w:t xml:space="preserve"> de reinforcement learning,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nevoie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implementarea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mai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multor</w:t>
      </w:r>
      <w:proofErr w:type="spellEnd"/>
      <w:r w:rsidR="00680F15" w:rsidRPr="00EB6D2D">
        <w:rPr>
          <w:rFonts w:ascii="Times New Roman" w:hAnsi="Times New Roman" w:cs="Times New Roman"/>
          <w:sz w:val="24"/>
          <w:szCs w:val="24"/>
          <w:lang w:val="en-GB"/>
        </w:rPr>
        <w:t xml:space="preserve"> </w:t>
      </w:r>
      <w:commentRangeStart w:id="143"/>
      <w:r w:rsidR="00680F15" w:rsidRPr="00EB6D2D">
        <w:rPr>
          <w:rFonts w:ascii="Times New Roman" w:hAnsi="Times New Roman" w:cs="Times New Roman"/>
          <w:sz w:val="24"/>
          <w:szCs w:val="24"/>
          <w:lang w:val="en-GB"/>
        </w:rPr>
        <w:t>endpoints</w:t>
      </w:r>
      <w:commentRangeEnd w:id="143"/>
      <w:r w:rsidR="00167255">
        <w:rPr>
          <w:rStyle w:val="CommentReference"/>
        </w:rPr>
        <w:commentReference w:id="143"/>
      </w:r>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atât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pornirea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oprirea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din </w:t>
      </w:r>
      <w:proofErr w:type="spellStart"/>
      <w:r w:rsidR="00680F15" w:rsidRPr="00EB6D2D">
        <w:rPr>
          <w:rFonts w:ascii="Times New Roman" w:hAnsi="Times New Roman" w:cs="Times New Roman"/>
          <w:sz w:val="24"/>
          <w:szCs w:val="24"/>
          <w:lang w:val="en-GB"/>
        </w:rPr>
        <w:t>mediul</w:t>
      </w:r>
      <w:proofErr w:type="spellEnd"/>
      <w:r w:rsidR="00680F15" w:rsidRPr="00EB6D2D">
        <w:rPr>
          <w:rFonts w:ascii="Times New Roman" w:hAnsi="Times New Roman" w:cs="Times New Roman"/>
          <w:sz w:val="24"/>
          <w:szCs w:val="24"/>
          <w:lang w:val="en-GB"/>
        </w:rPr>
        <w:t xml:space="preserve"> unity, </w:t>
      </w:r>
      <w:proofErr w:type="spellStart"/>
      <w:r w:rsidR="00680F15" w:rsidRPr="00EB6D2D">
        <w:rPr>
          <w:rFonts w:ascii="Times New Roman" w:hAnsi="Times New Roman" w:cs="Times New Roman"/>
          <w:sz w:val="24"/>
          <w:szCs w:val="24"/>
          <w:lang w:val="en-GB"/>
        </w:rPr>
        <w:t>rezultând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astfel</w:t>
      </w:r>
      <w:proofErr w:type="spellEnd"/>
      <w:r w:rsidR="00680F15" w:rsidRPr="00EB6D2D">
        <w:rPr>
          <w:rFonts w:ascii="Times New Roman" w:hAnsi="Times New Roman" w:cs="Times New Roman"/>
          <w:sz w:val="24"/>
          <w:szCs w:val="24"/>
          <w:lang w:val="en-GB"/>
        </w:rPr>
        <w:t xml:space="preserve"> un </w:t>
      </w:r>
      <w:proofErr w:type="spellStart"/>
      <w:r w:rsidR="00680F15" w:rsidRPr="00EB6D2D">
        <w:rPr>
          <w:rFonts w:ascii="Times New Roman" w:hAnsi="Times New Roman" w:cs="Times New Roman"/>
          <w:sz w:val="24"/>
          <w:szCs w:val="24"/>
          <w:lang w:val="en-GB"/>
        </w:rPr>
        <w:t>executabil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sistemul</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de windows pe care s-a </w:t>
      </w:r>
      <w:proofErr w:type="spellStart"/>
      <w:r w:rsidR="00680F15" w:rsidRPr="00EB6D2D">
        <w:rPr>
          <w:rFonts w:ascii="Times New Roman" w:hAnsi="Times New Roman" w:cs="Times New Roman"/>
          <w:sz w:val="24"/>
          <w:szCs w:val="24"/>
          <w:lang w:val="en-GB"/>
        </w:rPr>
        <w:t>realizat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experimentul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poate</w:t>
      </w:r>
      <w:proofErr w:type="spellEnd"/>
      <w:r w:rsidR="00680F15" w:rsidRPr="00EB6D2D">
        <w:rPr>
          <w:rFonts w:ascii="Times New Roman" w:hAnsi="Times New Roman" w:cs="Times New Roman"/>
          <w:sz w:val="24"/>
          <w:szCs w:val="24"/>
          <w:lang w:val="en-GB"/>
        </w:rPr>
        <w:t xml:space="preserve"> fi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cum </w:t>
      </w:r>
      <w:proofErr w:type="spellStart"/>
      <w:r w:rsidR="00680F15" w:rsidRPr="00EB6D2D">
        <w:rPr>
          <w:rFonts w:ascii="Times New Roman" w:hAnsi="Times New Roman" w:cs="Times New Roman"/>
          <w:sz w:val="24"/>
          <w:szCs w:val="24"/>
          <w:lang w:val="en-GB"/>
        </w:rPr>
        <w:t>ar</w:t>
      </w:r>
      <w:proofErr w:type="spellEnd"/>
      <w:r w:rsidR="00680F15" w:rsidRPr="00EB6D2D">
        <w:rPr>
          <w:rFonts w:ascii="Times New Roman" w:hAnsi="Times New Roman" w:cs="Times New Roman"/>
          <w:sz w:val="24"/>
          <w:szCs w:val="24"/>
          <w:lang w:val="en-GB"/>
        </w:rPr>
        <w:t xml:space="preserve"> fi Mac OS, Linux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altele</w:t>
      </w:r>
      <w:proofErr w:type="spellEnd"/>
      <w:r w:rsidR="00680F15" w:rsidRPr="00EB6D2D">
        <w:rPr>
          <w:rFonts w:ascii="Times New Roman" w:hAnsi="Times New Roman" w:cs="Times New Roman"/>
          <w:sz w:val="24"/>
          <w:szCs w:val="24"/>
          <w:lang w:val="en-GB"/>
        </w:rPr>
        <w:t>.</w:t>
      </w:r>
    </w:p>
    <w:p w14:paraId="44FF38D6" w14:textId="01320D9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start-</w:t>
      </w:r>
      <w:proofErr w:type="spellStart"/>
      <w:r w:rsidRPr="00EB6D2D">
        <w:rPr>
          <w:rFonts w:ascii="Times New Roman" w:hAnsi="Times New Roman" w:cs="Times New Roman"/>
          <w:sz w:val="24"/>
          <w:szCs w:val="24"/>
          <w:lang w:val="en-GB"/>
        </w:rPr>
        <w:t>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jocului</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foloseste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endpointul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w:t>
      </w:r>
      <w:proofErr w:type="spellStart"/>
      <w:r w:rsidRPr="00EB6D2D">
        <w:rPr>
          <w:rFonts w:ascii="Times New Roman" w:hAnsi="Times New Roman" w:cs="Times New Roman"/>
          <w:i/>
          <w:iCs/>
          <w:sz w:val="24"/>
          <w:szCs w:val="24"/>
          <w:lang w:val="en-GB"/>
        </w:rPr>
        <w:t>api</w:t>
      </w:r>
      <w:proofErr w:type="spellEnd"/>
      <w:r w:rsidRPr="00EB6D2D">
        <w:rPr>
          <w:rFonts w:ascii="Times New Roman" w:hAnsi="Times New Roman" w:cs="Times New Roman"/>
          <w:i/>
          <w:iCs/>
          <w:sz w:val="24"/>
          <w:szCs w:val="24"/>
          <w:lang w:val="en-GB"/>
        </w:rPr>
        <w:t>/start-game</w:t>
      </w:r>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este</w:t>
      </w:r>
      <w:proofErr w:type="spellEnd"/>
      <w:r w:rsidRPr="00EB6D2D">
        <w:rPr>
          <w:rFonts w:ascii="Times New Roman" w:hAnsi="Times New Roman" w:cs="Times New Roman"/>
          <w:sz w:val="24"/>
          <w:szCs w:val="24"/>
          <w:lang w:val="en-GB"/>
        </w:rPr>
        <w:t xml:space="preserv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Prin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intermediul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acestuia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deschide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executabilul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exportat</w:t>
      </w:r>
      <w:proofErr w:type="spellEnd"/>
      <w:r w:rsidRPr="00EB6D2D">
        <w:rPr>
          <w:rFonts w:ascii="Times New Roman" w:hAnsi="Times New Roman" w:cs="Times New Roman"/>
          <w:sz w:val="24"/>
          <w:szCs w:val="24"/>
          <w:lang w:val="en-GB"/>
        </w:rPr>
        <w:t xml:space="preserve"> din Unity.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dechide</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apară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ecranul</w:t>
      </w:r>
      <w:proofErr w:type="spellEnd"/>
      <w:r w:rsidRPr="00EB6D2D">
        <w:rPr>
          <w:rFonts w:ascii="Times New Roman" w:hAnsi="Times New Roman" w:cs="Times New Roman"/>
          <w:sz w:val="24"/>
          <w:szCs w:val="24"/>
          <w:lang w:val="en-GB"/>
        </w:rPr>
        <w:t xml:space="preserve"> de </w:t>
      </w:r>
      <w:proofErr w:type="spellStart"/>
      <w:r w:rsidRPr="00EB6D2D">
        <w:rPr>
          <w:rFonts w:ascii="Times New Roman" w:hAnsi="Times New Roman" w:cs="Times New Roman"/>
          <w:sz w:val="24"/>
          <w:szCs w:val="24"/>
          <w:lang w:val="en-GB"/>
        </w:rPr>
        <w:t>mediu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se </w:t>
      </w:r>
      <w:proofErr w:type="spellStart"/>
      <w:r w:rsidRPr="00EB6D2D">
        <w:rPr>
          <w:rFonts w:ascii="Times New Roman" w:hAnsi="Times New Roman" w:cs="Times New Roman"/>
          <w:sz w:val="24"/>
          <w:szCs w:val="24"/>
          <w:lang w:val="en-GB"/>
        </w:rPr>
        <w:t>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emulează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tasta</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a selecta </w:t>
      </w:r>
      <w:proofErr w:type="spellStart"/>
      <w:r w:rsidRPr="00EB6D2D">
        <w:rPr>
          <w:rFonts w:ascii="Times New Roman" w:hAnsi="Times New Roman" w:cs="Times New Roman"/>
          <w:sz w:val="24"/>
          <w:szCs w:val="24"/>
          <w:lang w:val="en-GB"/>
        </w:rPr>
        <w:t>butonul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retrimite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apăsarea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butonului</w:t>
      </w:r>
      <w:proofErr w:type="spellEnd"/>
      <w:r w:rsidRPr="00EB6D2D">
        <w:rPr>
          <w:rFonts w:ascii="Times New Roman" w:hAnsi="Times New Roman" w:cs="Times New Roman"/>
          <w:sz w:val="24"/>
          <w:szCs w:val="24"/>
          <w:lang w:val="en-GB"/>
        </w:rPr>
        <w:t>.</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1"/>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2759F819" w:rsidR="001E6465" w:rsidRPr="006B0CBE" w:rsidRDefault="001E6465" w:rsidP="00355FE0">
      <w:pPr>
        <w:jc w:val="both"/>
        <w:rPr>
          <w:rFonts w:ascii="Times New Roman" w:hAnsi="Times New Roman" w:cs="Times New Roman"/>
          <w:sz w:val="24"/>
          <w:szCs w:val="24"/>
          <w:lang w:val="en-GB"/>
        </w:rPr>
      </w:pPr>
      <w:r>
        <w:rPr>
          <w:lang w:val="en-GB"/>
        </w:rPr>
        <w:tab/>
      </w:r>
      <w:proofErr w:type="spellStart"/>
      <w:r w:rsidRPr="006B0CBE">
        <w:rPr>
          <w:rFonts w:ascii="Times New Roman" w:hAnsi="Times New Roman" w:cs="Times New Roman"/>
          <w:sz w:val="24"/>
          <w:szCs w:val="24"/>
          <w:lang w:val="en-GB"/>
        </w:rPr>
        <w:t>Endpointul</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i/>
          <w:iCs/>
          <w:sz w:val="24"/>
          <w:szCs w:val="24"/>
          <w:lang w:val="en-GB"/>
        </w:rPr>
        <w:t>api</w:t>
      </w:r>
      <w:proofErr w:type="spellEnd"/>
      <w:r w:rsidRPr="006B0CBE">
        <w:rPr>
          <w:rFonts w:ascii="Times New Roman" w:hAnsi="Times New Roman" w:cs="Times New Roman"/>
          <w:i/>
          <w:iCs/>
          <w:sz w:val="24"/>
          <w:szCs w:val="24"/>
          <w:lang w:val="en-GB"/>
        </w:rPr>
        <w:t>/</w:t>
      </w:r>
      <w:proofErr w:type="gramStart"/>
      <w:r w:rsidRPr="006B0CBE">
        <w:rPr>
          <w:rFonts w:ascii="Times New Roman" w:hAnsi="Times New Roman" w:cs="Times New Roman"/>
          <w:i/>
          <w:iCs/>
          <w:sz w:val="24"/>
          <w:szCs w:val="24"/>
          <w:lang w:val="en-GB"/>
        </w:rPr>
        <w:t>end-game</w:t>
      </w:r>
      <w:proofErr w:type="gramEnd"/>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proofErr w:type="spellStart"/>
      <w:r w:rsidRPr="006B0CBE">
        <w:rPr>
          <w:rFonts w:ascii="Times New Roman" w:hAnsi="Times New Roman" w:cs="Times New Roman"/>
          <w:sz w:val="24"/>
          <w:szCs w:val="24"/>
          <w:lang w:val="en-GB"/>
        </w:rPr>
        <w:t>este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folosit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pentru</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oprirea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lucru</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realizează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prin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funția</w:t>
      </w:r>
      <w:proofErr w:type="spellEnd"/>
      <w:r w:rsidRPr="006B0CBE">
        <w:rPr>
          <w:rFonts w:ascii="Times New Roman" w:hAnsi="Times New Roman" w:cs="Times New Roman"/>
          <w:sz w:val="24"/>
          <w:szCs w:val="24"/>
          <w:lang w:val="en-GB"/>
        </w:rPr>
        <w:t xml:space="preserve"> TASKKILL de OS din python </w:t>
      </w:r>
      <w:proofErr w:type="spellStart"/>
      <w:r w:rsidRPr="006B0CBE">
        <w:rPr>
          <w:rFonts w:ascii="Times New Roman" w:hAnsi="Times New Roman" w:cs="Times New Roman"/>
          <w:sz w:val="24"/>
          <w:szCs w:val="24"/>
          <w:lang w:val="en-GB"/>
        </w:rPr>
        <w:t>unde</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trimite</w:t>
      </w:r>
      <w:proofErr w:type="spellEnd"/>
      <w:r w:rsidRPr="006B0CBE">
        <w:rPr>
          <w:rFonts w:ascii="Times New Roman" w:hAnsi="Times New Roman" w:cs="Times New Roman"/>
          <w:sz w:val="24"/>
          <w:szCs w:val="24"/>
          <w:lang w:val="en-GB"/>
        </w:rPr>
        <w:t xml:space="preserve"> </w:t>
      </w:r>
      <w:proofErr w:type="spellStart"/>
      <w:proofErr w:type="gram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numele</w:t>
      </w:r>
      <w:proofErr w:type="spellEnd"/>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executabilului</w:t>
      </w:r>
      <w:proofErr w:type="spellEnd"/>
      <w:r w:rsidRPr="006B0CBE">
        <w:rPr>
          <w:rFonts w:ascii="Times New Roman" w:hAnsi="Times New Roman" w:cs="Times New Roman"/>
          <w:sz w:val="24"/>
          <w:szCs w:val="24"/>
          <w:lang w:val="en-GB"/>
        </w:rPr>
        <w:t xml:space="preserve"> care se </w:t>
      </w:r>
      <w:proofErr w:type="spellStart"/>
      <w:r w:rsidRPr="006B0CBE">
        <w:rPr>
          <w:rFonts w:ascii="Times New Roman" w:hAnsi="Times New Roman" w:cs="Times New Roman"/>
          <w:sz w:val="24"/>
          <w:szCs w:val="24"/>
          <w:lang w:val="en-GB"/>
        </w:rPr>
        <w:t>dorește</w:t>
      </w:r>
      <w:proofErr w:type="spellEnd"/>
      <w:r w:rsidRPr="006B0CBE">
        <w:rPr>
          <w:rFonts w:ascii="Times New Roman" w:hAnsi="Times New Roman" w:cs="Times New Roman"/>
          <w:sz w:val="24"/>
          <w:szCs w:val="24"/>
          <w:lang w:val="en-GB"/>
        </w:rPr>
        <w:t xml:space="preserve"> a fi </w:t>
      </w:r>
      <w:proofErr w:type="spellStart"/>
      <w:r w:rsidRPr="006B0CBE">
        <w:rPr>
          <w:rFonts w:ascii="Times New Roman" w:hAnsi="Times New Roman" w:cs="Times New Roman"/>
          <w:sz w:val="24"/>
          <w:szCs w:val="24"/>
          <w:lang w:val="en-GB"/>
        </w:rPr>
        <w:t>oprit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cazul</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față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fiind</w:t>
      </w:r>
      <w:proofErr w:type="spellEnd"/>
      <w:r w:rsidRPr="006B0CBE">
        <w:rPr>
          <w:rFonts w:ascii="Times New Roman" w:hAnsi="Times New Roman" w:cs="Times New Roman"/>
          <w:sz w:val="24"/>
          <w:szCs w:val="24"/>
          <w:lang w:val="en-GB"/>
        </w:rPr>
        <w:t xml:space="preserve">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77777777" w:rsidR="00173BAC" w:rsidRDefault="00966B00" w:rsidP="00355FE0">
      <w:pPr>
        <w:jc w:val="both"/>
        <w:rPr>
          <w:noProof/>
          <w:sz w:val="24"/>
          <w:szCs w:val="24"/>
        </w:rPr>
      </w:pPr>
      <w:r w:rsidRPr="006B0CBE">
        <w:rPr>
          <w:rFonts w:ascii="Times New Roman" w:hAnsi="Times New Roman" w:cs="Times New Roman"/>
          <w:sz w:val="24"/>
          <w:szCs w:val="24"/>
          <w:lang w:val="en-GB"/>
        </w:rPr>
        <w:tab/>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igura</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mai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jos</w:t>
      </w:r>
      <w:proofErr w:type="spellEnd"/>
      <w:r w:rsidRPr="006B0CBE">
        <w:rPr>
          <w:rFonts w:ascii="Times New Roman" w:hAnsi="Times New Roman" w:cs="Times New Roman"/>
          <w:sz w:val="24"/>
          <w:szCs w:val="24"/>
          <w:lang w:val="en-GB"/>
        </w:rPr>
        <w:t xml:space="preserve"> se pot </w:t>
      </w:r>
      <w:proofErr w:type="spellStart"/>
      <w:r w:rsidRPr="006B0CBE">
        <w:rPr>
          <w:rFonts w:ascii="Times New Roman" w:hAnsi="Times New Roman" w:cs="Times New Roman"/>
          <w:sz w:val="24"/>
          <w:szCs w:val="24"/>
          <w:lang w:val="en-GB"/>
        </w:rPr>
        <w:t>observa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cele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două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endpointuri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pornire</w:t>
      </w:r>
      <w:proofErr w:type="spellEnd"/>
      <w:r w:rsidRPr="006B0CBE">
        <w:rPr>
          <w:rFonts w:ascii="Times New Roman" w:hAnsi="Times New Roman" w:cs="Times New Roman"/>
          <w:sz w:val="24"/>
          <w:szCs w:val="24"/>
          <w:lang w:val="en-GB"/>
        </w:rPr>
        <w:t xml:space="preserve"> a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închidere</w:t>
      </w:r>
      <w:proofErr w:type="spellEnd"/>
      <w:r w:rsidRPr="006B0CBE">
        <w:rPr>
          <w:rFonts w:ascii="Times New Roman" w:hAnsi="Times New Roman" w:cs="Times New Roman"/>
          <w:sz w:val="24"/>
          <w:szCs w:val="24"/>
          <w:lang w:val="en-GB"/>
        </w:rPr>
        <w:t xml:space="preserve"> </w:t>
      </w:r>
      <w:proofErr w:type="gramStart"/>
      <w:r w:rsidRPr="006B0CBE">
        <w:rPr>
          <w:rFonts w:ascii="Times New Roman" w:hAnsi="Times New Roman" w:cs="Times New Roman"/>
          <w:sz w:val="24"/>
          <w:szCs w:val="24"/>
          <w:lang w:val="en-GB"/>
        </w:rPr>
        <w:t>a</w:t>
      </w:r>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acestuia</w:t>
      </w:r>
      <w:proofErr w:type="spellEnd"/>
      <w:r w:rsidRPr="006B0CBE">
        <w:rPr>
          <w:rFonts w:ascii="Times New Roman" w:hAnsi="Times New Roman" w:cs="Times New Roman"/>
          <w:sz w:val="24"/>
          <w:szCs w:val="24"/>
          <w:lang w:val="en-GB"/>
        </w:rPr>
        <w:t>.</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2"/>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Heading2"/>
        <w:rPr>
          <w:rFonts w:ascii="Times New Roman" w:hAnsi="Times New Roman" w:cs="Times New Roman"/>
          <w:b/>
          <w:bCs/>
          <w:color w:val="auto"/>
          <w:sz w:val="28"/>
          <w:szCs w:val="28"/>
          <w:lang w:val="en-GB"/>
        </w:rPr>
      </w:pPr>
      <w:bookmarkStart w:id="144" w:name="_Toc106049321"/>
      <w:r>
        <w:rPr>
          <w:rFonts w:ascii="Times New Roman" w:hAnsi="Times New Roman" w:cs="Times New Roman"/>
          <w:b/>
          <w:bCs/>
          <w:color w:val="auto"/>
          <w:sz w:val="28"/>
          <w:szCs w:val="28"/>
          <w:lang w:val="en-GB"/>
        </w:rPr>
        <w:lastRenderedPageBreak/>
        <w:t xml:space="preserve">4.3 </w:t>
      </w:r>
      <w:proofErr w:type="spellStart"/>
      <w:r w:rsidR="00F920BE" w:rsidRPr="00B06324">
        <w:rPr>
          <w:rFonts w:ascii="Times New Roman" w:hAnsi="Times New Roman" w:cs="Times New Roman"/>
          <w:b/>
          <w:bCs/>
          <w:color w:val="auto"/>
          <w:sz w:val="28"/>
          <w:szCs w:val="28"/>
          <w:lang w:val="en-GB"/>
        </w:rPr>
        <w:t>Comparație</w:t>
      </w:r>
      <w:proofErr w:type="spellEnd"/>
      <w:r w:rsidR="00F920BE" w:rsidRPr="00B06324">
        <w:rPr>
          <w:rFonts w:ascii="Times New Roman" w:hAnsi="Times New Roman" w:cs="Times New Roman"/>
          <w:b/>
          <w:bCs/>
          <w:color w:val="auto"/>
          <w:sz w:val="28"/>
          <w:szCs w:val="28"/>
          <w:lang w:val="en-GB"/>
        </w:rPr>
        <w:t xml:space="preserve"> a </w:t>
      </w:r>
      <w:proofErr w:type="spellStart"/>
      <w:r w:rsidR="00F920BE" w:rsidRPr="00B06324">
        <w:rPr>
          <w:rFonts w:ascii="Times New Roman" w:hAnsi="Times New Roman" w:cs="Times New Roman"/>
          <w:b/>
          <w:bCs/>
          <w:color w:val="auto"/>
          <w:sz w:val="28"/>
          <w:szCs w:val="28"/>
          <w:lang w:val="en-GB"/>
        </w:rPr>
        <w:t>sistemelor</w:t>
      </w:r>
      <w:proofErr w:type="spellEnd"/>
      <w:r w:rsidR="00F920BE" w:rsidRPr="00B06324">
        <w:rPr>
          <w:rFonts w:ascii="Times New Roman" w:hAnsi="Times New Roman" w:cs="Times New Roman"/>
          <w:b/>
          <w:bCs/>
          <w:color w:val="auto"/>
          <w:sz w:val="28"/>
          <w:szCs w:val="28"/>
          <w:lang w:val="en-GB"/>
        </w:rPr>
        <w:t xml:space="preserve"> de </w:t>
      </w:r>
      <w:proofErr w:type="spellStart"/>
      <w:r w:rsidR="00F920BE" w:rsidRPr="00B06324">
        <w:rPr>
          <w:rFonts w:ascii="Times New Roman" w:hAnsi="Times New Roman" w:cs="Times New Roman"/>
          <w:b/>
          <w:bCs/>
          <w:color w:val="auto"/>
          <w:sz w:val="28"/>
          <w:szCs w:val="28"/>
          <w:lang w:val="en-GB"/>
        </w:rPr>
        <w:t>decizie</w:t>
      </w:r>
      <w:bookmarkEnd w:id="144"/>
      <w:proofErr w:type="spellEnd"/>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reinforcement learning,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O primă comparație de interes este comparația performanțelor dintre un utilizator uman și agentul antrenat prin algoritmii de machine learning supravegheați Random Forest și Decision Tree.</w:t>
      </w:r>
    </w:p>
    <w:p w14:paraId="167E132A" w14:textId="6E82141F"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w:t>
      </w:r>
      <w:ins w:id="145" w:author="Bogdan Dragulescu" w:date="2022-06-14T14:21:00Z">
        <w:r w:rsidR="008C61ED">
          <w:rPr>
            <w:rFonts w:ascii="Times New Roman" w:hAnsi="Times New Roman" w:cs="Times New Roman"/>
            <w:sz w:val="24"/>
            <w:szCs w:val="24"/>
          </w:rPr>
          <w:t>a</w:t>
        </w:r>
      </w:ins>
      <w:r w:rsidRPr="003F56A4">
        <w:rPr>
          <w:rFonts w:ascii="Times New Roman" w:hAnsi="Times New Roman" w:cs="Times New Roman"/>
          <w:sz w:val="24"/>
          <w:szCs w:val="24"/>
        </w:rPr>
        <w:t xml:space="preserve"> sunt apropiate de rezultatele obținute de </w:t>
      </w:r>
      <w:r w:rsidR="00A53CB1" w:rsidRPr="003F56A4">
        <w:rPr>
          <w:rFonts w:ascii="Times New Roman" w:hAnsi="Times New Roman" w:cs="Times New Roman"/>
          <w:sz w:val="24"/>
          <w:szCs w:val="24"/>
        </w:rPr>
        <w:t xml:space="preserve">un utilizator uman, după cum se poate observa și </w:t>
      </w:r>
      <w:commentRangeStart w:id="146"/>
      <w:r w:rsidR="00A53CB1" w:rsidRPr="003F56A4">
        <w:rPr>
          <w:rFonts w:ascii="Times New Roman" w:hAnsi="Times New Roman" w:cs="Times New Roman"/>
          <w:sz w:val="24"/>
          <w:szCs w:val="24"/>
        </w:rPr>
        <w:t>din tabelul de mai jos</w:t>
      </w:r>
      <w:commentRangeEnd w:id="146"/>
      <w:r w:rsidR="008C61ED">
        <w:rPr>
          <w:rStyle w:val="CommentReference"/>
        </w:rPr>
        <w:commentReference w:id="146"/>
      </w:r>
      <w:r w:rsidR="00A53CB1" w:rsidRPr="003F56A4">
        <w:rPr>
          <w:rFonts w:ascii="Times New Roman" w:hAnsi="Times New Roman" w:cs="Times New Roman"/>
          <w:sz w:val="24"/>
          <w:szCs w:val="24"/>
        </w:rPr>
        <w:t>.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Pentru partea de reinforcement learning,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/recompensat, se poate observa o îmbunătățire a performanței acestuia după câteva sute de episoade, în care agentul reușește să treacă de câteva ori prin cele trei checkpoint-uri.</w:t>
      </w:r>
    </w:p>
    <w:p w14:paraId="41D1EA64" w14:textId="055B50AE" w:rsidR="00AB4D8C" w:rsidRPr="003F56A4" w:rsidRDefault="00AB4D8C" w:rsidP="003F56A4">
      <w:pPr>
        <w:jc w:val="both"/>
        <w:rPr>
          <w:rFonts w:ascii="Times New Roman" w:hAnsi="Times New Roman" w:cs="Times New Roman"/>
          <w:sz w:val="24"/>
          <w:szCs w:val="24"/>
        </w:rPr>
      </w:pPr>
      <w:r w:rsidRPr="003F56A4">
        <w:rPr>
          <w:rFonts w:ascii="Times New Roman" w:hAnsi="Times New Roman" w:cs="Times New Roman"/>
          <w:sz w:val="24"/>
          <w:szCs w:val="24"/>
        </w:rPr>
        <w:tab/>
        <w:t>Partea de reinforcement learning va fi continuată prin creșterea numărului de episoade, pentru a vedea până unde poate să atingă maximul de performanță agentul.</w:t>
      </w:r>
    </w:p>
    <w:p w14:paraId="1B32DC29" w14:textId="2C869AF6" w:rsidR="00AB4D8C" w:rsidRPr="00AB4D8C" w:rsidRDefault="00AB4D8C" w:rsidP="00AB4D8C">
      <w:pPr>
        <w:pStyle w:val="Heading3"/>
        <w:rPr>
          <w:rFonts w:ascii="Times New Roman" w:hAnsi="Times New Roman" w:cs="Times New Roman"/>
          <w:b/>
          <w:bCs/>
          <w:color w:val="auto"/>
          <w:sz w:val="28"/>
          <w:szCs w:val="28"/>
        </w:rPr>
      </w:pPr>
      <w:bookmarkStart w:id="147" w:name="_Toc106049322"/>
      <w:r w:rsidRPr="00AB4D8C">
        <w:rPr>
          <w:rFonts w:ascii="Times New Roman" w:hAnsi="Times New Roman" w:cs="Times New Roman"/>
          <w:b/>
          <w:bCs/>
          <w:color w:val="auto"/>
          <w:sz w:val="28"/>
          <w:szCs w:val="28"/>
        </w:rPr>
        <w:t>4.3.1 Machine Learning supravegheat vs Reinforcement Learning</w:t>
      </w:r>
      <w:bookmarkEnd w:id="147"/>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machine learning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reinforcement learning.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Heading1"/>
        <w:jc w:val="center"/>
        <w:rPr>
          <w:rFonts w:ascii="Times New Roman" w:hAnsi="Times New Roman" w:cs="Times New Roman"/>
          <w:b/>
          <w:bCs/>
          <w:color w:val="auto"/>
          <w:lang w:val="en-GB"/>
        </w:rPr>
      </w:pPr>
      <w:bookmarkStart w:id="148" w:name="_Toc106049323"/>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Concluzii</w:t>
      </w:r>
      <w:bookmarkEnd w:id="148"/>
      <w:proofErr w:type="spellEnd"/>
    </w:p>
    <w:p w14:paraId="32DA69AF" w14:textId="77777777" w:rsidR="005F492E" w:rsidRPr="005F492E" w:rsidRDefault="005F492E" w:rsidP="005F492E">
      <w:pPr>
        <w:rPr>
          <w:lang w:val="en-GB"/>
        </w:rPr>
      </w:pPr>
    </w:p>
    <w:p w14:paraId="71C51B65" w14:textId="2DE6E931" w:rsidR="00F920BE" w:rsidRDefault="00F920BE" w:rsidP="00B06324">
      <w:pPr>
        <w:pStyle w:val="Heading2"/>
        <w:rPr>
          <w:rFonts w:ascii="Times New Roman" w:hAnsi="Times New Roman" w:cs="Times New Roman"/>
          <w:b/>
          <w:bCs/>
          <w:color w:val="auto"/>
          <w:sz w:val="28"/>
          <w:szCs w:val="28"/>
          <w:lang w:val="en-GB"/>
        </w:rPr>
      </w:pPr>
      <w:bookmarkStart w:id="149" w:name="_Toc106049324"/>
      <w:r w:rsidRPr="00B06324">
        <w:rPr>
          <w:rFonts w:ascii="Times New Roman" w:hAnsi="Times New Roman" w:cs="Times New Roman"/>
          <w:b/>
          <w:bCs/>
          <w:color w:val="auto"/>
          <w:sz w:val="28"/>
          <w:szCs w:val="28"/>
          <w:lang w:val="en-GB"/>
        </w:rPr>
        <w:t xml:space="preserve">5.1 – </w:t>
      </w:r>
      <w:proofErr w:type="spellStart"/>
      <w:r w:rsidRPr="00B06324">
        <w:rPr>
          <w:rFonts w:ascii="Times New Roman" w:hAnsi="Times New Roman" w:cs="Times New Roman"/>
          <w:b/>
          <w:bCs/>
          <w:color w:val="auto"/>
          <w:sz w:val="28"/>
          <w:szCs w:val="28"/>
          <w:lang w:val="en-GB"/>
        </w:rPr>
        <w:t>Contribuții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propri</w:t>
      </w:r>
      <w:r w:rsidR="00B06324">
        <w:rPr>
          <w:rFonts w:ascii="Times New Roman" w:hAnsi="Times New Roman" w:cs="Times New Roman"/>
          <w:b/>
          <w:bCs/>
          <w:color w:val="auto"/>
          <w:sz w:val="28"/>
          <w:szCs w:val="28"/>
          <w:lang w:val="en-GB"/>
        </w:rPr>
        <w:t>i</w:t>
      </w:r>
      <w:bookmarkEnd w:id="149"/>
      <w:proofErr w:type="spellEnd"/>
    </w:p>
    <w:p w14:paraId="4A32004A" w14:textId="3E558992" w:rsidR="00B06324" w:rsidRDefault="00B06324" w:rsidP="00B06324">
      <w:pPr>
        <w:rPr>
          <w:lang w:val="en-GB"/>
        </w:rPr>
      </w:pPr>
    </w:p>
    <w:p w14:paraId="33EB53CB" w14:textId="6B978A5C" w:rsidR="007450A9" w:rsidRPr="00BC53EF" w:rsidRDefault="00E23BE0" w:rsidP="00BC53EF">
      <w:pPr>
        <w:jc w:val="both"/>
        <w:rPr>
          <w:rFonts w:ascii="Times New Roman" w:hAnsi="Times New Roman" w:cs="Times New Roman"/>
          <w:sz w:val="24"/>
          <w:szCs w:val="24"/>
          <w:lang w:val="en-GB"/>
        </w:rPr>
      </w:pPr>
      <w:r>
        <w:rPr>
          <w:lang w:val="en-GB"/>
        </w:rPr>
        <w:tab/>
      </w:r>
      <w:commentRangeStart w:id="150"/>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vederea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realizării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experimentelor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această</w:t>
      </w:r>
      <w:proofErr w:type="spellEnd"/>
      <w:r w:rsidRPr="00BC53EF">
        <w:rPr>
          <w:rFonts w:ascii="Times New Roman" w:hAnsi="Times New Roman" w:cs="Times New Roman"/>
          <w:sz w:val="24"/>
          <w:szCs w:val="24"/>
          <w:lang w:val="en-GB"/>
        </w:rPr>
        <w:t xml:space="preserve"> </w:t>
      </w:r>
      <w:proofErr w:type="spellStart"/>
      <w:ins w:id="151" w:author="Bogdan Dragulescu" w:date="2022-06-14T14:25:00Z">
        <w:r w:rsidR="00DB4089">
          <w:rPr>
            <w:rFonts w:ascii="Times New Roman" w:hAnsi="Times New Roman" w:cs="Times New Roman"/>
            <w:sz w:val="24"/>
            <w:szCs w:val="24"/>
            <w:lang w:val="en-GB"/>
          </w:rPr>
          <w:t>t</w:t>
        </w:r>
      </w:ins>
      <w:del w:id="152" w:author="Bogdan Dragulescu" w:date="2022-06-14T14:25:00Z">
        <w:r w:rsidRPr="00BC53EF" w:rsidDel="00DB4089">
          <w:rPr>
            <w:rFonts w:ascii="Times New Roman" w:hAnsi="Times New Roman" w:cs="Times New Roman"/>
            <w:sz w:val="24"/>
            <w:szCs w:val="24"/>
            <w:lang w:val="en-GB"/>
          </w:rPr>
          <w:delText>d</w:delText>
        </w:r>
      </w:del>
      <w:r w:rsidRPr="00BC53EF">
        <w:rPr>
          <w:rFonts w:ascii="Times New Roman" w:hAnsi="Times New Roman" w:cs="Times New Roman"/>
          <w:sz w:val="24"/>
          <w:szCs w:val="24"/>
          <w:lang w:val="en-GB"/>
        </w:rPr>
        <w:t>emă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care se </w:t>
      </w:r>
      <w:proofErr w:type="spellStart"/>
      <w:r w:rsidRPr="00BC53EF">
        <w:rPr>
          <w:rFonts w:ascii="Times New Roman" w:hAnsi="Times New Roman" w:cs="Times New Roman"/>
          <w:sz w:val="24"/>
          <w:szCs w:val="24"/>
          <w:lang w:val="en-GB"/>
        </w:rPr>
        <w:t>abordează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învățarea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automată</w:t>
      </w:r>
      <w:proofErr w:type="spellEnd"/>
      <w:r w:rsidRPr="00BC53EF">
        <w:rPr>
          <w:rFonts w:ascii="Times New Roman" w:hAnsi="Times New Roman" w:cs="Times New Roman"/>
          <w:sz w:val="24"/>
          <w:szCs w:val="24"/>
          <w:lang w:val="en-GB"/>
        </w:rPr>
        <w:t xml:space="preserve"> </w:t>
      </w:r>
      <w:proofErr w:type="gramStart"/>
      <w:r w:rsidRPr="00BC53EF">
        <w:rPr>
          <w:rFonts w:ascii="Times New Roman" w:hAnsi="Times New Roman" w:cs="Times New Roman"/>
          <w:sz w:val="24"/>
          <w:szCs w:val="24"/>
          <w:lang w:val="en-GB"/>
        </w:rPr>
        <w:t>a</w:t>
      </w:r>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agenților</w:t>
      </w:r>
      <w:proofErr w:type="spellEnd"/>
      <w:r w:rsidRPr="00BC53EF">
        <w:rPr>
          <w:rFonts w:ascii="Times New Roman" w:hAnsi="Times New Roman" w:cs="Times New Roman"/>
          <w:sz w:val="24"/>
          <w:szCs w:val="24"/>
          <w:lang w:val="en-GB"/>
        </w:rPr>
        <w:t xml:space="preserve"> </w:t>
      </w:r>
      <w:r w:rsidR="007450A9" w:rsidRPr="00BC53EF">
        <w:rPr>
          <w:rFonts w:ascii="Times New Roman" w:hAnsi="Times New Roman" w:cs="Times New Roman"/>
          <w:sz w:val="24"/>
          <w:szCs w:val="24"/>
          <w:lang w:val="en-GB"/>
        </w:rPr>
        <w:t xml:space="preserve">cum </w:t>
      </w:r>
      <w:proofErr w:type="spellStart"/>
      <w:r w:rsidR="007450A9" w:rsidRPr="00BC53EF">
        <w:rPr>
          <w:rFonts w:ascii="Times New Roman" w:hAnsi="Times New Roman" w:cs="Times New Roman"/>
          <w:sz w:val="24"/>
          <w:szCs w:val="24"/>
          <w:lang w:val="en-GB"/>
        </w:rPr>
        <w:t>să</w:t>
      </w:r>
      <w:proofErr w:type="spellEnd"/>
      <w:r w:rsidR="007450A9" w:rsidRPr="00BC53EF">
        <w:rPr>
          <w:rFonts w:ascii="Times New Roman" w:hAnsi="Times New Roman" w:cs="Times New Roman"/>
          <w:sz w:val="24"/>
          <w:szCs w:val="24"/>
          <w:lang w:val="en-GB"/>
        </w:rPr>
        <w:t xml:space="preserve"> se </w:t>
      </w:r>
      <w:proofErr w:type="spellStart"/>
      <w:r w:rsidR="007450A9" w:rsidRPr="00BC53EF">
        <w:rPr>
          <w:rFonts w:ascii="Times New Roman" w:hAnsi="Times New Roman" w:cs="Times New Roman"/>
          <w:sz w:val="24"/>
          <w:szCs w:val="24"/>
          <w:lang w:val="en-GB"/>
        </w:rPr>
        <w:t>comporte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într</w:t>
      </w:r>
      <w:proofErr w:type="spellEnd"/>
      <w:r w:rsidR="007450A9" w:rsidRPr="00BC53EF">
        <w:rPr>
          <w:rFonts w:ascii="Times New Roman" w:hAnsi="Times New Roman" w:cs="Times New Roman"/>
          <w:sz w:val="24"/>
          <w:szCs w:val="24"/>
          <w:lang w:val="en-GB"/>
        </w:rPr>
        <w:t xml:space="preserve">-un </w:t>
      </w:r>
      <w:proofErr w:type="spellStart"/>
      <w:r w:rsidR="007450A9" w:rsidRPr="00BC53EF">
        <w:rPr>
          <w:rFonts w:ascii="Times New Roman" w:hAnsi="Times New Roman" w:cs="Times New Roman"/>
          <w:sz w:val="24"/>
          <w:szCs w:val="24"/>
          <w:lang w:val="en-GB"/>
        </w:rPr>
        <w:t>mediu</w:t>
      </w:r>
      <w:proofErr w:type="spellEnd"/>
      <w:r w:rsidR="007450A9" w:rsidRPr="00BC53EF">
        <w:rPr>
          <w:rFonts w:ascii="Times New Roman" w:hAnsi="Times New Roman" w:cs="Times New Roman"/>
          <w:sz w:val="24"/>
          <w:szCs w:val="24"/>
          <w:lang w:val="en-GB"/>
        </w:rPr>
        <w:t xml:space="preserve"> virtual, s-au </w:t>
      </w:r>
      <w:proofErr w:type="spellStart"/>
      <w:r w:rsidR="007450A9" w:rsidRPr="00BC53EF">
        <w:rPr>
          <w:rFonts w:ascii="Times New Roman" w:hAnsi="Times New Roman" w:cs="Times New Roman"/>
          <w:sz w:val="24"/>
          <w:szCs w:val="24"/>
          <w:lang w:val="en-GB"/>
        </w:rPr>
        <w:t>adus</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mai</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multe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contribuții</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propri</w:t>
      </w:r>
      <w:del w:id="153" w:author="Bogdan Dragulescu" w:date="2022-06-14T14:25:00Z">
        <w:r w:rsidR="007450A9" w:rsidRPr="00BC53EF" w:rsidDel="00DB4089">
          <w:rPr>
            <w:rFonts w:ascii="Times New Roman" w:hAnsi="Times New Roman" w:cs="Times New Roman"/>
            <w:sz w:val="24"/>
            <w:szCs w:val="24"/>
            <w:lang w:val="en-GB"/>
          </w:rPr>
          <w:delText>a</w:delText>
        </w:r>
      </w:del>
      <w:ins w:id="154" w:author="Bogdan Dragulescu" w:date="2022-06-14T14:25:00Z">
        <w:r w:rsidR="00DB4089">
          <w:rPr>
            <w:rFonts w:ascii="Times New Roman" w:hAnsi="Times New Roman" w:cs="Times New Roman"/>
            <w:sz w:val="24"/>
            <w:szCs w:val="24"/>
            <w:lang w:val="en-GB"/>
          </w:rPr>
          <w:t>i</w:t>
        </w:r>
      </w:ins>
      <w:proofErr w:type="spellEnd"/>
      <w:r w:rsidR="007450A9" w:rsidRPr="00BC53EF">
        <w:rPr>
          <w:rFonts w:ascii="Times New Roman" w:hAnsi="Times New Roman" w:cs="Times New Roman"/>
          <w:sz w:val="24"/>
          <w:szCs w:val="24"/>
          <w:lang w:val="en-GB"/>
        </w:rPr>
        <w:t>.</w:t>
      </w:r>
    </w:p>
    <w:p w14:paraId="0D3B1C4F" w14:textId="0ACC7DD9" w:rsidR="007450A9"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O </w:t>
      </w:r>
      <w:proofErr w:type="spellStart"/>
      <w:r w:rsidRPr="00BC53EF">
        <w:rPr>
          <w:rFonts w:ascii="Times New Roman" w:hAnsi="Times New Roman" w:cs="Times New Roman"/>
          <w:sz w:val="24"/>
          <w:szCs w:val="24"/>
          <w:lang w:val="en-GB"/>
        </w:rPr>
        <w:t>primă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contribuție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proprie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adaptarea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scenei</w:t>
      </w:r>
      <w:proofErr w:type="spellEnd"/>
      <w:r w:rsidRPr="00BC53EF">
        <w:rPr>
          <w:rFonts w:ascii="Times New Roman" w:hAnsi="Times New Roman" w:cs="Times New Roman"/>
          <w:sz w:val="24"/>
          <w:szCs w:val="24"/>
          <w:lang w:val="en-GB"/>
        </w:rPr>
        <w:t xml:space="preserve"> din Unity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adăugarea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cinci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senzori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frontali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detecția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obstacolelor</w:t>
      </w:r>
      <w:proofErr w:type="spellEnd"/>
      <w:r w:rsidRPr="00BC53EF">
        <w:rPr>
          <w:rFonts w:ascii="Times New Roman" w:hAnsi="Times New Roman" w:cs="Times New Roman"/>
          <w:sz w:val="24"/>
          <w:szCs w:val="24"/>
          <w:lang w:val="en-GB"/>
        </w:rPr>
        <w:t xml:space="preserve">. De </w:t>
      </w:r>
      <w:proofErr w:type="spellStart"/>
      <w:r w:rsidRPr="00BC53EF">
        <w:rPr>
          <w:rFonts w:ascii="Times New Roman" w:hAnsi="Times New Roman" w:cs="Times New Roman"/>
          <w:sz w:val="24"/>
          <w:szCs w:val="24"/>
          <w:lang w:val="en-GB"/>
        </w:rPr>
        <w:t>asemenea</w:t>
      </w:r>
      <w:proofErr w:type="spellEnd"/>
      <w:r w:rsidRPr="00BC53EF">
        <w:rPr>
          <w:rFonts w:ascii="Times New Roman" w:hAnsi="Times New Roman" w:cs="Times New Roman"/>
          <w:sz w:val="24"/>
          <w:szCs w:val="24"/>
          <w:lang w:val="en-GB"/>
        </w:rPr>
        <w:t xml:space="preserve">, tot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mediul</w:t>
      </w:r>
      <w:proofErr w:type="spellEnd"/>
      <w:r w:rsidRPr="00BC53EF">
        <w:rPr>
          <w:rFonts w:ascii="Times New Roman" w:hAnsi="Times New Roman" w:cs="Times New Roman"/>
          <w:sz w:val="24"/>
          <w:szCs w:val="24"/>
          <w:lang w:val="en-GB"/>
        </w:rPr>
        <w:t xml:space="preserve"> unity s-a </w:t>
      </w:r>
      <w:proofErr w:type="spellStart"/>
      <w:r w:rsidRPr="00BC53EF">
        <w:rPr>
          <w:rFonts w:ascii="Times New Roman" w:hAnsi="Times New Roman" w:cs="Times New Roman"/>
          <w:sz w:val="24"/>
          <w:szCs w:val="24"/>
          <w:lang w:val="en-GB"/>
        </w:rPr>
        <w:t>mai</w:t>
      </w:r>
      <w:proofErr w:type="spellEnd"/>
      <w:r w:rsidRPr="00BC53EF">
        <w:rPr>
          <w:rFonts w:ascii="Times New Roman" w:hAnsi="Times New Roman" w:cs="Times New Roman"/>
          <w:sz w:val="24"/>
          <w:szCs w:val="24"/>
          <w:lang w:val="en-GB"/>
        </w:rPr>
        <w:t xml:space="preserve"> create </w:t>
      </w:r>
      <w:commentRangeStart w:id="155"/>
      <w:r w:rsidRPr="00BC53EF">
        <w:rPr>
          <w:rFonts w:ascii="Times New Roman" w:hAnsi="Times New Roman" w:cs="Times New Roman"/>
          <w:sz w:val="24"/>
          <w:szCs w:val="24"/>
          <w:lang w:val="en-GB"/>
        </w:rPr>
        <w:t xml:space="preserve">un script </w:t>
      </w:r>
      <w:proofErr w:type="spellStart"/>
      <w:r w:rsidRPr="00BC53EF">
        <w:rPr>
          <w:rFonts w:ascii="Times New Roman" w:hAnsi="Times New Roman" w:cs="Times New Roman"/>
          <w:sz w:val="24"/>
          <w:szCs w:val="24"/>
          <w:lang w:val="en-GB"/>
        </w:rPr>
        <w:t>nou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denumit</w:t>
      </w:r>
      <w:commentRangeEnd w:id="155"/>
      <w:proofErr w:type="spellEnd"/>
      <w:r w:rsidR="00DB4089">
        <w:rPr>
          <w:rStyle w:val="CommentReference"/>
        </w:rPr>
        <w:commentReference w:id="155"/>
      </w:r>
      <w:r w:rsidRPr="00BC53EF">
        <w:rPr>
          <w:rFonts w:ascii="Times New Roman" w:hAnsi="Times New Roman" w:cs="Times New Roman"/>
          <w:sz w:val="24"/>
          <w:szCs w:val="24"/>
          <w:lang w:val="en-GB"/>
        </w:rPr>
        <w:t xml:space="preserve"> </w:t>
      </w:r>
      <w:proofErr w:type="spellStart"/>
      <w:proofErr w:type="gramStart"/>
      <w:r w:rsidRPr="00BC53EF">
        <w:rPr>
          <w:rFonts w:ascii="Times New Roman" w:hAnsi="Times New Roman" w:cs="Times New Roman"/>
          <w:i/>
          <w:iCs/>
          <w:sz w:val="24"/>
          <w:szCs w:val="24"/>
          <w:lang w:val="en-GB"/>
        </w:rPr>
        <w:t>CollectData.cs</w:t>
      </w:r>
      <w:proofErr w:type="spellEnd"/>
      <w:r w:rsidRPr="00BC53EF">
        <w:rPr>
          <w:rFonts w:ascii="Times New Roman" w:hAnsi="Times New Roman" w:cs="Times New Roman"/>
          <w:i/>
          <w:iCs/>
          <w:sz w:val="24"/>
          <w:szCs w:val="24"/>
          <w:lang w:val="en-GB"/>
        </w:rPr>
        <w:t xml:space="preserve"> </w:t>
      </w:r>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intermediul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căruia</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atât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colectarea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comenzilor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către</w:t>
      </w:r>
      <w:proofErr w:type="spellEnd"/>
      <w:r w:rsidRPr="00BC53EF">
        <w:rPr>
          <w:rFonts w:ascii="Times New Roman" w:hAnsi="Times New Roman" w:cs="Times New Roman"/>
          <w:sz w:val="24"/>
          <w:szCs w:val="24"/>
          <w:lang w:val="en-GB"/>
        </w:rPr>
        <w:t xml:space="preserve"> kart programmatic. Tot </w:t>
      </w:r>
      <w:proofErr w:type="spellStart"/>
      <w:r w:rsidRPr="00BC53EF">
        <w:rPr>
          <w:rFonts w:ascii="Times New Roman" w:hAnsi="Times New Roman" w:cs="Times New Roman"/>
          <w:sz w:val="24"/>
          <w:szCs w:val="24"/>
          <w:lang w:val="en-GB"/>
        </w:rPr>
        <w:t>aici</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exportul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într</w:t>
      </w:r>
      <w:proofErr w:type="spellEnd"/>
      <w:r w:rsidRPr="00BC53EF">
        <w:rPr>
          <w:rFonts w:ascii="Times New Roman" w:hAnsi="Times New Roman" w:cs="Times New Roman"/>
          <w:sz w:val="24"/>
          <w:szCs w:val="24"/>
          <w:lang w:val="en-GB"/>
        </w:rPr>
        <w:t xml:space="preserve">-un </w:t>
      </w:r>
      <w:proofErr w:type="spellStart"/>
      <w:r w:rsidRPr="00BC53EF">
        <w:rPr>
          <w:rFonts w:ascii="Times New Roman" w:hAnsi="Times New Roman" w:cs="Times New Roman"/>
          <w:sz w:val="24"/>
          <w:szCs w:val="24"/>
          <w:lang w:val="en-GB"/>
        </w:rPr>
        <w:t>filșier</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 xml:space="preserve">.csv </w:t>
      </w:r>
      <w:r w:rsidRPr="00BC53EF">
        <w:rPr>
          <w:rFonts w:ascii="Times New Roman" w:hAnsi="Times New Roman" w:cs="Times New Roman"/>
          <w:sz w:val="24"/>
          <w:szCs w:val="24"/>
          <w:lang w:val="en-GB"/>
        </w:rPr>
        <w:t xml:space="preserve">la </w:t>
      </w:r>
      <w:proofErr w:type="spellStart"/>
      <w:r w:rsidRPr="00BC53EF">
        <w:rPr>
          <w:rFonts w:ascii="Times New Roman" w:hAnsi="Times New Roman" w:cs="Times New Roman"/>
          <w:sz w:val="24"/>
          <w:szCs w:val="24"/>
          <w:lang w:val="en-GB"/>
        </w:rPr>
        <w:t>fiecare</w:t>
      </w:r>
      <w:proofErr w:type="spellEnd"/>
      <w:r w:rsidRPr="00BC53EF">
        <w:rPr>
          <w:rFonts w:ascii="Times New Roman" w:hAnsi="Times New Roman" w:cs="Times New Roman"/>
          <w:sz w:val="24"/>
          <w:szCs w:val="24"/>
          <w:lang w:val="en-GB"/>
        </w:rPr>
        <w:t xml:space="preserve"> frame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apelul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endpointui</w:t>
      </w:r>
      <w:proofErr w:type="spellEnd"/>
      <w:r w:rsidRPr="00BC53EF">
        <w:rPr>
          <w:rFonts w:ascii="Times New Roman" w:hAnsi="Times New Roman" w:cs="Times New Roman"/>
          <w:sz w:val="24"/>
          <w:szCs w:val="24"/>
          <w:lang w:val="en-GB"/>
        </w:rPr>
        <w:t xml:space="preserve"> de tip POST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procesarea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acestora</w:t>
      </w:r>
      <w:proofErr w:type="spellEnd"/>
      <w:r w:rsidRPr="00BC53EF">
        <w:rPr>
          <w:rFonts w:ascii="Times New Roman" w:hAnsi="Times New Roman" w:cs="Times New Roman"/>
          <w:sz w:val="24"/>
          <w:szCs w:val="24"/>
          <w:lang w:val="en-GB"/>
        </w:rPr>
        <w:t>.</w:t>
      </w:r>
    </w:p>
    <w:p w14:paraId="728B70F7" w14:textId="15688149" w:rsidR="00E23BE0"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r w:rsidR="00F77136" w:rsidRPr="00BC53EF">
        <w:rPr>
          <w:rFonts w:ascii="Times New Roman" w:hAnsi="Times New Roman" w:cs="Times New Roman"/>
          <w:sz w:val="24"/>
          <w:szCs w:val="24"/>
          <w:lang w:val="en-GB"/>
        </w:rPr>
        <w:t xml:space="preserve">Mai </w:t>
      </w:r>
      <w:proofErr w:type="spellStart"/>
      <w:r w:rsidR="00F77136" w:rsidRPr="00BC53EF">
        <w:rPr>
          <w:rFonts w:ascii="Times New Roman" w:hAnsi="Times New Roman" w:cs="Times New Roman"/>
          <w:sz w:val="24"/>
          <w:szCs w:val="24"/>
          <w:lang w:val="en-GB"/>
        </w:rPr>
        <w:t>apoi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folosind</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limbajul</w:t>
      </w:r>
      <w:proofErr w:type="spellEnd"/>
      <w:r w:rsidR="00F77136" w:rsidRPr="00BC53EF">
        <w:rPr>
          <w:rFonts w:ascii="Times New Roman" w:hAnsi="Times New Roman" w:cs="Times New Roman"/>
          <w:sz w:val="24"/>
          <w:szCs w:val="24"/>
          <w:lang w:val="en-GB"/>
        </w:rPr>
        <w:t xml:space="preserve"> Python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mediul</w:t>
      </w:r>
      <w:proofErr w:type="spellEnd"/>
      <w:r w:rsidR="00F77136" w:rsidRPr="00BC53EF">
        <w:rPr>
          <w:rFonts w:ascii="Times New Roman" w:hAnsi="Times New Roman" w:cs="Times New Roman"/>
          <w:sz w:val="24"/>
          <w:szCs w:val="24"/>
          <w:lang w:val="en-GB"/>
        </w:rPr>
        <w:t xml:space="preserve"> anaconda, s-a create un script de </w:t>
      </w:r>
      <w:proofErr w:type="spellStart"/>
      <w:r w:rsidR="00F77136" w:rsidRPr="00BC53EF">
        <w:rPr>
          <w:rFonts w:ascii="Times New Roman" w:hAnsi="Times New Roman" w:cs="Times New Roman"/>
          <w:sz w:val="24"/>
          <w:szCs w:val="24"/>
          <w:lang w:val="en-GB"/>
        </w:rPr>
        <w:t>FlaskAPI</w:t>
      </w:r>
      <w:proofErr w:type="spellEnd"/>
      <w:r w:rsidR="00F77136" w:rsidRPr="00BC53EF">
        <w:rPr>
          <w:rFonts w:ascii="Times New Roman" w:hAnsi="Times New Roman" w:cs="Times New Roman"/>
          <w:sz w:val="24"/>
          <w:szCs w:val="24"/>
          <w:lang w:val="en-GB"/>
        </w:rPr>
        <w:t xml:space="preserve">, care </w:t>
      </w:r>
      <w:proofErr w:type="spellStart"/>
      <w:r w:rsidR="00F77136" w:rsidRPr="00BC53EF">
        <w:rPr>
          <w:rFonts w:ascii="Times New Roman" w:hAnsi="Times New Roman" w:cs="Times New Roman"/>
          <w:sz w:val="24"/>
          <w:szCs w:val="24"/>
          <w:lang w:val="en-GB"/>
        </w:rPr>
        <w:t>realizează</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atât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comunicarea</w:t>
      </w:r>
      <w:proofErr w:type="spellEnd"/>
      <w:r w:rsidR="00F77136" w:rsidRPr="00BC53EF">
        <w:rPr>
          <w:rFonts w:ascii="Times New Roman" w:hAnsi="Times New Roman" w:cs="Times New Roman"/>
          <w:sz w:val="24"/>
          <w:szCs w:val="24"/>
          <w:lang w:val="en-GB"/>
        </w:rPr>
        <w:t xml:space="preserve"> cu </w:t>
      </w:r>
      <w:proofErr w:type="spellStart"/>
      <w:r w:rsidR="00F77136" w:rsidRPr="00BC53EF">
        <w:rPr>
          <w:rFonts w:ascii="Times New Roman" w:hAnsi="Times New Roman" w:cs="Times New Roman"/>
          <w:sz w:val="24"/>
          <w:szCs w:val="24"/>
          <w:lang w:val="en-GB"/>
        </w:rPr>
        <w:t>jocul</w:t>
      </w:r>
      <w:proofErr w:type="spellEnd"/>
      <w:r w:rsidR="00F77136" w:rsidRPr="00BC53EF">
        <w:rPr>
          <w:rFonts w:ascii="Times New Roman" w:hAnsi="Times New Roman" w:cs="Times New Roman"/>
          <w:sz w:val="24"/>
          <w:szCs w:val="24"/>
          <w:lang w:val="en-GB"/>
        </w:rPr>
        <w:t xml:space="preserve"> din unity, </w:t>
      </w:r>
      <w:proofErr w:type="spellStart"/>
      <w:r w:rsidR="00F77136" w:rsidRPr="00BC53EF">
        <w:rPr>
          <w:rFonts w:ascii="Times New Roman" w:hAnsi="Times New Roman" w:cs="Times New Roman"/>
          <w:sz w:val="24"/>
          <w:szCs w:val="24"/>
          <w:lang w:val="en-GB"/>
        </w:rPr>
        <w:t>cât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antrenarea</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modelului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prin</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algoritmi</w:t>
      </w:r>
      <w:proofErr w:type="spellEnd"/>
      <w:r w:rsidR="00F77136" w:rsidRPr="00BC53EF">
        <w:rPr>
          <w:rFonts w:ascii="Times New Roman" w:hAnsi="Times New Roman" w:cs="Times New Roman"/>
          <w:sz w:val="24"/>
          <w:szCs w:val="24"/>
          <w:lang w:val="en-GB"/>
        </w:rPr>
        <w:t xml:space="preserve"> de machine learning </w:t>
      </w:r>
      <w:proofErr w:type="spellStart"/>
      <w:r w:rsidR="00F77136" w:rsidRPr="00BC53EF">
        <w:rPr>
          <w:rFonts w:ascii="Times New Roman" w:hAnsi="Times New Roman" w:cs="Times New Roman"/>
          <w:sz w:val="24"/>
          <w:szCs w:val="24"/>
          <w:lang w:val="en-GB"/>
        </w:rPr>
        <w:t>supravegheați</w:t>
      </w:r>
      <w:proofErr w:type="spellEnd"/>
      <w:r w:rsidR="00F77136" w:rsidRPr="00BC53EF">
        <w:rPr>
          <w:rFonts w:ascii="Times New Roman" w:hAnsi="Times New Roman" w:cs="Times New Roman"/>
          <w:sz w:val="24"/>
          <w:szCs w:val="24"/>
          <w:lang w:val="en-GB"/>
        </w:rPr>
        <w:t>.</w:t>
      </w:r>
      <w:r w:rsidR="00E23BE0" w:rsidRPr="00BC53EF">
        <w:rPr>
          <w:rFonts w:ascii="Times New Roman" w:hAnsi="Times New Roman" w:cs="Times New Roman"/>
          <w:sz w:val="24"/>
          <w:szCs w:val="24"/>
          <w:lang w:val="en-GB"/>
        </w:rPr>
        <w:tab/>
      </w:r>
      <w:r w:rsidR="00047130" w:rsidRPr="00BC53EF">
        <w:rPr>
          <w:rFonts w:ascii="Times New Roman" w:hAnsi="Times New Roman" w:cs="Times New Roman"/>
          <w:sz w:val="24"/>
          <w:szCs w:val="24"/>
          <w:lang w:val="en-GB"/>
        </w:rPr>
        <w:t xml:space="preserve">De </w:t>
      </w:r>
      <w:proofErr w:type="spellStart"/>
      <w:r w:rsidR="00047130" w:rsidRPr="00BC53EF">
        <w:rPr>
          <w:rFonts w:ascii="Times New Roman" w:hAnsi="Times New Roman" w:cs="Times New Roman"/>
          <w:sz w:val="24"/>
          <w:szCs w:val="24"/>
          <w:lang w:val="en-GB"/>
        </w:rPr>
        <w:t>asemenea</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acest</w:t>
      </w:r>
      <w:proofErr w:type="spellEnd"/>
      <w:r w:rsidR="00047130" w:rsidRPr="00BC53EF">
        <w:rPr>
          <w:rFonts w:ascii="Times New Roman" w:hAnsi="Times New Roman" w:cs="Times New Roman"/>
          <w:sz w:val="24"/>
          <w:szCs w:val="24"/>
          <w:lang w:val="en-GB"/>
        </w:rPr>
        <w:t xml:space="preserve"> script </w:t>
      </w:r>
      <w:proofErr w:type="spellStart"/>
      <w:r w:rsidR="00047130" w:rsidRPr="00BC53EF">
        <w:rPr>
          <w:rFonts w:ascii="Times New Roman" w:hAnsi="Times New Roman" w:cs="Times New Roman"/>
          <w:sz w:val="24"/>
          <w:szCs w:val="24"/>
          <w:lang w:val="en-GB"/>
        </w:rPr>
        <w:t>poate</w:t>
      </w:r>
      <w:proofErr w:type="spellEnd"/>
      <w:r w:rsidR="00047130" w:rsidRPr="00BC53EF">
        <w:rPr>
          <w:rFonts w:ascii="Times New Roman" w:hAnsi="Times New Roman" w:cs="Times New Roman"/>
          <w:sz w:val="24"/>
          <w:szCs w:val="24"/>
          <w:lang w:val="en-GB"/>
        </w:rPr>
        <w:t xml:space="preserve"> fi </w:t>
      </w:r>
      <w:proofErr w:type="spellStart"/>
      <w:r w:rsidR="00047130" w:rsidRPr="00BC53EF">
        <w:rPr>
          <w:rFonts w:ascii="Times New Roman" w:hAnsi="Times New Roman" w:cs="Times New Roman"/>
          <w:sz w:val="24"/>
          <w:szCs w:val="24"/>
          <w:lang w:val="en-GB"/>
        </w:rPr>
        <w:t>considerat</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 </w:t>
      </w:r>
      <w:proofErr w:type="spellStart"/>
      <w:r w:rsidR="00047130" w:rsidRPr="00BC53EF">
        <w:rPr>
          <w:rFonts w:ascii="Times New Roman" w:hAnsi="Times New Roman" w:cs="Times New Roman"/>
          <w:sz w:val="24"/>
          <w:szCs w:val="24"/>
          <w:lang w:val="en-GB"/>
        </w:rPr>
        <w:t>intermediar</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între</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scriptul</w:t>
      </w:r>
      <w:proofErr w:type="spellEnd"/>
      <w:r w:rsidR="00047130" w:rsidRPr="00BC53EF">
        <w:rPr>
          <w:rFonts w:ascii="Times New Roman" w:hAnsi="Times New Roman" w:cs="Times New Roman"/>
          <w:sz w:val="24"/>
          <w:szCs w:val="24"/>
          <w:lang w:val="en-GB"/>
        </w:rPr>
        <w:t xml:space="preserve"> care </w:t>
      </w:r>
      <w:proofErr w:type="spellStart"/>
      <w:r w:rsidR="00047130" w:rsidRPr="00BC53EF">
        <w:rPr>
          <w:rFonts w:ascii="Times New Roman" w:hAnsi="Times New Roman" w:cs="Times New Roman"/>
          <w:sz w:val="24"/>
          <w:szCs w:val="24"/>
          <w:lang w:val="en-GB"/>
        </w:rPr>
        <w:t>realizează</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partea</w:t>
      </w:r>
      <w:proofErr w:type="spellEnd"/>
      <w:r w:rsidR="00047130" w:rsidRPr="00BC53EF">
        <w:rPr>
          <w:rFonts w:ascii="Times New Roman" w:hAnsi="Times New Roman" w:cs="Times New Roman"/>
          <w:sz w:val="24"/>
          <w:szCs w:val="24"/>
          <w:lang w:val="en-GB"/>
        </w:rPr>
        <w:t xml:space="preserve"> de reinforcement learning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Unity.</w:t>
      </w:r>
    </w:p>
    <w:p w14:paraId="65347A79" w14:textId="4D576FF2" w:rsidR="00047130" w:rsidRPr="00BC53EF" w:rsidRDefault="00047130"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reinforcement learning, s-a </w:t>
      </w:r>
      <w:proofErr w:type="spellStart"/>
      <w:r w:rsidRPr="00BC53EF">
        <w:rPr>
          <w:rFonts w:ascii="Times New Roman" w:hAnsi="Times New Roman" w:cs="Times New Roman"/>
          <w:sz w:val="24"/>
          <w:szCs w:val="24"/>
          <w:lang w:val="en-GB"/>
        </w:rPr>
        <w:t>realizat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structura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proiectului</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una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necesară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un </w:t>
      </w:r>
      <w:proofErr w:type="spellStart"/>
      <w:r w:rsidRPr="00BC53EF">
        <w:rPr>
          <w:rFonts w:ascii="Times New Roman" w:hAnsi="Times New Roman" w:cs="Times New Roman"/>
          <w:sz w:val="24"/>
          <w:szCs w:val="24"/>
          <w:lang w:val="en-GB"/>
        </w:rPr>
        <w:t>proiect</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folosește</w:t>
      </w:r>
      <w:proofErr w:type="spellEnd"/>
      <w:r w:rsidRPr="00BC53EF">
        <w:rPr>
          <w:rFonts w:ascii="Times New Roman" w:hAnsi="Times New Roman" w:cs="Times New Roman"/>
          <w:sz w:val="24"/>
          <w:szCs w:val="24"/>
          <w:lang w:val="en-GB"/>
        </w:rPr>
        <w:t xml:space="preserve"> tool kit-</w:t>
      </w:r>
      <w:proofErr w:type="spellStart"/>
      <w:r w:rsidRPr="00BC53EF">
        <w:rPr>
          <w:rFonts w:ascii="Times New Roman" w:hAnsi="Times New Roman" w:cs="Times New Roman"/>
          <w:sz w:val="24"/>
          <w:szCs w:val="24"/>
          <w:lang w:val="en-GB"/>
        </w:rPr>
        <w: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de la </w:t>
      </w:r>
      <w:proofErr w:type="spellStart"/>
      <w:r w:rsidRPr="00BC53EF">
        <w:rPr>
          <w:rFonts w:ascii="Times New Roman" w:hAnsi="Times New Roman" w:cs="Times New Roman"/>
          <w:sz w:val="24"/>
          <w:szCs w:val="24"/>
          <w:lang w:val="en-GB"/>
        </w:rPr>
        <w:t>OpenAI</w:t>
      </w:r>
      <w:proofErr w:type="spellEnd"/>
      <w:r w:rsidRPr="00BC53EF">
        <w:rPr>
          <w:rFonts w:ascii="Times New Roman" w:hAnsi="Times New Roman" w:cs="Times New Roman"/>
          <w:sz w:val="24"/>
          <w:szCs w:val="24"/>
          <w:lang w:val="en-GB"/>
        </w:rPr>
        <w:t xml:space="preserve"> gym.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aceasta</w:t>
      </w:r>
      <w:proofErr w:type="spellEnd"/>
      <w:r w:rsidRPr="00BC53EF">
        <w:rPr>
          <w:rFonts w:ascii="Times New Roman" w:hAnsi="Times New Roman" w:cs="Times New Roman"/>
          <w:sz w:val="24"/>
          <w:szCs w:val="24"/>
          <w:lang w:val="en-GB"/>
        </w:rPr>
        <w:t xml:space="preserve"> s-au create </w:t>
      </w:r>
      <w:proofErr w:type="spellStart"/>
      <w:r w:rsidRPr="00BC53EF">
        <w:rPr>
          <w:rFonts w:ascii="Times New Roman" w:hAnsi="Times New Roman" w:cs="Times New Roman"/>
          <w:sz w:val="24"/>
          <w:szCs w:val="24"/>
          <w:lang w:val="en-GB"/>
        </w:rPr>
        <w:t>niște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fișiere</w:t>
      </w:r>
      <w:proofErr w:type="spellEnd"/>
      <w:r w:rsidRPr="00BC53EF">
        <w:rPr>
          <w:rFonts w:ascii="Times New Roman" w:hAnsi="Times New Roman" w:cs="Times New Roman"/>
          <w:sz w:val="24"/>
          <w:szCs w:val="24"/>
          <w:lang w:val="en-GB"/>
        </w:rPr>
        <w:t xml:space="preserve"> de configurate care au </w:t>
      </w:r>
      <w:proofErr w:type="spellStart"/>
      <w:r w:rsidRPr="00BC53EF">
        <w:rPr>
          <w:rFonts w:ascii="Times New Roman" w:hAnsi="Times New Roman" w:cs="Times New Roman"/>
          <w:sz w:val="24"/>
          <w:szCs w:val="24"/>
          <w:lang w:val="en-GB"/>
        </w:rPr>
        <w:t>numele</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__init__.py</w:t>
      </w:r>
      <w:r w:rsidR="00FE2FF3" w:rsidRPr="00BC53EF">
        <w:rPr>
          <w:rFonts w:ascii="Times New Roman" w:hAnsi="Times New Roman" w:cs="Times New Roman"/>
          <w:i/>
          <w:iCs/>
          <w:sz w:val="24"/>
          <w:szCs w:val="24"/>
          <w:lang w:val="en-GB"/>
        </w:rPr>
        <w:t xml:space="preserve">. </w:t>
      </w:r>
      <w:r w:rsidR="00FE2FF3" w:rsidRPr="00BC53EF">
        <w:rPr>
          <w:rFonts w:ascii="Times New Roman" w:hAnsi="Times New Roman" w:cs="Times New Roman"/>
          <w:sz w:val="24"/>
          <w:szCs w:val="24"/>
          <w:lang w:val="en-GB"/>
        </w:rPr>
        <w:t xml:space="preserve">Tot </w:t>
      </w:r>
      <w:proofErr w:type="spellStart"/>
      <w:r w:rsidR="00FE2FF3" w:rsidRPr="00BC53EF">
        <w:rPr>
          <w:rFonts w:ascii="Times New Roman" w:hAnsi="Times New Roman" w:cs="Times New Roman"/>
          <w:sz w:val="24"/>
          <w:szCs w:val="24"/>
          <w:lang w:val="en-GB"/>
        </w:rPr>
        <w:t>aici</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în</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fișierul</w:t>
      </w:r>
      <w:proofErr w:type="spellEnd"/>
      <w:r w:rsidR="00FE2FF3" w:rsidRPr="00BC53EF">
        <w:rPr>
          <w:rFonts w:ascii="Times New Roman" w:hAnsi="Times New Roman" w:cs="Times New Roman"/>
          <w:sz w:val="24"/>
          <w:szCs w:val="24"/>
          <w:lang w:val="en-GB"/>
        </w:rPr>
        <w:t xml:space="preserve"> </w:t>
      </w:r>
      <w:r w:rsidR="00FE2FF3" w:rsidRPr="00BC53EF">
        <w:rPr>
          <w:rFonts w:ascii="Times New Roman" w:hAnsi="Times New Roman" w:cs="Times New Roman"/>
          <w:i/>
          <w:iCs/>
          <w:sz w:val="24"/>
          <w:szCs w:val="24"/>
          <w:lang w:val="en-GB"/>
        </w:rPr>
        <w:t>custom_env.py</w:t>
      </w:r>
      <w:r w:rsidR="00FE2FF3" w:rsidRPr="00BC53EF">
        <w:rPr>
          <w:rFonts w:ascii="Times New Roman" w:hAnsi="Times New Roman" w:cs="Times New Roman"/>
          <w:sz w:val="24"/>
          <w:szCs w:val="24"/>
          <w:lang w:val="en-GB"/>
        </w:rPr>
        <w:t xml:space="preserve"> s-au create </w:t>
      </w:r>
      <w:proofErr w:type="spellStart"/>
      <w:r w:rsidR="00FE2FF3" w:rsidRPr="00BC53EF">
        <w:rPr>
          <w:rFonts w:ascii="Times New Roman" w:hAnsi="Times New Roman" w:cs="Times New Roman"/>
          <w:sz w:val="24"/>
          <w:szCs w:val="24"/>
          <w:lang w:val="en-GB"/>
        </w:rPr>
        <w:t>funcțile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necesare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pentru</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modelul</w:t>
      </w:r>
      <w:proofErr w:type="spellEnd"/>
      <w:r w:rsidR="00FE2FF3" w:rsidRPr="00BC53EF">
        <w:rPr>
          <w:rFonts w:ascii="Times New Roman" w:hAnsi="Times New Roman" w:cs="Times New Roman"/>
          <w:sz w:val="24"/>
          <w:szCs w:val="24"/>
          <w:lang w:val="en-GB"/>
        </w:rPr>
        <w:t xml:space="preserve"> de reinforcement learning.</w:t>
      </w:r>
      <w:commentRangeEnd w:id="150"/>
      <w:r w:rsidR="004A101E">
        <w:rPr>
          <w:rStyle w:val="CommentReference"/>
        </w:rPr>
        <w:commentReference w:id="150"/>
      </w:r>
    </w:p>
    <w:p w14:paraId="2226E234" w14:textId="77777777" w:rsidR="00E23BE0" w:rsidRPr="00B06324" w:rsidRDefault="00E23BE0" w:rsidP="00B06324">
      <w:pPr>
        <w:rPr>
          <w:lang w:val="en-GB"/>
        </w:rPr>
      </w:pPr>
    </w:p>
    <w:p w14:paraId="1EE540A7" w14:textId="7B420387" w:rsidR="00F920BE" w:rsidRDefault="00F920BE" w:rsidP="00B06324">
      <w:pPr>
        <w:pStyle w:val="Heading2"/>
        <w:rPr>
          <w:rFonts w:ascii="Times New Roman" w:hAnsi="Times New Roman" w:cs="Times New Roman"/>
          <w:b/>
          <w:bCs/>
          <w:color w:val="auto"/>
          <w:sz w:val="28"/>
          <w:szCs w:val="28"/>
          <w:lang w:val="en-GB"/>
        </w:rPr>
      </w:pPr>
      <w:bookmarkStart w:id="156" w:name="_Toc106049325"/>
      <w:r w:rsidRPr="00B06324">
        <w:rPr>
          <w:rFonts w:ascii="Times New Roman" w:hAnsi="Times New Roman" w:cs="Times New Roman"/>
          <w:b/>
          <w:bCs/>
          <w:color w:val="auto"/>
          <w:sz w:val="28"/>
          <w:szCs w:val="28"/>
          <w:lang w:val="en-GB"/>
        </w:rPr>
        <w:t xml:space="preserve">5.2 – </w:t>
      </w:r>
      <w:proofErr w:type="spellStart"/>
      <w:r w:rsidRPr="00B06324">
        <w:rPr>
          <w:rFonts w:ascii="Times New Roman" w:hAnsi="Times New Roman" w:cs="Times New Roman"/>
          <w:b/>
          <w:bCs/>
          <w:color w:val="auto"/>
          <w:sz w:val="28"/>
          <w:szCs w:val="28"/>
          <w:lang w:val="en-GB"/>
        </w:rPr>
        <w:t>Dezvoltări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viitoare</w:t>
      </w:r>
      <w:bookmarkEnd w:id="156"/>
      <w:proofErr w:type="spellEnd"/>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Cea mai importană direcție este creșterea numărului de episoade necesare ca agentul să învețe să conducă folosind reinforcement learning.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O primă direcție poate fi trecerea de la un mediu de tip single player, la un mediu de tip multi play</w:t>
      </w:r>
      <w:del w:id="157" w:author="Bogdan Dragulescu" w:date="2022-06-14T14:33:00Z">
        <w:r w:rsidRPr="00B8314B" w:rsidDel="004A101E">
          <w:rPr>
            <w:rFonts w:ascii="Times New Roman" w:hAnsi="Times New Roman" w:cs="Times New Roman"/>
            <w:sz w:val="24"/>
            <w:szCs w:val="24"/>
          </w:rPr>
          <w:delText>a</w:delText>
        </w:r>
      </w:del>
      <w:r w:rsidRPr="00B8314B">
        <w:rPr>
          <w:rFonts w:ascii="Times New Roman" w:hAnsi="Times New Roman" w:cs="Times New Roman"/>
          <w:sz w:val="24"/>
          <w:szCs w:val="24"/>
        </w:rPr>
        <w:t>er. De interes în această abordare ar fi de văzut modul în care agenții concurează între ei.</w:t>
      </w:r>
    </w:p>
    <w:p w14:paraId="13D1354B" w14:textId="7416B4FA"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reinforcement learning, deoarece nu a existat o perso</w:t>
      </w:r>
      <w:ins w:id="158" w:author="Bogdan Dragulescu" w:date="2022-06-14T14:33:00Z">
        <w:r w:rsidR="004A101E">
          <w:rPr>
            <w:rFonts w:ascii="Times New Roman" w:hAnsi="Times New Roman" w:cs="Times New Roman"/>
            <w:sz w:val="24"/>
            <w:szCs w:val="24"/>
          </w:rPr>
          <w:t>a</w:t>
        </w:r>
      </w:ins>
      <w:r w:rsidRPr="00B8314B">
        <w:rPr>
          <w:rFonts w:ascii="Times New Roman" w:hAnsi="Times New Roman" w:cs="Times New Roman"/>
          <w:sz w:val="24"/>
          <w:szCs w:val="24"/>
        </w:rPr>
        <w:t>nă umana de pe urma căreia să învețe agentul folosind tehnici de machine learning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lastRenderedPageBreak/>
        <w:tab/>
        <w:t>O ultimă direcție poate fi mărirea numărului de tururi de circuit pe care agentul trebuie să le completeze. În momentul de față, agentul trebuie să treacă print trei checkpoint</w:t>
      </w:r>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Heading1"/>
        <w:jc w:val="center"/>
        <w:rPr>
          <w:rFonts w:ascii="Times New Roman" w:hAnsi="Times New Roman" w:cs="Times New Roman"/>
          <w:b/>
          <w:bCs/>
          <w:color w:val="auto"/>
        </w:rPr>
      </w:pPr>
      <w:bookmarkStart w:id="159" w:name="_Toc106049326"/>
      <w:proofErr w:type="spellStart"/>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w:t>
      </w:r>
      <w:proofErr w:type="spellEnd"/>
      <w:r w:rsidRPr="00B15547">
        <w:rPr>
          <w:rFonts w:ascii="Times New Roman" w:hAnsi="Times New Roman" w:cs="Times New Roman"/>
          <w:b/>
          <w:bCs/>
          <w:color w:val="auto"/>
          <w:lang w:val="en-GB"/>
        </w:rPr>
        <w:t xml:space="preserve"> 6:</w:t>
      </w:r>
      <w:r w:rsidRPr="00B15547">
        <w:rPr>
          <w:rFonts w:ascii="Times New Roman" w:hAnsi="Times New Roman" w:cs="Times New Roman"/>
          <w:b/>
          <w:bCs/>
          <w:color w:val="auto"/>
        </w:rPr>
        <w:t xml:space="preserve"> Bibliografie</w:t>
      </w:r>
      <w:bookmarkEnd w:id="159"/>
    </w:p>
    <w:commentRangeStart w:id="160"/>
    <w:p w14:paraId="03A854E3" w14:textId="77777777" w:rsidR="00AB6883" w:rsidRPr="00AB6883" w:rsidRDefault="006D12BC" w:rsidP="00AB6883">
      <w:pPr>
        <w:pStyle w:val="Bibliography"/>
        <w:rPr>
          <w:rFonts w:ascii="Calibri" w:hAnsi="Calibri" w:cs="Calibri"/>
        </w:rPr>
      </w:pPr>
      <w:r>
        <w:fldChar w:fldCharType="begin"/>
      </w:r>
      <w:r w:rsidR="0069175A">
        <w:instrText xml:space="preserve"> ADDIN ZOTERO_BIBL {"uncited":[],"omitted":[],"custom":[]} CSL_BIBLIOGRAPHY </w:instrText>
      </w:r>
      <w:r>
        <w:fldChar w:fldCharType="separate"/>
      </w:r>
      <w:r w:rsidR="00AB6883" w:rsidRPr="00AB6883">
        <w:rPr>
          <w:rFonts w:ascii="Calibri" w:hAnsi="Calibri" w:cs="Calibri"/>
        </w:rPr>
        <w:t>‘Anaconda Distribution — Anaconda Documentation’. Accessed 13 June 2022. https://docs.anaconda.com/anaconda/.</w:t>
      </w:r>
    </w:p>
    <w:p w14:paraId="6BCD2FCD" w14:textId="77777777" w:rsidR="00AB6883" w:rsidRPr="00AB6883" w:rsidRDefault="00AB6883" w:rsidP="00AB6883">
      <w:pPr>
        <w:pStyle w:val="Bibliography"/>
        <w:rPr>
          <w:rFonts w:ascii="Calibri" w:hAnsi="Calibri" w:cs="Calibri"/>
        </w:rPr>
      </w:pPr>
      <w:r w:rsidRPr="00AB6883">
        <w:rPr>
          <w:rFonts w:ascii="Calibri" w:hAnsi="Calibri" w:cs="Calibri"/>
        </w:rPr>
        <w:t xml:space="preserve">Baier, H., A. Sattaur, E. J. Powley, S. Devlin, J. Rollason, and P. I. Cowling. ‘Emulating Human Play in a Leading Mobile Card Game’. </w:t>
      </w:r>
      <w:r w:rsidRPr="00AB6883">
        <w:rPr>
          <w:rFonts w:ascii="Calibri" w:hAnsi="Calibri" w:cs="Calibri"/>
          <w:i/>
          <w:iCs/>
        </w:rPr>
        <w:t>IEEE Transactions on Games</w:t>
      </w:r>
      <w:r w:rsidRPr="00AB6883">
        <w:rPr>
          <w:rFonts w:ascii="Calibri" w:hAnsi="Calibri" w:cs="Calibri"/>
        </w:rPr>
        <w:t xml:space="preserve"> 11, no. 4 (December 2019): 386–95. https://doi.org/10.1109/TG.2018.2835764.</w:t>
      </w:r>
    </w:p>
    <w:p w14:paraId="39AFB32D" w14:textId="77777777" w:rsidR="00AB6883" w:rsidRPr="00AB6883" w:rsidRDefault="00AB6883" w:rsidP="00AB6883">
      <w:pPr>
        <w:pStyle w:val="Bibliography"/>
        <w:rPr>
          <w:rFonts w:ascii="Calibri" w:hAnsi="Calibri" w:cs="Calibri"/>
        </w:rPr>
      </w:pPr>
      <w:r w:rsidRPr="00AB6883">
        <w:rPr>
          <w:rFonts w:ascii="Calibri" w:hAnsi="Calibri" w:cs="Calibri"/>
        </w:rPr>
        <w:t xml:space="preserve">Chan, Jack, Ray Chung, and Jack Huang. </w:t>
      </w:r>
      <w:r w:rsidRPr="00AB6883">
        <w:rPr>
          <w:rFonts w:ascii="Calibri" w:hAnsi="Calibri" w:cs="Calibri"/>
          <w:i/>
          <w:iCs/>
        </w:rPr>
        <w:t>Python API Development Fundamentals: Develop a Full-Stack Web Application with Python and Flask</w:t>
      </w:r>
      <w:r w:rsidRPr="00AB6883">
        <w:rPr>
          <w:rFonts w:ascii="Calibri" w:hAnsi="Calibri" w:cs="Calibri"/>
        </w:rPr>
        <w:t>. Packt Publishing Ltd, 2019.</w:t>
      </w:r>
    </w:p>
    <w:p w14:paraId="247987D0" w14:textId="77777777" w:rsidR="00AB6883" w:rsidRPr="00AB6883" w:rsidRDefault="00AB6883" w:rsidP="00AB6883">
      <w:pPr>
        <w:pStyle w:val="Bibliography"/>
        <w:rPr>
          <w:rFonts w:ascii="Calibri" w:hAnsi="Calibri" w:cs="Calibri"/>
        </w:rPr>
      </w:pPr>
      <w:r w:rsidRPr="00AB6883">
        <w:rPr>
          <w:rFonts w:ascii="Calibri" w:hAnsi="Calibri" w:cs="Calibri"/>
        </w:rPr>
        <w:t xml:space="preserve">Craighead, Jeffrey, Jenny Burke, and Robin Murphy. ‘Using the Unity Game Engine to Develop SARGE: A Case Study’. </w:t>
      </w:r>
      <w:r w:rsidRPr="00AB6883">
        <w:rPr>
          <w:rFonts w:ascii="Calibri" w:hAnsi="Calibri" w:cs="Calibri"/>
          <w:i/>
          <w:iCs/>
        </w:rPr>
        <w:t>Computer</w:t>
      </w:r>
      <w:r w:rsidRPr="00AB6883">
        <w:rPr>
          <w:rFonts w:ascii="Calibri" w:hAnsi="Calibri" w:cs="Calibri"/>
        </w:rPr>
        <w:t xml:space="preserve"> 4552 (1 January 2007).</w:t>
      </w:r>
    </w:p>
    <w:p w14:paraId="655BEE75" w14:textId="77777777" w:rsidR="00AB6883" w:rsidRPr="00AB6883" w:rsidRDefault="00AB6883" w:rsidP="00AB6883">
      <w:pPr>
        <w:pStyle w:val="Bibliography"/>
        <w:rPr>
          <w:rFonts w:ascii="Calibri" w:hAnsi="Calibri" w:cs="Calibri"/>
        </w:rPr>
      </w:pPr>
      <w:r w:rsidRPr="00AB6883">
        <w:rPr>
          <w:rFonts w:ascii="Calibri" w:hAnsi="Calibri" w:cs="Calibri"/>
        </w:rPr>
        <w:t xml:space="preserve">Daylamani-Zad, D., L. B. Graham, and I. T. Paraskevopoulos. ‘Swarm Intelligence for Autonomous Cooperative Agents in Battles for Real-Time Strategy Games’. In </w:t>
      </w:r>
      <w:r w:rsidRPr="00AB6883">
        <w:rPr>
          <w:rFonts w:ascii="Calibri" w:hAnsi="Calibri" w:cs="Calibri"/>
          <w:i/>
          <w:iCs/>
        </w:rPr>
        <w:t>2017 9th International Conference on Virtual Worlds and Games for Serious Applications (VS-Games)</w:t>
      </w:r>
      <w:r w:rsidRPr="00AB6883">
        <w:rPr>
          <w:rFonts w:ascii="Calibri" w:hAnsi="Calibri" w:cs="Calibri"/>
        </w:rPr>
        <w:t>, 39–46, 2017. https://doi.org/10.1109/VS-GAMES.2017.8055809.</w:t>
      </w:r>
    </w:p>
    <w:p w14:paraId="12D7EBAD" w14:textId="77777777" w:rsidR="00AB6883" w:rsidRPr="00AB6883" w:rsidRDefault="00AB6883" w:rsidP="00AB6883">
      <w:pPr>
        <w:pStyle w:val="Bibliography"/>
        <w:rPr>
          <w:rFonts w:ascii="Calibri" w:hAnsi="Calibri" w:cs="Calibri"/>
        </w:rPr>
      </w:pPr>
      <w:r w:rsidRPr="00AB6883">
        <w:rPr>
          <w:rFonts w:ascii="Calibri" w:hAnsi="Calibri" w:cs="Calibri"/>
        </w:rPr>
        <w:t>Dk, Bb. ‘Reinforcement Learning: An Introduction Second Edition’. Accessed 13 June 2022. https://www.academia.edu/39631493/Reinforcement_Learning_An_Introduction_second_edition.</w:t>
      </w:r>
    </w:p>
    <w:p w14:paraId="00791847" w14:textId="77777777" w:rsidR="00AB6883" w:rsidRPr="00AB6883" w:rsidRDefault="00AB6883" w:rsidP="00AB6883">
      <w:pPr>
        <w:pStyle w:val="Bibliography"/>
        <w:rPr>
          <w:rFonts w:ascii="Calibri" w:hAnsi="Calibri" w:cs="Calibri"/>
        </w:rPr>
      </w:pPr>
      <w:r w:rsidRPr="00AB6883">
        <w:rPr>
          <w:rFonts w:ascii="Calibri" w:hAnsi="Calibri" w:cs="Calibri"/>
        </w:rPr>
        <w:t xml:space="preserve">Géron, Aurélien. </w:t>
      </w:r>
      <w:r w:rsidRPr="00AB6883">
        <w:rPr>
          <w:rFonts w:ascii="Calibri" w:hAnsi="Calibri" w:cs="Calibri"/>
          <w:i/>
          <w:iCs/>
        </w:rPr>
        <w:t>Hands-On Machine Learning with Scikit-Learn, Keras, and TensorFlow</w:t>
      </w:r>
      <w:r w:rsidRPr="00AB6883">
        <w:rPr>
          <w:rFonts w:ascii="Calibri" w:hAnsi="Calibri" w:cs="Calibri"/>
        </w:rPr>
        <w:t>. 2nd Edition. O’Reilly Media, Inc., 2019.</w:t>
      </w:r>
    </w:p>
    <w:p w14:paraId="40A519C2" w14:textId="77777777" w:rsidR="00AB6883" w:rsidRPr="00AB6883" w:rsidRDefault="00AB6883" w:rsidP="00AB6883">
      <w:pPr>
        <w:pStyle w:val="Bibliography"/>
        <w:rPr>
          <w:rFonts w:ascii="Calibri" w:hAnsi="Calibri" w:cs="Calibri"/>
        </w:rPr>
      </w:pPr>
      <w:r w:rsidRPr="00AB6883">
        <w:rPr>
          <w:rFonts w:ascii="Calibri" w:hAnsi="Calibri" w:cs="Calibri"/>
        </w:rPr>
        <w:t xml:space="preserve">Jiang, Tammy, Jaimie L. Gradus, and Anthony J. Rosellini. ‘Supervised Machine Learning: A Brief Primer’. </w:t>
      </w:r>
      <w:r w:rsidRPr="00AB6883">
        <w:rPr>
          <w:rFonts w:ascii="Calibri" w:hAnsi="Calibri" w:cs="Calibri"/>
          <w:i/>
          <w:iCs/>
        </w:rPr>
        <w:t>Behavior Therapy</w:t>
      </w:r>
      <w:r w:rsidRPr="00AB6883">
        <w:rPr>
          <w:rFonts w:ascii="Calibri" w:hAnsi="Calibri" w:cs="Calibri"/>
        </w:rPr>
        <w:t xml:space="preserve"> 51, no. 5 (1 September 2020): 675–87. https://doi.org/10.1016/j.beth.2020.05.002.</w:t>
      </w:r>
    </w:p>
    <w:p w14:paraId="18DA09A3" w14:textId="77777777" w:rsidR="00AB6883" w:rsidRPr="00AB6883" w:rsidRDefault="00AB6883" w:rsidP="00AB6883">
      <w:pPr>
        <w:pStyle w:val="Bibliography"/>
        <w:rPr>
          <w:rFonts w:ascii="Calibri" w:hAnsi="Calibri" w:cs="Calibri"/>
        </w:rPr>
      </w:pPr>
      <w:r w:rsidRPr="00AB6883">
        <w:rPr>
          <w:rFonts w:ascii="Calibri" w:hAnsi="Calibri" w:cs="Calibri"/>
        </w:rPr>
        <w:t>Nwana, Hyacinth S. ‘1Software Agents: An Overview’, n.d.</w:t>
      </w:r>
    </w:p>
    <w:p w14:paraId="7FB06F34" w14:textId="77777777" w:rsidR="00AB6883" w:rsidRPr="00AB6883" w:rsidRDefault="00AB6883" w:rsidP="00AB6883">
      <w:pPr>
        <w:pStyle w:val="Bibliography"/>
        <w:rPr>
          <w:rFonts w:ascii="Calibri" w:hAnsi="Calibri" w:cs="Calibri"/>
        </w:rPr>
      </w:pPr>
      <w:r w:rsidRPr="00AB6883">
        <w:rPr>
          <w:rFonts w:ascii="Calibri" w:hAnsi="Calibri" w:cs="Calibri"/>
        </w:rPr>
        <w:t xml:space="preserve">Pedregosa, Fabian, Gaël Varoquaux, Alexandre Gramfort, Vincent Michel, Bertrand Thirion, Olivier Grisel, Mathieu Blondel, et al. ‘Scikit-Learn: Machine Learning in Python’. </w:t>
      </w:r>
      <w:r w:rsidRPr="00AB6883">
        <w:rPr>
          <w:rFonts w:ascii="Calibri" w:hAnsi="Calibri" w:cs="Calibri"/>
          <w:i/>
          <w:iCs/>
        </w:rPr>
        <w:t>Journal of Machine Learning Research</w:t>
      </w:r>
      <w:r w:rsidRPr="00AB6883">
        <w:rPr>
          <w:rFonts w:ascii="Calibri" w:hAnsi="Calibri" w:cs="Calibri"/>
        </w:rPr>
        <w:t xml:space="preserve"> 12, no. 85 (2011): 2825–30.</w:t>
      </w:r>
    </w:p>
    <w:p w14:paraId="2EA7188D" w14:textId="77777777" w:rsidR="00AB6883" w:rsidRPr="00AB6883" w:rsidRDefault="00AB6883" w:rsidP="00AB6883">
      <w:pPr>
        <w:pStyle w:val="Bibliography"/>
        <w:rPr>
          <w:rFonts w:ascii="Calibri" w:hAnsi="Calibri" w:cs="Calibri"/>
        </w:rPr>
      </w:pPr>
      <w:r w:rsidRPr="00AB6883">
        <w:rPr>
          <w:rFonts w:ascii="Calibri" w:hAnsi="Calibri" w:cs="Calibri"/>
        </w:rPr>
        <w:t xml:space="preserve">Pepels, T., M. H. M. Winands, and M. Lanctot. ‘Real-Time Monte Carlo Tree Search in Ms Pac-Man’. </w:t>
      </w:r>
      <w:r w:rsidRPr="00AB6883">
        <w:rPr>
          <w:rFonts w:ascii="Calibri" w:hAnsi="Calibri" w:cs="Calibri"/>
          <w:i/>
          <w:iCs/>
        </w:rPr>
        <w:t>IEEE Transactions on Computational Intelligence and AI in Games</w:t>
      </w:r>
      <w:r w:rsidRPr="00AB6883">
        <w:rPr>
          <w:rFonts w:ascii="Calibri" w:hAnsi="Calibri" w:cs="Calibri"/>
        </w:rPr>
        <w:t xml:space="preserve"> 6, no. 3 (September 2014): 245–57. https://doi.org/10.1109/TCIAIG.2013.2291577.</w:t>
      </w:r>
    </w:p>
    <w:p w14:paraId="5B659A09" w14:textId="77777777" w:rsidR="00AB6883" w:rsidRPr="00AB6883" w:rsidRDefault="00AB6883" w:rsidP="00AB6883">
      <w:pPr>
        <w:pStyle w:val="Bibliography"/>
        <w:rPr>
          <w:rFonts w:ascii="Calibri" w:hAnsi="Calibri" w:cs="Calibri"/>
        </w:rPr>
      </w:pPr>
      <w:r w:rsidRPr="00AB6883">
        <w:rPr>
          <w:rFonts w:ascii="Calibri" w:hAnsi="Calibri" w:cs="Calibri"/>
        </w:rPr>
        <w:t xml:space="preserve">S.Bhamra, G., A. K. Verma, and R. B. Patel. ‘Intelligent Software Agent Technology: An Overview’. </w:t>
      </w:r>
      <w:r w:rsidRPr="00AB6883">
        <w:rPr>
          <w:rFonts w:ascii="Calibri" w:hAnsi="Calibri" w:cs="Calibri"/>
          <w:i/>
          <w:iCs/>
        </w:rPr>
        <w:t>International Journal of Computer Applications</w:t>
      </w:r>
      <w:r w:rsidRPr="00AB6883">
        <w:rPr>
          <w:rFonts w:ascii="Calibri" w:hAnsi="Calibri" w:cs="Calibri"/>
        </w:rPr>
        <w:t xml:space="preserve"> 89, no. 2 (1 March 2014): 19–31. https://doi.org/10.5120/15474-4160.</w:t>
      </w:r>
    </w:p>
    <w:p w14:paraId="63D329AD" w14:textId="77777777" w:rsidR="00AB6883" w:rsidRPr="00AB6883" w:rsidRDefault="00AB6883" w:rsidP="00AB6883">
      <w:pPr>
        <w:pStyle w:val="Bibliography"/>
        <w:rPr>
          <w:rFonts w:ascii="Calibri" w:hAnsi="Calibri" w:cs="Calibri"/>
        </w:rPr>
      </w:pPr>
      <w:r w:rsidRPr="00AB6883">
        <w:rPr>
          <w:rFonts w:ascii="Calibri" w:hAnsi="Calibri" w:cs="Calibri"/>
        </w:rPr>
        <w:t xml:space="preserve">Sironi, C. F., and M. H. M. Winands. ‘Analysis of Self-Adaptive Monte Carlo Tree Search in General Video Game Playing’. In </w:t>
      </w:r>
      <w:r w:rsidRPr="00AB6883">
        <w:rPr>
          <w:rFonts w:ascii="Calibri" w:hAnsi="Calibri" w:cs="Calibri"/>
          <w:i/>
          <w:iCs/>
        </w:rPr>
        <w:t>2018 IEEE Conference on Computational Intelligence and Games (CIG)</w:t>
      </w:r>
      <w:r w:rsidRPr="00AB6883">
        <w:rPr>
          <w:rFonts w:ascii="Calibri" w:hAnsi="Calibri" w:cs="Calibri"/>
        </w:rPr>
        <w:t>, 1–4, 2018. https://doi.org/10.1109/CIG.2018.8490402.</w:t>
      </w:r>
    </w:p>
    <w:p w14:paraId="36F2CCF5" w14:textId="77777777" w:rsidR="00AB6883" w:rsidRPr="00AB6883" w:rsidRDefault="00AB6883" w:rsidP="00AB6883">
      <w:pPr>
        <w:pStyle w:val="Bibliography"/>
        <w:rPr>
          <w:rFonts w:ascii="Calibri" w:hAnsi="Calibri" w:cs="Calibri"/>
        </w:rPr>
      </w:pPr>
      <w:r w:rsidRPr="00AB6883">
        <w:rPr>
          <w:rFonts w:ascii="Calibri" w:hAnsi="Calibri" w:cs="Calibri"/>
        </w:rPr>
        <w:t xml:space="preserve">Wei, Z., D. Wang, M. Zhang, A. Tan, C. Miao, and Y. Zhou. ‘Autonomous Agents in Snake Game via Deep Reinforcement Learning’. In </w:t>
      </w:r>
      <w:r w:rsidRPr="00AB6883">
        <w:rPr>
          <w:rFonts w:ascii="Calibri" w:hAnsi="Calibri" w:cs="Calibri"/>
          <w:i/>
          <w:iCs/>
        </w:rPr>
        <w:t>2018 IEEE International Conference on Agents (ICA)</w:t>
      </w:r>
      <w:r w:rsidRPr="00AB6883">
        <w:rPr>
          <w:rFonts w:ascii="Calibri" w:hAnsi="Calibri" w:cs="Calibri"/>
        </w:rPr>
        <w:t>, 20–25, 2018. https://doi.org/10.1109/AGENTS.2018.8460004.</w:t>
      </w:r>
    </w:p>
    <w:p w14:paraId="18FDBABE" w14:textId="79773010" w:rsidR="00B15547" w:rsidRPr="00B15547" w:rsidRDefault="006D12BC" w:rsidP="00B15547">
      <w:r>
        <w:fldChar w:fldCharType="end"/>
      </w:r>
      <w:commentRangeEnd w:id="160"/>
      <w:r w:rsidR="004A101E">
        <w:rPr>
          <w:rStyle w:val="CommentReference"/>
        </w:rPr>
        <w:commentReference w:id="160"/>
      </w:r>
    </w:p>
    <w:sectPr w:rsidR="00B15547" w:rsidRPr="00B155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Bogdan Dragulescu" w:date="2022-06-14T11:00:00Z" w:initials="BD">
    <w:p w14:paraId="15BDF0FC" w14:textId="77777777" w:rsidR="0039645A" w:rsidRDefault="0039645A" w:rsidP="00E15688">
      <w:pPr>
        <w:pStyle w:val="CommentText"/>
      </w:pPr>
      <w:r>
        <w:rPr>
          <w:rStyle w:val="CommentReference"/>
        </w:rPr>
        <w:annotationRef/>
      </w:r>
      <w:r>
        <w:t>Trebuie si punerea in contex. Utilizeaza si citari, studii de caz, metodele curente, ...</w:t>
      </w:r>
    </w:p>
  </w:comment>
  <w:comment w:id="9" w:author="Bogdan Dragulescu" w:date="2022-06-14T11:04:00Z" w:initials="BD">
    <w:p w14:paraId="194C0422" w14:textId="77777777" w:rsidR="0039645A" w:rsidRDefault="0039645A" w:rsidP="009512B1">
      <w:pPr>
        <w:pStyle w:val="CommentText"/>
      </w:pPr>
      <w:r>
        <w:rPr>
          <w:rStyle w:val="CommentReference"/>
        </w:rPr>
        <w:annotationRef/>
      </w:r>
      <w:r>
        <w:t>La partea de obiective intra intrebarile de cercetare. Din aceste intrebari poti extrage obiectivele ce trebuiesc atinse.</w:t>
      </w:r>
      <w:r>
        <w:br/>
        <w:t>La finalul lucrari discuti pe rezultate raspunsurile la intrebari.</w:t>
      </w:r>
    </w:p>
  </w:comment>
  <w:comment w:id="16" w:author="Bogdan Dragulescu" w:date="2022-06-14T11:05:00Z" w:initials="BD">
    <w:p w14:paraId="77B6BC02" w14:textId="77777777" w:rsidR="0039645A" w:rsidRDefault="0039645A" w:rsidP="0045456B">
      <w:pPr>
        <w:pStyle w:val="CommentText"/>
      </w:pPr>
      <w:r>
        <w:rPr>
          <w:rStyle w:val="CommentReference"/>
        </w:rPr>
        <w:annotationRef/>
      </w:r>
      <w:r>
        <w:t>Sinteza in mod normal ar trebui sa fie inainte de capitolul 1. Este un pic amestecat acest prim capitol.</w:t>
      </w:r>
    </w:p>
  </w:comment>
  <w:comment w:id="20" w:author="Bogdan Dragulescu" w:date="2022-06-14T11:09:00Z" w:initials="BD">
    <w:p w14:paraId="0B613E6E" w14:textId="77777777" w:rsidR="003A0ECA" w:rsidRDefault="003A0ECA" w:rsidP="00FC3C4D">
      <w:pPr>
        <w:pStyle w:val="CommentText"/>
      </w:pPr>
      <w:r>
        <w:rPr>
          <w:rStyle w:val="CommentReference"/>
        </w:rPr>
        <w:annotationRef/>
      </w:r>
      <w:r>
        <w:t>Paragraf introductiv cu scopul acestui capitol. La ce intrebari vrei sa raspunzi.</w:t>
      </w:r>
    </w:p>
  </w:comment>
  <w:comment w:id="22" w:author="Bogdan Dragulescu" w:date="2022-06-14T11:08:00Z" w:initials="BD">
    <w:p w14:paraId="064A4755" w14:textId="2CA4C865" w:rsidR="003A0ECA" w:rsidRDefault="003A0ECA" w:rsidP="00937C54">
      <w:pPr>
        <w:pStyle w:val="CommentText"/>
      </w:pPr>
      <w:r>
        <w:rPr>
          <w:rStyle w:val="CommentReference"/>
        </w:rPr>
        <w:annotationRef/>
      </w:r>
      <w:r>
        <w:t>De ce ai folosit footnotes?</w:t>
      </w:r>
    </w:p>
  </w:comment>
  <w:comment w:id="30" w:author="Bogdan Dragulescu" w:date="2022-06-14T11:13:00Z" w:initials="BD">
    <w:p w14:paraId="68BFE0B9" w14:textId="77777777" w:rsidR="00B039D3" w:rsidRDefault="00B039D3" w:rsidP="00E25535">
      <w:pPr>
        <w:pStyle w:val="CommentText"/>
      </w:pPr>
      <w:r>
        <w:rPr>
          <w:rStyle w:val="CommentReference"/>
        </w:rPr>
        <w:annotationRef/>
      </w:r>
      <w:r>
        <w:t>Aici trebuie extins cu exemple de utilizare si citarea lor corespunzatoare.</w:t>
      </w:r>
    </w:p>
  </w:comment>
  <w:comment w:id="32" w:author="Bogdan Dragulescu" w:date="2022-06-14T11:16:00Z" w:initials="BD">
    <w:p w14:paraId="1747D8EC" w14:textId="77777777" w:rsidR="00193F60" w:rsidRDefault="00193F60" w:rsidP="007705E3">
      <w:pPr>
        <w:pStyle w:val="CommentText"/>
      </w:pPr>
      <w:r>
        <w:rPr>
          <w:rStyle w:val="CommentReference"/>
        </w:rPr>
        <w:annotationRef/>
      </w:r>
      <w:r>
        <w:t>Asta e partea de related work. Nu e corect titlul subcapitolului.</w:t>
      </w:r>
    </w:p>
  </w:comment>
  <w:comment w:id="33" w:author="Bogdan Dragulescu" w:date="2022-06-14T11:14:00Z" w:initials="BD">
    <w:p w14:paraId="6EB64967" w14:textId="3A5987A3" w:rsidR="00B039D3" w:rsidRDefault="00B039D3" w:rsidP="002C2496">
      <w:pPr>
        <w:pStyle w:val="CommentText"/>
      </w:pPr>
      <w:r>
        <w:rPr>
          <w:rStyle w:val="CommentReference"/>
        </w:rPr>
        <w:annotationRef/>
      </w:r>
      <w:r>
        <w:t>La ce se refera consistenta?</w:t>
      </w:r>
    </w:p>
  </w:comment>
  <w:comment w:id="34" w:author="Bogdan Dragulescu" w:date="2022-06-14T12:02:00Z" w:initials="BD">
    <w:p w14:paraId="56F4F076" w14:textId="77777777" w:rsidR="00B620F9" w:rsidRDefault="00B620F9" w:rsidP="000746C8">
      <w:pPr>
        <w:pStyle w:val="CommentText"/>
      </w:pPr>
      <w:r>
        <w:rPr>
          <w:rStyle w:val="CommentReference"/>
        </w:rPr>
        <w:annotationRef/>
      </w:r>
      <w:r>
        <w:t>Ar fi indicat sa prezinti rezultate masurabile din articolele studiate.</w:t>
      </w:r>
      <w:r>
        <w:br/>
        <w:t>Poti prezenta rezultatele studiului bibliografic intr-un tabel sumativ ce contine: id articol, an publicare, set date / ce agent, scor.</w:t>
      </w:r>
    </w:p>
  </w:comment>
  <w:comment w:id="35" w:author="Bogdan Dragulescu" w:date="2022-06-14T12:00:00Z" w:initials="BD">
    <w:p w14:paraId="201A645F" w14:textId="0DB9CEE3" w:rsidR="00B620F9" w:rsidRDefault="00B620F9" w:rsidP="007F421C">
      <w:pPr>
        <w:pStyle w:val="CommentText"/>
      </w:pPr>
      <w:r>
        <w:rPr>
          <w:rStyle w:val="CommentReference"/>
        </w:rPr>
        <w:annotationRef/>
      </w:r>
      <w:r>
        <w:t>Lipseste o concluzie finala de capitol pentru sumarizarea rezultatelor. Ce strategie este utilizata uzual? Rezulta ce vei aborda tu in experiment.</w:t>
      </w:r>
    </w:p>
  </w:comment>
  <w:comment w:id="39" w:author="Bogdan Dragulescu" w:date="2022-06-14T12:03:00Z" w:initials="BD">
    <w:p w14:paraId="7EAF78B6" w14:textId="77777777" w:rsidR="00742111" w:rsidRDefault="00742111" w:rsidP="000737E1">
      <w:pPr>
        <w:pStyle w:val="CommentText"/>
      </w:pPr>
      <w:r>
        <w:rPr>
          <w:rStyle w:val="CommentReference"/>
        </w:rPr>
        <w:annotationRef/>
      </w:r>
      <w:r>
        <w:t xml:space="preserve">K, dar trebuie extins. </w:t>
      </w:r>
      <w:r>
        <w:br/>
        <w:t>Incearca sa eviti listele.</w:t>
      </w:r>
    </w:p>
  </w:comment>
  <w:comment w:id="52" w:author="Bogdan Dragulescu" w:date="2022-06-14T12:06:00Z" w:initials="BD">
    <w:p w14:paraId="30187405" w14:textId="77777777" w:rsidR="003E04D9" w:rsidRDefault="003E04D9" w:rsidP="009705BC">
      <w:pPr>
        <w:pStyle w:val="CommentText"/>
      </w:pPr>
      <w:r>
        <w:rPr>
          <w:rStyle w:val="CommentReference"/>
        </w:rPr>
        <w:annotationRef/>
      </w:r>
      <w:r>
        <w:t>Titlu figura si citare daca ai preluat-o</w:t>
      </w:r>
    </w:p>
  </w:comment>
  <w:comment w:id="59" w:author="Bogdan Dragulescu" w:date="2022-06-14T12:10:00Z" w:initials="BD">
    <w:p w14:paraId="31354A5F" w14:textId="77777777" w:rsidR="00201A27" w:rsidRDefault="00201A27" w:rsidP="00BB72DE">
      <w:pPr>
        <w:pStyle w:val="CommentText"/>
      </w:pPr>
      <w:r>
        <w:rPr>
          <w:rStyle w:val="CommentReference"/>
        </w:rPr>
        <w:annotationRef/>
      </w:r>
      <w:r>
        <w:t>?</w:t>
      </w:r>
    </w:p>
  </w:comment>
  <w:comment w:id="64" w:author="Bogdan Dragulescu" w:date="2022-06-14T12:13:00Z" w:initials="BD">
    <w:p w14:paraId="052B3001" w14:textId="77777777" w:rsidR="00201A27" w:rsidRDefault="00201A27" w:rsidP="00ED4A2F">
      <w:pPr>
        <w:pStyle w:val="CommentText"/>
      </w:pPr>
      <w:r>
        <w:rPr>
          <w:rStyle w:val="CommentReference"/>
        </w:rPr>
        <w:annotationRef/>
      </w:r>
      <w:r>
        <w:t>Legătura în această secțiune. De ce aceste soluții și nu altele?</w:t>
      </w:r>
    </w:p>
  </w:comment>
  <w:comment w:id="67" w:author="Bogdan Dragulescu" w:date="2022-06-14T12:16:00Z" w:initials="BD">
    <w:p w14:paraId="1041BAB3" w14:textId="77777777" w:rsidR="00615B08" w:rsidRDefault="00615B08" w:rsidP="00990B14">
      <w:pPr>
        <w:pStyle w:val="CommentText"/>
      </w:pPr>
      <w:r>
        <w:rPr>
          <w:rStyle w:val="CommentReference"/>
        </w:rPr>
        <w:annotationRef/>
      </w:r>
      <w:r>
        <w:t>Ce se poate utiliza pe RL?</w:t>
      </w:r>
    </w:p>
  </w:comment>
  <w:comment w:id="70" w:author="Bogdan Dragulescu" w:date="2022-06-14T12:16:00Z" w:initials="BD">
    <w:p w14:paraId="6714ED00" w14:textId="44A41D99" w:rsidR="00615B08" w:rsidRDefault="00615B08" w:rsidP="00B80FD4">
      <w:pPr>
        <w:pStyle w:val="CommentText"/>
      </w:pPr>
      <w:r>
        <w:rPr>
          <w:rStyle w:val="CommentReference"/>
        </w:rPr>
        <w:annotationRef/>
      </w:r>
      <w:r>
        <w:t xml:space="preserve">La fel concluzii de capitol. </w:t>
      </w:r>
      <w:r>
        <w:br/>
        <w:t>Ce folosesti din ML / RL?</w:t>
      </w:r>
      <w:r>
        <w:br/>
        <w:t>Tool-uri de utilizat?</w:t>
      </w:r>
    </w:p>
  </w:comment>
  <w:comment w:id="75" w:author="Bogdan Dragulescu" w:date="2022-06-14T12:19:00Z" w:initials="BD">
    <w:p w14:paraId="7C727B61" w14:textId="77777777" w:rsidR="00615B08" w:rsidRDefault="00615B08" w:rsidP="004B65C9">
      <w:pPr>
        <w:pStyle w:val="CommentText"/>
      </w:pPr>
      <w:r>
        <w:rPr>
          <w:rStyle w:val="CommentReference"/>
        </w:rPr>
        <w:annotationRef/>
      </w:r>
      <w:r>
        <w:t>Diagramă cum interacționează componentele între ele.</w:t>
      </w:r>
    </w:p>
  </w:comment>
  <w:comment w:id="84" w:author="Bogdan Dragulescu" w:date="2022-06-14T12:22:00Z" w:initials="BD">
    <w:p w14:paraId="5756960F" w14:textId="77777777" w:rsidR="00BF02D6" w:rsidRDefault="00BF02D6" w:rsidP="009C48B6">
      <w:pPr>
        <w:pStyle w:val="CommentText"/>
      </w:pPr>
      <w:r>
        <w:rPr>
          <w:rStyle w:val="CommentReference"/>
        </w:rPr>
        <w:annotationRef/>
      </w:r>
      <w:r>
        <w:t>Titlu la figuri</w:t>
      </w:r>
    </w:p>
  </w:comment>
  <w:comment w:id="91" w:author="Bogdan Dragulescu" w:date="2022-06-14T12:26:00Z" w:initials="BD">
    <w:p w14:paraId="614EE921" w14:textId="77777777" w:rsidR="002E360E" w:rsidRDefault="002E360E" w:rsidP="003B3C2E">
      <w:pPr>
        <w:pStyle w:val="CommentText"/>
      </w:pPr>
      <w:r>
        <w:rPr>
          <w:rStyle w:val="CommentReference"/>
        </w:rPr>
        <w:annotationRef/>
      </w:r>
      <w:r>
        <w:t>Le poti structura intr-un tabel si sa introduci si o descriere + interval valori posibile</w:t>
      </w:r>
    </w:p>
  </w:comment>
  <w:comment w:id="92" w:author="Bogdan Dragulescu" w:date="2022-06-14T12:26:00Z" w:initials="BD">
    <w:p w14:paraId="37C3B11A" w14:textId="77777777" w:rsidR="002E360E" w:rsidRDefault="002E360E" w:rsidP="00EA1DCC">
      <w:pPr>
        <w:pStyle w:val="CommentText"/>
      </w:pPr>
      <w:r>
        <w:rPr>
          <w:rStyle w:val="CommentReference"/>
        </w:rPr>
        <w:annotationRef/>
      </w:r>
      <w:r>
        <w:t>Nu este necesara o lista, pot fi enumerate</w:t>
      </w:r>
    </w:p>
  </w:comment>
  <w:comment w:id="101" w:author="Bogdan Dragulescu" w:date="2022-06-14T14:10:00Z" w:initials="BD">
    <w:p w14:paraId="39B47512" w14:textId="77777777" w:rsidR="00051758" w:rsidRDefault="00051758" w:rsidP="00CD47B6">
      <w:pPr>
        <w:pStyle w:val="CommentText"/>
      </w:pPr>
      <w:r>
        <w:rPr>
          <w:rStyle w:val="CommentReference"/>
        </w:rPr>
        <w:annotationRef/>
      </w:r>
      <w:r>
        <w:t>Kartul sau pentru kart este luata</w:t>
      </w:r>
    </w:p>
  </w:comment>
  <w:comment w:id="103" w:author="Bogdan Dragulescu" w:date="2022-06-14T14:11:00Z" w:initials="BD">
    <w:p w14:paraId="6FE911C9" w14:textId="77777777" w:rsidR="00051758" w:rsidRDefault="00051758" w:rsidP="009F69A3">
      <w:pPr>
        <w:pStyle w:val="CommentText"/>
      </w:pPr>
      <w:r>
        <w:rPr>
          <w:rStyle w:val="CommentReference"/>
        </w:rPr>
        <w:annotationRef/>
      </w:r>
      <w:r>
        <w:t>Reformuleaza</w:t>
      </w:r>
      <w:r>
        <w:br/>
        <w:t>Ceva de genu: Pentru a răspunde la întrebarea ... se vor ...</w:t>
      </w:r>
    </w:p>
  </w:comment>
  <w:comment w:id="140" w:author="Bogdan Dragulescu" w:date="2022-06-14T14:18:00Z" w:initials="BD">
    <w:p w14:paraId="1E620B29" w14:textId="77777777" w:rsidR="007B07A1" w:rsidRDefault="007B07A1" w:rsidP="002E607A">
      <w:pPr>
        <w:pStyle w:val="CommentText"/>
      </w:pPr>
      <w:r>
        <w:rPr>
          <w:rStyle w:val="CommentReference"/>
        </w:rPr>
        <w:annotationRef/>
      </w:r>
      <w:r>
        <w:t>Se preteaza un tabel cu penalizarile si recompensele</w:t>
      </w:r>
    </w:p>
  </w:comment>
  <w:comment w:id="143" w:author="Bogdan Dragulescu" w:date="2022-06-14T14:19:00Z" w:initials="BD">
    <w:p w14:paraId="174FA647" w14:textId="77777777" w:rsidR="00167255" w:rsidRDefault="00167255" w:rsidP="009E7154">
      <w:pPr>
        <w:pStyle w:val="CommentText"/>
      </w:pPr>
      <w:r>
        <w:rPr>
          <w:rStyle w:val="CommentReference"/>
        </w:rPr>
        <w:annotationRef/>
      </w:r>
      <w:r>
        <w:t xml:space="preserve">Ar trebui tradus si acest cuvant. </w:t>
      </w:r>
      <w:r>
        <w:br/>
        <w:t>Poate interfete (APIs)</w:t>
      </w:r>
    </w:p>
  </w:comment>
  <w:comment w:id="146" w:author="Bogdan Dragulescu" w:date="2022-06-14T14:21:00Z" w:initials="BD">
    <w:p w14:paraId="2404F08F" w14:textId="77777777" w:rsidR="008C61ED" w:rsidRDefault="008C61ED" w:rsidP="008E7CC6">
      <w:pPr>
        <w:pStyle w:val="CommentText"/>
      </w:pPr>
      <w:r>
        <w:rPr>
          <w:rStyle w:val="CommentReference"/>
        </w:rPr>
        <w:annotationRef/>
      </w:r>
      <w:r>
        <w:t>Care tabel?</w:t>
      </w:r>
      <w:r>
        <w:br/>
        <w:t>citeaz tabelul in text (Tabel x).</w:t>
      </w:r>
    </w:p>
  </w:comment>
  <w:comment w:id="155" w:author="Bogdan Dragulescu" w:date="2022-06-14T14:29:00Z" w:initials="BD">
    <w:p w14:paraId="455F7BEE" w14:textId="77777777" w:rsidR="00DB4089" w:rsidRDefault="00DB4089" w:rsidP="0020622B">
      <w:pPr>
        <w:pStyle w:val="CommentText"/>
      </w:pPr>
      <w:r>
        <w:rPr>
          <w:rStyle w:val="CommentReference"/>
        </w:rPr>
        <w:annotationRef/>
      </w:r>
      <w:r>
        <w:t>Reformuleaza in ceva de genu</w:t>
      </w:r>
      <w:r>
        <w:br/>
        <w:t>procedura de colectare a datelor si furnizarea comenziilor catre agentul din mediul virtual</w:t>
      </w:r>
    </w:p>
  </w:comment>
  <w:comment w:id="150" w:author="Bogdan Dragulescu" w:date="2022-06-14T14:32:00Z" w:initials="BD">
    <w:p w14:paraId="2E8FD19C" w14:textId="77777777" w:rsidR="004A101E" w:rsidRDefault="004A101E" w:rsidP="007B28C4">
      <w:pPr>
        <w:pStyle w:val="CommentText"/>
      </w:pPr>
      <w:r>
        <w:rPr>
          <w:rStyle w:val="CommentReference"/>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160" w:author="Bogdan Dragulescu" w:date="2022-06-14T14:34:00Z" w:initials="BD">
    <w:p w14:paraId="2C7E0520" w14:textId="77777777" w:rsidR="004A101E" w:rsidRDefault="004A101E" w:rsidP="00436E8E">
      <w:pPr>
        <w:pStyle w:val="CommentText"/>
      </w:pPr>
      <w:r>
        <w:rPr>
          <w:rStyle w:val="CommentReference"/>
        </w:rPr>
        <w:annotationRef/>
      </w:r>
      <w:r>
        <w:t>Format IEEE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BDF0FC" w15:done="0"/>
  <w15:commentEx w15:paraId="194C0422" w15:done="0"/>
  <w15:commentEx w15:paraId="77B6BC02" w15:done="0"/>
  <w15:commentEx w15:paraId="0B613E6E" w15:done="0"/>
  <w15:commentEx w15:paraId="064A4755" w15:done="0"/>
  <w15:commentEx w15:paraId="68BFE0B9" w15:done="0"/>
  <w15:commentEx w15:paraId="1747D8EC" w15:done="0"/>
  <w15:commentEx w15:paraId="6EB64967" w15:done="0"/>
  <w15:commentEx w15:paraId="56F4F076" w15:done="0"/>
  <w15:commentEx w15:paraId="201A645F" w15:done="0"/>
  <w15:commentEx w15:paraId="7EAF78B6" w15:done="0"/>
  <w15:commentEx w15:paraId="30187405" w15:done="0"/>
  <w15:commentEx w15:paraId="31354A5F" w15:done="0"/>
  <w15:commentEx w15:paraId="052B3001" w15:done="0"/>
  <w15:commentEx w15:paraId="1041BAB3" w15:done="0"/>
  <w15:commentEx w15:paraId="6714ED00" w15:done="0"/>
  <w15:commentEx w15:paraId="7C727B61" w15:done="0"/>
  <w15:commentEx w15:paraId="5756960F" w15:done="0"/>
  <w15:commentEx w15:paraId="614EE921" w15:done="0"/>
  <w15:commentEx w15:paraId="37C3B11A" w15:done="0"/>
  <w15:commentEx w15:paraId="39B47512" w15:done="0"/>
  <w15:commentEx w15:paraId="6FE911C9" w15:done="0"/>
  <w15:commentEx w15:paraId="1E620B29" w15:done="0"/>
  <w15:commentEx w15:paraId="174FA647" w15:done="0"/>
  <w15:commentEx w15:paraId="2404F08F" w15:done="0"/>
  <w15:commentEx w15:paraId="455F7BEE" w15:done="0"/>
  <w15:commentEx w15:paraId="2E8FD19C" w15:done="0"/>
  <w15:commentEx w15:paraId="2C7E05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E8E6" w16cex:dateUtc="2022-06-14T08:00:00Z"/>
  <w16cex:commentExtensible w16cex:durableId="2652E9BE" w16cex:dateUtc="2022-06-14T08:04:00Z"/>
  <w16cex:commentExtensible w16cex:durableId="2652E9E1" w16cex:dateUtc="2022-06-14T08:05:00Z"/>
  <w16cex:commentExtensible w16cex:durableId="2652EAD0" w16cex:dateUtc="2022-06-14T08:09:00Z"/>
  <w16cex:commentExtensible w16cex:durableId="2652EA96" w16cex:dateUtc="2022-06-14T08:08:00Z"/>
  <w16cex:commentExtensible w16cex:durableId="2652EBE2" w16cex:dateUtc="2022-06-14T08:13:00Z"/>
  <w16cex:commentExtensible w16cex:durableId="2652EC93" w16cex:dateUtc="2022-06-14T08:16:00Z"/>
  <w16cex:commentExtensible w16cex:durableId="2652EC12" w16cex:dateUtc="2022-06-14T08:14:00Z"/>
  <w16cex:commentExtensible w16cex:durableId="2652F748" w16cex:dateUtc="2022-06-14T09:02:00Z"/>
  <w16cex:commentExtensible w16cex:durableId="2652F6E9" w16cex:dateUtc="2022-06-14T09:00:00Z"/>
  <w16cex:commentExtensible w16cex:durableId="2652F79F" w16cex:dateUtc="2022-06-14T09:03:00Z"/>
  <w16cex:commentExtensible w16cex:durableId="2652F82C" w16cex:dateUtc="2022-06-14T09:06:00Z"/>
  <w16cex:commentExtensible w16cex:durableId="2652F949" w16cex:dateUtc="2022-06-14T09:10:00Z"/>
  <w16cex:commentExtensible w16cex:durableId="2652F9FB" w16cex:dateUtc="2022-06-14T09:13:00Z"/>
  <w16cex:commentExtensible w16cex:durableId="2652FAB4" w16cex:dateUtc="2022-06-14T09:16:00Z"/>
  <w16cex:commentExtensible w16cex:durableId="2652FA83" w16cex:dateUtc="2022-06-14T09:16:00Z"/>
  <w16cex:commentExtensible w16cex:durableId="2652FB44" w16cex:dateUtc="2022-06-14T09:19:00Z"/>
  <w16cex:commentExtensible w16cex:durableId="2652FBF4" w16cex:dateUtc="2022-06-14T09:22:00Z"/>
  <w16cex:commentExtensible w16cex:durableId="2652FCF8" w16cex:dateUtc="2022-06-14T09:26:00Z"/>
  <w16cex:commentExtensible w16cex:durableId="2652FD12" w16cex:dateUtc="2022-06-14T09:26:00Z"/>
  <w16cex:commentExtensible w16cex:durableId="26531538" w16cex:dateUtc="2022-06-14T11:10:00Z"/>
  <w16cex:commentExtensible w16cex:durableId="26531599" w16cex:dateUtc="2022-06-14T11:11:00Z"/>
  <w16cex:commentExtensible w16cex:durableId="26531731" w16cex:dateUtc="2022-06-14T11:18:00Z"/>
  <w16cex:commentExtensible w16cex:durableId="2653176A" w16cex:dateUtc="2022-06-14T11:19:00Z"/>
  <w16cex:commentExtensible w16cex:durableId="265317FD" w16cex:dateUtc="2022-06-14T11:21:00Z"/>
  <w16cex:commentExtensible w16cex:durableId="265319C7" w16cex:dateUtc="2022-06-14T11:29:00Z"/>
  <w16cex:commentExtensible w16cex:durableId="26531A96" w16cex:dateUtc="2022-06-14T11:32:00Z"/>
  <w16cex:commentExtensible w16cex:durableId="26531AE2" w16cex:dateUtc="2022-06-14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BDF0FC" w16cid:durableId="2652E8E6"/>
  <w16cid:commentId w16cid:paraId="194C0422" w16cid:durableId="2652E9BE"/>
  <w16cid:commentId w16cid:paraId="77B6BC02" w16cid:durableId="2652E9E1"/>
  <w16cid:commentId w16cid:paraId="0B613E6E" w16cid:durableId="2652EAD0"/>
  <w16cid:commentId w16cid:paraId="064A4755" w16cid:durableId="2652EA96"/>
  <w16cid:commentId w16cid:paraId="68BFE0B9" w16cid:durableId="2652EBE2"/>
  <w16cid:commentId w16cid:paraId="1747D8EC" w16cid:durableId="2652EC93"/>
  <w16cid:commentId w16cid:paraId="6EB64967" w16cid:durableId="2652EC12"/>
  <w16cid:commentId w16cid:paraId="56F4F076" w16cid:durableId="2652F748"/>
  <w16cid:commentId w16cid:paraId="201A645F" w16cid:durableId="2652F6E9"/>
  <w16cid:commentId w16cid:paraId="7EAF78B6" w16cid:durableId="2652F79F"/>
  <w16cid:commentId w16cid:paraId="30187405" w16cid:durableId="2652F82C"/>
  <w16cid:commentId w16cid:paraId="31354A5F" w16cid:durableId="2652F949"/>
  <w16cid:commentId w16cid:paraId="052B3001" w16cid:durableId="2652F9FB"/>
  <w16cid:commentId w16cid:paraId="1041BAB3" w16cid:durableId="2652FAB4"/>
  <w16cid:commentId w16cid:paraId="6714ED00" w16cid:durableId="2652FA83"/>
  <w16cid:commentId w16cid:paraId="7C727B61" w16cid:durableId="2652FB44"/>
  <w16cid:commentId w16cid:paraId="5756960F" w16cid:durableId="2652FBF4"/>
  <w16cid:commentId w16cid:paraId="614EE921" w16cid:durableId="2652FCF8"/>
  <w16cid:commentId w16cid:paraId="37C3B11A" w16cid:durableId="2652FD12"/>
  <w16cid:commentId w16cid:paraId="39B47512" w16cid:durableId="26531538"/>
  <w16cid:commentId w16cid:paraId="6FE911C9" w16cid:durableId="26531599"/>
  <w16cid:commentId w16cid:paraId="1E620B29" w16cid:durableId="26531731"/>
  <w16cid:commentId w16cid:paraId="174FA647" w16cid:durableId="2653176A"/>
  <w16cid:commentId w16cid:paraId="2404F08F" w16cid:durableId="265317FD"/>
  <w16cid:commentId w16cid:paraId="455F7BEE" w16cid:durableId="265319C7"/>
  <w16cid:commentId w16cid:paraId="2E8FD19C" w16cid:durableId="26531A96"/>
  <w16cid:commentId w16cid:paraId="2C7E0520" w16cid:durableId="26531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58602" w14:textId="77777777" w:rsidR="00DF4F96" w:rsidRDefault="00DF4F96" w:rsidP="0069175A">
      <w:pPr>
        <w:spacing w:after="0" w:line="240" w:lineRule="auto"/>
      </w:pPr>
      <w:r>
        <w:separator/>
      </w:r>
    </w:p>
  </w:endnote>
  <w:endnote w:type="continuationSeparator" w:id="0">
    <w:p w14:paraId="1A18237E" w14:textId="77777777" w:rsidR="00DF4F96" w:rsidRDefault="00DF4F96"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B527E" w14:textId="77777777" w:rsidR="00DF4F96" w:rsidRDefault="00DF4F96" w:rsidP="0069175A">
      <w:pPr>
        <w:spacing w:after="0" w:line="240" w:lineRule="auto"/>
      </w:pPr>
      <w:r>
        <w:separator/>
      </w:r>
    </w:p>
  </w:footnote>
  <w:footnote w:type="continuationSeparator" w:id="0">
    <w:p w14:paraId="60EDF74D" w14:textId="77777777" w:rsidR="00DF4F96" w:rsidRDefault="00DF4F96" w:rsidP="0069175A">
      <w:pPr>
        <w:spacing w:after="0" w:line="240" w:lineRule="auto"/>
      </w:pPr>
      <w:r>
        <w:continuationSeparator/>
      </w:r>
    </w:p>
  </w:footnote>
  <w:footnote w:id="1">
    <w:p w14:paraId="7DCFE5DD" w14:textId="56A06125" w:rsidR="0069175A" w:rsidRDefault="0069175A">
      <w:pPr>
        <w:pStyle w:val="FootnoteText"/>
      </w:pPr>
      <w:r>
        <w:rPr>
          <w:rStyle w:val="FootnoteReference"/>
        </w:rPr>
        <w:footnoteRef/>
      </w:r>
      <w:r>
        <w:t xml:space="preserve"> </w:t>
      </w:r>
      <w:r w:rsidRPr="00D46087">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{"citationID":"9bf08fiM","properties":{"formattedCitation":"G. S.Bhamra, A. K. Verma, and R. B. Patel, \\uc0\\u8216{}Intelligent Software Agent Technology: An Overview\\uc0\\u8217{}, {\\i{}International Journal of Computer Applications} 89, no. 2 (1 March 2014): 19\\uc0\\u8211{}31, https://doi.org/10.5120/15474-4160.","plainCitation":"G. S.Bhamra, A. K. Verma, and R. B. Patel, ‘Intelligent Software Agent Technology: An Overview’, International Journal of Computer Applications 89, no. 2 (1 March 2014): 19–31, https://doi.org/10.5120/15474-4160.","noteIndex":1},"citationItems":[{"id":276,"uris":["http://zotero.org/users/6649884/items/9VVXWB5X"],"itemData":{"id":276,"type":"article-journal","abstract":"Mobile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Pr="00D46087">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 S.Bhamra, A. K. Verma, and R. B. Patel, ‘Intelligent Software Agent Technology: An Overview’, </w:t>
      </w:r>
      <w:r w:rsidRPr="0069175A">
        <w:rPr>
          <w:rFonts w:ascii="Times New Roman" w:hAnsi="Times New Roman" w:cs="Times New Roman"/>
          <w:i/>
          <w:iCs/>
          <w:sz w:val="24"/>
          <w:szCs w:val="24"/>
        </w:rPr>
        <w:t>International Journal of Computer Applications</w:t>
      </w:r>
      <w:r w:rsidRPr="0069175A">
        <w:rPr>
          <w:rFonts w:ascii="Times New Roman" w:hAnsi="Times New Roman" w:cs="Times New Roman"/>
          <w:sz w:val="24"/>
          <w:szCs w:val="24"/>
        </w:rPr>
        <w:t xml:space="preserve"> 89, no. 2 (1 March 2014): 19–31, https://doi.org/10.5120/15474-4160.</w:t>
      </w:r>
      <w:r w:rsidRPr="00D46087">
        <w:rPr>
          <w:rFonts w:ascii="Times New Roman" w:hAnsi="Times New Roman" w:cs="Times New Roman"/>
          <w:sz w:val="24"/>
          <w:szCs w:val="24"/>
          <w:lang w:val="en-GB"/>
        </w:rPr>
        <w:fldChar w:fldCharType="end"/>
      </w:r>
    </w:p>
  </w:footnote>
  <w:footnote w:id="2">
    <w:p w14:paraId="6BC233A7" w14:textId="09C4032D" w:rsidR="0069175A" w:rsidRDefault="0069175A">
      <w:pPr>
        <w:pStyle w:val="FootnoteText"/>
      </w:pPr>
      <w:r>
        <w:rPr>
          <w:rStyle w:val="FootnoteReference"/>
        </w:rPr>
        <w:footnoteRef/>
      </w:r>
      <w:r>
        <w:t xml:space="preserve"> </w:t>
      </w:r>
      <w:r w:rsidRPr="0044253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{"citationID":"yQTvTgy9","properties":{"formattedCitation":"Hyacinth S. Nwana, \\uc0\\u8216{}1Software Agents: An Overview\\uc0\\u8217{}, n.d.","plainCitation":"Hyacinth S. Nwana, ‘1Software Agents: An Overview’, n.d.","noteIndex":2},"citationItems":[{"id":292,"uris":["http://zotero.org/users/6649884/items/LZ3M28KF"],"itemData":{"id":292,"type":"document","abstract":"Agent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Pr="0044253D">
        <w:rPr>
          <w:rFonts w:ascii="Times New Roman" w:hAnsi="Times New Roman" w:cs="Times New Roman"/>
          <w:sz w:val="24"/>
          <w:szCs w:val="24"/>
        </w:rPr>
        <w:fldChar w:fldCharType="separate"/>
      </w:r>
      <w:r w:rsidRPr="0069175A">
        <w:rPr>
          <w:rFonts w:ascii="Times New Roman" w:hAnsi="Times New Roman" w:cs="Times New Roman"/>
          <w:sz w:val="24"/>
          <w:szCs w:val="24"/>
        </w:rPr>
        <w:t>Hyacinth S. Nwana, ‘1Software Agents: An Overview’, n.d.</w:t>
      </w:r>
      <w:r w:rsidRPr="0044253D">
        <w:rPr>
          <w:rFonts w:ascii="Times New Roman" w:hAnsi="Times New Roman" w:cs="Times New Roman"/>
          <w:sz w:val="24"/>
          <w:szCs w:val="24"/>
        </w:rPr>
        <w:fldChar w:fldCharType="end"/>
      </w:r>
    </w:p>
  </w:footnote>
  <w:footnote w:id="3">
    <w:p w14:paraId="63DAC5AB" w14:textId="5669B647" w:rsidR="0069175A" w:rsidRDefault="0069175A">
      <w:pPr>
        <w:pStyle w:val="FootnoteText"/>
      </w:pPr>
      <w:r>
        <w:rPr>
          <w:rStyle w:val="FootnoteReference"/>
        </w:rPr>
        <w:footnoteRef/>
      </w:r>
      <w:r>
        <w:t xml:space="preserve"> </w:t>
      </w:r>
      <w:r>
        <w:rPr>
          <w:sz w:val="24"/>
          <w:szCs w:val="24"/>
        </w:rPr>
        <w:fldChar w:fldCharType="begin"/>
      </w:r>
      <w:r>
        <w:rPr>
          <w:sz w:val="24"/>
          <w:szCs w:val="24"/>
        </w:rPr>
        <w:instrText xml:space="preserve"> ADDIN ZOTERO_ITEM CSL_CITATION {"citationID":"FqEpZ3mW","properties":{"formattedCitation":"T. Pepels, M. H. M. Winands, and M. Lanctot, \\uc0\\u8216{}Real-Time Monte Carlo Tree Search in Ms Pac-Man\\uc0\\u8217{}, {\\i{}IEEE Transactions on Computational Intelligence and AI in Games} 6, no. 3 (September 2014): 245\\uc0\\u8211{}57, https://doi.org/10.1109/TCIAIG.2013.2291577.","plainCitation":"T. Pepels, M. H. M. Winands, and M. Lanctot, ‘Real-Time Monte Carlo Tree Search in Ms Pac-Man’, IEEE Transactions on Computational Intelligence and AI in Games 6, no. 3 (September 2014): 245–57, https://doi.org/10.1109/TCIAIG.2013.2291577.","noteIndex":3},"citationItems":[{"id":1,"uris":["http://zotero.org/users/6649884/items/Z386VRQP"],"itemData":{"id":1,"type":"article-journal","abstract":"In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T. Pepels, M. H. M. Winands, and M. Lanctot, ‘Real-Time Monte Carlo Tree Search in Ms Pac-Man’, </w:t>
      </w:r>
      <w:r w:rsidRPr="0069175A">
        <w:rPr>
          <w:rFonts w:ascii="Times New Roman" w:hAnsi="Times New Roman" w:cs="Times New Roman"/>
          <w:i/>
          <w:iCs/>
          <w:sz w:val="24"/>
          <w:szCs w:val="24"/>
        </w:rPr>
        <w:t>IEEE Transactions on Computational Intelligence and AI in Games</w:t>
      </w:r>
      <w:r w:rsidRPr="0069175A">
        <w:rPr>
          <w:rFonts w:ascii="Times New Roman" w:hAnsi="Times New Roman" w:cs="Times New Roman"/>
          <w:sz w:val="24"/>
          <w:szCs w:val="24"/>
        </w:rPr>
        <w:t xml:space="preserve"> 6, no. 3 (September 2014): 245–57, https://doi.org/10.1109/TCIAIG.2013.2291577.</w:t>
      </w:r>
      <w:r>
        <w:rPr>
          <w:sz w:val="24"/>
          <w:szCs w:val="24"/>
        </w:rPr>
        <w:fldChar w:fldCharType="end"/>
      </w:r>
    </w:p>
  </w:footnote>
  <w:footnote w:id="4">
    <w:p w14:paraId="1E2BEC5F" w14:textId="581F8942" w:rsidR="0069175A" w:rsidRDefault="0069175A">
      <w:pPr>
        <w:pStyle w:val="FootnoteText"/>
      </w:pPr>
      <w:r>
        <w:rPr>
          <w:rStyle w:val="FootnoteReference"/>
        </w:rPr>
        <w:footnoteRef/>
      </w:r>
      <w:r>
        <w:t xml:space="preserve"> </w:t>
      </w:r>
      <w:r>
        <w:rPr>
          <w:sz w:val="24"/>
          <w:szCs w:val="24"/>
        </w:rPr>
        <w:fldChar w:fldCharType="begin"/>
      </w:r>
      <w:r>
        <w:rPr>
          <w:sz w:val="24"/>
          <w:szCs w:val="24"/>
        </w:rPr>
        <w:instrText xml:space="preserve"> ADDIN ZOTERO_ITEM CSL_CITATION {"citationID":"GjIE6vF8","properties":{"formattedCitation":"C. F. Sironi and M. H. M. Winands, \\uc0\\u8216{}Analysis of Self-Adaptive Monte Carlo Tree Search in General Video Game Playing\\uc0\\u8217{}, in {\\i{}2018 IEEE Conference on Computational Intelligence and Games (CIG)}, 2018, 1\\uc0\\u8211{}4, https://doi.org/10.1109/CIG.2018.8490402.","plainCitation":"C. F. Sironi and M. H. M. Winands, ‘Analysis of Self-Adaptive Monte Carlo Tree Search in General Video Game Playing’, in 2018 IEEE Conference on Computational Intelligence and Games (CIG), 2018, 1–4, https://doi.org/10.1109/CIG.2018.8490402.","noteIndex":4},"citationItems":[{"id":160,"uris":["http://zotero.org/users/6649884/items/YA2I3E8W"],"itemData":{"id":160,"type":"paper-conference","abstract":"A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C. F. Sironi and M. H. M. Winands, ‘Analysis of Self-Adaptive Monte Carlo Tree Search in General Video Game Playing’, in </w:t>
      </w:r>
      <w:r w:rsidRPr="0069175A">
        <w:rPr>
          <w:rFonts w:ascii="Times New Roman" w:hAnsi="Times New Roman" w:cs="Times New Roman"/>
          <w:i/>
          <w:iCs/>
          <w:sz w:val="24"/>
          <w:szCs w:val="24"/>
        </w:rPr>
        <w:t>2018 IEEE Conference on Computational Intelligence and Games (CIG)</w:t>
      </w:r>
      <w:r w:rsidRPr="0069175A">
        <w:rPr>
          <w:rFonts w:ascii="Times New Roman" w:hAnsi="Times New Roman" w:cs="Times New Roman"/>
          <w:sz w:val="24"/>
          <w:szCs w:val="24"/>
        </w:rPr>
        <w:t>, 2018, 1–4, https://doi.org/10.1109/CIG.2018.8490402.</w:t>
      </w:r>
      <w:r>
        <w:rPr>
          <w:sz w:val="24"/>
          <w:szCs w:val="24"/>
        </w:rPr>
        <w:fldChar w:fldCharType="end"/>
      </w:r>
    </w:p>
  </w:footnote>
  <w:footnote w:id="5">
    <w:p w14:paraId="506C7EAB" w14:textId="27DB4B0B" w:rsidR="0069175A" w:rsidRDefault="0069175A">
      <w:pPr>
        <w:pStyle w:val="FootnoteText"/>
      </w:pPr>
      <w:r>
        <w:rPr>
          <w:rStyle w:val="FootnoteReference"/>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{"citationID":"Kp6V6MSa","properties":{"formattedCitation":"H. Baier et al., \\uc0\\u8216{}Emulating Human Play in a Leading Mobile Card Game\\uc0\\u8217{}, {\\i{}IEEE Transactions on Games} 11, no. 4 (December 2019): 386\\uc0\\u8211{}95, https://doi.org/10.1109/TG.2018.2835764.","plainCitation":"H. Baier et al., ‘Emulating Human Play in a Leading Mobile Card Game’, IEEE Transactions on Games 11, no. 4 (December 2019): 386–95, https://doi.org/10.1109/TG.2018.2835764.","noteIndex":5},"citationItems":[{"id":181,"uris":["http://zotero.org/users/6649884/items/LA63TUF9"],"itemData":{"id":181,"type":"article-journal","abstract":"Monte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H. Baier et al., ‘Emulating Human Play in a Leading Mobile Card Game’, </w:t>
      </w:r>
      <w:r w:rsidRPr="0069175A">
        <w:rPr>
          <w:rFonts w:ascii="Times New Roman" w:hAnsi="Times New Roman" w:cs="Times New Roman"/>
          <w:i/>
          <w:iCs/>
          <w:sz w:val="24"/>
          <w:szCs w:val="24"/>
        </w:rPr>
        <w:t>IEEE Transactions on Games</w:t>
      </w:r>
      <w:r w:rsidRPr="0069175A">
        <w:rPr>
          <w:rFonts w:ascii="Times New Roman" w:hAnsi="Times New Roman" w:cs="Times New Roman"/>
          <w:sz w:val="24"/>
          <w:szCs w:val="24"/>
        </w:rPr>
        <w:t xml:space="preserve"> 11, no. 4 (December 2019): 386–95, https://doi.org/10.1109/TG.2018.2835764.</w:t>
      </w:r>
      <w:r>
        <w:rPr>
          <w:rFonts w:ascii="Times New Roman" w:hAnsi="Times New Roman" w:cs="Times New Roman"/>
          <w:sz w:val="24"/>
          <w:szCs w:val="24"/>
        </w:rPr>
        <w:fldChar w:fldCharType="end"/>
      </w:r>
    </w:p>
  </w:footnote>
  <w:footnote w:id="6">
    <w:p w14:paraId="7B09403D" w14:textId="393B940D" w:rsidR="0069175A" w:rsidRDefault="0069175A">
      <w:pPr>
        <w:pStyle w:val="FootnoteText"/>
      </w:pPr>
      <w:r>
        <w:rPr>
          <w:rStyle w:val="FootnoteReference"/>
        </w:rPr>
        <w:footnoteRef/>
      </w:r>
      <w:r>
        <w:t xml:space="preserve"> </w:t>
      </w:r>
      <w:r>
        <w:rPr>
          <w:sz w:val="24"/>
          <w:szCs w:val="24"/>
        </w:rPr>
        <w:fldChar w:fldCharType="begin"/>
      </w:r>
      <w:r>
        <w:rPr>
          <w:sz w:val="24"/>
          <w:szCs w:val="24"/>
        </w:rPr>
        <w:instrText xml:space="preserve"> ADDIN ZOTERO_ITEM CSL_CITATION {"citationID":"Z5VwX3ZH","properties":{"formattedCitation":"Z. Wei et al., \\uc0\\u8216{}Autonomous Agents in Snake Game via Deep Reinforcement Learning\\uc0\\u8217{}, in {\\i{}2018 IEEE International Conference on Agents (ICA)}, 2018, 20\\uc0\\u8211{}25, https://doi.org/10.1109/AGENTS.2018.8460004.","plainCitation":"Z. Wei et al., ‘Autonomous Agents in Snake Game via Deep Reinforcement Learning’, in 2018 IEEE International Conference on Agents (ICA), 2018, 20–25, https://doi.org/10.1109/AGENTS.2018.8460004.","noteIndex":6},"citationItems":[{"id":169,"uris":["http://zotero.org/users/6649884/items/UAV5GVCP"],"itemData":{"id":169,"type":"paper-conference","abstract":"Since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Z. Wei et al., ‘Autonomous Agents in Snake Game via Deep Reinforcement Learning’, in </w:t>
      </w:r>
      <w:r w:rsidRPr="0069175A">
        <w:rPr>
          <w:rFonts w:ascii="Times New Roman" w:hAnsi="Times New Roman" w:cs="Times New Roman"/>
          <w:i/>
          <w:iCs/>
          <w:sz w:val="24"/>
          <w:szCs w:val="24"/>
        </w:rPr>
        <w:t>2018 IEEE International Conference on Agents (ICA)</w:t>
      </w:r>
      <w:r w:rsidRPr="0069175A">
        <w:rPr>
          <w:rFonts w:ascii="Times New Roman" w:hAnsi="Times New Roman" w:cs="Times New Roman"/>
          <w:sz w:val="24"/>
          <w:szCs w:val="24"/>
        </w:rPr>
        <w:t>, 2018, 20–25, https://doi.org/10.1109/AGENTS.2018.8460004.</w:t>
      </w:r>
      <w:r>
        <w:rPr>
          <w:sz w:val="24"/>
          <w:szCs w:val="24"/>
        </w:rPr>
        <w:fldChar w:fldCharType="end"/>
      </w:r>
    </w:p>
  </w:footnote>
  <w:footnote w:id="7">
    <w:p w14:paraId="4A5DB5B3" w14:textId="4051839F" w:rsidR="0069175A" w:rsidRDefault="0069175A">
      <w:pPr>
        <w:pStyle w:val="FootnoteText"/>
      </w:pPr>
      <w:r>
        <w:rPr>
          <w:rStyle w:val="FootnoteReference"/>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{"citationID":"J7YmACQ4","properties":{"formattedCitation":"D. Daylamani-Zad, L. B. Graham, and I. T. Paraskevopoulos, \\uc0\\u8216{}Swarm Intelligence for Autonomous Cooperative Agents in Battles for Real-Time Strategy Games\\uc0\\u8217{}, in {\\i{}2017 9th International Conference on Virtual Worlds and Games for Serious Applications (VS-Games)}, 2017, 39\\uc0\\u8211{}46, https://doi.org/10.1109/VS-GAMES.2017.8055809.","plainCitation":"D. Daylamani-Zad, L. B. Graham, and I. T. Paraskevopoulos, ‘Swarm Intelligence for Autonomous Cooperative Agents in Battles for Real-Time Strategy Games’, in 2017 9th International Conference on Virtual Worlds and Games for Serious Applications (VS-Games), 2017, 39–46, https://doi.org/10.1109/VS-GAMES.2017.8055809.","noteIndex":7},"citationItems":[{"id":155,"uris":["http://zotero.org/users/6649884/items/XZYHA9WX"],"itemData":{"id":155,"type":"paper-conference","abstract":"This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D. Daylamani-Zad, L. B. Graham, and I. T. Paraskevopoulos, ‘Swarm Intelligence for Autonomous Cooperative Agents in Battles for Real-Time Strategy Games’, in </w:t>
      </w:r>
      <w:r w:rsidRPr="0069175A">
        <w:rPr>
          <w:rFonts w:ascii="Times New Roman" w:hAnsi="Times New Roman" w:cs="Times New Roman"/>
          <w:i/>
          <w:iCs/>
          <w:sz w:val="24"/>
          <w:szCs w:val="24"/>
        </w:rPr>
        <w:t>2017 9th International Conference on Virtual Worlds and Games for Serious Applications (VS-Games)</w:t>
      </w:r>
      <w:r w:rsidRPr="0069175A">
        <w:rPr>
          <w:rFonts w:ascii="Times New Roman" w:hAnsi="Times New Roman" w:cs="Times New Roman"/>
          <w:sz w:val="24"/>
          <w:szCs w:val="24"/>
        </w:rPr>
        <w:t>, 2017, 39–46, https://doi.org/10.1109/VS-GAMES.2017.8055809.</w:t>
      </w:r>
      <w:r>
        <w:rPr>
          <w:rFonts w:ascii="Times New Roman" w:hAnsi="Times New Roman" w:cs="Times New Roman"/>
          <w:sz w:val="24"/>
          <w:szCs w:val="24"/>
        </w:rPr>
        <w:fldChar w:fldCharType="end"/>
      </w:r>
    </w:p>
  </w:footnote>
  <w:footnote w:id="8">
    <w:p w14:paraId="3FAB434C" w14:textId="2342EAC6" w:rsidR="00AB6883" w:rsidRPr="00AB6883" w:rsidRDefault="00AB6883">
      <w:pPr>
        <w:pStyle w:val="FootnoteText"/>
        <w:rPr>
          <w:lang w:val="en-GB"/>
        </w:rPr>
      </w:pPr>
      <w:r>
        <w:rPr>
          <w:rStyle w:val="FootnoteReference"/>
        </w:rPr>
        <w:footnoteRef/>
      </w:r>
      <w:r>
        <w:t xml:space="preserve"> </w:t>
      </w:r>
      <w:r>
        <w:fldChar w:fldCharType="begin"/>
      </w:r>
      <w:r>
        <w:instrText xml:space="preserve"> ADDIN ZOTERO_ITEM CSL_CITATION {"citationID":"HVVncBUc","properties":{"formattedCitation":"Aur\\uc0\\u233{}lien G\\uc0\\u233{}ron, {\\i{}Hands-On Machine Learning with Scikit-Learn, Keras, and TensorFlow}, 2nd Edition (O\\uc0\\u8217{}Reilly Media, Inc., 2019).","plainCitation":"Aurélien Géron, Hands-On Machine Learning with Scikit-Learn, Keras, and TensorFlow, 2nd Edition (O’Reilly Media, Inc., 2019).","noteIndex":8},"citationItems":[{"id":282,"uris":["http://zotero.org/users/6649884/items/FGFWVNXR"],"itemData":{"id":282,"type":"book","edition":"2nd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r w:rsidRPr="00AB6883">
        <w:rPr>
          <w:rFonts w:ascii="Calibri" w:hAnsi="Calibri" w:cs="Calibri"/>
          <w:szCs w:val="24"/>
        </w:rPr>
        <w:t xml:space="preserve">Aurélien Géron, </w:t>
      </w:r>
      <w:r w:rsidRPr="00AB6883">
        <w:rPr>
          <w:rFonts w:ascii="Calibri" w:hAnsi="Calibri" w:cs="Calibri"/>
          <w:i/>
          <w:iCs/>
          <w:szCs w:val="24"/>
        </w:rPr>
        <w:t>Hands-On Machine Learning with Scikit-Learn, Keras, and TensorFlow</w:t>
      </w:r>
      <w:r w:rsidRPr="00AB6883">
        <w:rPr>
          <w:rFonts w:ascii="Calibri" w:hAnsi="Calibri" w:cs="Calibri"/>
          <w:szCs w:val="24"/>
        </w:rPr>
        <w:t>, 2nd Edition (O’Reilly Media, Inc., 2019).</w:t>
      </w:r>
      <w:r>
        <w:fldChar w:fldCharType="end"/>
      </w:r>
    </w:p>
  </w:footnote>
  <w:footnote w:id="9">
    <w:p w14:paraId="07B1D5FB" w14:textId="02197B25" w:rsidR="0069175A" w:rsidRDefault="0069175A">
      <w:pPr>
        <w:pStyle w:val="FootnoteText"/>
      </w:pPr>
      <w:r>
        <w:rPr>
          <w:rStyle w:val="FootnoteReference"/>
        </w:rPr>
        <w:footnoteRef/>
      </w:r>
      <w:r>
        <w:t xml:space="preserve"> </w:t>
      </w:r>
      <w:r w:rsidRPr="00C93AAA">
        <w:rPr>
          <w:rFonts w:ascii="Times New Roman" w:hAnsi="Times New Roman" w:cs="Times New Roman"/>
          <w:sz w:val="24"/>
          <w:szCs w:val="24"/>
        </w:rPr>
        <w:fldChar w:fldCharType="begin"/>
      </w:r>
      <w:r w:rsidR="00AB6883">
        <w:rPr>
          <w:rFonts w:ascii="Times New Roman" w:hAnsi="Times New Roman" w:cs="Times New Roman"/>
          <w:sz w:val="24"/>
          <w:szCs w:val="24"/>
        </w:rPr>
        <w:instrText xml:space="preserve"> ADDIN ZOTERO_ITEM CSL_CITATION {"citationID":"3nwc1QER","properties":{"formattedCitation":"G\\uc0\\u233{}ron.","plainCitation":"Géron.","noteIndex":9},"citationItems":[{"id":282,"uris":["http://zotero.org/users/6649884/items/FGFWVNXR"],"itemData":{"id":282,"type":"book","edition":"2nd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Pr="00C93AAA">
        <w:rPr>
          <w:rFonts w:ascii="Times New Roman" w:hAnsi="Times New Roman" w:cs="Times New Roman"/>
          <w:sz w:val="24"/>
          <w:szCs w:val="24"/>
        </w:rPr>
        <w:fldChar w:fldCharType="separate"/>
      </w:r>
      <w:r w:rsidR="00AB6883" w:rsidRPr="00AB6883">
        <w:rPr>
          <w:rFonts w:ascii="Times New Roman" w:hAnsi="Times New Roman" w:cs="Times New Roman"/>
          <w:sz w:val="24"/>
          <w:szCs w:val="24"/>
        </w:rPr>
        <w:t>Géron.</w:t>
      </w:r>
      <w:r w:rsidRPr="00C93AAA">
        <w:rPr>
          <w:rFonts w:ascii="Times New Roman" w:hAnsi="Times New Roman" w:cs="Times New Roman"/>
          <w:sz w:val="24"/>
          <w:szCs w:val="24"/>
        </w:rPr>
        <w:fldChar w:fldCharType="end"/>
      </w:r>
    </w:p>
  </w:footnote>
  <w:footnote w:id="10">
    <w:p w14:paraId="4051810A" w14:textId="1B559F1C" w:rsidR="00AB6883" w:rsidRPr="00AB6883" w:rsidRDefault="00AB6883">
      <w:pPr>
        <w:pStyle w:val="FootnoteText"/>
        <w:rPr>
          <w:lang w:val="en-GB"/>
        </w:rPr>
      </w:pPr>
      <w:r>
        <w:rPr>
          <w:rStyle w:val="FootnoteReference"/>
        </w:rPr>
        <w:footnoteRef/>
      </w:r>
      <w:r>
        <w:t xml:space="preserve"> </w:t>
      </w:r>
      <w:r>
        <w:fldChar w:fldCharType="begin"/>
      </w:r>
      <w:r>
        <w:instrText xml:space="preserve"> ADDIN ZOTERO_ITEM CSL_CITATION {"citationID":"VWUAUbPd","properties":{"formattedCitation":"G\\uc0\\u233{}ron.","plainCitation":"Géron.","noteIndex":10},"citationItems":[{"id":282,"uris":["http://zotero.org/users/6649884/items/FGFWVNXR"],"itemData":{"id":282,"type":"book","edition":"2nd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r w:rsidRPr="00AB6883">
        <w:rPr>
          <w:rFonts w:ascii="Calibri" w:hAnsi="Calibri" w:cs="Calibri"/>
          <w:szCs w:val="24"/>
        </w:rPr>
        <w:t>Géron.</w:t>
      </w:r>
      <w:r>
        <w:fldChar w:fldCharType="end"/>
      </w:r>
    </w:p>
  </w:footnote>
  <w:footnote w:id="11">
    <w:p w14:paraId="7C18712D" w14:textId="7A07C965" w:rsidR="0069175A" w:rsidRDefault="0069175A">
      <w:pPr>
        <w:pStyle w:val="FootnoteText"/>
      </w:pPr>
      <w:r>
        <w:rPr>
          <w:rStyle w:val="FootnoteReference"/>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{"citationID":"34bpXqVx","properties":{"formattedCitation":"Tammy Jiang, Jaimie L. Gradus, and Anthony J. Rosellini, \\uc0\\u8216{}Supervised Machine Learning: A Brief Primer\\uc0\\u8217{}, {\\i{}Behavior Therapy} 51, no. 5 (1 September 2020): 675\\uc0\\u8211{}87, https://doi.org/10.1016/j.beth.2020.05.002.","plainCitation":"Tammy Jiang, Jaimie L. Gradus, and Anthony J. Rosellini, ‘Supervised Machine Learning: A Brief Primer’, Behavior Therapy 51, no. 5 (1 September 2020): 675–87, https://doi.org/10.1016/j.beth.2020.05.002.","noteIndex":11},"citationItems":[{"id":283,"uris":["http://zotero.org/users/6649884/items/PYKL5GQK"],"itemData":{"id":283,"type":"article-journal","abstract":"Machine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Tammy Jiang, Jaimie L. Gradus, and Anthony J. Rosellini, ‘Supervised Machine Learning: A Brief Primer’, </w:t>
      </w:r>
      <w:r w:rsidRPr="0069175A">
        <w:rPr>
          <w:rFonts w:ascii="Times New Roman" w:hAnsi="Times New Roman" w:cs="Times New Roman"/>
          <w:i/>
          <w:iCs/>
          <w:sz w:val="24"/>
          <w:szCs w:val="24"/>
        </w:rPr>
        <w:t>Behavior Therapy</w:t>
      </w:r>
      <w:r w:rsidRPr="0069175A">
        <w:rPr>
          <w:rFonts w:ascii="Times New Roman" w:hAnsi="Times New Roman" w:cs="Times New Roman"/>
          <w:sz w:val="24"/>
          <w:szCs w:val="24"/>
        </w:rPr>
        <w:t xml:space="preserve"> 51, no. 5 (1 September 2020): 675–87, https://doi.org/10.1016/j.beth.2020.05.002.</w:t>
      </w:r>
      <w:r w:rsidRPr="00C93AAA">
        <w:rPr>
          <w:rFonts w:ascii="Times New Roman" w:hAnsi="Times New Roman" w:cs="Times New Roman"/>
          <w:sz w:val="24"/>
          <w:szCs w:val="24"/>
          <w:lang w:val="en-GB"/>
        </w:rPr>
        <w:fldChar w:fldCharType="end"/>
      </w:r>
    </w:p>
  </w:footnote>
  <w:footnote w:id="12">
    <w:p w14:paraId="79963353" w14:textId="20C37086" w:rsidR="0069175A" w:rsidRDefault="0069175A">
      <w:pPr>
        <w:pStyle w:val="FootnoteText"/>
      </w:pPr>
      <w:r>
        <w:rPr>
          <w:rStyle w:val="FootnoteReference"/>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{"citationID":"nXHY4SqC","properties":{"formattedCitation":"Jiang, Gradus, and Rosellini.","plainCitation":"Jiang, Gradus, and Rosellini.","noteIndex":12},"citationItems":[{"id":283,"uris":["http://zotero.org/users/6649884/items/PYKL5GQK"],"itemData":{"id":283,"type":"article-journal","abstract":"Machine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rPr>
        <w:t>Jiang, Gradus, and Rosellini.</w:t>
      </w:r>
      <w:r w:rsidRPr="00C93AAA">
        <w:rPr>
          <w:rFonts w:ascii="Times New Roman" w:hAnsi="Times New Roman" w:cs="Times New Roman"/>
          <w:sz w:val="24"/>
          <w:szCs w:val="24"/>
          <w:lang w:val="en-GB"/>
        </w:rPr>
        <w:fldChar w:fldCharType="end"/>
      </w:r>
    </w:p>
  </w:footnote>
  <w:footnote w:id="13">
    <w:p w14:paraId="0C648947" w14:textId="019867EB" w:rsidR="0069175A" w:rsidRDefault="0069175A">
      <w:pPr>
        <w:pStyle w:val="FootnoteText"/>
      </w:pPr>
      <w:r>
        <w:rPr>
          <w:rStyle w:val="FootnoteReference"/>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{"citationID":"2zPLiACV","properties":{"formattedCitation":"Bb Dk, \\uc0\\u8216{}Reinforcement Learning: An Introduction Second Edition\\uc0\\u8217{}, accessed 13 June 2022, https://www.academia.edu/39631493/Reinforcement_Learning_An_Introduction_second_edition.","plainCitation":"Bb Dk, ‘Reinforcement Learning: An Introduction Second Edition’, accessed 13 June 2022, https://www.academia.edu/39631493/Reinforcement_Learning_An_Introduction_second_edition.","noteIndex":13},"citationItems":[{"id":290,"uris":["http://zotero.org/users/6649884/items/FADYTWA9"],"itemData":{"id":290,"type":"article-journal","abstract":"Reinforcement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Bb Dk, ‘Reinforcement Learning: An Introduction Second Edition’, accessed 13 June 2022, https://www.academia.edu/39631493/Reinforcement_Learning_An_Introduction_second_edition.</w:t>
      </w:r>
      <w:r>
        <w:rPr>
          <w:rFonts w:ascii="Times New Roman" w:hAnsi="Times New Roman" w:cs="Times New Roman"/>
          <w:sz w:val="24"/>
          <w:szCs w:val="24"/>
          <w:lang w:val="en-GB"/>
        </w:rPr>
        <w:fldChar w:fldCharType="end"/>
      </w:r>
    </w:p>
  </w:footnote>
  <w:footnote w:id="14">
    <w:p w14:paraId="59A7DE5F" w14:textId="7D4DBB93" w:rsidR="0069175A" w:rsidRDefault="0069175A">
      <w:pPr>
        <w:pStyle w:val="FootnoteText"/>
      </w:pPr>
      <w:r>
        <w:rPr>
          <w:rStyle w:val="FootnoteReference"/>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{"citationID":"QUmtZFBC","properties":{"formattedCitation":"Dk.","plainCitation":"Dk.","noteIndex":14},"citationItems":[{"id":290,"uris":["http://zotero.org/users/6649884/items/FADYTWA9"],"itemData":{"id":290,"type":"article-journal","abstract":"Reinforcement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rPr>
        <w:t>Dk.</w:t>
      </w:r>
      <w:r>
        <w:rPr>
          <w:rFonts w:ascii="Times New Roman" w:hAnsi="Times New Roman" w:cs="Times New Roman"/>
          <w:sz w:val="24"/>
          <w:szCs w:val="24"/>
          <w:lang w:val="en-GB"/>
        </w:rPr>
        <w:fldChar w:fldCharType="end"/>
      </w:r>
    </w:p>
  </w:footnote>
  <w:footnote w:id="15">
    <w:p w14:paraId="19C6FFA4" w14:textId="1CB3BFB8" w:rsidR="0069175A" w:rsidRDefault="0069175A">
      <w:pPr>
        <w:pStyle w:val="FootnoteText"/>
      </w:pPr>
      <w:r>
        <w:rPr>
          <w:rStyle w:val="FootnoteReference"/>
        </w:rPr>
        <w:footnoteRef/>
      </w:r>
      <w:r>
        <w:t xml:space="preserve"> </w:t>
      </w:r>
      <w:r>
        <w:rPr>
          <w:rFonts w:ascii="Times New Roman" w:hAnsi="Times New Roman" w:cs="Times New Roman"/>
          <w:sz w:val="24"/>
          <w:szCs w:val="24"/>
          <w:lang w:val="en-GB"/>
        </w:rPr>
        <w:fldChar w:fldCharType="begin"/>
      </w:r>
      <w:r w:rsidR="00AB6883">
        <w:rPr>
          <w:rFonts w:ascii="Times New Roman" w:hAnsi="Times New Roman" w:cs="Times New Roman"/>
          <w:sz w:val="24"/>
          <w:szCs w:val="24"/>
          <w:lang w:val="en-GB"/>
        </w:rPr>
        <w:instrText xml:space="preserve"> ADDIN ZOTERO_ITEM CSL_CITATION {"citationID":"6OgsKlRI","properties":{"formattedCitation":"G\\uc0\\u233{}ron, {\\i{}Hands-On Machine Learning with Scikit-Learn, Keras, and TensorFlow}.","plainCitation":"Géron, Hands-On Machine Learning with Scikit-Learn, Keras, and TensorFlow.","noteIndex":15},"citationItems":[{"id":282,"uris":["http://zotero.org/users/6649884/items/FGFWVNXR"],"itemData":{"id":282,"type":"book","edition":"2nd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Géron, </w:t>
      </w:r>
      <w:r w:rsidRPr="0069175A">
        <w:rPr>
          <w:rFonts w:ascii="Times New Roman" w:hAnsi="Times New Roman" w:cs="Times New Roman"/>
          <w:i/>
          <w:iCs/>
          <w:sz w:val="24"/>
          <w:szCs w:val="24"/>
        </w:rPr>
        <w:t>Hands-On Machine Learning with Scikit-Learn, Keras, and TensorFlow</w:t>
      </w:r>
      <w:r w:rsidRPr="0069175A">
        <w:rPr>
          <w:rFonts w:ascii="Times New Roman" w:hAnsi="Times New Roman" w:cs="Times New Roman"/>
          <w:sz w:val="24"/>
          <w:szCs w:val="24"/>
        </w:rPr>
        <w:t>.</w:t>
      </w:r>
      <w:r>
        <w:rPr>
          <w:rFonts w:ascii="Times New Roman" w:hAnsi="Times New Roman" w:cs="Times New Roman"/>
          <w:sz w:val="24"/>
          <w:szCs w:val="24"/>
          <w:lang w:val="en-GB"/>
        </w:rPr>
        <w:fldChar w:fldCharType="end"/>
      </w:r>
    </w:p>
  </w:footnote>
  <w:footnote w:id="16">
    <w:p w14:paraId="2CBF0488" w14:textId="7102A807"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{"citationID":"NXiEa5JY","properties":{"formattedCitation":"\\uc0\\u8216{}Anaconda Distribution \\uc0\\u8212{} Anaconda Documentation\\uc0\\u8217{}, accessed 13 June 2022, https://docs.anaconda.com/anaconda/.","plainCitation":"‘Anaconda Distribution — Anaconda Documentation’, accessed 13 June 2022, https://docs.anaconda.com/anaconda/.","noteIndex":16},"citationItems":[{"id":297,"uris":["http://zotero.org/users/6649884/items/C9S5GE5B"],"itemData":{"id":297,"type":"webpage","title":"Anaconda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‘Anaconda Distribution — Anaconda Documentation’, accessed 13 June 2022, https://docs.anaconda.com/anaconda/.</w:t>
      </w:r>
      <w:r w:rsidRPr="007B1F64">
        <w:rPr>
          <w:rFonts w:ascii="Times New Roman" w:hAnsi="Times New Roman" w:cs="Times New Roman"/>
          <w:sz w:val="24"/>
          <w:szCs w:val="24"/>
        </w:rPr>
        <w:fldChar w:fldCharType="end"/>
      </w:r>
    </w:p>
  </w:footnote>
  <w:footnote w:id="17">
    <w:p w14:paraId="1DE3D37E" w14:textId="483463EA"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{"citationID":"L6QshG8t","properties":{"formattedCitation":"Jack Chan, Ray Chung, and Jack Huang, {\\i{}Python API Development Fundamentals: Develop a Full-Stack Web Application with Python and Flask} (Packt Publishing Ltd, 2019).","plainCitation":"Jack Chan, Ray Chung, and Jack Huang, Python API Development Fundamentals: Develop a Full-Stack Web Application with Python and Flask (Packt Publishing Ltd, 2019).","noteIndex":17},"citationItems":[{"id":299,"uris":["http://zotero.org/users/6649884/items/DRVUQQGT"],"itemData":{"id":299,"type":"book","publisher":"Packt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Jack Chan, Ray Chung, and Jack Huang, </w:t>
      </w:r>
      <w:r w:rsidRPr="0069175A">
        <w:rPr>
          <w:rFonts w:ascii="Times New Roman" w:hAnsi="Times New Roman" w:cs="Times New Roman"/>
          <w:i/>
          <w:iCs/>
          <w:sz w:val="24"/>
          <w:szCs w:val="24"/>
        </w:rPr>
        <w:t>Python API Development Fundamentals: Develop a Full-Stack Web Application with Python and Flask</w:t>
      </w:r>
      <w:r w:rsidRPr="0069175A">
        <w:rPr>
          <w:rFonts w:ascii="Times New Roman" w:hAnsi="Times New Roman" w:cs="Times New Roman"/>
          <w:sz w:val="24"/>
          <w:szCs w:val="24"/>
        </w:rPr>
        <w:t xml:space="preserve"> (Packt Publishing Ltd, 2019).</w:t>
      </w:r>
      <w:r w:rsidRPr="007B1F64">
        <w:rPr>
          <w:rFonts w:ascii="Times New Roman" w:hAnsi="Times New Roman" w:cs="Times New Roman"/>
          <w:sz w:val="24"/>
          <w:szCs w:val="24"/>
        </w:rPr>
        <w:fldChar w:fldCharType="end"/>
      </w:r>
    </w:p>
  </w:footnote>
  <w:footnote w:id="18">
    <w:p w14:paraId="6AACF3A9" w14:textId="29A4B11E"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{"citationID":"K35AN5VU","properties":{"formattedCitation":"Fabian Pedregosa et al., \\uc0\\u8216{}Scikit-Learn: Machine Learning in Python\\uc0\\u8217{}, {\\i{}Journal of Machine Learning Research} 12, no. 85 (2011): 2825\\uc0\\u8211{}30.","plainCitation":"Fabian Pedregosa et al., ‘Scikit-Learn: Machine Learning in Python’, Journal of Machine Learning Research 12, no. 85 (2011): 2825–30.","noteIndex":18},"citationItems":[{"id":295,"uris":["http://zotero.org/users/6649884/items/GI725HQ8"],"itemData":{"id":295,"type":"article-journal","abstract":"Scikit-learn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Fabian Pedregosa et al., ‘Scikit-Learn: Machine Learning in Python’, </w:t>
      </w:r>
      <w:r w:rsidRPr="0069175A">
        <w:rPr>
          <w:rFonts w:ascii="Times New Roman" w:hAnsi="Times New Roman" w:cs="Times New Roman"/>
          <w:i/>
          <w:iCs/>
          <w:sz w:val="24"/>
          <w:szCs w:val="24"/>
        </w:rPr>
        <w:t>Journal of Machine Learning Research</w:t>
      </w:r>
      <w:r w:rsidRPr="0069175A">
        <w:rPr>
          <w:rFonts w:ascii="Times New Roman" w:hAnsi="Times New Roman" w:cs="Times New Roman"/>
          <w:sz w:val="24"/>
          <w:szCs w:val="24"/>
        </w:rPr>
        <w:t xml:space="preserve"> 12, no. 85 (2011): 2825–30.</w:t>
      </w:r>
      <w:r w:rsidRPr="007B1F64">
        <w:rPr>
          <w:rFonts w:ascii="Times New Roman" w:hAnsi="Times New Roman" w:cs="Times New Roman"/>
          <w:sz w:val="24"/>
          <w:szCs w:val="24"/>
        </w:rPr>
        <w:fldChar w:fldCharType="end"/>
      </w:r>
    </w:p>
  </w:footnote>
  <w:footnote w:id="19">
    <w:p w14:paraId="6132E572" w14:textId="26C79334" w:rsidR="0069175A" w:rsidRDefault="0069175A">
      <w:pPr>
        <w:pStyle w:val="FootnoteText"/>
      </w:pPr>
      <w:r>
        <w:rPr>
          <w:rStyle w:val="FootnoteReference"/>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{"citationID":"n5dpVkQs","properties":{"formattedCitation":"Jeffrey Craighead, Jenny Burke, and Robin Murphy, \\uc0\\u8216{}Using the Unity Game Engine to Develop SARGE: A Case Study\\uc0\\u8217{}, {\\i{}Computer} 4552 (1 January 2007).","plainCitation":"Jeffrey Craighead, Jenny Burke, and Robin Murphy, ‘Using the Unity Game Engine to Develop SARGE: A Case Study’, Computer 4552 (1 January 2007).","noteIndex":19},"citationItems":[{"id":302,"uris":["http://zotero.org/users/6649884/items/C9N68758"],"itemData":{"id":302,"type":"article-journal","abstract":"This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Jeffrey Craighead, Jenny Burke, and Robin Murphy, ‘Using the Unity Game Engine to Develop SARGE: A Case Study’, </w:t>
      </w:r>
      <w:r w:rsidRPr="0069175A">
        <w:rPr>
          <w:rFonts w:ascii="Times New Roman" w:hAnsi="Times New Roman" w:cs="Times New Roman"/>
          <w:i/>
          <w:iCs/>
          <w:sz w:val="24"/>
          <w:szCs w:val="24"/>
        </w:rPr>
        <w:t>Computer</w:t>
      </w:r>
      <w:r w:rsidRPr="0069175A">
        <w:rPr>
          <w:rFonts w:ascii="Times New Roman" w:hAnsi="Times New Roman" w:cs="Times New Roman"/>
          <w:sz w:val="24"/>
          <w:szCs w:val="24"/>
        </w:rPr>
        <w:t xml:space="preserve"> 4552 (1 January 2007).</w:t>
      </w:r>
      <w:r w:rsidRPr="007B1F64">
        <w:rPr>
          <w:rFonts w:ascii="Times New Roman" w:hAnsi="Times New Roman" w:cs="Times New Roman"/>
          <w:sz w:val="24"/>
          <w:szCs w:val="24"/>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5"/>
  </w:num>
  <w:num w:numId="2" w16cid:durableId="1846167414">
    <w:abstractNumId w:val="7"/>
  </w:num>
  <w:num w:numId="3" w16cid:durableId="1216695569">
    <w:abstractNumId w:val="9"/>
  </w:num>
  <w:num w:numId="4" w16cid:durableId="2037193964">
    <w:abstractNumId w:val="3"/>
  </w:num>
  <w:num w:numId="5" w16cid:durableId="506025167">
    <w:abstractNumId w:val="1"/>
  </w:num>
  <w:num w:numId="6" w16cid:durableId="511914978">
    <w:abstractNumId w:val="6"/>
  </w:num>
  <w:num w:numId="7" w16cid:durableId="1579947441">
    <w:abstractNumId w:val="8"/>
  </w:num>
  <w:num w:numId="8" w16cid:durableId="1183940172">
    <w:abstractNumId w:val="2"/>
  </w:num>
  <w:num w:numId="9" w16cid:durableId="421994505">
    <w:abstractNumId w:val="11"/>
  </w:num>
  <w:num w:numId="10" w16cid:durableId="223150869">
    <w:abstractNumId w:val="0"/>
  </w:num>
  <w:num w:numId="11" w16cid:durableId="483157502">
    <w:abstractNumId w:val="10"/>
  </w:num>
  <w:num w:numId="12" w16cid:durableId="210746224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u Uicoaba">
    <w15:presenceInfo w15:providerId="AD" w15:userId="S::alexandru.uicoaba@avaelgo.ro::ef2d68c7-e92d-48c2-9f5d-5770dcd68f5a"/>
  </w15:person>
  <w15:person w15:author="Bogdan Dragulescu">
    <w15:presenceInfo w15:providerId="Windows Live" w15:userId="df3b5ea8d7b4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14158"/>
    <w:rsid w:val="000200C4"/>
    <w:rsid w:val="00027080"/>
    <w:rsid w:val="000352C6"/>
    <w:rsid w:val="000406FE"/>
    <w:rsid w:val="00041CBB"/>
    <w:rsid w:val="00047130"/>
    <w:rsid w:val="00051758"/>
    <w:rsid w:val="00057BD6"/>
    <w:rsid w:val="00065873"/>
    <w:rsid w:val="000B2A69"/>
    <w:rsid w:val="000F4DE0"/>
    <w:rsid w:val="0010180B"/>
    <w:rsid w:val="00114C52"/>
    <w:rsid w:val="00134EE6"/>
    <w:rsid w:val="00141062"/>
    <w:rsid w:val="001574C8"/>
    <w:rsid w:val="0016387F"/>
    <w:rsid w:val="00167255"/>
    <w:rsid w:val="00173BAC"/>
    <w:rsid w:val="00190313"/>
    <w:rsid w:val="00193F60"/>
    <w:rsid w:val="001C12D2"/>
    <w:rsid w:val="001E6465"/>
    <w:rsid w:val="00201A27"/>
    <w:rsid w:val="002121CC"/>
    <w:rsid w:val="00230B41"/>
    <w:rsid w:val="002355B4"/>
    <w:rsid w:val="002834AC"/>
    <w:rsid w:val="00293F11"/>
    <w:rsid w:val="002A00B7"/>
    <w:rsid w:val="002C1730"/>
    <w:rsid w:val="002C2E13"/>
    <w:rsid w:val="002C7D31"/>
    <w:rsid w:val="002D2CAC"/>
    <w:rsid w:val="002E360E"/>
    <w:rsid w:val="002E362F"/>
    <w:rsid w:val="002F1250"/>
    <w:rsid w:val="00306621"/>
    <w:rsid w:val="003071D2"/>
    <w:rsid w:val="0031430D"/>
    <w:rsid w:val="00320621"/>
    <w:rsid w:val="003300F6"/>
    <w:rsid w:val="003349BD"/>
    <w:rsid w:val="00335D82"/>
    <w:rsid w:val="00352273"/>
    <w:rsid w:val="00355FE0"/>
    <w:rsid w:val="0036561B"/>
    <w:rsid w:val="0039645A"/>
    <w:rsid w:val="003A0ECA"/>
    <w:rsid w:val="003A1227"/>
    <w:rsid w:val="003A1BBE"/>
    <w:rsid w:val="003E04D9"/>
    <w:rsid w:val="003F56A4"/>
    <w:rsid w:val="004127D0"/>
    <w:rsid w:val="00420EF2"/>
    <w:rsid w:val="00433F63"/>
    <w:rsid w:val="00436F54"/>
    <w:rsid w:val="0044253D"/>
    <w:rsid w:val="0044504F"/>
    <w:rsid w:val="00447C3D"/>
    <w:rsid w:val="004A072B"/>
    <w:rsid w:val="004A101E"/>
    <w:rsid w:val="004C40EE"/>
    <w:rsid w:val="004F420A"/>
    <w:rsid w:val="004F67FF"/>
    <w:rsid w:val="00520944"/>
    <w:rsid w:val="00521892"/>
    <w:rsid w:val="00523F6A"/>
    <w:rsid w:val="005379B9"/>
    <w:rsid w:val="00551EE1"/>
    <w:rsid w:val="005567B3"/>
    <w:rsid w:val="00592EDC"/>
    <w:rsid w:val="005A4DED"/>
    <w:rsid w:val="005B1C1D"/>
    <w:rsid w:val="005D279A"/>
    <w:rsid w:val="005E39A2"/>
    <w:rsid w:val="005F492E"/>
    <w:rsid w:val="00615B08"/>
    <w:rsid w:val="00625A81"/>
    <w:rsid w:val="00626748"/>
    <w:rsid w:val="00641923"/>
    <w:rsid w:val="00655A0A"/>
    <w:rsid w:val="00680F15"/>
    <w:rsid w:val="0069175A"/>
    <w:rsid w:val="00694457"/>
    <w:rsid w:val="006A7829"/>
    <w:rsid w:val="006B0CBE"/>
    <w:rsid w:val="006C08DA"/>
    <w:rsid w:val="006D12BC"/>
    <w:rsid w:val="006D672E"/>
    <w:rsid w:val="006E161C"/>
    <w:rsid w:val="006F4710"/>
    <w:rsid w:val="00706C4F"/>
    <w:rsid w:val="0072081D"/>
    <w:rsid w:val="00723CC4"/>
    <w:rsid w:val="0073736C"/>
    <w:rsid w:val="00742111"/>
    <w:rsid w:val="007443A5"/>
    <w:rsid w:val="007450A9"/>
    <w:rsid w:val="00790890"/>
    <w:rsid w:val="007A094B"/>
    <w:rsid w:val="007B07A1"/>
    <w:rsid w:val="007B1F64"/>
    <w:rsid w:val="007E219A"/>
    <w:rsid w:val="007E5452"/>
    <w:rsid w:val="00801564"/>
    <w:rsid w:val="0081006C"/>
    <w:rsid w:val="00825E4B"/>
    <w:rsid w:val="00835749"/>
    <w:rsid w:val="0083708B"/>
    <w:rsid w:val="008522A7"/>
    <w:rsid w:val="00852B71"/>
    <w:rsid w:val="00867FA4"/>
    <w:rsid w:val="00891FD0"/>
    <w:rsid w:val="008A43DC"/>
    <w:rsid w:val="008B3786"/>
    <w:rsid w:val="008B52F3"/>
    <w:rsid w:val="008B7EED"/>
    <w:rsid w:val="008C61ED"/>
    <w:rsid w:val="008D1024"/>
    <w:rsid w:val="008D4C12"/>
    <w:rsid w:val="008D70BA"/>
    <w:rsid w:val="008E120D"/>
    <w:rsid w:val="00910810"/>
    <w:rsid w:val="00913E06"/>
    <w:rsid w:val="0092637F"/>
    <w:rsid w:val="00954B86"/>
    <w:rsid w:val="00966B00"/>
    <w:rsid w:val="00996CA1"/>
    <w:rsid w:val="009A2094"/>
    <w:rsid w:val="009A4691"/>
    <w:rsid w:val="009B7B4C"/>
    <w:rsid w:val="009C2054"/>
    <w:rsid w:val="009E3FF3"/>
    <w:rsid w:val="00A22C72"/>
    <w:rsid w:val="00A35F63"/>
    <w:rsid w:val="00A3605F"/>
    <w:rsid w:val="00A37631"/>
    <w:rsid w:val="00A461BF"/>
    <w:rsid w:val="00A53CB1"/>
    <w:rsid w:val="00A63813"/>
    <w:rsid w:val="00A66637"/>
    <w:rsid w:val="00AB0F07"/>
    <w:rsid w:val="00AB4D8C"/>
    <w:rsid w:val="00AB4EE8"/>
    <w:rsid w:val="00AB6883"/>
    <w:rsid w:val="00AB7E89"/>
    <w:rsid w:val="00AE65BB"/>
    <w:rsid w:val="00AF4364"/>
    <w:rsid w:val="00B039D3"/>
    <w:rsid w:val="00B06324"/>
    <w:rsid w:val="00B1524C"/>
    <w:rsid w:val="00B15547"/>
    <w:rsid w:val="00B20EB8"/>
    <w:rsid w:val="00B224AC"/>
    <w:rsid w:val="00B60DF9"/>
    <w:rsid w:val="00B620F9"/>
    <w:rsid w:val="00B62C81"/>
    <w:rsid w:val="00B63DF2"/>
    <w:rsid w:val="00B8314B"/>
    <w:rsid w:val="00B86BD8"/>
    <w:rsid w:val="00B92F2E"/>
    <w:rsid w:val="00B9635E"/>
    <w:rsid w:val="00BA088F"/>
    <w:rsid w:val="00BB081B"/>
    <w:rsid w:val="00BB4F65"/>
    <w:rsid w:val="00BB7DB8"/>
    <w:rsid w:val="00BC53EF"/>
    <w:rsid w:val="00BF02D6"/>
    <w:rsid w:val="00BF7280"/>
    <w:rsid w:val="00C006F4"/>
    <w:rsid w:val="00C05887"/>
    <w:rsid w:val="00C13791"/>
    <w:rsid w:val="00C6649E"/>
    <w:rsid w:val="00C67D55"/>
    <w:rsid w:val="00C92171"/>
    <w:rsid w:val="00C93AAA"/>
    <w:rsid w:val="00C959D0"/>
    <w:rsid w:val="00CA014D"/>
    <w:rsid w:val="00CA2B21"/>
    <w:rsid w:val="00CE6184"/>
    <w:rsid w:val="00CE7E25"/>
    <w:rsid w:val="00D0215A"/>
    <w:rsid w:val="00D07FDF"/>
    <w:rsid w:val="00D114A2"/>
    <w:rsid w:val="00D34F99"/>
    <w:rsid w:val="00D46087"/>
    <w:rsid w:val="00D5156F"/>
    <w:rsid w:val="00D52E32"/>
    <w:rsid w:val="00D60ABD"/>
    <w:rsid w:val="00D60EB4"/>
    <w:rsid w:val="00D64D0B"/>
    <w:rsid w:val="00D72512"/>
    <w:rsid w:val="00D87837"/>
    <w:rsid w:val="00D958BA"/>
    <w:rsid w:val="00D96A93"/>
    <w:rsid w:val="00DB4089"/>
    <w:rsid w:val="00DB59D5"/>
    <w:rsid w:val="00DB7F08"/>
    <w:rsid w:val="00DC6F48"/>
    <w:rsid w:val="00DD08C2"/>
    <w:rsid w:val="00DD4BDC"/>
    <w:rsid w:val="00DF4F96"/>
    <w:rsid w:val="00E139EF"/>
    <w:rsid w:val="00E23BE0"/>
    <w:rsid w:val="00E25BD8"/>
    <w:rsid w:val="00E435B2"/>
    <w:rsid w:val="00E43C5B"/>
    <w:rsid w:val="00E51082"/>
    <w:rsid w:val="00E6691C"/>
    <w:rsid w:val="00E7416B"/>
    <w:rsid w:val="00E8653D"/>
    <w:rsid w:val="00EA586A"/>
    <w:rsid w:val="00EB13F8"/>
    <w:rsid w:val="00EB6D2D"/>
    <w:rsid w:val="00EC1069"/>
    <w:rsid w:val="00ED1F9F"/>
    <w:rsid w:val="00EF39C2"/>
    <w:rsid w:val="00F038DD"/>
    <w:rsid w:val="00F1060C"/>
    <w:rsid w:val="00F17778"/>
    <w:rsid w:val="00F673CC"/>
    <w:rsid w:val="00F77136"/>
    <w:rsid w:val="00F920BE"/>
    <w:rsid w:val="00F9427C"/>
    <w:rsid w:val="00FA26A1"/>
    <w:rsid w:val="00FE2FF3"/>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
    <w:name w:val="Body Text"/>
    <w:basedOn w:val="Normal"/>
    <w:link w:val="BodyTextCha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semiHidden/>
    <w:rsid w:val="00B9635E"/>
    <w:rPr>
      <w:rFonts w:ascii="Times New Roman" w:eastAsia="SimSun" w:hAnsi="Times New Roman" w:cs="Times New Roman"/>
      <w:spacing w:val="-1"/>
      <w:sz w:val="20"/>
      <w:szCs w:val="20"/>
      <w:lang w:val="x-none" w:eastAsia="x-none"/>
    </w:rPr>
  </w:style>
  <w:style w:type="character" w:customStyle="1" w:styleId="Heading1Char">
    <w:name w:val="Heading 1 Char"/>
    <w:basedOn w:val="DefaultParagraphFont"/>
    <w:link w:val="Heading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BB7DB8"/>
    <w:rPr>
      <w:rFonts w:asciiTheme="majorHAnsi" w:eastAsiaTheme="majorEastAsia" w:hAnsiTheme="majorHAnsi" w:cstheme="majorBidi"/>
      <w:color w:val="2F5496" w:themeColor="accent1" w:themeShade="BF"/>
      <w:sz w:val="26"/>
      <w:szCs w:val="26"/>
      <w:lang w:val="ro-RO"/>
    </w:rPr>
  </w:style>
  <w:style w:type="paragraph" w:styleId="TOCHeading">
    <w:name w:val="TOC Heading"/>
    <w:basedOn w:val="Heading1"/>
    <w:next w:val="Normal"/>
    <w:uiPriority w:val="39"/>
    <w:unhideWhenUsed/>
    <w:qFormat/>
    <w:rsid w:val="006E161C"/>
    <w:pPr>
      <w:outlineLvl w:val="9"/>
    </w:pPr>
    <w:rPr>
      <w:lang w:val="en-GB" w:eastAsia="en-GB"/>
    </w:rPr>
  </w:style>
  <w:style w:type="paragraph" w:styleId="TOC1">
    <w:name w:val="toc 1"/>
    <w:basedOn w:val="Normal"/>
    <w:next w:val="Normal"/>
    <w:autoRedefine/>
    <w:uiPriority w:val="39"/>
    <w:unhideWhenUsed/>
    <w:rsid w:val="006E161C"/>
    <w:pPr>
      <w:spacing w:after="100"/>
    </w:pPr>
  </w:style>
  <w:style w:type="paragraph" w:styleId="TOC2">
    <w:name w:val="toc 2"/>
    <w:basedOn w:val="Normal"/>
    <w:next w:val="Normal"/>
    <w:autoRedefine/>
    <w:uiPriority w:val="39"/>
    <w:unhideWhenUsed/>
    <w:rsid w:val="006E161C"/>
    <w:pPr>
      <w:spacing w:after="100"/>
      <w:ind w:left="220"/>
    </w:pPr>
  </w:style>
  <w:style w:type="character" w:styleId="Hyperlink">
    <w:name w:val="Hyperlink"/>
    <w:basedOn w:val="DefaultParagraphFont"/>
    <w:uiPriority w:val="99"/>
    <w:unhideWhenUsed/>
    <w:rsid w:val="006E161C"/>
    <w:rPr>
      <w:color w:val="0563C1" w:themeColor="hyperlink"/>
      <w:u w:val="single"/>
    </w:rPr>
  </w:style>
  <w:style w:type="character" w:customStyle="1" w:styleId="Heading3Char">
    <w:name w:val="Heading 3 Char"/>
    <w:basedOn w:val="DefaultParagraphFont"/>
    <w:link w:val="Heading3"/>
    <w:uiPriority w:val="9"/>
    <w:rsid w:val="000352C6"/>
    <w:rPr>
      <w:rFonts w:asciiTheme="majorHAnsi" w:eastAsiaTheme="majorEastAsia" w:hAnsiTheme="majorHAnsi" w:cstheme="majorBidi"/>
      <w:color w:val="1F3763" w:themeColor="accent1" w:themeShade="7F"/>
      <w:sz w:val="24"/>
      <w:szCs w:val="24"/>
      <w:lang w:val="ro-RO"/>
    </w:rPr>
  </w:style>
  <w:style w:type="paragraph" w:styleId="TOC3">
    <w:name w:val="toc 3"/>
    <w:basedOn w:val="Normal"/>
    <w:next w:val="Normal"/>
    <w:autoRedefine/>
    <w:uiPriority w:val="39"/>
    <w:unhideWhenUsed/>
    <w:rsid w:val="009A2094"/>
    <w:pPr>
      <w:spacing w:after="100"/>
      <w:ind w:left="440"/>
    </w:pPr>
  </w:style>
  <w:style w:type="character" w:customStyle="1" w:styleId="Heading4Char">
    <w:name w:val="Heading 4 Char"/>
    <w:basedOn w:val="DefaultParagraphFont"/>
    <w:link w:val="Heading4"/>
    <w:uiPriority w:val="9"/>
    <w:rsid w:val="00B06324"/>
    <w:rPr>
      <w:rFonts w:asciiTheme="majorHAnsi" w:eastAsiaTheme="majorEastAsia" w:hAnsiTheme="majorHAnsi" w:cstheme="majorBidi"/>
      <w:i/>
      <w:iCs/>
      <w:color w:val="2F5496" w:themeColor="accent1" w:themeShade="BF"/>
      <w:lang w:val="ro-RO"/>
    </w:rPr>
  </w:style>
  <w:style w:type="paragraph" w:styleId="TOC4">
    <w:name w:val="toc 4"/>
    <w:basedOn w:val="Normal"/>
    <w:next w:val="Normal"/>
    <w:autoRedefine/>
    <w:uiPriority w:val="39"/>
    <w:unhideWhenUsed/>
    <w:rsid w:val="00996CA1"/>
    <w:pPr>
      <w:spacing w:after="100"/>
      <w:ind w:left="660"/>
    </w:pPr>
  </w:style>
  <w:style w:type="paragraph" w:styleId="Bibliography">
    <w:name w:val="Bibliography"/>
    <w:basedOn w:val="Normal"/>
    <w:next w:val="Normal"/>
    <w:uiPriority w:val="37"/>
    <w:unhideWhenUsed/>
    <w:rsid w:val="006D12BC"/>
    <w:pPr>
      <w:spacing w:after="0" w:line="240" w:lineRule="auto"/>
      <w:ind w:left="720" w:hanging="720"/>
    </w:pPr>
  </w:style>
  <w:style w:type="paragraph" w:styleId="FootnoteText">
    <w:name w:val="footnote text"/>
    <w:basedOn w:val="Normal"/>
    <w:link w:val="FootnoteTextChar"/>
    <w:uiPriority w:val="99"/>
    <w:semiHidden/>
    <w:unhideWhenUsed/>
    <w:rsid w:val="006917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75A"/>
    <w:rPr>
      <w:sz w:val="20"/>
      <w:szCs w:val="20"/>
      <w:lang w:val="ro-RO"/>
    </w:rPr>
  </w:style>
  <w:style w:type="character" w:styleId="FootnoteReference">
    <w:name w:val="footnote reference"/>
    <w:basedOn w:val="DefaultParagraphFont"/>
    <w:uiPriority w:val="99"/>
    <w:semiHidden/>
    <w:unhideWhenUsed/>
    <w:rsid w:val="0069175A"/>
    <w:rPr>
      <w:vertAlign w:val="superscript"/>
    </w:rPr>
  </w:style>
  <w:style w:type="paragraph" w:styleId="Revision">
    <w:name w:val="Revision"/>
    <w:hidden/>
    <w:uiPriority w:val="99"/>
    <w:semiHidden/>
    <w:rsid w:val="008D70BA"/>
    <w:pPr>
      <w:spacing w:after="0" w:line="240" w:lineRule="auto"/>
    </w:pPr>
    <w:rPr>
      <w:lang w:val="ro-RO"/>
    </w:rPr>
  </w:style>
  <w:style w:type="character" w:styleId="CommentReference">
    <w:name w:val="annotation reference"/>
    <w:basedOn w:val="DefaultParagraphFont"/>
    <w:uiPriority w:val="99"/>
    <w:semiHidden/>
    <w:unhideWhenUsed/>
    <w:rsid w:val="0039645A"/>
    <w:rPr>
      <w:sz w:val="16"/>
      <w:szCs w:val="16"/>
    </w:rPr>
  </w:style>
  <w:style w:type="paragraph" w:styleId="CommentText">
    <w:name w:val="annotation text"/>
    <w:basedOn w:val="Normal"/>
    <w:link w:val="CommentTextChar"/>
    <w:uiPriority w:val="99"/>
    <w:unhideWhenUsed/>
    <w:rsid w:val="0039645A"/>
    <w:pPr>
      <w:spacing w:line="240" w:lineRule="auto"/>
    </w:pPr>
    <w:rPr>
      <w:sz w:val="20"/>
      <w:szCs w:val="20"/>
    </w:rPr>
  </w:style>
  <w:style w:type="character" w:customStyle="1" w:styleId="CommentTextChar">
    <w:name w:val="Comment Text Char"/>
    <w:basedOn w:val="DefaultParagraphFont"/>
    <w:link w:val="CommentText"/>
    <w:uiPriority w:val="99"/>
    <w:rsid w:val="0039645A"/>
    <w:rPr>
      <w:sz w:val="20"/>
      <w:szCs w:val="20"/>
      <w:lang w:val="ro-RO"/>
    </w:rPr>
  </w:style>
  <w:style w:type="paragraph" w:styleId="CommentSubject">
    <w:name w:val="annotation subject"/>
    <w:basedOn w:val="CommentText"/>
    <w:next w:val="CommentText"/>
    <w:link w:val="CommentSubjectChar"/>
    <w:uiPriority w:val="99"/>
    <w:semiHidden/>
    <w:unhideWhenUsed/>
    <w:rsid w:val="0039645A"/>
    <w:rPr>
      <w:b/>
      <w:bCs/>
    </w:rPr>
  </w:style>
  <w:style w:type="character" w:customStyle="1" w:styleId="CommentSubjectChar">
    <w:name w:val="Comment Subject Char"/>
    <w:basedOn w:val="CommentTextChar"/>
    <w:link w:val="CommentSubject"/>
    <w:uiPriority w:val="99"/>
    <w:semiHidden/>
    <w:rsid w:val="0039645A"/>
    <w:rPr>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24</Pages>
  <Words>5831</Words>
  <Characters>33241</Characters>
  <Application>Microsoft Office Word</Application>
  <DocSecurity>0</DocSecurity>
  <Lines>277</Lines>
  <Paragraphs>77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Uicoaba</cp:lastModifiedBy>
  <cp:revision>147</cp:revision>
  <dcterms:created xsi:type="dcterms:W3CDTF">2022-04-25T16:26:00Z</dcterms:created>
  <dcterms:modified xsi:type="dcterms:W3CDTF">2022-06-15T10:27:00Z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id="DhColyNN"/&gt;&lt;style id="http://www.zotero.org/styles/chicago-fullnote-bibliography" locale="en-GB" hasBibliography="1" bibliographyStyleHasBeenSet="1"/&gt;&lt;prefs&gt;&lt;pref name="fieldType" value="Field"/&gt;&lt;</vt:lpwstr>
  </property>
  <property fmtid="{D5CDD505-2E9C-101B-9397-08002B2CF9AE}" pid="3" name="ZOTERO_PREF_2">
    <vt:lpwstr>pref name="noteType" value="1"/&gt;&lt;/prefs&gt;&lt;/data&gt;</vt:lpwstr>
  </property>
</Properties>
</file>