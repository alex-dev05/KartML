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0A8E4C" w14:textId="1F53AA42" w:rsidR="006C08DA" w:rsidRPr="00624B38" w:rsidRDefault="00DD4BDC" w:rsidP="006C08DA">
      <w:pPr>
        <w:ind w:firstLine="720"/>
        <w:rPr>
          <w:rFonts w:ascii="Times New Roman" w:hAnsi="Times New Roman" w:cs="Times New Roman"/>
          <w:b/>
          <w:sz w:val="24"/>
          <w:szCs w:val="24"/>
        </w:rPr>
      </w:pPr>
      <w:r w:rsidRPr="00624B38">
        <w:rPr>
          <w:rFonts w:ascii="Times New Roman" w:hAnsi="Times New Roman" w:cs="Times New Roman"/>
          <w:b/>
          <w:noProof/>
          <w:sz w:val="24"/>
          <w:szCs w:val="24"/>
        </w:rPr>
        <w:drawing>
          <wp:anchor distT="0" distB="0" distL="114300" distR="114300" simplePos="0" relativeHeight="251660288" behindDoc="0" locked="0" layoutInCell="1" allowOverlap="1" wp14:anchorId="19AC879B" wp14:editId="363FA2AB">
            <wp:simplePos x="0" y="0"/>
            <wp:positionH relativeFrom="margin">
              <wp:posOffset>4752975</wp:posOffset>
            </wp:positionH>
            <wp:positionV relativeFrom="paragraph">
              <wp:posOffset>0</wp:posOffset>
            </wp:positionV>
            <wp:extent cx="1666240" cy="752475"/>
            <wp:effectExtent l="0" t="0" r="0" b="9525"/>
            <wp:wrapSquare wrapText="bothSides"/>
            <wp:docPr id="9" name="Picture 2"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descr="O imagine care conține text&#10;&#10;Descriere generată automat"/>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66240" cy="752475"/>
                    </a:xfrm>
                    <a:prstGeom prst="rect">
                      <a:avLst/>
                    </a:prstGeom>
                  </pic:spPr>
                </pic:pic>
              </a:graphicData>
            </a:graphic>
            <wp14:sizeRelH relativeFrom="margin">
              <wp14:pctWidth>0</wp14:pctWidth>
            </wp14:sizeRelH>
            <wp14:sizeRelV relativeFrom="margin">
              <wp14:pctHeight>0</wp14:pctHeight>
            </wp14:sizeRelV>
          </wp:anchor>
        </w:drawing>
      </w:r>
      <w:r w:rsidR="009E3FF3">
        <w:tab/>
      </w:r>
      <w:bookmarkStart w:id="0" w:name="_Hlk32329402"/>
      <w:bookmarkEnd w:id="0"/>
      <w:r w:rsidR="006C08DA" w:rsidRPr="00624B38">
        <w:rPr>
          <w:rFonts w:ascii="Times New Roman" w:hAnsi="Times New Roman" w:cs="Times New Roman"/>
          <w:b/>
          <w:noProof/>
          <w:sz w:val="24"/>
          <w:szCs w:val="24"/>
        </w:rPr>
        <w:drawing>
          <wp:anchor distT="0" distB="0" distL="114300" distR="114300" simplePos="0" relativeHeight="251659264" behindDoc="0" locked="0" layoutInCell="1" allowOverlap="1" wp14:anchorId="09FFE9FC" wp14:editId="77249F8C">
            <wp:simplePos x="0" y="0"/>
            <wp:positionH relativeFrom="column">
              <wp:posOffset>-276225</wp:posOffset>
            </wp:positionH>
            <wp:positionV relativeFrom="paragraph">
              <wp:posOffset>0</wp:posOffset>
            </wp:positionV>
            <wp:extent cx="1344168" cy="777240"/>
            <wp:effectExtent l="0" t="0" r="8890" b="3810"/>
            <wp:wrapSquare wrapText="bothSides"/>
            <wp:docPr id="8" name="Picture 3" descr="O imagine care conține săgeat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O imagine care conține săgeată&#10;&#10;Descriere generată automat"/>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44168" cy="777240"/>
                    </a:xfrm>
                    <a:prstGeom prst="rect">
                      <a:avLst/>
                    </a:prstGeom>
                  </pic:spPr>
                </pic:pic>
              </a:graphicData>
            </a:graphic>
            <wp14:sizeRelH relativeFrom="margin">
              <wp14:pctWidth>0</wp14:pctWidth>
            </wp14:sizeRelH>
            <wp14:sizeRelV relativeFrom="margin">
              <wp14:pctHeight>0</wp14:pctHeight>
            </wp14:sizeRelV>
          </wp:anchor>
        </w:drawing>
      </w:r>
      <w:bookmarkStart w:id="1" w:name="_Hlk106031025"/>
      <w:bookmarkEnd w:id="1"/>
      <w:r w:rsidR="006C08DA" w:rsidRPr="00624B38">
        <w:rPr>
          <w:rFonts w:ascii="Times New Roman" w:hAnsi="Times New Roman" w:cs="Times New Roman"/>
          <w:b/>
          <w:sz w:val="24"/>
          <w:szCs w:val="24"/>
        </w:rPr>
        <w:t>Universitatea „Politehnica” Timişoara</w:t>
      </w:r>
    </w:p>
    <w:p w14:paraId="0801C118" w14:textId="77777777" w:rsidR="006C08DA" w:rsidRPr="00624B38" w:rsidRDefault="006C08DA" w:rsidP="006C08DA">
      <w:pPr>
        <w:jc w:val="center"/>
        <w:rPr>
          <w:rFonts w:ascii="Times New Roman" w:hAnsi="Times New Roman" w:cs="Times New Roman"/>
          <w:b/>
          <w:sz w:val="24"/>
          <w:szCs w:val="24"/>
        </w:rPr>
      </w:pPr>
      <w:r w:rsidRPr="00624B38">
        <w:rPr>
          <w:rFonts w:ascii="Times New Roman" w:hAnsi="Times New Roman" w:cs="Times New Roman"/>
          <w:b/>
          <w:sz w:val="24"/>
          <w:szCs w:val="24"/>
        </w:rPr>
        <w:t>Facultatea de Electronică, Telecomunicaţii şi</w:t>
      </w:r>
    </w:p>
    <w:p w14:paraId="46597422" w14:textId="77777777" w:rsidR="006C08DA" w:rsidRPr="00624B38" w:rsidRDefault="006C08DA" w:rsidP="006C08DA">
      <w:pPr>
        <w:jc w:val="center"/>
        <w:rPr>
          <w:rFonts w:ascii="Times New Roman" w:hAnsi="Times New Roman" w:cs="Times New Roman"/>
          <w:b/>
          <w:sz w:val="24"/>
          <w:szCs w:val="24"/>
        </w:rPr>
      </w:pPr>
      <w:r w:rsidRPr="00624B38">
        <w:rPr>
          <w:rFonts w:ascii="Times New Roman" w:hAnsi="Times New Roman" w:cs="Times New Roman"/>
          <w:b/>
          <w:sz w:val="24"/>
          <w:szCs w:val="24"/>
        </w:rPr>
        <w:t>Tehnologii Informaționale Timişoara</w:t>
      </w:r>
    </w:p>
    <w:p w14:paraId="70C921F4" w14:textId="77777777" w:rsidR="006C08DA" w:rsidRPr="00624B38" w:rsidRDefault="006C08DA" w:rsidP="006C08DA">
      <w:pPr>
        <w:jc w:val="center"/>
        <w:rPr>
          <w:rFonts w:ascii="Times New Roman" w:hAnsi="Times New Roman" w:cs="Times New Roman"/>
          <w:b/>
        </w:rPr>
      </w:pPr>
    </w:p>
    <w:p w14:paraId="6F28732A" w14:textId="77777777" w:rsidR="006C08DA" w:rsidRPr="00624B38" w:rsidRDefault="006C08DA" w:rsidP="006C08DA">
      <w:pPr>
        <w:jc w:val="center"/>
        <w:rPr>
          <w:rFonts w:ascii="Times New Roman" w:hAnsi="Times New Roman" w:cs="Times New Roman"/>
          <w:b/>
        </w:rPr>
      </w:pPr>
    </w:p>
    <w:p w14:paraId="7DD71741" w14:textId="77777777" w:rsidR="006C08DA" w:rsidRPr="00624B38" w:rsidRDefault="006C08DA" w:rsidP="006C08DA">
      <w:pPr>
        <w:jc w:val="center"/>
        <w:rPr>
          <w:rFonts w:ascii="Times New Roman" w:hAnsi="Times New Roman" w:cs="Times New Roman"/>
          <w:b/>
        </w:rPr>
      </w:pPr>
    </w:p>
    <w:p w14:paraId="3FA40256" w14:textId="77777777" w:rsidR="006C08DA" w:rsidRPr="00624B38" w:rsidRDefault="006C08DA" w:rsidP="006C08DA">
      <w:pPr>
        <w:jc w:val="center"/>
        <w:rPr>
          <w:rFonts w:ascii="Times New Roman" w:hAnsi="Times New Roman" w:cs="Times New Roman"/>
          <w:b/>
        </w:rPr>
      </w:pPr>
    </w:p>
    <w:p w14:paraId="11FA8279" w14:textId="77777777" w:rsidR="006C08DA" w:rsidRPr="00624B38" w:rsidRDefault="006C08DA" w:rsidP="006C08DA">
      <w:pPr>
        <w:jc w:val="center"/>
        <w:rPr>
          <w:rFonts w:ascii="Times New Roman" w:hAnsi="Times New Roman" w:cs="Times New Roman"/>
          <w:b/>
        </w:rPr>
      </w:pPr>
    </w:p>
    <w:p w14:paraId="526C1EA4" w14:textId="77777777" w:rsidR="006C08DA" w:rsidRPr="00624B38" w:rsidRDefault="006C08DA" w:rsidP="006C08DA">
      <w:pPr>
        <w:jc w:val="center"/>
        <w:rPr>
          <w:rFonts w:ascii="Times New Roman" w:hAnsi="Times New Roman" w:cs="Times New Roman"/>
          <w:b/>
        </w:rPr>
      </w:pPr>
    </w:p>
    <w:p w14:paraId="18E06CBF" w14:textId="77777777" w:rsidR="006C08DA" w:rsidRPr="00624B38" w:rsidRDefault="006C08DA" w:rsidP="006C08DA">
      <w:pPr>
        <w:jc w:val="center"/>
        <w:rPr>
          <w:rFonts w:ascii="Times New Roman" w:hAnsi="Times New Roman" w:cs="Times New Roman"/>
          <w:b/>
        </w:rPr>
      </w:pPr>
    </w:p>
    <w:p w14:paraId="74B895D4" w14:textId="77777777" w:rsidR="006C08DA" w:rsidRPr="00624B38" w:rsidRDefault="006C08DA" w:rsidP="006C08DA">
      <w:pPr>
        <w:rPr>
          <w:rFonts w:ascii="Times New Roman" w:hAnsi="Times New Roman" w:cs="Times New Roman"/>
          <w:b/>
        </w:rPr>
      </w:pPr>
    </w:p>
    <w:p w14:paraId="6858D9ED" w14:textId="77777777" w:rsidR="006C08DA" w:rsidRPr="00624B38" w:rsidRDefault="006C08DA" w:rsidP="006C08DA">
      <w:pPr>
        <w:jc w:val="center"/>
        <w:rPr>
          <w:rFonts w:ascii="Times New Roman" w:hAnsi="Times New Roman" w:cs="Times New Roman"/>
          <w:b/>
          <w:sz w:val="44"/>
          <w:szCs w:val="44"/>
        </w:rPr>
      </w:pPr>
      <w:r w:rsidRPr="00624B38">
        <w:rPr>
          <w:rFonts w:ascii="Times New Roman" w:hAnsi="Times New Roman" w:cs="Times New Roman"/>
          <w:b/>
          <w:sz w:val="44"/>
          <w:szCs w:val="44"/>
        </w:rPr>
        <w:t>PROIECT DE DIPLOMĂ</w:t>
      </w:r>
    </w:p>
    <w:p w14:paraId="33AD594D" w14:textId="668A596F" w:rsidR="006C08DA" w:rsidRPr="00624B38" w:rsidRDefault="006C08DA" w:rsidP="006C08DA">
      <w:pPr>
        <w:jc w:val="center"/>
        <w:rPr>
          <w:rFonts w:ascii="Times New Roman" w:hAnsi="Times New Roman" w:cs="Times New Roman"/>
          <w:b/>
          <w:sz w:val="44"/>
          <w:szCs w:val="44"/>
        </w:rPr>
      </w:pPr>
      <w:r>
        <w:rPr>
          <w:rFonts w:ascii="Times New Roman" w:hAnsi="Times New Roman" w:cs="Times New Roman"/>
          <w:b/>
          <w:sz w:val="44"/>
          <w:szCs w:val="44"/>
        </w:rPr>
        <w:t>Automatizarea decizii agenților într-un mediu virtual</w:t>
      </w:r>
    </w:p>
    <w:p w14:paraId="1C47B0A6" w14:textId="77777777" w:rsidR="006C08DA" w:rsidRPr="00624B38" w:rsidRDefault="006C08DA" w:rsidP="006C08DA">
      <w:pPr>
        <w:jc w:val="center"/>
        <w:rPr>
          <w:rFonts w:ascii="Times New Roman" w:hAnsi="Times New Roman" w:cs="Times New Roman"/>
          <w:b/>
          <w:sz w:val="44"/>
          <w:szCs w:val="44"/>
        </w:rPr>
      </w:pPr>
    </w:p>
    <w:p w14:paraId="05508356" w14:textId="77777777" w:rsidR="006C08DA" w:rsidRPr="00624B38" w:rsidRDefault="006C08DA" w:rsidP="006C08DA">
      <w:pPr>
        <w:jc w:val="center"/>
        <w:rPr>
          <w:rFonts w:ascii="Times New Roman" w:hAnsi="Times New Roman" w:cs="Times New Roman"/>
          <w:b/>
          <w:sz w:val="44"/>
          <w:szCs w:val="44"/>
        </w:rPr>
      </w:pPr>
    </w:p>
    <w:p w14:paraId="7CCB221A" w14:textId="77777777" w:rsidR="006C08DA" w:rsidRPr="00624B38" w:rsidRDefault="006C08DA" w:rsidP="006C08DA">
      <w:pPr>
        <w:jc w:val="center"/>
        <w:rPr>
          <w:rFonts w:ascii="Times New Roman" w:hAnsi="Times New Roman" w:cs="Times New Roman"/>
          <w:sz w:val="44"/>
          <w:szCs w:val="44"/>
        </w:rPr>
      </w:pPr>
    </w:p>
    <w:p w14:paraId="17E83190" w14:textId="77777777" w:rsidR="006C08DA" w:rsidRPr="00624B38" w:rsidRDefault="006C08DA" w:rsidP="006C08DA">
      <w:pPr>
        <w:rPr>
          <w:rFonts w:ascii="Times New Roman" w:hAnsi="Times New Roman" w:cs="Times New Roman"/>
          <w:sz w:val="24"/>
          <w:szCs w:val="24"/>
        </w:rPr>
      </w:pPr>
      <w:r w:rsidRPr="00624B38">
        <w:rPr>
          <w:rFonts w:ascii="Times New Roman" w:hAnsi="Times New Roman" w:cs="Times New Roman"/>
          <w:sz w:val="24"/>
          <w:szCs w:val="24"/>
        </w:rPr>
        <w:t>Coordonator:</w:t>
      </w:r>
    </w:p>
    <w:p w14:paraId="41C22D5D" w14:textId="77777777" w:rsidR="006C08DA" w:rsidRPr="00624B38" w:rsidRDefault="006C08DA" w:rsidP="006C08DA">
      <w:pPr>
        <w:rPr>
          <w:rFonts w:ascii="Times New Roman" w:hAnsi="Times New Roman" w:cs="Times New Roman"/>
          <w:b/>
          <w:sz w:val="24"/>
          <w:szCs w:val="24"/>
        </w:rPr>
      </w:pPr>
      <w:r w:rsidRPr="00624B38">
        <w:rPr>
          <w:rFonts w:ascii="Times New Roman" w:hAnsi="Times New Roman" w:cs="Times New Roman"/>
          <w:b/>
          <w:sz w:val="24"/>
          <w:szCs w:val="24"/>
          <w:shd w:val="clear" w:color="auto" w:fill="FFFFFF"/>
        </w:rPr>
        <w:t>Sl. dr. Ing</w:t>
      </w:r>
      <w:r w:rsidRPr="00624B38">
        <w:rPr>
          <w:rFonts w:ascii="Times New Roman" w:hAnsi="Times New Roman" w:cs="Times New Roman"/>
          <w:sz w:val="20"/>
          <w:szCs w:val="20"/>
          <w:shd w:val="clear" w:color="auto" w:fill="FFFFFF"/>
        </w:rPr>
        <w:t>.</w:t>
      </w:r>
      <w:r w:rsidRPr="00624B38">
        <w:rPr>
          <w:rFonts w:ascii="Times New Roman" w:hAnsi="Times New Roman" w:cs="Times New Roman"/>
          <w:b/>
          <w:sz w:val="24"/>
          <w:szCs w:val="24"/>
        </w:rPr>
        <w:t xml:space="preserve"> Drăgulescu Bogdan</w:t>
      </w:r>
    </w:p>
    <w:p w14:paraId="515330A3" w14:textId="77777777" w:rsidR="006C08DA" w:rsidRPr="00624B38" w:rsidRDefault="006C08DA" w:rsidP="006C08DA">
      <w:pPr>
        <w:jc w:val="right"/>
        <w:rPr>
          <w:rFonts w:ascii="Times New Roman" w:hAnsi="Times New Roman" w:cs="Times New Roman"/>
          <w:sz w:val="24"/>
          <w:szCs w:val="24"/>
        </w:rPr>
      </w:pPr>
      <w:r w:rsidRPr="00624B38">
        <w:rPr>
          <w:rFonts w:ascii="Times New Roman" w:hAnsi="Times New Roman" w:cs="Times New Roman"/>
          <w:sz w:val="24"/>
          <w:szCs w:val="24"/>
        </w:rPr>
        <w:t>Student:</w:t>
      </w:r>
    </w:p>
    <w:p w14:paraId="7F7DAD9C" w14:textId="77777777" w:rsidR="006C08DA" w:rsidRPr="00624B38" w:rsidRDefault="006C08DA" w:rsidP="006C08DA">
      <w:pPr>
        <w:jc w:val="right"/>
        <w:rPr>
          <w:rFonts w:ascii="Times New Roman" w:hAnsi="Times New Roman" w:cs="Times New Roman"/>
          <w:b/>
          <w:sz w:val="24"/>
          <w:szCs w:val="24"/>
        </w:rPr>
      </w:pPr>
      <w:r w:rsidRPr="00624B38">
        <w:rPr>
          <w:rFonts w:ascii="Times New Roman" w:hAnsi="Times New Roman" w:cs="Times New Roman"/>
          <w:b/>
          <w:sz w:val="24"/>
          <w:szCs w:val="24"/>
        </w:rPr>
        <w:t>Uicoabă Alexandru</w:t>
      </w:r>
    </w:p>
    <w:p w14:paraId="137A360E" w14:textId="77777777" w:rsidR="006C08DA" w:rsidRPr="00624B38" w:rsidRDefault="006C08DA" w:rsidP="006C08DA">
      <w:pPr>
        <w:jc w:val="right"/>
        <w:rPr>
          <w:rFonts w:ascii="Times New Roman" w:hAnsi="Times New Roman" w:cs="Times New Roman"/>
          <w:b/>
          <w:sz w:val="24"/>
          <w:szCs w:val="24"/>
        </w:rPr>
      </w:pPr>
    </w:p>
    <w:p w14:paraId="52787EA4" w14:textId="77777777" w:rsidR="006C08DA" w:rsidRPr="00624B38" w:rsidRDefault="006C08DA" w:rsidP="006C08DA">
      <w:pPr>
        <w:jc w:val="right"/>
        <w:rPr>
          <w:rFonts w:ascii="Times New Roman" w:hAnsi="Times New Roman" w:cs="Times New Roman"/>
          <w:b/>
          <w:sz w:val="24"/>
          <w:szCs w:val="24"/>
        </w:rPr>
      </w:pPr>
    </w:p>
    <w:p w14:paraId="739F4552" w14:textId="77777777" w:rsidR="006C08DA" w:rsidRPr="00624B38" w:rsidRDefault="006C08DA" w:rsidP="006C08DA">
      <w:pPr>
        <w:jc w:val="center"/>
        <w:rPr>
          <w:rFonts w:ascii="Times New Roman" w:hAnsi="Times New Roman" w:cs="Times New Roman"/>
          <w:b/>
          <w:sz w:val="24"/>
          <w:szCs w:val="24"/>
        </w:rPr>
      </w:pPr>
    </w:p>
    <w:p w14:paraId="403362A2" w14:textId="77777777" w:rsidR="006C08DA" w:rsidRPr="00624B38" w:rsidRDefault="006C08DA" w:rsidP="006C08DA">
      <w:pPr>
        <w:jc w:val="center"/>
        <w:rPr>
          <w:rFonts w:ascii="Times New Roman" w:hAnsi="Times New Roman" w:cs="Times New Roman"/>
          <w:b/>
          <w:sz w:val="24"/>
          <w:szCs w:val="24"/>
        </w:rPr>
      </w:pPr>
    </w:p>
    <w:p w14:paraId="0E5BC6D5" w14:textId="77777777" w:rsidR="006C08DA" w:rsidRPr="00624B38" w:rsidRDefault="006C08DA" w:rsidP="006C08DA">
      <w:pPr>
        <w:jc w:val="center"/>
        <w:rPr>
          <w:rFonts w:ascii="Times New Roman" w:hAnsi="Times New Roman" w:cs="Times New Roman"/>
          <w:b/>
          <w:sz w:val="24"/>
          <w:szCs w:val="24"/>
        </w:rPr>
      </w:pPr>
      <w:r w:rsidRPr="00624B38">
        <w:rPr>
          <w:rFonts w:ascii="Times New Roman" w:hAnsi="Times New Roman" w:cs="Times New Roman"/>
          <w:b/>
          <w:sz w:val="24"/>
          <w:szCs w:val="24"/>
        </w:rPr>
        <w:t>Timișoara</w:t>
      </w:r>
    </w:p>
    <w:p w14:paraId="71E79505" w14:textId="292F0C45" w:rsidR="006C08DA" w:rsidRPr="00624B38" w:rsidRDefault="006C08DA" w:rsidP="006C08DA">
      <w:pPr>
        <w:jc w:val="center"/>
        <w:rPr>
          <w:rFonts w:ascii="Times New Roman" w:hAnsi="Times New Roman" w:cs="Times New Roman"/>
          <w:b/>
          <w:sz w:val="24"/>
          <w:szCs w:val="24"/>
        </w:rPr>
      </w:pPr>
      <w:r w:rsidRPr="00624B38">
        <w:rPr>
          <w:rFonts w:ascii="Times New Roman" w:hAnsi="Times New Roman" w:cs="Times New Roman"/>
          <w:b/>
          <w:sz w:val="24"/>
          <w:szCs w:val="24"/>
        </w:rPr>
        <w:t>202</w:t>
      </w:r>
      <w:r>
        <w:rPr>
          <w:rFonts w:ascii="Times New Roman" w:hAnsi="Times New Roman" w:cs="Times New Roman"/>
          <w:b/>
          <w:sz w:val="24"/>
          <w:szCs w:val="24"/>
        </w:rPr>
        <w:t>2</w:t>
      </w:r>
    </w:p>
    <w:p w14:paraId="1C745366" w14:textId="6A70D7C4" w:rsidR="00433F63" w:rsidRDefault="00433F63"/>
    <w:p w14:paraId="482300E3" w14:textId="7A137F52" w:rsidR="006E161C" w:rsidRPr="006E161C" w:rsidRDefault="006E161C" w:rsidP="006E161C">
      <w:pPr>
        <w:jc w:val="center"/>
        <w:rPr>
          <w:rFonts w:ascii="Times New Roman" w:hAnsi="Times New Roman" w:cs="Times New Roman"/>
          <w:b/>
          <w:bCs/>
        </w:rPr>
      </w:pPr>
      <w:r w:rsidRPr="006E161C">
        <w:rPr>
          <w:rFonts w:ascii="Times New Roman" w:hAnsi="Times New Roman" w:cs="Times New Roman"/>
          <w:b/>
          <w:bCs/>
          <w:sz w:val="32"/>
          <w:szCs w:val="32"/>
        </w:rPr>
        <w:lastRenderedPageBreak/>
        <w:t>Cuprins</w:t>
      </w:r>
    </w:p>
    <w:sdt>
      <w:sdtPr>
        <w:rPr>
          <w:rFonts w:asciiTheme="minorHAnsi" w:eastAsiaTheme="minorHAnsi" w:hAnsiTheme="minorHAnsi" w:cstheme="minorBidi"/>
          <w:color w:val="auto"/>
          <w:sz w:val="22"/>
          <w:szCs w:val="22"/>
          <w:lang w:val="ro-RO" w:eastAsia="en-US"/>
        </w:rPr>
        <w:id w:val="-1603339711"/>
        <w:docPartObj>
          <w:docPartGallery w:val="Table of Contents"/>
          <w:docPartUnique/>
        </w:docPartObj>
      </w:sdtPr>
      <w:sdtEndPr>
        <w:rPr>
          <w:b/>
          <w:bCs/>
        </w:rPr>
      </w:sdtEndPr>
      <w:sdtContent>
        <w:p w14:paraId="7ABE17A9" w14:textId="214B614C" w:rsidR="006E161C" w:rsidRDefault="006E161C">
          <w:pPr>
            <w:pStyle w:val="Titlucuprins"/>
          </w:pPr>
        </w:p>
        <w:p w14:paraId="6374F219" w14:textId="5B603513" w:rsidR="008A43DC" w:rsidRDefault="00996CA1">
          <w:pPr>
            <w:pStyle w:val="Cuprins1"/>
            <w:tabs>
              <w:tab w:val="right" w:leader="dot" w:pos="9016"/>
            </w:tabs>
            <w:rPr>
              <w:rFonts w:eastAsiaTheme="minorEastAsia"/>
              <w:noProof/>
              <w:lang w:val="en-GB" w:eastAsia="en-GB"/>
            </w:rPr>
          </w:pPr>
          <w:r>
            <w:fldChar w:fldCharType="begin"/>
          </w:r>
          <w:r>
            <w:instrText xml:space="preserve"> TOC \o "1-4" \h \z \u </w:instrText>
          </w:r>
          <w:r>
            <w:fldChar w:fldCharType="separate"/>
          </w:r>
          <w:hyperlink w:anchor="_Toc106049297" w:history="1">
            <w:r w:rsidR="008A43DC" w:rsidRPr="002D55A1">
              <w:rPr>
                <w:rStyle w:val="Hyperlink"/>
                <w:rFonts w:ascii="Times New Roman" w:hAnsi="Times New Roman" w:cs="Times New Roman"/>
                <w:b/>
                <w:bCs/>
                <w:noProof/>
                <w:lang w:val="en-GB"/>
              </w:rPr>
              <w:t>Capitolul 1 – Introducere</w:t>
            </w:r>
            <w:r w:rsidR="008A43DC">
              <w:rPr>
                <w:noProof/>
                <w:webHidden/>
              </w:rPr>
              <w:tab/>
            </w:r>
            <w:r w:rsidR="008A43DC">
              <w:rPr>
                <w:noProof/>
                <w:webHidden/>
              </w:rPr>
              <w:fldChar w:fldCharType="begin"/>
            </w:r>
            <w:r w:rsidR="008A43DC">
              <w:rPr>
                <w:noProof/>
                <w:webHidden/>
              </w:rPr>
              <w:instrText xml:space="preserve"> PAGEREF _Toc106049297 \h </w:instrText>
            </w:r>
            <w:r w:rsidR="008A43DC">
              <w:rPr>
                <w:noProof/>
                <w:webHidden/>
              </w:rPr>
            </w:r>
            <w:r w:rsidR="008A43DC">
              <w:rPr>
                <w:noProof/>
                <w:webHidden/>
              </w:rPr>
              <w:fldChar w:fldCharType="separate"/>
            </w:r>
            <w:r w:rsidR="008A43DC">
              <w:rPr>
                <w:noProof/>
                <w:webHidden/>
              </w:rPr>
              <w:t>4</w:t>
            </w:r>
            <w:r w:rsidR="008A43DC">
              <w:rPr>
                <w:noProof/>
                <w:webHidden/>
              </w:rPr>
              <w:fldChar w:fldCharType="end"/>
            </w:r>
          </w:hyperlink>
        </w:p>
        <w:p w14:paraId="18789761" w14:textId="47FBDB7B" w:rsidR="008A43DC" w:rsidRDefault="008544E9">
          <w:pPr>
            <w:pStyle w:val="Cuprins2"/>
            <w:tabs>
              <w:tab w:val="right" w:leader="dot" w:pos="9016"/>
            </w:tabs>
            <w:rPr>
              <w:rFonts w:eastAsiaTheme="minorEastAsia"/>
              <w:noProof/>
              <w:lang w:val="en-GB" w:eastAsia="en-GB"/>
            </w:rPr>
          </w:pPr>
          <w:hyperlink w:anchor="_Toc106049298" w:history="1">
            <w:r w:rsidR="008A43DC" w:rsidRPr="002D55A1">
              <w:rPr>
                <w:rStyle w:val="Hyperlink"/>
                <w:rFonts w:ascii="Times New Roman" w:hAnsi="Times New Roman" w:cs="Times New Roman"/>
                <w:b/>
                <w:bCs/>
                <w:noProof/>
                <w:lang w:val="en-GB"/>
              </w:rPr>
              <w:t>1.1 Motiva</w:t>
            </w:r>
            <w:r w:rsidR="008A43DC" w:rsidRPr="002D55A1">
              <w:rPr>
                <w:rStyle w:val="Hyperlink"/>
                <w:rFonts w:ascii="Times New Roman" w:hAnsi="Times New Roman" w:cs="Times New Roman"/>
                <w:b/>
                <w:bCs/>
                <w:noProof/>
              </w:rPr>
              <w:t>ție</w:t>
            </w:r>
            <w:r w:rsidR="008A43DC">
              <w:rPr>
                <w:noProof/>
                <w:webHidden/>
              </w:rPr>
              <w:tab/>
            </w:r>
            <w:r w:rsidR="008A43DC">
              <w:rPr>
                <w:noProof/>
                <w:webHidden/>
              </w:rPr>
              <w:fldChar w:fldCharType="begin"/>
            </w:r>
            <w:r w:rsidR="008A43DC">
              <w:rPr>
                <w:noProof/>
                <w:webHidden/>
              </w:rPr>
              <w:instrText xml:space="preserve"> PAGEREF _Toc106049298 \h </w:instrText>
            </w:r>
            <w:r w:rsidR="008A43DC">
              <w:rPr>
                <w:noProof/>
                <w:webHidden/>
              </w:rPr>
            </w:r>
            <w:r w:rsidR="008A43DC">
              <w:rPr>
                <w:noProof/>
                <w:webHidden/>
              </w:rPr>
              <w:fldChar w:fldCharType="separate"/>
            </w:r>
            <w:r w:rsidR="008A43DC">
              <w:rPr>
                <w:noProof/>
                <w:webHidden/>
              </w:rPr>
              <w:t>4</w:t>
            </w:r>
            <w:r w:rsidR="008A43DC">
              <w:rPr>
                <w:noProof/>
                <w:webHidden/>
              </w:rPr>
              <w:fldChar w:fldCharType="end"/>
            </w:r>
          </w:hyperlink>
        </w:p>
        <w:p w14:paraId="65542619" w14:textId="52F3F131" w:rsidR="008A43DC" w:rsidRDefault="008544E9">
          <w:pPr>
            <w:pStyle w:val="Cuprins2"/>
            <w:tabs>
              <w:tab w:val="right" w:leader="dot" w:pos="9016"/>
            </w:tabs>
            <w:rPr>
              <w:rFonts w:eastAsiaTheme="minorEastAsia"/>
              <w:noProof/>
              <w:lang w:val="en-GB" w:eastAsia="en-GB"/>
            </w:rPr>
          </w:pPr>
          <w:hyperlink w:anchor="_Toc106049299" w:history="1">
            <w:r w:rsidR="008A43DC" w:rsidRPr="002D55A1">
              <w:rPr>
                <w:rStyle w:val="Hyperlink"/>
                <w:rFonts w:ascii="Times New Roman" w:hAnsi="Times New Roman" w:cs="Times New Roman"/>
                <w:b/>
                <w:bCs/>
                <w:noProof/>
                <w:lang w:val="en-GB"/>
              </w:rPr>
              <w:t>1.2 – Obiective</w:t>
            </w:r>
            <w:r w:rsidR="008A43DC">
              <w:rPr>
                <w:noProof/>
                <w:webHidden/>
              </w:rPr>
              <w:tab/>
            </w:r>
            <w:r w:rsidR="008A43DC">
              <w:rPr>
                <w:noProof/>
                <w:webHidden/>
              </w:rPr>
              <w:fldChar w:fldCharType="begin"/>
            </w:r>
            <w:r w:rsidR="008A43DC">
              <w:rPr>
                <w:noProof/>
                <w:webHidden/>
              </w:rPr>
              <w:instrText xml:space="preserve"> PAGEREF _Toc106049299 \h </w:instrText>
            </w:r>
            <w:r w:rsidR="008A43DC">
              <w:rPr>
                <w:noProof/>
                <w:webHidden/>
              </w:rPr>
            </w:r>
            <w:r w:rsidR="008A43DC">
              <w:rPr>
                <w:noProof/>
                <w:webHidden/>
              </w:rPr>
              <w:fldChar w:fldCharType="separate"/>
            </w:r>
            <w:r w:rsidR="008A43DC">
              <w:rPr>
                <w:noProof/>
                <w:webHidden/>
              </w:rPr>
              <w:t>5</w:t>
            </w:r>
            <w:r w:rsidR="008A43DC">
              <w:rPr>
                <w:noProof/>
                <w:webHidden/>
              </w:rPr>
              <w:fldChar w:fldCharType="end"/>
            </w:r>
          </w:hyperlink>
        </w:p>
        <w:p w14:paraId="68468052" w14:textId="25349E19" w:rsidR="008A43DC" w:rsidRDefault="008544E9">
          <w:pPr>
            <w:pStyle w:val="Cuprins2"/>
            <w:tabs>
              <w:tab w:val="right" w:leader="dot" w:pos="9016"/>
            </w:tabs>
            <w:rPr>
              <w:rFonts w:eastAsiaTheme="minorEastAsia"/>
              <w:noProof/>
              <w:lang w:val="en-GB" w:eastAsia="en-GB"/>
            </w:rPr>
          </w:pPr>
          <w:hyperlink w:anchor="_Toc106049300" w:history="1">
            <w:r w:rsidR="008A43DC" w:rsidRPr="002D55A1">
              <w:rPr>
                <w:rStyle w:val="Hyperlink"/>
                <w:rFonts w:ascii="Times New Roman" w:hAnsi="Times New Roman" w:cs="Times New Roman"/>
                <w:b/>
                <w:bCs/>
                <w:noProof/>
                <w:lang w:val="en-GB"/>
              </w:rPr>
              <w:t>3.1 Sinteza lucrării</w:t>
            </w:r>
            <w:r w:rsidR="008A43DC">
              <w:rPr>
                <w:noProof/>
                <w:webHidden/>
              </w:rPr>
              <w:tab/>
            </w:r>
            <w:r w:rsidR="008A43DC">
              <w:rPr>
                <w:noProof/>
                <w:webHidden/>
              </w:rPr>
              <w:fldChar w:fldCharType="begin"/>
            </w:r>
            <w:r w:rsidR="008A43DC">
              <w:rPr>
                <w:noProof/>
                <w:webHidden/>
              </w:rPr>
              <w:instrText xml:space="preserve"> PAGEREF _Toc106049300 \h </w:instrText>
            </w:r>
            <w:r w:rsidR="008A43DC">
              <w:rPr>
                <w:noProof/>
                <w:webHidden/>
              </w:rPr>
            </w:r>
            <w:r w:rsidR="008A43DC">
              <w:rPr>
                <w:noProof/>
                <w:webHidden/>
              </w:rPr>
              <w:fldChar w:fldCharType="separate"/>
            </w:r>
            <w:r w:rsidR="008A43DC">
              <w:rPr>
                <w:noProof/>
                <w:webHidden/>
              </w:rPr>
              <w:t>5</w:t>
            </w:r>
            <w:r w:rsidR="008A43DC">
              <w:rPr>
                <w:noProof/>
                <w:webHidden/>
              </w:rPr>
              <w:fldChar w:fldCharType="end"/>
            </w:r>
          </w:hyperlink>
        </w:p>
        <w:p w14:paraId="73B5B190" w14:textId="35F90367" w:rsidR="008A43DC" w:rsidRDefault="008544E9">
          <w:pPr>
            <w:pStyle w:val="Cuprins1"/>
            <w:tabs>
              <w:tab w:val="right" w:leader="dot" w:pos="9016"/>
            </w:tabs>
            <w:rPr>
              <w:rFonts w:eastAsiaTheme="minorEastAsia"/>
              <w:noProof/>
              <w:lang w:val="en-GB" w:eastAsia="en-GB"/>
            </w:rPr>
          </w:pPr>
          <w:hyperlink w:anchor="_Toc106049301" w:history="1">
            <w:r w:rsidR="008A43DC" w:rsidRPr="002D55A1">
              <w:rPr>
                <w:rStyle w:val="Hyperlink"/>
                <w:rFonts w:ascii="Times New Roman" w:hAnsi="Times New Roman" w:cs="Times New Roman"/>
                <w:b/>
                <w:bCs/>
                <w:noProof/>
                <w:lang w:val="en-GB"/>
              </w:rPr>
              <w:t>Capitolul 2:</w:t>
            </w:r>
            <w:r w:rsidR="008A43DC" w:rsidRPr="002D55A1">
              <w:rPr>
                <w:rStyle w:val="Hyperlink"/>
                <w:rFonts w:ascii="Times New Roman" w:hAnsi="Times New Roman" w:cs="Times New Roman"/>
                <w:b/>
                <w:bCs/>
                <w:noProof/>
              </w:rPr>
              <w:t xml:space="preserve"> Partea introductivă</w:t>
            </w:r>
            <w:r w:rsidR="008A43DC">
              <w:rPr>
                <w:noProof/>
                <w:webHidden/>
              </w:rPr>
              <w:tab/>
            </w:r>
            <w:r w:rsidR="008A43DC">
              <w:rPr>
                <w:noProof/>
                <w:webHidden/>
              </w:rPr>
              <w:fldChar w:fldCharType="begin"/>
            </w:r>
            <w:r w:rsidR="008A43DC">
              <w:rPr>
                <w:noProof/>
                <w:webHidden/>
              </w:rPr>
              <w:instrText xml:space="preserve"> PAGEREF _Toc106049301 \h </w:instrText>
            </w:r>
            <w:r w:rsidR="008A43DC">
              <w:rPr>
                <w:noProof/>
                <w:webHidden/>
              </w:rPr>
            </w:r>
            <w:r w:rsidR="008A43DC">
              <w:rPr>
                <w:noProof/>
                <w:webHidden/>
              </w:rPr>
              <w:fldChar w:fldCharType="separate"/>
            </w:r>
            <w:r w:rsidR="008A43DC">
              <w:rPr>
                <w:noProof/>
                <w:webHidden/>
              </w:rPr>
              <w:t>6</w:t>
            </w:r>
            <w:r w:rsidR="008A43DC">
              <w:rPr>
                <w:noProof/>
                <w:webHidden/>
              </w:rPr>
              <w:fldChar w:fldCharType="end"/>
            </w:r>
          </w:hyperlink>
        </w:p>
        <w:p w14:paraId="1C69D11C" w14:textId="5E1A181B" w:rsidR="008A43DC" w:rsidRDefault="008544E9">
          <w:pPr>
            <w:pStyle w:val="Cuprins2"/>
            <w:tabs>
              <w:tab w:val="right" w:leader="dot" w:pos="9016"/>
            </w:tabs>
            <w:rPr>
              <w:rFonts w:eastAsiaTheme="minorEastAsia"/>
              <w:noProof/>
              <w:lang w:val="en-GB" w:eastAsia="en-GB"/>
            </w:rPr>
          </w:pPr>
          <w:hyperlink w:anchor="_Toc106049302" w:history="1">
            <w:r w:rsidR="008A43DC" w:rsidRPr="002D55A1">
              <w:rPr>
                <w:rStyle w:val="Hyperlink"/>
                <w:rFonts w:ascii="Times New Roman" w:hAnsi="Times New Roman" w:cs="Times New Roman"/>
                <w:b/>
                <w:bCs/>
                <w:noProof/>
                <w:lang w:val="en-GB"/>
              </w:rPr>
              <w:t>2.1 Agenți Sotfware</w:t>
            </w:r>
            <w:r w:rsidR="008A43DC">
              <w:rPr>
                <w:noProof/>
                <w:webHidden/>
              </w:rPr>
              <w:tab/>
            </w:r>
            <w:r w:rsidR="008A43DC">
              <w:rPr>
                <w:noProof/>
                <w:webHidden/>
              </w:rPr>
              <w:fldChar w:fldCharType="begin"/>
            </w:r>
            <w:r w:rsidR="008A43DC">
              <w:rPr>
                <w:noProof/>
                <w:webHidden/>
              </w:rPr>
              <w:instrText xml:space="preserve"> PAGEREF _Toc106049302 \h </w:instrText>
            </w:r>
            <w:r w:rsidR="008A43DC">
              <w:rPr>
                <w:noProof/>
                <w:webHidden/>
              </w:rPr>
            </w:r>
            <w:r w:rsidR="008A43DC">
              <w:rPr>
                <w:noProof/>
                <w:webHidden/>
              </w:rPr>
              <w:fldChar w:fldCharType="separate"/>
            </w:r>
            <w:r w:rsidR="008A43DC">
              <w:rPr>
                <w:noProof/>
                <w:webHidden/>
              </w:rPr>
              <w:t>6</w:t>
            </w:r>
            <w:r w:rsidR="008A43DC">
              <w:rPr>
                <w:noProof/>
                <w:webHidden/>
              </w:rPr>
              <w:fldChar w:fldCharType="end"/>
            </w:r>
          </w:hyperlink>
        </w:p>
        <w:p w14:paraId="2287D2F3" w14:textId="43A1F53E" w:rsidR="008A43DC" w:rsidRDefault="008544E9">
          <w:pPr>
            <w:pStyle w:val="Cuprins2"/>
            <w:tabs>
              <w:tab w:val="right" w:leader="dot" w:pos="9016"/>
            </w:tabs>
            <w:rPr>
              <w:rFonts w:eastAsiaTheme="minorEastAsia"/>
              <w:noProof/>
              <w:lang w:val="en-GB" w:eastAsia="en-GB"/>
            </w:rPr>
          </w:pPr>
          <w:hyperlink w:anchor="_Toc106049303" w:history="1">
            <w:r w:rsidR="008A43DC" w:rsidRPr="002D55A1">
              <w:rPr>
                <w:rStyle w:val="Hyperlink"/>
                <w:rFonts w:ascii="Times New Roman" w:hAnsi="Times New Roman" w:cs="Times New Roman"/>
                <w:b/>
                <w:bCs/>
                <w:noProof/>
              </w:rPr>
              <w:t>2.2 Domenii de aplicabilitate</w:t>
            </w:r>
            <w:r w:rsidR="008A43DC">
              <w:rPr>
                <w:noProof/>
                <w:webHidden/>
              </w:rPr>
              <w:tab/>
            </w:r>
            <w:r w:rsidR="008A43DC">
              <w:rPr>
                <w:noProof/>
                <w:webHidden/>
              </w:rPr>
              <w:fldChar w:fldCharType="begin"/>
            </w:r>
            <w:r w:rsidR="008A43DC">
              <w:rPr>
                <w:noProof/>
                <w:webHidden/>
              </w:rPr>
              <w:instrText xml:space="preserve"> PAGEREF _Toc106049303 \h </w:instrText>
            </w:r>
            <w:r w:rsidR="008A43DC">
              <w:rPr>
                <w:noProof/>
                <w:webHidden/>
              </w:rPr>
            </w:r>
            <w:r w:rsidR="008A43DC">
              <w:rPr>
                <w:noProof/>
                <w:webHidden/>
              </w:rPr>
              <w:fldChar w:fldCharType="separate"/>
            </w:r>
            <w:r w:rsidR="008A43DC">
              <w:rPr>
                <w:noProof/>
                <w:webHidden/>
              </w:rPr>
              <w:t>7</w:t>
            </w:r>
            <w:r w:rsidR="008A43DC">
              <w:rPr>
                <w:noProof/>
                <w:webHidden/>
              </w:rPr>
              <w:fldChar w:fldCharType="end"/>
            </w:r>
          </w:hyperlink>
        </w:p>
        <w:p w14:paraId="4FB47B75" w14:textId="5DFBF196" w:rsidR="008A43DC" w:rsidRDefault="008544E9">
          <w:pPr>
            <w:pStyle w:val="Cuprins2"/>
            <w:tabs>
              <w:tab w:val="right" w:leader="dot" w:pos="9016"/>
            </w:tabs>
            <w:rPr>
              <w:rFonts w:eastAsiaTheme="minorEastAsia"/>
              <w:noProof/>
              <w:lang w:val="en-GB" w:eastAsia="en-GB"/>
            </w:rPr>
          </w:pPr>
          <w:hyperlink w:anchor="_Toc106049304" w:history="1">
            <w:r w:rsidR="008A43DC" w:rsidRPr="002D55A1">
              <w:rPr>
                <w:rStyle w:val="Hyperlink"/>
                <w:rFonts w:ascii="Times New Roman" w:hAnsi="Times New Roman" w:cs="Times New Roman"/>
                <w:b/>
                <w:bCs/>
                <w:noProof/>
              </w:rPr>
              <w:t>2.3 Soluții software</w:t>
            </w:r>
            <w:r w:rsidR="008A43DC">
              <w:rPr>
                <w:noProof/>
                <w:webHidden/>
              </w:rPr>
              <w:tab/>
            </w:r>
            <w:r w:rsidR="008A43DC">
              <w:rPr>
                <w:noProof/>
                <w:webHidden/>
              </w:rPr>
              <w:fldChar w:fldCharType="begin"/>
            </w:r>
            <w:r w:rsidR="008A43DC">
              <w:rPr>
                <w:noProof/>
                <w:webHidden/>
              </w:rPr>
              <w:instrText xml:space="preserve"> PAGEREF _Toc106049304 \h </w:instrText>
            </w:r>
            <w:r w:rsidR="008A43DC">
              <w:rPr>
                <w:noProof/>
                <w:webHidden/>
              </w:rPr>
            </w:r>
            <w:r w:rsidR="008A43DC">
              <w:rPr>
                <w:noProof/>
                <w:webHidden/>
              </w:rPr>
              <w:fldChar w:fldCharType="separate"/>
            </w:r>
            <w:r w:rsidR="008A43DC">
              <w:rPr>
                <w:noProof/>
                <w:webHidden/>
              </w:rPr>
              <w:t>7</w:t>
            </w:r>
            <w:r w:rsidR="008A43DC">
              <w:rPr>
                <w:noProof/>
                <w:webHidden/>
              </w:rPr>
              <w:fldChar w:fldCharType="end"/>
            </w:r>
          </w:hyperlink>
        </w:p>
        <w:p w14:paraId="59F126C5" w14:textId="516F5BEC" w:rsidR="008A43DC" w:rsidRDefault="008544E9">
          <w:pPr>
            <w:pStyle w:val="Cuprins1"/>
            <w:tabs>
              <w:tab w:val="right" w:leader="dot" w:pos="9016"/>
            </w:tabs>
            <w:rPr>
              <w:rFonts w:eastAsiaTheme="minorEastAsia"/>
              <w:noProof/>
              <w:lang w:val="en-GB" w:eastAsia="en-GB"/>
            </w:rPr>
          </w:pPr>
          <w:hyperlink w:anchor="_Toc106049305" w:history="1">
            <w:r w:rsidR="008A43DC" w:rsidRPr="002D55A1">
              <w:rPr>
                <w:rStyle w:val="Hyperlink"/>
                <w:rFonts w:ascii="Times New Roman" w:hAnsi="Times New Roman" w:cs="Times New Roman"/>
                <w:b/>
                <w:bCs/>
                <w:noProof/>
                <w:lang w:val="en-GB"/>
              </w:rPr>
              <w:t>Capitolul 3:  Învățare automat</w:t>
            </w:r>
            <w:r w:rsidR="008A43DC" w:rsidRPr="002D55A1">
              <w:rPr>
                <w:rStyle w:val="Hyperlink"/>
                <w:rFonts w:ascii="Times New Roman" w:hAnsi="Times New Roman" w:cs="Times New Roman"/>
                <w:b/>
                <w:bCs/>
                <w:noProof/>
              </w:rPr>
              <w:t>ă</w:t>
            </w:r>
            <w:r w:rsidR="008A43DC">
              <w:rPr>
                <w:noProof/>
                <w:webHidden/>
              </w:rPr>
              <w:tab/>
            </w:r>
            <w:r w:rsidR="008A43DC">
              <w:rPr>
                <w:noProof/>
                <w:webHidden/>
              </w:rPr>
              <w:fldChar w:fldCharType="begin"/>
            </w:r>
            <w:r w:rsidR="008A43DC">
              <w:rPr>
                <w:noProof/>
                <w:webHidden/>
              </w:rPr>
              <w:instrText xml:space="preserve"> PAGEREF _Toc106049305 \h </w:instrText>
            </w:r>
            <w:r w:rsidR="008A43DC">
              <w:rPr>
                <w:noProof/>
                <w:webHidden/>
              </w:rPr>
            </w:r>
            <w:r w:rsidR="008A43DC">
              <w:rPr>
                <w:noProof/>
                <w:webHidden/>
              </w:rPr>
              <w:fldChar w:fldCharType="separate"/>
            </w:r>
            <w:r w:rsidR="008A43DC">
              <w:rPr>
                <w:noProof/>
                <w:webHidden/>
              </w:rPr>
              <w:t>9</w:t>
            </w:r>
            <w:r w:rsidR="008A43DC">
              <w:rPr>
                <w:noProof/>
                <w:webHidden/>
              </w:rPr>
              <w:fldChar w:fldCharType="end"/>
            </w:r>
          </w:hyperlink>
        </w:p>
        <w:p w14:paraId="136949A8" w14:textId="4D0ABC75" w:rsidR="008A43DC" w:rsidRDefault="008544E9">
          <w:pPr>
            <w:pStyle w:val="Cuprins2"/>
            <w:tabs>
              <w:tab w:val="right" w:leader="dot" w:pos="9016"/>
            </w:tabs>
            <w:rPr>
              <w:rFonts w:eastAsiaTheme="minorEastAsia"/>
              <w:noProof/>
              <w:lang w:val="en-GB" w:eastAsia="en-GB"/>
            </w:rPr>
          </w:pPr>
          <w:hyperlink w:anchor="_Toc106049306" w:history="1">
            <w:r w:rsidR="008A43DC" w:rsidRPr="002D55A1">
              <w:rPr>
                <w:rStyle w:val="Hyperlink"/>
                <w:rFonts w:ascii="Times New Roman" w:hAnsi="Times New Roman" w:cs="Times New Roman"/>
                <w:b/>
                <w:bCs/>
                <w:noProof/>
                <w:lang w:val="en-GB"/>
              </w:rPr>
              <w:t>3.1 Machine Learning</w:t>
            </w:r>
            <w:r w:rsidR="008A43DC">
              <w:rPr>
                <w:noProof/>
                <w:webHidden/>
              </w:rPr>
              <w:tab/>
            </w:r>
            <w:r w:rsidR="008A43DC">
              <w:rPr>
                <w:noProof/>
                <w:webHidden/>
              </w:rPr>
              <w:fldChar w:fldCharType="begin"/>
            </w:r>
            <w:r w:rsidR="008A43DC">
              <w:rPr>
                <w:noProof/>
                <w:webHidden/>
              </w:rPr>
              <w:instrText xml:space="preserve"> PAGEREF _Toc106049306 \h </w:instrText>
            </w:r>
            <w:r w:rsidR="008A43DC">
              <w:rPr>
                <w:noProof/>
                <w:webHidden/>
              </w:rPr>
            </w:r>
            <w:r w:rsidR="008A43DC">
              <w:rPr>
                <w:noProof/>
                <w:webHidden/>
              </w:rPr>
              <w:fldChar w:fldCharType="separate"/>
            </w:r>
            <w:r w:rsidR="008A43DC">
              <w:rPr>
                <w:noProof/>
                <w:webHidden/>
              </w:rPr>
              <w:t>9</w:t>
            </w:r>
            <w:r w:rsidR="008A43DC">
              <w:rPr>
                <w:noProof/>
                <w:webHidden/>
              </w:rPr>
              <w:fldChar w:fldCharType="end"/>
            </w:r>
          </w:hyperlink>
        </w:p>
        <w:p w14:paraId="493B6FB2" w14:textId="754ED86F" w:rsidR="008A43DC" w:rsidRDefault="008544E9">
          <w:pPr>
            <w:pStyle w:val="Cuprins3"/>
            <w:tabs>
              <w:tab w:val="right" w:leader="dot" w:pos="9016"/>
            </w:tabs>
            <w:rPr>
              <w:rFonts w:eastAsiaTheme="minorEastAsia"/>
              <w:noProof/>
              <w:lang w:val="en-GB" w:eastAsia="en-GB"/>
            </w:rPr>
          </w:pPr>
          <w:hyperlink w:anchor="_Toc106049307" w:history="1">
            <w:r w:rsidR="008A43DC" w:rsidRPr="002D55A1">
              <w:rPr>
                <w:rStyle w:val="Hyperlink"/>
                <w:rFonts w:ascii="Times New Roman" w:hAnsi="Times New Roman" w:cs="Times New Roman"/>
                <w:b/>
                <w:bCs/>
                <w:noProof/>
                <w:lang w:val="en-GB"/>
              </w:rPr>
              <w:t>3.2.1 Unsupervised ML</w:t>
            </w:r>
            <w:r w:rsidR="008A43DC">
              <w:rPr>
                <w:noProof/>
                <w:webHidden/>
              </w:rPr>
              <w:tab/>
            </w:r>
            <w:r w:rsidR="008A43DC">
              <w:rPr>
                <w:noProof/>
                <w:webHidden/>
              </w:rPr>
              <w:fldChar w:fldCharType="begin"/>
            </w:r>
            <w:r w:rsidR="008A43DC">
              <w:rPr>
                <w:noProof/>
                <w:webHidden/>
              </w:rPr>
              <w:instrText xml:space="preserve"> PAGEREF _Toc106049307 \h </w:instrText>
            </w:r>
            <w:r w:rsidR="008A43DC">
              <w:rPr>
                <w:noProof/>
                <w:webHidden/>
              </w:rPr>
            </w:r>
            <w:r w:rsidR="008A43DC">
              <w:rPr>
                <w:noProof/>
                <w:webHidden/>
              </w:rPr>
              <w:fldChar w:fldCharType="separate"/>
            </w:r>
            <w:r w:rsidR="008A43DC">
              <w:rPr>
                <w:noProof/>
                <w:webHidden/>
              </w:rPr>
              <w:t>10</w:t>
            </w:r>
            <w:r w:rsidR="008A43DC">
              <w:rPr>
                <w:noProof/>
                <w:webHidden/>
              </w:rPr>
              <w:fldChar w:fldCharType="end"/>
            </w:r>
          </w:hyperlink>
        </w:p>
        <w:p w14:paraId="0838EC50" w14:textId="2ED5B76B" w:rsidR="008A43DC" w:rsidRDefault="008544E9">
          <w:pPr>
            <w:pStyle w:val="Cuprins3"/>
            <w:tabs>
              <w:tab w:val="right" w:leader="dot" w:pos="9016"/>
            </w:tabs>
            <w:rPr>
              <w:rFonts w:eastAsiaTheme="minorEastAsia"/>
              <w:noProof/>
              <w:lang w:val="en-GB" w:eastAsia="en-GB"/>
            </w:rPr>
          </w:pPr>
          <w:hyperlink w:anchor="_Toc106049308" w:history="1">
            <w:r w:rsidR="008A43DC" w:rsidRPr="002D55A1">
              <w:rPr>
                <w:rStyle w:val="Hyperlink"/>
                <w:rFonts w:ascii="Times New Roman" w:hAnsi="Times New Roman" w:cs="Times New Roman"/>
                <w:b/>
                <w:bCs/>
                <w:noProof/>
                <w:lang w:val="en-GB"/>
              </w:rPr>
              <w:t>3.2.2. Supervised ML</w:t>
            </w:r>
            <w:r w:rsidR="008A43DC">
              <w:rPr>
                <w:noProof/>
                <w:webHidden/>
              </w:rPr>
              <w:tab/>
            </w:r>
            <w:r w:rsidR="008A43DC">
              <w:rPr>
                <w:noProof/>
                <w:webHidden/>
              </w:rPr>
              <w:fldChar w:fldCharType="begin"/>
            </w:r>
            <w:r w:rsidR="008A43DC">
              <w:rPr>
                <w:noProof/>
                <w:webHidden/>
              </w:rPr>
              <w:instrText xml:space="preserve"> PAGEREF _Toc106049308 \h </w:instrText>
            </w:r>
            <w:r w:rsidR="008A43DC">
              <w:rPr>
                <w:noProof/>
                <w:webHidden/>
              </w:rPr>
            </w:r>
            <w:r w:rsidR="008A43DC">
              <w:rPr>
                <w:noProof/>
                <w:webHidden/>
              </w:rPr>
              <w:fldChar w:fldCharType="separate"/>
            </w:r>
            <w:r w:rsidR="008A43DC">
              <w:rPr>
                <w:noProof/>
                <w:webHidden/>
              </w:rPr>
              <w:t>10</w:t>
            </w:r>
            <w:r w:rsidR="008A43DC">
              <w:rPr>
                <w:noProof/>
                <w:webHidden/>
              </w:rPr>
              <w:fldChar w:fldCharType="end"/>
            </w:r>
          </w:hyperlink>
        </w:p>
        <w:p w14:paraId="0ACE7B14" w14:textId="0E036F00" w:rsidR="008A43DC" w:rsidRDefault="008544E9">
          <w:pPr>
            <w:pStyle w:val="Cuprins3"/>
            <w:tabs>
              <w:tab w:val="right" w:leader="dot" w:pos="9016"/>
            </w:tabs>
            <w:rPr>
              <w:rFonts w:eastAsiaTheme="minorEastAsia"/>
              <w:noProof/>
              <w:lang w:val="en-GB" w:eastAsia="en-GB"/>
            </w:rPr>
          </w:pPr>
          <w:hyperlink w:anchor="_Toc106049309" w:history="1">
            <w:r w:rsidR="008A43DC" w:rsidRPr="002D55A1">
              <w:rPr>
                <w:rStyle w:val="Hyperlink"/>
                <w:rFonts w:ascii="Times New Roman" w:hAnsi="Times New Roman" w:cs="Times New Roman"/>
                <w:b/>
                <w:bCs/>
                <w:noProof/>
                <w:lang w:val="en-GB"/>
              </w:rPr>
              <w:t>3.2.3 Reinforcement Learning</w:t>
            </w:r>
            <w:r w:rsidR="008A43DC">
              <w:rPr>
                <w:noProof/>
                <w:webHidden/>
              </w:rPr>
              <w:tab/>
            </w:r>
            <w:r w:rsidR="008A43DC">
              <w:rPr>
                <w:noProof/>
                <w:webHidden/>
              </w:rPr>
              <w:fldChar w:fldCharType="begin"/>
            </w:r>
            <w:r w:rsidR="008A43DC">
              <w:rPr>
                <w:noProof/>
                <w:webHidden/>
              </w:rPr>
              <w:instrText xml:space="preserve"> PAGEREF _Toc106049309 \h </w:instrText>
            </w:r>
            <w:r w:rsidR="008A43DC">
              <w:rPr>
                <w:noProof/>
                <w:webHidden/>
              </w:rPr>
            </w:r>
            <w:r w:rsidR="008A43DC">
              <w:rPr>
                <w:noProof/>
                <w:webHidden/>
              </w:rPr>
              <w:fldChar w:fldCharType="separate"/>
            </w:r>
            <w:r w:rsidR="008A43DC">
              <w:rPr>
                <w:noProof/>
                <w:webHidden/>
              </w:rPr>
              <w:t>10</w:t>
            </w:r>
            <w:r w:rsidR="008A43DC">
              <w:rPr>
                <w:noProof/>
                <w:webHidden/>
              </w:rPr>
              <w:fldChar w:fldCharType="end"/>
            </w:r>
          </w:hyperlink>
        </w:p>
        <w:p w14:paraId="2E5462B8" w14:textId="5C0D0887" w:rsidR="008A43DC" w:rsidRDefault="008544E9">
          <w:pPr>
            <w:pStyle w:val="Cuprins3"/>
            <w:tabs>
              <w:tab w:val="right" w:leader="dot" w:pos="9016"/>
            </w:tabs>
            <w:rPr>
              <w:rFonts w:eastAsiaTheme="minorEastAsia"/>
              <w:noProof/>
              <w:lang w:val="en-GB" w:eastAsia="en-GB"/>
            </w:rPr>
          </w:pPr>
          <w:hyperlink w:anchor="_Toc106049310" w:history="1">
            <w:r w:rsidR="008A43DC" w:rsidRPr="002D55A1">
              <w:rPr>
                <w:rStyle w:val="Hyperlink"/>
                <w:rFonts w:ascii="Times New Roman" w:hAnsi="Times New Roman" w:cs="Times New Roman"/>
                <w:b/>
                <w:bCs/>
                <w:noProof/>
              </w:rPr>
              <w:t>3.3 Platforme software</w:t>
            </w:r>
            <w:r w:rsidR="008A43DC">
              <w:rPr>
                <w:noProof/>
                <w:webHidden/>
              </w:rPr>
              <w:tab/>
            </w:r>
            <w:r w:rsidR="008A43DC">
              <w:rPr>
                <w:noProof/>
                <w:webHidden/>
              </w:rPr>
              <w:fldChar w:fldCharType="begin"/>
            </w:r>
            <w:r w:rsidR="008A43DC">
              <w:rPr>
                <w:noProof/>
                <w:webHidden/>
              </w:rPr>
              <w:instrText xml:space="preserve"> PAGEREF _Toc106049310 \h </w:instrText>
            </w:r>
            <w:r w:rsidR="008A43DC">
              <w:rPr>
                <w:noProof/>
                <w:webHidden/>
              </w:rPr>
            </w:r>
            <w:r w:rsidR="008A43DC">
              <w:rPr>
                <w:noProof/>
                <w:webHidden/>
              </w:rPr>
              <w:fldChar w:fldCharType="separate"/>
            </w:r>
            <w:r w:rsidR="008A43DC">
              <w:rPr>
                <w:noProof/>
                <w:webHidden/>
              </w:rPr>
              <w:t>12</w:t>
            </w:r>
            <w:r w:rsidR="008A43DC">
              <w:rPr>
                <w:noProof/>
                <w:webHidden/>
              </w:rPr>
              <w:fldChar w:fldCharType="end"/>
            </w:r>
          </w:hyperlink>
        </w:p>
        <w:p w14:paraId="765BE603" w14:textId="5818CE45" w:rsidR="008A43DC" w:rsidRDefault="008544E9">
          <w:pPr>
            <w:pStyle w:val="Cuprins1"/>
            <w:tabs>
              <w:tab w:val="right" w:leader="dot" w:pos="9016"/>
            </w:tabs>
            <w:rPr>
              <w:rFonts w:eastAsiaTheme="minorEastAsia"/>
              <w:noProof/>
              <w:lang w:val="en-GB" w:eastAsia="en-GB"/>
            </w:rPr>
          </w:pPr>
          <w:hyperlink w:anchor="_Toc106049311" w:history="1">
            <w:r w:rsidR="008A43DC" w:rsidRPr="002D55A1">
              <w:rPr>
                <w:rStyle w:val="Hyperlink"/>
                <w:rFonts w:ascii="Times New Roman" w:hAnsi="Times New Roman" w:cs="Times New Roman"/>
                <w:b/>
                <w:bCs/>
                <w:noProof/>
                <w:lang w:val="en-GB"/>
              </w:rPr>
              <w:t>Capitolul 4:  Proiectarea experimentului</w:t>
            </w:r>
            <w:r w:rsidR="008A43DC">
              <w:rPr>
                <w:noProof/>
                <w:webHidden/>
              </w:rPr>
              <w:tab/>
            </w:r>
            <w:r w:rsidR="008A43DC">
              <w:rPr>
                <w:noProof/>
                <w:webHidden/>
              </w:rPr>
              <w:fldChar w:fldCharType="begin"/>
            </w:r>
            <w:r w:rsidR="008A43DC">
              <w:rPr>
                <w:noProof/>
                <w:webHidden/>
              </w:rPr>
              <w:instrText xml:space="preserve"> PAGEREF _Toc106049311 \h </w:instrText>
            </w:r>
            <w:r w:rsidR="008A43DC">
              <w:rPr>
                <w:noProof/>
                <w:webHidden/>
              </w:rPr>
            </w:r>
            <w:r w:rsidR="008A43DC">
              <w:rPr>
                <w:noProof/>
                <w:webHidden/>
              </w:rPr>
              <w:fldChar w:fldCharType="separate"/>
            </w:r>
            <w:r w:rsidR="008A43DC">
              <w:rPr>
                <w:noProof/>
                <w:webHidden/>
              </w:rPr>
              <w:t>13</w:t>
            </w:r>
            <w:r w:rsidR="008A43DC">
              <w:rPr>
                <w:noProof/>
                <w:webHidden/>
              </w:rPr>
              <w:fldChar w:fldCharType="end"/>
            </w:r>
          </w:hyperlink>
        </w:p>
        <w:p w14:paraId="3E93F1A2" w14:textId="73DA19FC" w:rsidR="008A43DC" w:rsidRDefault="008544E9">
          <w:pPr>
            <w:pStyle w:val="Cuprins2"/>
            <w:tabs>
              <w:tab w:val="right" w:leader="dot" w:pos="9016"/>
            </w:tabs>
            <w:rPr>
              <w:rFonts w:eastAsiaTheme="minorEastAsia"/>
              <w:noProof/>
              <w:lang w:val="en-GB" w:eastAsia="en-GB"/>
            </w:rPr>
          </w:pPr>
          <w:hyperlink w:anchor="_Toc106049312" w:history="1">
            <w:r w:rsidR="008A43DC" w:rsidRPr="002D55A1">
              <w:rPr>
                <w:rStyle w:val="Hyperlink"/>
                <w:rFonts w:ascii="Times New Roman" w:hAnsi="Times New Roman" w:cs="Times New Roman"/>
                <w:b/>
                <w:bCs/>
                <w:noProof/>
                <w:lang w:val="en-GB"/>
              </w:rPr>
              <w:t>4.1 Obiectivele experimentului</w:t>
            </w:r>
            <w:r w:rsidR="008A43DC">
              <w:rPr>
                <w:noProof/>
                <w:webHidden/>
              </w:rPr>
              <w:tab/>
            </w:r>
            <w:r w:rsidR="008A43DC">
              <w:rPr>
                <w:noProof/>
                <w:webHidden/>
              </w:rPr>
              <w:fldChar w:fldCharType="begin"/>
            </w:r>
            <w:r w:rsidR="008A43DC">
              <w:rPr>
                <w:noProof/>
                <w:webHidden/>
              </w:rPr>
              <w:instrText xml:space="preserve"> PAGEREF _Toc106049312 \h </w:instrText>
            </w:r>
            <w:r w:rsidR="008A43DC">
              <w:rPr>
                <w:noProof/>
                <w:webHidden/>
              </w:rPr>
            </w:r>
            <w:r w:rsidR="008A43DC">
              <w:rPr>
                <w:noProof/>
                <w:webHidden/>
              </w:rPr>
              <w:fldChar w:fldCharType="separate"/>
            </w:r>
            <w:r w:rsidR="008A43DC">
              <w:rPr>
                <w:noProof/>
                <w:webHidden/>
              </w:rPr>
              <w:t>13</w:t>
            </w:r>
            <w:r w:rsidR="008A43DC">
              <w:rPr>
                <w:noProof/>
                <w:webHidden/>
              </w:rPr>
              <w:fldChar w:fldCharType="end"/>
            </w:r>
          </w:hyperlink>
        </w:p>
        <w:p w14:paraId="4CA9A719" w14:textId="3B208E9A" w:rsidR="008A43DC" w:rsidRDefault="008544E9">
          <w:pPr>
            <w:pStyle w:val="Cuprins2"/>
            <w:tabs>
              <w:tab w:val="right" w:leader="dot" w:pos="9016"/>
            </w:tabs>
            <w:rPr>
              <w:rFonts w:eastAsiaTheme="minorEastAsia"/>
              <w:noProof/>
              <w:lang w:val="en-GB" w:eastAsia="en-GB"/>
            </w:rPr>
          </w:pPr>
          <w:hyperlink w:anchor="_Toc106049313" w:history="1">
            <w:r w:rsidR="008A43DC" w:rsidRPr="002D55A1">
              <w:rPr>
                <w:rStyle w:val="Hyperlink"/>
                <w:rFonts w:ascii="Times New Roman" w:hAnsi="Times New Roman" w:cs="Times New Roman"/>
                <w:b/>
                <w:bCs/>
                <w:noProof/>
                <w:lang w:val="en-GB"/>
              </w:rPr>
              <w:t>4.2 Arhitectura experimentului</w:t>
            </w:r>
            <w:r w:rsidR="008A43DC">
              <w:rPr>
                <w:noProof/>
                <w:webHidden/>
              </w:rPr>
              <w:tab/>
            </w:r>
            <w:r w:rsidR="008A43DC">
              <w:rPr>
                <w:noProof/>
                <w:webHidden/>
              </w:rPr>
              <w:fldChar w:fldCharType="begin"/>
            </w:r>
            <w:r w:rsidR="008A43DC">
              <w:rPr>
                <w:noProof/>
                <w:webHidden/>
              </w:rPr>
              <w:instrText xml:space="preserve"> PAGEREF _Toc106049313 \h </w:instrText>
            </w:r>
            <w:r w:rsidR="008A43DC">
              <w:rPr>
                <w:noProof/>
                <w:webHidden/>
              </w:rPr>
            </w:r>
            <w:r w:rsidR="008A43DC">
              <w:rPr>
                <w:noProof/>
                <w:webHidden/>
              </w:rPr>
              <w:fldChar w:fldCharType="separate"/>
            </w:r>
            <w:r w:rsidR="008A43DC">
              <w:rPr>
                <w:noProof/>
                <w:webHidden/>
              </w:rPr>
              <w:t>13</w:t>
            </w:r>
            <w:r w:rsidR="008A43DC">
              <w:rPr>
                <w:noProof/>
                <w:webHidden/>
              </w:rPr>
              <w:fldChar w:fldCharType="end"/>
            </w:r>
          </w:hyperlink>
        </w:p>
        <w:p w14:paraId="237C3C5B" w14:textId="095947D0" w:rsidR="008A43DC" w:rsidRDefault="008544E9">
          <w:pPr>
            <w:pStyle w:val="Cuprins3"/>
            <w:tabs>
              <w:tab w:val="right" w:leader="dot" w:pos="9016"/>
            </w:tabs>
            <w:rPr>
              <w:rFonts w:eastAsiaTheme="minorEastAsia"/>
              <w:noProof/>
              <w:lang w:val="en-GB" w:eastAsia="en-GB"/>
            </w:rPr>
          </w:pPr>
          <w:hyperlink w:anchor="_Toc106049314" w:history="1">
            <w:r w:rsidR="008A43DC" w:rsidRPr="002D55A1">
              <w:rPr>
                <w:rStyle w:val="Hyperlink"/>
                <w:rFonts w:ascii="Times New Roman" w:hAnsi="Times New Roman" w:cs="Times New Roman"/>
                <w:b/>
                <w:bCs/>
                <w:noProof/>
                <w:lang w:val="en-GB"/>
              </w:rPr>
              <w:t>4.2.1 Circuitul din Unity</w:t>
            </w:r>
            <w:r w:rsidR="008A43DC">
              <w:rPr>
                <w:noProof/>
                <w:webHidden/>
              </w:rPr>
              <w:tab/>
            </w:r>
            <w:r w:rsidR="008A43DC">
              <w:rPr>
                <w:noProof/>
                <w:webHidden/>
              </w:rPr>
              <w:fldChar w:fldCharType="begin"/>
            </w:r>
            <w:r w:rsidR="008A43DC">
              <w:rPr>
                <w:noProof/>
                <w:webHidden/>
              </w:rPr>
              <w:instrText xml:space="preserve"> PAGEREF _Toc106049314 \h </w:instrText>
            </w:r>
            <w:r w:rsidR="008A43DC">
              <w:rPr>
                <w:noProof/>
                <w:webHidden/>
              </w:rPr>
            </w:r>
            <w:r w:rsidR="008A43DC">
              <w:rPr>
                <w:noProof/>
                <w:webHidden/>
              </w:rPr>
              <w:fldChar w:fldCharType="separate"/>
            </w:r>
            <w:r w:rsidR="008A43DC">
              <w:rPr>
                <w:noProof/>
                <w:webHidden/>
              </w:rPr>
              <w:t>13</w:t>
            </w:r>
            <w:r w:rsidR="008A43DC">
              <w:rPr>
                <w:noProof/>
                <w:webHidden/>
              </w:rPr>
              <w:fldChar w:fldCharType="end"/>
            </w:r>
          </w:hyperlink>
        </w:p>
        <w:p w14:paraId="70243377" w14:textId="0E659C86" w:rsidR="008A43DC" w:rsidRDefault="008544E9">
          <w:pPr>
            <w:pStyle w:val="Cuprins3"/>
            <w:tabs>
              <w:tab w:val="right" w:leader="dot" w:pos="9016"/>
            </w:tabs>
            <w:rPr>
              <w:rFonts w:eastAsiaTheme="minorEastAsia"/>
              <w:noProof/>
              <w:lang w:val="en-GB" w:eastAsia="en-GB"/>
            </w:rPr>
          </w:pPr>
          <w:hyperlink w:anchor="_Toc106049315" w:history="1">
            <w:r w:rsidR="008A43DC" w:rsidRPr="002D55A1">
              <w:rPr>
                <w:rStyle w:val="Hyperlink"/>
                <w:rFonts w:ascii="Times New Roman" w:hAnsi="Times New Roman" w:cs="Times New Roman"/>
                <w:b/>
                <w:bCs/>
                <w:noProof/>
                <w:lang w:val="en-GB"/>
              </w:rPr>
              <w:t>4.2.2 Colectarea datelor în C#</w:t>
            </w:r>
            <w:r w:rsidR="008A43DC">
              <w:rPr>
                <w:noProof/>
                <w:webHidden/>
              </w:rPr>
              <w:tab/>
            </w:r>
            <w:r w:rsidR="008A43DC">
              <w:rPr>
                <w:noProof/>
                <w:webHidden/>
              </w:rPr>
              <w:fldChar w:fldCharType="begin"/>
            </w:r>
            <w:r w:rsidR="008A43DC">
              <w:rPr>
                <w:noProof/>
                <w:webHidden/>
              </w:rPr>
              <w:instrText xml:space="preserve"> PAGEREF _Toc106049315 \h </w:instrText>
            </w:r>
            <w:r w:rsidR="008A43DC">
              <w:rPr>
                <w:noProof/>
                <w:webHidden/>
              </w:rPr>
            </w:r>
            <w:r w:rsidR="008A43DC">
              <w:rPr>
                <w:noProof/>
                <w:webHidden/>
              </w:rPr>
              <w:fldChar w:fldCharType="separate"/>
            </w:r>
            <w:r w:rsidR="008A43DC">
              <w:rPr>
                <w:noProof/>
                <w:webHidden/>
              </w:rPr>
              <w:t>16</w:t>
            </w:r>
            <w:r w:rsidR="008A43DC">
              <w:rPr>
                <w:noProof/>
                <w:webHidden/>
              </w:rPr>
              <w:fldChar w:fldCharType="end"/>
            </w:r>
          </w:hyperlink>
        </w:p>
        <w:p w14:paraId="37D75637" w14:textId="191B9500" w:rsidR="008A43DC" w:rsidRDefault="008544E9">
          <w:pPr>
            <w:pStyle w:val="Cuprins3"/>
            <w:tabs>
              <w:tab w:val="right" w:leader="dot" w:pos="9016"/>
            </w:tabs>
            <w:rPr>
              <w:rFonts w:eastAsiaTheme="minorEastAsia"/>
              <w:noProof/>
              <w:lang w:val="en-GB" w:eastAsia="en-GB"/>
            </w:rPr>
          </w:pPr>
          <w:hyperlink w:anchor="_Toc106049316" w:history="1">
            <w:r w:rsidR="008A43DC" w:rsidRPr="002D55A1">
              <w:rPr>
                <w:rStyle w:val="Hyperlink"/>
                <w:rFonts w:ascii="Times New Roman" w:hAnsi="Times New Roman" w:cs="Times New Roman"/>
                <w:b/>
                <w:bCs/>
                <w:noProof/>
                <w:lang w:val="en-GB"/>
              </w:rPr>
              <w:t>4.2.3 Scriptul în Python – Flask API</w:t>
            </w:r>
            <w:r w:rsidR="008A43DC">
              <w:rPr>
                <w:noProof/>
                <w:webHidden/>
              </w:rPr>
              <w:tab/>
            </w:r>
            <w:r w:rsidR="008A43DC">
              <w:rPr>
                <w:noProof/>
                <w:webHidden/>
              </w:rPr>
              <w:fldChar w:fldCharType="begin"/>
            </w:r>
            <w:r w:rsidR="008A43DC">
              <w:rPr>
                <w:noProof/>
                <w:webHidden/>
              </w:rPr>
              <w:instrText xml:space="preserve"> PAGEREF _Toc106049316 \h </w:instrText>
            </w:r>
            <w:r w:rsidR="008A43DC">
              <w:rPr>
                <w:noProof/>
                <w:webHidden/>
              </w:rPr>
            </w:r>
            <w:r w:rsidR="008A43DC">
              <w:rPr>
                <w:noProof/>
                <w:webHidden/>
              </w:rPr>
              <w:fldChar w:fldCharType="separate"/>
            </w:r>
            <w:r w:rsidR="008A43DC">
              <w:rPr>
                <w:noProof/>
                <w:webHidden/>
              </w:rPr>
              <w:t>17</w:t>
            </w:r>
            <w:r w:rsidR="008A43DC">
              <w:rPr>
                <w:noProof/>
                <w:webHidden/>
              </w:rPr>
              <w:fldChar w:fldCharType="end"/>
            </w:r>
          </w:hyperlink>
        </w:p>
        <w:p w14:paraId="5B134ABB" w14:textId="2D0C3988" w:rsidR="008A43DC" w:rsidRDefault="008544E9">
          <w:pPr>
            <w:pStyle w:val="Cuprins3"/>
            <w:tabs>
              <w:tab w:val="right" w:leader="dot" w:pos="9016"/>
            </w:tabs>
            <w:rPr>
              <w:rFonts w:eastAsiaTheme="minorEastAsia"/>
              <w:noProof/>
              <w:lang w:val="en-GB" w:eastAsia="en-GB"/>
            </w:rPr>
          </w:pPr>
          <w:hyperlink w:anchor="_Toc106049317" w:history="1">
            <w:r w:rsidR="008A43DC" w:rsidRPr="002D55A1">
              <w:rPr>
                <w:rStyle w:val="Hyperlink"/>
                <w:rFonts w:ascii="Times New Roman" w:hAnsi="Times New Roman" w:cs="Times New Roman"/>
                <w:b/>
                <w:bCs/>
                <w:noProof/>
                <w:lang w:val="en-GB"/>
              </w:rPr>
              <w:t>4.2.4 Sistemele de decizie implementate</w:t>
            </w:r>
            <w:r w:rsidR="008A43DC">
              <w:rPr>
                <w:noProof/>
                <w:webHidden/>
              </w:rPr>
              <w:tab/>
            </w:r>
            <w:r w:rsidR="008A43DC">
              <w:rPr>
                <w:noProof/>
                <w:webHidden/>
              </w:rPr>
              <w:fldChar w:fldCharType="begin"/>
            </w:r>
            <w:r w:rsidR="008A43DC">
              <w:rPr>
                <w:noProof/>
                <w:webHidden/>
              </w:rPr>
              <w:instrText xml:space="preserve"> PAGEREF _Toc106049317 \h </w:instrText>
            </w:r>
            <w:r w:rsidR="008A43DC">
              <w:rPr>
                <w:noProof/>
                <w:webHidden/>
              </w:rPr>
            </w:r>
            <w:r w:rsidR="008A43DC">
              <w:rPr>
                <w:noProof/>
                <w:webHidden/>
              </w:rPr>
              <w:fldChar w:fldCharType="separate"/>
            </w:r>
            <w:r w:rsidR="008A43DC">
              <w:rPr>
                <w:noProof/>
                <w:webHidden/>
              </w:rPr>
              <w:t>17</w:t>
            </w:r>
            <w:r w:rsidR="008A43DC">
              <w:rPr>
                <w:noProof/>
                <w:webHidden/>
              </w:rPr>
              <w:fldChar w:fldCharType="end"/>
            </w:r>
          </w:hyperlink>
        </w:p>
        <w:p w14:paraId="0E26BE1B" w14:textId="18B76433" w:rsidR="008A43DC" w:rsidRDefault="008544E9">
          <w:pPr>
            <w:pStyle w:val="Cuprins4"/>
            <w:tabs>
              <w:tab w:val="right" w:leader="dot" w:pos="9016"/>
            </w:tabs>
            <w:rPr>
              <w:rFonts w:eastAsiaTheme="minorEastAsia"/>
              <w:noProof/>
              <w:lang w:val="en-GB" w:eastAsia="en-GB"/>
            </w:rPr>
          </w:pPr>
          <w:hyperlink w:anchor="_Toc106049318" w:history="1">
            <w:r w:rsidR="008A43DC" w:rsidRPr="002D55A1">
              <w:rPr>
                <w:rStyle w:val="Hyperlink"/>
                <w:rFonts w:ascii="Times New Roman" w:hAnsi="Times New Roman" w:cs="Times New Roman"/>
                <w:b/>
                <w:bCs/>
                <w:noProof/>
                <w:lang w:val="en-GB"/>
              </w:rPr>
              <w:t>4.2.4.1 Algoritmi supravegheați</w:t>
            </w:r>
            <w:r w:rsidR="008A43DC">
              <w:rPr>
                <w:noProof/>
                <w:webHidden/>
              </w:rPr>
              <w:tab/>
            </w:r>
            <w:r w:rsidR="008A43DC">
              <w:rPr>
                <w:noProof/>
                <w:webHidden/>
              </w:rPr>
              <w:fldChar w:fldCharType="begin"/>
            </w:r>
            <w:r w:rsidR="008A43DC">
              <w:rPr>
                <w:noProof/>
                <w:webHidden/>
              </w:rPr>
              <w:instrText xml:space="preserve"> PAGEREF _Toc106049318 \h </w:instrText>
            </w:r>
            <w:r w:rsidR="008A43DC">
              <w:rPr>
                <w:noProof/>
                <w:webHidden/>
              </w:rPr>
            </w:r>
            <w:r w:rsidR="008A43DC">
              <w:rPr>
                <w:noProof/>
                <w:webHidden/>
              </w:rPr>
              <w:fldChar w:fldCharType="separate"/>
            </w:r>
            <w:r w:rsidR="008A43DC">
              <w:rPr>
                <w:noProof/>
                <w:webHidden/>
              </w:rPr>
              <w:t>17</w:t>
            </w:r>
            <w:r w:rsidR="008A43DC">
              <w:rPr>
                <w:noProof/>
                <w:webHidden/>
              </w:rPr>
              <w:fldChar w:fldCharType="end"/>
            </w:r>
          </w:hyperlink>
        </w:p>
        <w:p w14:paraId="7F57C0EF" w14:textId="5B38F540" w:rsidR="008A43DC" w:rsidRDefault="008544E9">
          <w:pPr>
            <w:pStyle w:val="Cuprins4"/>
            <w:tabs>
              <w:tab w:val="right" w:leader="dot" w:pos="9016"/>
            </w:tabs>
            <w:rPr>
              <w:rFonts w:eastAsiaTheme="minorEastAsia"/>
              <w:noProof/>
              <w:lang w:val="en-GB" w:eastAsia="en-GB"/>
            </w:rPr>
          </w:pPr>
          <w:hyperlink w:anchor="_Toc106049319" w:history="1">
            <w:r w:rsidR="008A43DC" w:rsidRPr="002D55A1">
              <w:rPr>
                <w:rStyle w:val="Hyperlink"/>
                <w:rFonts w:ascii="Times New Roman" w:hAnsi="Times New Roman" w:cs="Times New Roman"/>
                <w:b/>
                <w:bCs/>
                <w:noProof/>
                <w:lang w:val="en-GB"/>
              </w:rPr>
              <w:t>4.2.4.2 Reinforcement Learning</w:t>
            </w:r>
            <w:r w:rsidR="008A43DC">
              <w:rPr>
                <w:noProof/>
                <w:webHidden/>
              </w:rPr>
              <w:tab/>
            </w:r>
            <w:r w:rsidR="008A43DC">
              <w:rPr>
                <w:noProof/>
                <w:webHidden/>
              </w:rPr>
              <w:fldChar w:fldCharType="begin"/>
            </w:r>
            <w:r w:rsidR="008A43DC">
              <w:rPr>
                <w:noProof/>
                <w:webHidden/>
              </w:rPr>
              <w:instrText xml:space="preserve"> PAGEREF _Toc106049319 \h </w:instrText>
            </w:r>
            <w:r w:rsidR="008A43DC">
              <w:rPr>
                <w:noProof/>
                <w:webHidden/>
              </w:rPr>
            </w:r>
            <w:r w:rsidR="008A43DC">
              <w:rPr>
                <w:noProof/>
                <w:webHidden/>
              </w:rPr>
              <w:fldChar w:fldCharType="separate"/>
            </w:r>
            <w:r w:rsidR="008A43DC">
              <w:rPr>
                <w:noProof/>
                <w:webHidden/>
              </w:rPr>
              <w:t>19</w:t>
            </w:r>
            <w:r w:rsidR="008A43DC">
              <w:rPr>
                <w:noProof/>
                <w:webHidden/>
              </w:rPr>
              <w:fldChar w:fldCharType="end"/>
            </w:r>
          </w:hyperlink>
        </w:p>
        <w:p w14:paraId="64919AB1" w14:textId="05504A8B" w:rsidR="008A43DC" w:rsidRDefault="008544E9">
          <w:pPr>
            <w:pStyle w:val="Cuprins3"/>
            <w:tabs>
              <w:tab w:val="right" w:leader="dot" w:pos="9016"/>
            </w:tabs>
            <w:rPr>
              <w:rFonts w:eastAsiaTheme="minorEastAsia"/>
              <w:noProof/>
              <w:lang w:val="en-GB" w:eastAsia="en-GB"/>
            </w:rPr>
          </w:pPr>
          <w:hyperlink w:anchor="_Toc106049320" w:history="1">
            <w:r w:rsidR="008A43DC" w:rsidRPr="002D55A1">
              <w:rPr>
                <w:rStyle w:val="Hyperlink"/>
                <w:rFonts w:ascii="Times New Roman" w:hAnsi="Times New Roman" w:cs="Times New Roman"/>
                <w:b/>
                <w:bCs/>
                <w:noProof/>
                <w:lang w:val="en-GB"/>
              </w:rPr>
              <w:t>4.2.6 Automatizarea mediului</w:t>
            </w:r>
            <w:r w:rsidR="008A43DC">
              <w:rPr>
                <w:noProof/>
                <w:webHidden/>
              </w:rPr>
              <w:tab/>
            </w:r>
            <w:r w:rsidR="008A43DC">
              <w:rPr>
                <w:noProof/>
                <w:webHidden/>
              </w:rPr>
              <w:fldChar w:fldCharType="begin"/>
            </w:r>
            <w:r w:rsidR="008A43DC">
              <w:rPr>
                <w:noProof/>
                <w:webHidden/>
              </w:rPr>
              <w:instrText xml:space="preserve"> PAGEREF _Toc106049320 \h </w:instrText>
            </w:r>
            <w:r w:rsidR="008A43DC">
              <w:rPr>
                <w:noProof/>
                <w:webHidden/>
              </w:rPr>
            </w:r>
            <w:r w:rsidR="008A43DC">
              <w:rPr>
                <w:noProof/>
                <w:webHidden/>
              </w:rPr>
              <w:fldChar w:fldCharType="separate"/>
            </w:r>
            <w:r w:rsidR="008A43DC">
              <w:rPr>
                <w:noProof/>
                <w:webHidden/>
              </w:rPr>
              <w:t>20</w:t>
            </w:r>
            <w:r w:rsidR="008A43DC">
              <w:rPr>
                <w:noProof/>
                <w:webHidden/>
              </w:rPr>
              <w:fldChar w:fldCharType="end"/>
            </w:r>
          </w:hyperlink>
        </w:p>
        <w:p w14:paraId="40E85A88" w14:textId="40B4635A" w:rsidR="008A43DC" w:rsidRDefault="008544E9">
          <w:pPr>
            <w:pStyle w:val="Cuprins2"/>
            <w:tabs>
              <w:tab w:val="right" w:leader="dot" w:pos="9016"/>
            </w:tabs>
            <w:rPr>
              <w:rFonts w:eastAsiaTheme="minorEastAsia"/>
              <w:noProof/>
              <w:lang w:val="en-GB" w:eastAsia="en-GB"/>
            </w:rPr>
          </w:pPr>
          <w:hyperlink w:anchor="_Toc106049321" w:history="1">
            <w:r w:rsidR="008A43DC" w:rsidRPr="002D55A1">
              <w:rPr>
                <w:rStyle w:val="Hyperlink"/>
                <w:rFonts w:ascii="Times New Roman" w:hAnsi="Times New Roman" w:cs="Times New Roman"/>
                <w:b/>
                <w:bCs/>
                <w:noProof/>
                <w:lang w:val="en-GB"/>
              </w:rPr>
              <w:t>4.3 Comparație a sistemelor de decizie</w:t>
            </w:r>
            <w:r w:rsidR="008A43DC">
              <w:rPr>
                <w:noProof/>
                <w:webHidden/>
              </w:rPr>
              <w:tab/>
            </w:r>
            <w:r w:rsidR="008A43DC">
              <w:rPr>
                <w:noProof/>
                <w:webHidden/>
              </w:rPr>
              <w:fldChar w:fldCharType="begin"/>
            </w:r>
            <w:r w:rsidR="008A43DC">
              <w:rPr>
                <w:noProof/>
                <w:webHidden/>
              </w:rPr>
              <w:instrText xml:space="preserve"> PAGEREF _Toc106049321 \h </w:instrText>
            </w:r>
            <w:r w:rsidR="008A43DC">
              <w:rPr>
                <w:noProof/>
                <w:webHidden/>
              </w:rPr>
            </w:r>
            <w:r w:rsidR="008A43DC">
              <w:rPr>
                <w:noProof/>
                <w:webHidden/>
              </w:rPr>
              <w:fldChar w:fldCharType="separate"/>
            </w:r>
            <w:r w:rsidR="008A43DC">
              <w:rPr>
                <w:noProof/>
                <w:webHidden/>
              </w:rPr>
              <w:t>22</w:t>
            </w:r>
            <w:r w:rsidR="008A43DC">
              <w:rPr>
                <w:noProof/>
                <w:webHidden/>
              </w:rPr>
              <w:fldChar w:fldCharType="end"/>
            </w:r>
          </w:hyperlink>
        </w:p>
        <w:p w14:paraId="2CE5F244" w14:textId="11AD23FE" w:rsidR="008A43DC" w:rsidRDefault="008544E9">
          <w:pPr>
            <w:pStyle w:val="Cuprins3"/>
            <w:tabs>
              <w:tab w:val="right" w:leader="dot" w:pos="9016"/>
            </w:tabs>
            <w:rPr>
              <w:rFonts w:eastAsiaTheme="minorEastAsia"/>
              <w:noProof/>
              <w:lang w:val="en-GB" w:eastAsia="en-GB"/>
            </w:rPr>
          </w:pPr>
          <w:hyperlink w:anchor="_Toc106049322" w:history="1">
            <w:r w:rsidR="008A43DC" w:rsidRPr="002D55A1">
              <w:rPr>
                <w:rStyle w:val="Hyperlink"/>
                <w:rFonts w:ascii="Times New Roman" w:hAnsi="Times New Roman" w:cs="Times New Roman"/>
                <w:b/>
                <w:bCs/>
                <w:noProof/>
              </w:rPr>
              <w:t>4.3.1 Machine Learning supravegheat vs Reinforcement Learning</w:t>
            </w:r>
            <w:r w:rsidR="008A43DC">
              <w:rPr>
                <w:noProof/>
                <w:webHidden/>
              </w:rPr>
              <w:tab/>
            </w:r>
            <w:r w:rsidR="008A43DC">
              <w:rPr>
                <w:noProof/>
                <w:webHidden/>
              </w:rPr>
              <w:fldChar w:fldCharType="begin"/>
            </w:r>
            <w:r w:rsidR="008A43DC">
              <w:rPr>
                <w:noProof/>
                <w:webHidden/>
              </w:rPr>
              <w:instrText xml:space="preserve"> PAGEREF _Toc106049322 \h </w:instrText>
            </w:r>
            <w:r w:rsidR="008A43DC">
              <w:rPr>
                <w:noProof/>
                <w:webHidden/>
              </w:rPr>
            </w:r>
            <w:r w:rsidR="008A43DC">
              <w:rPr>
                <w:noProof/>
                <w:webHidden/>
              </w:rPr>
              <w:fldChar w:fldCharType="separate"/>
            </w:r>
            <w:r w:rsidR="008A43DC">
              <w:rPr>
                <w:noProof/>
                <w:webHidden/>
              </w:rPr>
              <w:t>22</w:t>
            </w:r>
            <w:r w:rsidR="008A43DC">
              <w:rPr>
                <w:noProof/>
                <w:webHidden/>
              </w:rPr>
              <w:fldChar w:fldCharType="end"/>
            </w:r>
          </w:hyperlink>
        </w:p>
        <w:p w14:paraId="0C8BF2E6" w14:textId="4C733360" w:rsidR="008A43DC" w:rsidRDefault="008544E9">
          <w:pPr>
            <w:pStyle w:val="Cuprins1"/>
            <w:tabs>
              <w:tab w:val="right" w:leader="dot" w:pos="9016"/>
            </w:tabs>
            <w:rPr>
              <w:rFonts w:eastAsiaTheme="minorEastAsia"/>
              <w:noProof/>
              <w:lang w:val="en-GB" w:eastAsia="en-GB"/>
            </w:rPr>
          </w:pPr>
          <w:hyperlink w:anchor="_Toc106049323" w:history="1">
            <w:r w:rsidR="008A43DC" w:rsidRPr="002D55A1">
              <w:rPr>
                <w:rStyle w:val="Hyperlink"/>
                <w:rFonts w:ascii="Times New Roman" w:hAnsi="Times New Roman" w:cs="Times New Roman"/>
                <w:b/>
                <w:bCs/>
                <w:noProof/>
                <w:lang w:val="en-GB"/>
              </w:rPr>
              <w:t>Capitolul 5:  Concluzii</w:t>
            </w:r>
            <w:r w:rsidR="008A43DC">
              <w:rPr>
                <w:noProof/>
                <w:webHidden/>
              </w:rPr>
              <w:tab/>
            </w:r>
            <w:r w:rsidR="008A43DC">
              <w:rPr>
                <w:noProof/>
                <w:webHidden/>
              </w:rPr>
              <w:fldChar w:fldCharType="begin"/>
            </w:r>
            <w:r w:rsidR="008A43DC">
              <w:rPr>
                <w:noProof/>
                <w:webHidden/>
              </w:rPr>
              <w:instrText xml:space="preserve"> PAGEREF _Toc106049323 \h </w:instrText>
            </w:r>
            <w:r w:rsidR="008A43DC">
              <w:rPr>
                <w:noProof/>
                <w:webHidden/>
              </w:rPr>
            </w:r>
            <w:r w:rsidR="008A43DC">
              <w:rPr>
                <w:noProof/>
                <w:webHidden/>
              </w:rPr>
              <w:fldChar w:fldCharType="separate"/>
            </w:r>
            <w:r w:rsidR="008A43DC">
              <w:rPr>
                <w:noProof/>
                <w:webHidden/>
              </w:rPr>
              <w:t>23</w:t>
            </w:r>
            <w:r w:rsidR="008A43DC">
              <w:rPr>
                <w:noProof/>
                <w:webHidden/>
              </w:rPr>
              <w:fldChar w:fldCharType="end"/>
            </w:r>
          </w:hyperlink>
        </w:p>
        <w:p w14:paraId="6FF20D03" w14:textId="7241CFFC" w:rsidR="008A43DC" w:rsidRDefault="008544E9">
          <w:pPr>
            <w:pStyle w:val="Cuprins2"/>
            <w:tabs>
              <w:tab w:val="right" w:leader="dot" w:pos="9016"/>
            </w:tabs>
            <w:rPr>
              <w:rFonts w:eastAsiaTheme="minorEastAsia"/>
              <w:noProof/>
              <w:lang w:val="en-GB" w:eastAsia="en-GB"/>
            </w:rPr>
          </w:pPr>
          <w:hyperlink w:anchor="_Toc106049324" w:history="1">
            <w:r w:rsidR="008A43DC" w:rsidRPr="002D55A1">
              <w:rPr>
                <w:rStyle w:val="Hyperlink"/>
                <w:rFonts w:ascii="Times New Roman" w:hAnsi="Times New Roman" w:cs="Times New Roman"/>
                <w:b/>
                <w:bCs/>
                <w:noProof/>
                <w:lang w:val="en-GB"/>
              </w:rPr>
              <w:t>5.1 – Contribuții proprii</w:t>
            </w:r>
            <w:r w:rsidR="008A43DC">
              <w:rPr>
                <w:noProof/>
                <w:webHidden/>
              </w:rPr>
              <w:tab/>
            </w:r>
            <w:r w:rsidR="008A43DC">
              <w:rPr>
                <w:noProof/>
                <w:webHidden/>
              </w:rPr>
              <w:fldChar w:fldCharType="begin"/>
            </w:r>
            <w:r w:rsidR="008A43DC">
              <w:rPr>
                <w:noProof/>
                <w:webHidden/>
              </w:rPr>
              <w:instrText xml:space="preserve"> PAGEREF _Toc106049324 \h </w:instrText>
            </w:r>
            <w:r w:rsidR="008A43DC">
              <w:rPr>
                <w:noProof/>
                <w:webHidden/>
              </w:rPr>
            </w:r>
            <w:r w:rsidR="008A43DC">
              <w:rPr>
                <w:noProof/>
                <w:webHidden/>
              </w:rPr>
              <w:fldChar w:fldCharType="separate"/>
            </w:r>
            <w:r w:rsidR="008A43DC">
              <w:rPr>
                <w:noProof/>
                <w:webHidden/>
              </w:rPr>
              <w:t>23</w:t>
            </w:r>
            <w:r w:rsidR="008A43DC">
              <w:rPr>
                <w:noProof/>
                <w:webHidden/>
              </w:rPr>
              <w:fldChar w:fldCharType="end"/>
            </w:r>
          </w:hyperlink>
        </w:p>
        <w:p w14:paraId="33EA136B" w14:textId="1AAC04A1" w:rsidR="008A43DC" w:rsidRDefault="008544E9">
          <w:pPr>
            <w:pStyle w:val="Cuprins2"/>
            <w:tabs>
              <w:tab w:val="right" w:leader="dot" w:pos="9016"/>
            </w:tabs>
            <w:rPr>
              <w:rFonts w:eastAsiaTheme="minorEastAsia"/>
              <w:noProof/>
              <w:lang w:val="en-GB" w:eastAsia="en-GB"/>
            </w:rPr>
          </w:pPr>
          <w:hyperlink w:anchor="_Toc106049325" w:history="1">
            <w:r w:rsidR="008A43DC" w:rsidRPr="002D55A1">
              <w:rPr>
                <w:rStyle w:val="Hyperlink"/>
                <w:rFonts w:ascii="Times New Roman" w:hAnsi="Times New Roman" w:cs="Times New Roman"/>
                <w:b/>
                <w:bCs/>
                <w:noProof/>
                <w:lang w:val="en-GB"/>
              </w:rPr>
              <w:t>5.2 – Dezvoltări viitoare</w:t>
            </w:r>
            <w:r w:rsidR="008A43DC">
              <w:rPr>
                <w:noProof/>
                <w:webHidden/>
              </w:rPr>
              <w:tab/>
            </w:r>
            <w:r w:rsidR="008A43DC">
              <w:rPr>
                <w:noProof/>
                <w:webHidden/>
              </w:rPr>
              <w:fldChar w:fldCharType="begin"/>
            </w:r>
            <w:r w:rsidR="008A43DC">
              <w:rPr>
                <w:noProof/>
                <w:webHidden/>
              </w:rPr>
              <w:instrText xml:space="preserve"> PAGEREF _Toc106049325 \h </w:instrText>
            </w:r>
            <w:r w:rsidR="008A43DC">
              <w:rPr>
                <w:noProof/>
                <w:webHidden/>
              </w:rPr>
            </w:r>
            <w:r w:rsidR="008A43DC">
              <w:rPr>
                <w:noProof/>
                <w:webHidden/>
              </w:rPr>
              <w:fldChar w:fldCharType="separate"/>
            </w:r>
            <w:r w:rsidR="008A43DC">
              <w:rPr>
                <w:noProof/>
                <w:webHidden/>
              </w:rPr>
              <w:t>23</w:t>
            </w:r>
            <w:r w:rsidR="008A43DC">
              <w:rPr>
                <w:noProof/>
                <w:webHidden/>
              </w:rPr>
              <w:fldChar w:fldCharType="end"/>
            </w:r>
          </w:hyperlink>
        </w:p>
        <w:p w14:paraId="35F7B5EE" w14:textId="59B87417" w:rsidR="008A43DC" w:rsidRDefault="008544E9">
          <w:pPr>
            <w:pStyle w:val="Cuprins1"/>
            <w:tabs>
              <w:tab w:val="right" w:leader="dot" w:pos="9016"/>
            </w:tabs>
            <w:rPr>
              <w:rFonts w:eastAsiaTheme="minorEastAsia"/>
              <w:noProof/>
              <w:lang w:val="en-GB" w:eastAsia="en-GB"/>
            </w:rPr>
          </w:pPr>
          <w:hyperlink w:anchor="_Toc106049326" w:history="1">
            <w:r w:rsidR="008A43DC" w:rsidRPr="002D55A1">
              <w:rPr>
                <w:rStyle w:val="Hyperlink"/>
                <w:rFonts w:ascii="Times New Roman" w:hAnsi="Times New Roman" w:cs="Times New Roman"/>
                <w:b/>
                <w:bCs/>
                <w:noProof/>
                <w:lang w:val="en-GB"/>
              </w:rPr>
              <w:t>Capitolul 6:</w:t>
            </w:r>
            <w:r w:rsidR="008A43DC" w:rsidRPr="002D55A1">
              <w:rPr>
                <w:rStyle w:val="Hyperlink"/>
                <w:rFonts w:ascii="Times New Roman" w:hAnsi="Times New Roman" w:cs="Times New Roman"/>
                <w:b/>
                <w:bCs/>
                <w:noProof/>
              </w:rPr>
              <w:t xml:space="preserve"> Bibliografie</w:t>
            </w:r>
            <w:r w:rsidR="008A43DC">
              <w:rPr>
                <w:noProof/>
                <w:webHidden/>
              </w:rPr>
              <w:tab/>
            </w:r>
            <w:r w:rsidR="008A43DC">
              <w:rPr>
                <w:noProof/>
                <w:webHidden/>
              </w:rPr>
              <w:fldChar w:fldCharType="begin"/>
            </w:r>
            <w:r w:rsidR="008A43DC">
              <w:rPr>
                <w:noProof/>
                <w:webHidden/>
              </w:rPr>
              <w:instrText xml:space="preserve"> PAGEREF _Toc106049326 \h </w:instrText>
            </w:r>
            <w:r w:rsidR="008A43DC">
              <w:rPr>
                <w:noProof/>
                <w:webHidden/>
              </w:rPr>
            </w:r>
            <w:r w:rsidR="008A43DC">
              <w:rPr>
                <w:noProof/>
                <w:webHidden/>
              </w:rPr>
              <w:fldChar w:fldCharType="separate"/>
            </w:r>
            <w:r w:rsidR="008A43DC">
              <w:rPr>
                <w:noProof/>
                <w:webHidden/>
              </w:rPr>
              <w:t>24</w:t>
            </w:r>
            <w:r w:rsidR="008A43DC">
              <w:rPr>
                <w:noProof/>
                <w:webHidden/>
              </w:rPr>
              <w:fldChar w:fldCharType="end"/>
            </w:r>
          </w:hyperlink>
        </w:p>
        <w:p w14:paraId="699EA11C" w14:textId="7B0B3EEE" w:rsidR="006E161C" w:rsidRDefault="00996CA1">
          <w:r>
            <w:fldChar w:fldCharType="end"/>
          </w:r>
        </w:p>
      </w:sdtContent>
    </w:sdt>
    <w:p w14:paraId="693DD723" w14:textId="047348EA" w:rsidR="006E161C" w:rsidRDefault="006E161C"/>
    <w:p w14:paraId="795939AB" w14:textId="5018BF7E" w:rsidR="006E161C" w:rsidRDefault="006E161C"/>
    <w:p w14:paraId="60771505" w14:textId="77777777" w:rsidR="00996CA1" w:rsidRDefault="00996CA1"/>
    <w:p w14:paraId="673685E2" w14:textId="77777777" w:rsidR="00335D82" w:rsidRPr="00335D82" w:rsidRDefault="00335D82" w:rsidP="00335D82">
      <w:pPr>
        <w:spacing w:line="240" w:lineRule="auto"/>
        <w:rPr>
          <w:rFonts w:ascii="Times New Roman" w:eastAsia="Times New Roman" w:hAnsi="Times New Roman" w:cs="Times New Roman"/>
          <w:sz w:val="24"/>
          <w:szCs w:val="24"/>
          <w:lang w:val="en-GB" w:eastAsia="en-GB"/>
        </w:rPr>
      </w:pPr>
      <w:r w:rsidRPr="00335D82">
        <w:rPr>
          <w:rFonts w:ascii="Calibri" w:eastAsia="Times New Roman" w:hAnsi="Calibri" w:cs="Calibri"/>
          <w:color w:val="000000"/>
          <w:lang w:val="en-GB" w:eastAsia="en-GB"/>
        </w:rPr>
        <w:t>Sinteza</w:t>
      </w:r>
    </w:p>
    <w:p w14:paraId="31BB0AAA" w14:textId="77777777" w:rsidR="00335D82" w:rsidRPr="00335D82" w:rsidRDefault="00335D82" w:rsidP="00335D82">
      <w:pPr>
        <w:spacing w:line="240" w:lineRule="auto"/>
        <w:rPr>
          <w:rFonts w:ascii="Times New Roman" w:eastAsia="Times New Roman" w:hAnsi="Times New Roman" w:cs="Times New Roman"/>
          <w:sz w:val="24"/>
          <w:szCs w:val="24"/>
          <w:lang w:val="en-GB" w:eastAsia="en-GB"/>
        </w:rPr>
      </w:pPr>
      <w:r w:rsidRPr="00335D82">
        <w:rPr>
          <w:rFonts w:ascii="Calibri" w:eastAsia="Times New Roman" w:hAnsi="Calibri" w:cs="Calibri"/>
          <w:i/>
          <w:iCs/>
          <w:color w:val="000000"/>
          <w:lang w:val="en-GB" w:eastAsia="en-GB"/>
        </w:rPr>
        <w:t>Cap1 - Introducere</w:t>
      </w:r>
      <w:r w:rsidRPr="00335D82">
        <w:rPr>
          <w:rFonts w:ascii="Calibri" w:eastAsia="Times New Roman" w:hAnsi="Calibri" w:cs="Calibri"/>
          <w:i/>
          <w:iCs/>
          <w:color w:val="000000"/>
          <w:lang w:val="en-GB" w:eastAsia="en-GB"/>
        </w:rPr>
        <w:br/>
      </w:r>
      <w:r w:rsidRPr="00335D82">
        <w:rPr>
          <w:rFonts w:ascii="Calibri" w:eastAsia="Times New Roman" w:hAnsi="Calibri" w:cs="Calibri"/>
          <w:color w:val="000000"/>
          <w:lang w:val="en-GB" w:eastAsia="en-GB"/>
        </w:rPr>
        <w:t>1.1 - Motivatie</w:t>
      </w:r>
      <w:r w:rsidRPr="00335D82">
        <w:rPr>
          <w:rFonts w:ascii="Calibri" w:eastAsia="Times New Roman" w:hAnsi="Calibri" w:cs="Calibri"/>
          <w:color w:val="000000"/>
          <w:lang w:val="en-GB" w:eastAsia="en-GB"/>
        </w:rPr>
        <w:br/>
        <w:t>1.2 - Obiective</w:t>
      </w:r>
    </w:p>
    <w:p w14:paraId="6F94F43F" w14:textId="77777777" w:rsidR="00335D82" w:rsidRPr="00335D82" w:rsidRDefault="00335D82" w:rsidP="00335D82">
      <w:pPr>
        <w:spacing w:line="240" w:lineRule="auto"/>
        <w:rPr>
          <w:rFonts w:ascii="Times New Roman" w:eastAsia="Times New Roman" w:hAnsi="Times New Roman" w:cs="Times New Roman"/>
          <w:sz w:val="24"/>
          <w:szCs w:val="24"/>
          <w:lang w:val="en-GB" w:eastAsia="en-GB"/>
        </w:rPr>
      </w:pPr>
      <w:r w:rsidRPr="00335D82">
        <w:rPr>
          <w:rFonts w:ascii="Calibri" w:eastAsia="Times New Roman" w:hAnsi="Calibri" w:cs="Calibri"/>
          <w:i/>
          <w:iCs/>
          <w:color w:val="000000"/>
          <w:lang w:val="en-GB" w:eastAsia="en-GB"/>
        </w:rPr>
        <w:t>Parte generală</w:t>
      </w:r>
      <w:r w:rsidRPr="00335D82">
        <w:rPr>
          <w:rFonts w:ascii="Calibri" w:eastAsia="Times New Roman" w:hAnsi="Calibri" w:cs="Calibri"/>
          <w:i/>
          <w:iCs/>
          <w:color w:val="000000"/>
          <w:lang w:val="en-GB" w:eastAsia="en-GB"/>
        </w:rPr>
        <w:br/>
      </w:r>
      <w:r w:rsidRPr="00335D82">
        <w:rPr>
          <w:rFonts w:ascii="Calibri" w:eastAsia="Times New Roman" w:hAnsi="Calibri" w:cs="Calibri"/>
          <w:color w:val="000000"/>
          <w:lang w:val="en-GB" w:eastAsia="en-GB"/>
        </w:rPr>
        <w:t>Cap2 - Agenți software</w:t>
      </w:r>
      <w:r w:rsidRPr="00335D82">
        <w:rPr>
          <w:rFonts w:ascii="Calibri" w:eastAsia="Times New Roman" w:hAnsi="Calibri" w:cs="Calibri"/>
          <w:color w:val="000000"/>
          <w:lang w:val="en-GB" w:eastAsia="en-GB"/>
        </w:rPr>
        <w:br/>
        <w:t>2.1 - Domenii de aplicabilitate</w:t>
      </w:r>
      <w:r w:rsidRPr="00335D82">
        <w:rPr>
          <w:rFonts w:ascii="Calibri" w:eastAsia="Times New Roman" w:hAnsi="Calibri" w:cs="Calibri"/>
          <w:color w:val="000000"/>
          <w:lang w:val="en-GB" w:eastAsia="en-GB"/>
        </w:rPr>
        <w:br/>
        <w:t>2.2 - Soluții software</w:t>
      </w:r>
    </w:p>
    <w:p w14:paraId="406B0295" w14:textId="77777777" w:rsidR="00335D82" w:rsidRPr="00335D82" w:rsidRDefault="00335D82" w:rsidP="00335D82">
      <w:pPr>
        <w:spacing w:line="240" w:lineRule="auto"/>
        <w:rPr>
          <w:rFonts w:ascii="Times New Roman" w:eastAsia="Times New Roman" w:hAnsi="Times New Roman" w:cs="Times New Roman"/>
          <w:sz w:val="24"/>
          <w:szCs w:val="24"/>
          <w:lang w:val="en-GB" w:eastAsia="en-GB"/>
        </w:rPr>
      </w:pPr>
      <w:r w:rsidRPr="00335D82">
        <w:rPr>
          <w:rFonts w:ascii="Calibri" w:eastAsia="Times New Roman" w:hAnsi="Calibri" w:cs="Calibri"/>
          <w:color w:val="000000"/>
          <w:lang w:val="en-GB" w:eastAsia="en-GB"/>
        </w:rPr>
        <w:t>Cap3 - Învățare automată</w:t>
      </w:r>
      <w:r w:rsidRPr="00335D82">
        <w:rPr>
          <w:rFonts w:ascii="Calibri" w:eastAsia="Times New Roman" w:hAnsi="Calibri" w:cs="Calibri"/>
          <w:color w:val="000000"/>
          <w:lang w:val="en-GB" w:eastAsia="en-GB"/>
        </w:rPr>
        <w:br/>
        <w:t>3.1 - Introducere în domeniu (ML clasic vs Rețele cu învățare profundă)</w:t>
      </w:r>
      <w:r w:rsidRPr="00335D82">
        <w:rPr>
          <w:rFonts w:ascii="Calibri" w:eastAsia="Times New Roman" w:hAnsi="Calibri" w:cs="Calibri"/>
          <w:color w:val="000000"/>
          <w:lang w:val="en-GB" w:eastAsia="en-GB"/>
        </w:rPr>
        <w:br/>
        <w:t>3.2 - Arhitecturi specifice problemei abordate</w:t>
      </w:r>
      <w:r w:rsidRPr="00335D82">
        <w:rPr>
          <w:rFonts w:ascii="Calibri" w:eastAsia="Times New Roman" w:hAnsi="Calibri" w:cs="Calibri"/>
          <w:color w:val="000000"/>
          <w:lang w:val="en-GB" w:eastAsia="en-GB"/>
        </w:rPr>
        <w:br/>
        <w:t>3.3 - Platforme sotfware</w:t>
      </w:r>
    </w:p>
    <w:p w14:paraId="644EE4F8" w14:textId="77777777" w:rsidR="00335D82" w:rsidRPr="00335D82" w:rsidRDefault="00335D82" w:rsidP="00335D82">
      <w:pPr>
        <w:spacing w:after="0" w:line="240" w:lineRule="auto"/>
        <w:rPr>
          <w:rFonts w:ascii="Times New Roman" w:eastAsia="Times New Roman" w:hAnsi="Times New Roman" w:cs="Times New Roman"/>
          <w:sz w:val="24"/>
          <w:szCs w:val="24"/>
          <w:lang w:val="en-GB" w:eastAsia="en-GB"/>
        </w:rPr>
      </w:pPr>
    </w:p>
    <w:p w14:paraId="41B2EBF0" w14:textId="77777777" w:rsidR="00335D82" w:rsidRPr="00335D82" w:rsidRDefault="00335D82" w:rsidP="00335D82">
      <w:pPr>
        <w:spacing w:line="240" w:lineRule="auto"/>
        <w:rPr>
          <w:rFonts w:ascii="Times New Roman" w:eastAsia="Times New Roman" w:hAnsi="Times New Roman" w:cs="Times New Roman"/>
          <w:sz w:val="24"/>
          <w:szCs w:val="24"/>
          <w:lang w:val="en-GB" w:eastAsia="en-GB"/>
        </w:rPr>
      </w:pPr>
      <w:r w:rsidRPr="00335D82">
        <w:rPr>
          <w:rFonts w:ascii="Calibri" w:eastAsia="Times New Roman" w:hAnsi="Calibri" w:cs="Calibri"/>
          <w:i/>
          <w:iCs/>
          <w:color w:val="000000"/>
          <w:lang w:val="en-GB" w:eastAsia="en-GB"/>
        </w:rPr>
        <w:t>Parte specială</w:t>
      </w:r>
    </w:p>
    <w:p w14:paraId="08123AF8" w14:textId="77777777" w:rsidR="00335D82" w:rsidRPr="00335D82" w:rsidRDefault="00335D82" w:rsidP="00335D82">
      <w:pPr>
        <w:spacing w:line="240" w:lineRule="auto"/>
        <w:rPr>
          <w:rFonts w:ascii="Times New Roman" w:eastAsia="Times New Roman" w:hAnsi="Times New Roman" w:cs="Times New Roman"/>
          <w:sz w:val="24"/>
          <w:szCs w:val="24"/>
          <w:lang w:val="en-GB" w:eastAsia="en-GB"/>
        </w:rPr>
      </w:pPr>
      <w:r w:rsidRPr="00335D82">
        <w:rPr>
          <w:rFonts w:ascii="Calibri" w:eastAsia="Times New Roman" w:hAnsi="Calibri" w:cs="Calibri"/>
          <w:color w:val="000000"/>
          <w:lang w:val="en-GB" w:eastAsia="en-GB"/>
        </w:rPr>
        <w:t>Cap4 - Proiectarea experimentului</w:t>
      </w:r>
      <w:r w:rsidRPr="00335D82">
        <w:rPr>
          <w:rFonts w:ascii="Calibri" w:eastAsia="Times New Roman" w:hAnsi="Calibri" w:cs="Calibri"/>
          <w:color w:val="000000"/>
          <w:lang w:val="en-GB" w:eastAsia="en-GB"/>
        </w:rPr>
        <w:br/>
        <w:t>4.1 - Obiectivele experimentului</w:t>
      </w:r>
      <w:r w:rsidRPr="00335D82">
        <w:rPr>
          <w:rFonts w:ascii="Calibri" w:eastAsia="Times New Roman" w:hAnsi="Calibri" w:cs="Calibri"/>
          <w:color w:val="000000"/>
          <w:lang w:val="en-GB" w:eastAsia="en-GB"/>
        </w:rPr>
        <w:br/>
        <w:t>4.2 - Arhitectura </w:t>
      </w:r>
    </w:p>
    <w:p w14:paraId="3E6CFB55" w14:textId="77777777" w:rsidR="00335D82" w:rsidRPr="00335D82" w:rsidRDefault="00335D82" w:rsidP="00335D82">
      <w:pPr>
        <w:numPr>
          <w:ilvl w:val="0"/>
          <w:numId w:val="6"/>
        </w:numPr>
        <w:spacing w:after="0" w:line="240" w:lineRule="auto"/>
        <w:ind w:left="1080"/>
        <w:textAlignment w:val="baseline"/>
        <w:rPr>
          <w:rFonts w:ascii="Arial" w:eastAsia="Times New Roman" w:hAnsi="Arial" w:cs="Arial"/>
          <w:color w:val="000000"/>
          <w:lang w:val="en-GB" w:eastAsia="en-GB"/>
        </w:rPr>
      </w:pPr>
      <w:r w:rsidRPr="00335D82">
        <w:rPr>
          <w:rFonts w:ascii="Calibri" w:eastAsia="Times New Roman" w:hAnsi="Calibri" w:cs="Calibri"/>
          <w:color w:val="000000"/>
          <w:lang w:val="en-GB" w:eastAsia="en-GB"/>
        </w:rPr>
        <w:t>Circuitul din Unity</w:t>
      </w:r>
    </w:p>
    <w:p w14:paraId="75F2D167" w14:textId="77777777" w:rsidR="00335D82" w:rsidRPr="00335D82" w:rsidRDefault="00335D82" w:rsidP="00335D82">
      <w:pPr>
        <w:numPr>
          <w:ilvl w:val="0"/>
          <w:numId w:val="6"/>
        </w:numPr>
        <w:spacing w:after="0" w:line="240" w:lineRule="auto"/>
        <w:ind w:left="1080"/>
        <w:textAlignment w:val="baseline"/>
        <w:rPr>
          <w:rFonts w:ascii="Arial" w:eastAsia="Times New Roman" w:hAnsi="Arial" w:cs="Arial"/>
          <w:color w:val="000000"/>
          <w:lang w:val="en-GB" w:eastAsia="en-GB"/>
        </w:rPr>
      </w:pPr>
      <w:r w:rsidRPr="00335D82">
        <w:rPr>
          <w:rFonts w:ascii="Calibri" w:eastAsia="Times New Roman" w:hAnsi="Calibri" w:cs="Calibri"/>
          <w:color w:val="000000"/>
          <w:lang w:val="en-GB" w:eastAsia="en-GB"/>
        </w:rPr>
        <w:t>Colectarea datelor din C#</w:t>
      </w:r>
    </w:p>
    <w:p w14:paraId="7F586156" w14:textId="77777777" w:rsidR="00335D82" w:rsidRPr="00335D82" w:rsidRDefault="00335D82" w:rsidP="00335D82">
      <w:pPr>
        <w:numPr>
          <w:ilvl w:val="0"/>
          <w:numId w:val="6"/>
        </w:numPr>
        <w:spacing w:after="0" w:line="240" w:lineRule="auto"/>
        <w:ind w:left="1080"/>
        <w:textAlignment w:val="baseline"/>
        <w:rPr>
          <w:rFonts w:ascii="Arial" w:eastAsia="Times New Roman" w:hAnsi="Arial" w:cs="Arial"/>
          <w:color w:val="000000"/>
          <w:lang w:val="en-GB" w:eastAsia="en-GB"/>
        </w:rPr>
      </w:pPr>
      <w:r w:rsidRPr="00335D82">
        <w:rPr>
          <w:rFonts w:ascii="Calibri" w:eastAsia="Times New Roman" w:hAnsi="Calibri" w:cs="Calibri"/>
          <w:color w:val="000000"/>
          <w:lang w:val="en-GB" w:eastAsia="en-GB"/>
        </w:rPr>
        <w:t>Scriptul în Python (API)</w:t>
      </w:r>
    </w:p>
    <w:p w14:paraId="7C9B296F" w14:textId="77777777" w:rsidR="00335D82" w:rsidRPr="00335D82" w:rsidRDefault="00335D82" w:rsidP="00335D82">
      <w:pPr>
        <w:numPr>
          <w:ilvl w:val="0"/>
          <w:numId w:val="6"/>
        </w:numPr>
        <w:spacing w:after="0" w:line="240" w:lineRule="auto"/>
        <w:ind w:left="1080"/>
        <w:textAlignment w:val="baseline"/>
        <w:rPr>
          <w:rFonts w:ascii="Arial" w:eastAsia="Times New Roman" w:hAnsi="Arial" w:cs="Arial"/>
          <w:color w:val="000000"/>
          <w:lang w:val="en-GB" w:eastAsia="en-GB"/>
        </w:rPr>
      </w:pPr>
      <w:r w:rsidRPr="00335D82">
        <w:rPr>
          <w:rFonts w:ascii="Calibri" w:eastAsia="Times New Roman" w:hAnsi="Calibri" w:cs="Calibri"/>
          <w:color w:val="000000"/>
          <w:lang w:val="en-GB" w:eastAsia="en-GB"/>
        </w:rPr>
        <w:t>Modelul de ML (random forrest &amp; decission tree)</w:t>
      </w:r>
    </w:p>
    <w:p w14:paraId="679177A4" w14:textId="77777777" w:rsidR="00335D82" w:rsidRPr="00335D82" w:rsidRDefault="00335D82" w:rsidP="00335D82">
      <w:pPr>
        <w:numPr>
          <w:ilvl w:val="0"/>
          <w:numId w:val="6"/>
        </w:numPr>
        <w:spacing w:after="0" w:line="240" w:lineRule="auto"/>
        <w:ind w:left="1080"/>
        <w:textAlignment w:val="baseline"/>
        <w:rPr>
          <w:rFonts w:ascii="Arial" w:eastAsia="Times New Roman" w:hAnsi="Arial" w:cs="Arial"/>
          <w:color w:val="000000"/>
          <w:lang w:val="en-GB" w:eastAsia="en-GB"/>
        </w:rPr>
      </w:pPr>
      <w:r w:rsidRPr="00335D82">
        <w:rPr>
          <w:rFonts w:ascii="Calibri" w:eastAsia="Times New Roman" w:hAnsi="Calibri" w:cs="Calibri"/>
          <w:color w:val="000000"/>
          <w:lang w:val="en-GB" w:eastAsia="en-GB"/>
        </w:rPr>
        <w:t>Diagrama se face folosind limbajul mermaid</w:t>
      </w:r>
    </w:p>
    <w:p w14:paraId="52A7B335" w14:textId="77777777" w:rsidR="00335D82" w:rsidRPr="00335D82" w:rsidRDefault="00335D82" w:rsidP="00335D82">
      <w:pPr>
        <w:numPr>
          <w:ilvl w:val="0"/>
          <w:numId w:val="6"/>
        </w:numPr>
        <w:spacing w:after="0" w:line="240" w:lineRule="auto"/>
        <w:ind w:left="1080"/>
        <w:textAlignment w:val="baseline"/>
        <w:rPr>
          <w:rFonts w:ascii="Arial" w:eastAsia="Times New Roman" w:hAnsi="Arial" w:cs="Arial"/>
          <w:color w:val="000000"/>
          <w:lang w:val="en-GB" w:eastAsia="en-GB"/>
        </w:rPr>
      </w:pPr>
      <w:r w:rsidRPr="00335D82">
        <w:rPr>
          <w:rFonts w:ascii="Calibri" w:eastAsia="Times New Roman" w:hAnsi="Calibri" w:cs="Calibri"/>
          <w:color w:val="000000"/>
          <w:lang w:val="en-GB" w:eastAsia="en-GB"/>
        </w:rPr>
        <w:t>Automatizarea începerii jocului și repornirea în momentul în care jocul este încheiat, fie că agentul a câștigat sau a pierdut</w:t>
      </w:r>
    </w:p>
    <w:p w14:paraId="0692CFED" w14:textId="77777777" w:rsidR="00335D82" w:rsidRPr="00335D82" w:rsidRDefault="00335D82" w:rsidP="00335D82">
      <w:pPr>
        <w:spacing w:after="0" w:line="240" w:lineRule="auto"/>
        <w:rPr>
          <w:rFonts w:ascii="Times New Roman" w:eastAsia="Times New Roman" w:hAnsi="Times New Roman" w:cs="Times New Roman"/>
          <w:sz w:val="24"/>
          <w:szCs w:val="24"/>
          <w:lang w:val="en-GB" w:eastAsia="en-GB"/>
        </w:rPr>
      </w:pPr>
      <w:r w:rsidRPr="00335D82">
        <w:rPr>
          <w:rFonts w:ascii="Calibri" w:eastAsia="Times New Roman" w:hAnsi="Calibri" w:cs="Calibri"/>
          <w:color w:val="000000"/>
          <w:lang w:val="en-GB" w:eastAsia="en-GB"/>
        </w:rPr>
        <w:t>4.3 - Comparație sisteme de decizie</w:t>
      </w:r>
    </w:p>
    <w:p w14:paraId="48E63724" w14:textId="493F5824" w:rsidR="00E7416B" w:rsidRDefault="00335D82" w:rsidP="00335D82">
      <w:pPr>
        <w:rPr>
          <w:lang w:val="en-GB"/>
        </w:rPr>
      </w:pPr>
      <w:r w:rsidRPr="00335D82">
        <w:rPr>
          <w:rFonts w:ascii="Times New Roman" w:eastAsia="Times New Roman" w:hAnsi="Times New Roman" w:cs="Times New Roman"/>
          <w:sz w:val="24"/>
          <w:szCs w:val="24"/>
          <w:lang w:val="en-GB" w:eastAsia="en-GB"/>
        </w:rPr>
        <w:br/>
      </w:r>
      <w:r w:rsidRPr="00335D82">
        <w:rPr>
          <w:rFonts w:ascii="Calibri" w:eastAsia="Times New Roman" w:hAnsi="Calibri" w:cs="Calibri"/>
          <w:i/>
          <w:iCs/>
          <w:color w:val="000000"/>
          <w:lang w:val="en-GB" w:eastAsia="en-GB"/>
        </w:rPr>
        <w:t>5. Concluzii</w:t>
      </w:r>
      <w:r w:rsidRPr="00335D82">
        <w:rPr>
          <w:rFonts w:ascii="Calibri" w:eastAsia="Times New Roman" w:hAnsi="Calibri" w:cs="Calibri"/>
          <w:color w:val="000000"/>
          <w:lang w:val="en-GB" w:eastAsia="en-GB"/>
        </w:rPr>
        <w:br/>
        <w:t xml:space="preserve">5.1 - Contribuții </w:t>
      </w:r>
      <w:r w:rsidRPr="00335D82">
        <w:rPr>
          <w:rFonts w:ascii="Calibri" w:eastAsia="Times New Roman" w:hAnsi="Calibri" w:cs="Calibri"/>
          <w:color w:val="000000"/>
          <w:lang w:val="en-GB" w:eastAsia="en-GB"/>
        </w:rPr>
        <w:br/>
        <w:t>5.2 - Dezvoltări viitoare</w:t>
      </w:r>
      <w:r w:rsidRPr="00335D82">
        <w:rPr>
          <w:rFonts w:ascii="Calibri" w:eastAsia="Times New Roman" w:hAnsi="Calibri" w:cs="Calibri"/>
          <w:color w:val="000000"/>
          <w:lang w:val="en-GB" w:eastAsia="en-GB"/>
        </w:rPr>
        <w:br/>
      </w:r>
    </w:p>
    <w:p w14:paraId="4A7B72F5" w14:textId="7CF60E3F" w:rsidR="00E7416B" w:rsidRDefault="00E7416B" w:rsidP="00E7416B">
      <w:pPr>
        <w:rPr>
          <w:lang w:val="en-GB"/>
        </w:rPr>
      </w:pPr>
    </w:p>
    <w:p w14:paraId="068D80A6" w14:textId="62C49066" w:rsidR="00E7416B" w:rsidRDefault="00E7416B" w:rsidP="00E7416B">
      <w:pPr>
        <w:rPr>
          <w:lang w:val="en-GB"/>
        </w:rPr>
      </w:pPr>
    </w:p>
    <w:p w14:paraId="29E47CC9" w14:textId="3D93FBCB" w:rsidR="009A4691" w:rsidRDefault="009A4691" w:rsidP="00E7416B">
      <w:pPr>
        <w:rPr>
          <w:lang w:val="en-GB"/>
        </w:rPr>
      </w:pPr>
    </w:p>
    <w:p w14:paraId="712F6D3D" w14:textId="437EBCD7" w:rsidR="009A4691" w:rsidRDefault="009A4691" w:rsidP="00E7416B">
      <w:pPr>
        <w:rPr>
          <w:lang w:val="en-GB"/>
        </w:rPr>
      </w:pPr>
    </w:p>
    <w:p w14:paraId="701F4B5C" w14:textId="7B9AFEA8" w:rsidR="009A4691" w:rsidRDefault="009A4691" w:rsidP="00E7416B">
      <w:pPr>
        <w:rPr>
          <w:lang w:val="en-GB"/>
        </w:rPr>
      </w:pPr>
    </w:p>
    <w:p w14:paraId="20BB6F69" w14:textId="77777777" w:rsidR="009A4691" w:rsidRDefault="009A4691" w:rsidP="00E7416B">
      <w:pPr>
        <w:rPr>
          <w:lang w:val="en-GB"/>
        </w:rPr>
      </w:pPr>
    </w:p>
    <w:p w14:paraId="2933E635" w14:textId="47134F81" w:rsidR="00E7416B" w:rsidRDefault="00E7416B" w:rsidP="00E7416B">
      <w:pPr>
        <w:rPr>
          <w:lang w:val="en-GB"/>
        </w:rPr>
      </w:pPr>
    </w:p>
    <w:p w14:paraId="4ADDCFF2" w14:textId="3A7F46B7" w:rsidR="00E7416B" w:rsidRDefault="00E7416B" w:rsidP="00E7416B">
      <w:pPr>
        <w:rPr>
          <w:lang w:val="en-GB"/>
        </w:rPr>
      </w:pPr>
    </w:p>
    <w:p w14:paraId="1FFF1E35" w14:textId="1936A662" w:rsidR="00E7416B" w:rsidRDefault="00E7416B" w:rsidP="00E7416B">
      <w:pPr>
        <w:rPr>
          <w:lang w:val="en-GB"/>
        </w:rPr>
      </w:pPr>
    </w:p>
    <w:p w14:paraId="0AC0C303" w14:textId="3390325C" w:rsidR="00E7416B" w:rsidRDefault="00E7416B" w:rsidP="00BB7DB8">
      <w:pPr>
        <w:pStyle w:val="Titlu1"/>
        <w:jc w:val="center"/>
        <w:rPr>
          <w:rFonts w:ascii="Times New Roman" w:hAnsi="Times New Roman" w:cs="Times New Roman"/>
          <w:b/>
          <w:bCs/>
          <w:color w:val="auto"/>
          <w:lang w:val="en-GB"/>
        </w:rPr>
      </w:pPr>
      <w:bookmarkStart w:id="2" w:name="_Toc106049297"/>
      <w:r w:rsidRPr="00BB7DB8">
        <w:rPr>
          <w:rFonts w:ascii="Times New Roman" w:hAnsi="Times New Roman" w:cs="Times New Roman"/>
          <w:b/>
          <w:bCs/>
          <w:color w:val="auto"/>
          <w:lang w:val="en-GB"/>
        </w:rPr>
        <w:lastRenderedPageBreak/>
        <w:t>Capitolul 1 – Introducere</w:t>
      </w:r>
      <w:bookmarkEnd w:id="2"/>
    </w:p>
    <w:p w14:paraId="49799CDA" w14:textId="77777777" w:rsidR="00BB7DB8" w:rsidRPr="00BB7DB8" w:rsidRDefault="00BB7DB8" w:rsidP="00BB7DB8">
      <w:pPr>
        <w:rPr>
          <w:lang w:val="en-GB"/>
        </w:rPr>
      </w:pPr>
    </w:p>
    <w:p w14:paraId="5CBE3DE7" w14:textId="590B7C45" w:rsidR="00E7416B" w:rsidRPr="00BB7DB8" w:rsidRDefault="001C12D2" w:rsidP="00BB7DB8">
      <w:pPr>
        <w:pStyle w:val="Titlu2"/>
        <w:rPr>
          <w:rFonts w:ascii="Times New Roman" w:hAnsi="Times New Roman" w:cs="Times New Roman"/>
          <w:b/>
          <w:bCs/>
          <w:color w:val="auto"/>
          <w:sz w:val="28"/>
          <w:szCs w:val="28"/>
        </w:rPr>
      </w:pPr>
      <w:bookmarkStart w:id="3" w:name="_Toc106049298"/>
      <w:r w:rsidRPr="00BB7DB8">
        <w:rPr>
          <w:rFonts w:ascii="Times New Roman" w:hAnsi="Times New Roman" w:cs="Times New Roman"/>
          <w:b/>
          <w:bCs/>
          <w:color w:val="auto"/>
          <w:sz w:val="28"/>
          <w:szCs w:val="28"/>
          <w:lang w:val="en-GB"/>
        </w:rPr>
        <w:t>1.1 Motiva</w:t>
      </w:r>
      <w:r w:rsidRPr="00BB7DB8">
        <w:rPr>
          <w:rFonts w:ascii="Times New Roman" w:hAnsi="Times New Roman" w:cs="Times New Roman"/>
          <w:b/>
          <w:bCs/>
          <w:color w:val="auto"/>
          <w:sz w:val="28"/>
          <w:szCs w:val="28"/>
        </w:rPr>
        <w:t>ție</w:t>
      </w:r>
      <w:bookmarkEnd w:id="3"/>
    </w:p>
    <w:p w14:paraId="18A3DBF4" w14:textId="77777777" w:rsidR="00BB7DB8" w:rsidRDefault="00801564" w:rsidP="00E7416B">
      <w:pPr>
        <w:rPr>
          <w:lang w:val="en-GB"/>
        </w:rPr>
      </w:pPr>
      <w:r>
        <w:rPr>
          <w:lang w:val="en-GB"/>
        </w:rPr>
        <w:tab/>
      </w:r>
    </w:p>
    <w:p w14:paraId="18D79129" w14:textId="59832EB6" w:rsidR="00E25BD8" w:rsidRDefault="00801564" w:rsidP="00BB7DB8">
      <w:pPr>
        <w:ind w:firstLine="720"/>
        <w:rPr>
          <w:lang w:val="en-GB"/>
        </w:rPr>
      </w:pPr>
      <w:commentRangeStart w:id="4"/>
      <w:r>
        <w:rPr>
          <w:lang w:val="en-GB"/>
        </w:rPr>
        <w:t>Scopul</w:t>
      </w:r>
      <w:commentRangeEnd w:id="4"/>
      <w:r w:rsidR="0039645A">
        <w:rPr>
          <w:rStyle w:val="Referincomentariu"/>
        </w:rPr>
        <w:commentReference w:id="4"/>
      </w:r>
      <w:r>
        <w:rPr>
          <w:lang w:val="en-GB"/>
        </w:rPr>
        <w:t xml:space="preserve"> lucrării</w:t>
      </w:r>
      <w:r w:rsidR="00B9635E">
        <w:rPr>
          <w:lang w:val="en-GB"/>
        </w:rPr>
        <w:t xml:space="preserve"> este de a îmbina programarea cu partea de gaming, și mai precis</w:t>
      </w:r>
      <w:r>
        <w:rPr>
          <w:lang w:val="en-GB"/>
        </w:rPr>
        <w:t xml:space="preserve"> </w:t>
      </w:r>
      <w:r w:rsidR="00E25BD8">
        <w:rPr>
          <w:lang w:val="en-GB"/>
        </w:rPr>
        <w:t>de a învăța un agent șă concureze într-un mediu virtual</w:t>
      </w:r>
      <w:r w:rsidR="00C05887">
        <w:rPr>
          <w:lang w:val="en-GB"/>
        </w:rPr>
        <w:t>. Î</w:t>
      </w:r>
      <w:r w:rsidR="00E25BD8">
        <w:rPr>
          <w:lang w:val="en-GB"/>
        </w:rPr>
        <w:t xml:space="preserve">n cazul de față agentul </w:t>
      </w:r>
      <w:r w:rsidR="00C05887">
        <w:rPr>
          <w:lang w:val="en-GB"/>
        </w:rPr>
        <w:t xml:space="preserve">este </w:t>
      </w:r>
      <w:r w:rsidR="00E25BD8">
        <w:rPr>
          <w:lang w:val="en-GB"/>
        </w:rPr>
        <w:t>representat de un pilot de kart iar mediul virtual este un circuit de karting. În acest</w:t>
      </w:r>
      <w:r w:rsidR="00C05887">
        <w:rPr>
          <w:lang w:val="en-GB"/>
        </w:rPr>
        <w:t xml:space="preserve">ă direcție </w:t>
      </w:r>
      <w:r w:rsidR="00E25BD8">
        <w:rPr>
          <w:lang w:val="en-GB"/>
        </w:rPr>
        <w:t xml:space="preserve">se </w:t>
      </w:r>
      <w:r w:rsidR="00C05887">
        <w:rPr>
          <w:lang w:val="en-GB"/>
        </w:rPr>
        <w:t>implementa două experimente în vederea învățării agentului cum să conducă folosind</w:t>
      </w:r>
      <w:r w:rsidR="00041CBB">
        <w:rPr>
          <w:lang w:val="en-GB"/>
        </w:rPr>
        <w:t xml:space="preserve"> atât algoritmi</w:t>
      </w:r>
      <w:r w:rsidR="00C05887">
        <w:rPr>
          <w:lang w:val="en-GB"/>
        </w:rPr>
        <w:t xml:space="preserve"> de machine learning</w:t>
      </w:r>
      <w:r w:rsidR="00041CBB">
        <w:rPr>
          <w:lang w:val="en-GB"/>
        </w:rPr>
        <w:t xml:space="preserve"> sup</w:t>
      </w:r>
      <w:r w:rsidR="00C05887">
        <w:rPr>
          <w:lang w:val="en-GB"/>
        </w:rPr>
        <w:t>ravegheați</w:t>
      </w:r>
      <w:r w:rsidR="00041CBB">
        <w:rPr>
          <w:lang w:val="en-GB"/>
        </w:rPr>
        <w:t xml:space="preserve"> (Decision Tree și Random Forrest)</w:t>
      </w:r>
      <w:r w:rsidR="00C05887">
        <w:rPr>
          <w:lang w:val="en-GB"/>
        </w:rPr>
        <w:t xml:space="preserve"> cât și partea de reinforcement learning.</w:t>
      </w:r>
    </w:p>
    <w:p w14:paraId="629C985E" w14:textId="41B8127C" w:rsidR="00B86BD8" w:rsidRDefault="00B86BD8" w:rsidP="00E7416B">
      <w:r>
        <w:rPr>
          <w:lang w:val="en-GB"/>
        </w:rPr>
        <w:tab/>
      </w:r>
      <w:r>
        <w:t>Direcția în care se îndreaptă lumea de automotive este spre autonomous driving, în care mașinile înva</w:t>
      </w:r>
      <w:del w:id="5" w:author="Bogdan Dragulescu" w:date="2022-06-14T10:58:00Z">
        <w:r w:rsidDel="009C2054">
          <w:delText>ș</w:delText>
        </w:r>
      </w:del>
      <w:ins w:id="6" w:author="Bogdan Dragulescu" w:date="2022-06-14T10:58:00Z">
        <w:r w:rsidR="009C2054">
          <w:t>ț</w:t>
        </w:r>
      </w:ins>
      <w:r>
        <w:t>ă să conducă singure pe baza imaginilor captate din exterior, pe baza senzorilor și a poziției gps. Având în vedere acest aspect, această lucrarea poate fi considerată un punct de plecare și un prin pas în această direcție, în care se simulează partea de autonomous driving.</w:t>
      </w:r>
    </w:p>
    <w:p w14:paraId="4DFD8086" w14:textId="63E054C2" w:rsidR="00B9635E" w:rsidRDefault="00B9635E" w:rsidP="00E7416B">
      <w:pPr>
        <w:rPr>
          <w:lang w:val="en-GB"/>
        </w:rPr>
      </w:pPr>
    </w:p>
    <w:p w14:paraId="4F0C79D3" w14:textId="24A5557D" w:rsidR="00041CBB" w:rsidRDefault="00041CBB" w:rsidP="00E7416B">
      <w:pPr>
        <w:rPr>
          <w:lang w:val="en-GB"/>
        </w:rPr>
      </w:pPr>
      <w:r>
        <w:rPr>
          <w:lang w:val="en-GB"/>
        </w:rPr>
        <w:tab/>
        <w:t>În vederea realizării experimentului s-au folosit mai multe intrumente digitale:</w:t>
      </w:r>
    </w:p>
    <w:p w14:paraId="231C8503" w14:textId="77DBCE81" w:rsidR="00041CBB" w:rsidRDefault="00041CBB" w:rsidP="00041CBB">
      <w:pPr>
        <w:pStyle w:val="Listparagraf"/>
        <w:numPr>
          <w:ilvl w:val="0"/>
          <w:numId w:val="2"/>
        </w:numPr>
        <w:rPr>
          <w:lang w:val="en-GB"/>
        </w:rPr>
      </w:pPr>
      <w:r>
        <w:rPr>
          <w:lang w:val="en-GB"/>
        </w:rPr>
        <w:t>Unity Hub pentru mediul virtual</w:t>
      </w:r>
    </w:p>
    <w:p w14:paraId="468E2898" w14:textId="5D95857C" w:rsidR="00041CBB" w:rsidRPr="00041CBB" w:rsidRDefault="00041CBB" w:rsidP="00041CBB">
      <w:pPr>
        <w:pStyle w:val="Listparagraf"/>
        <w:numPr>
          <w:ilvl w:val="0"/>
          <w:numId w:val="2"/>
        </w:numPr>
        <w:rPr>
          <w:lang w:val="en-GB"/>
        </w:rPr>
      </w:pPr>
      <w:r>
        <w:rPr>
          <w:lang w:val="en-GB"/>
        </w:rPr>
        <w:t>Anaconda – pentru realizarea API-ului care comunic</w:t>
      </w:r>
      <w:r>
        <w:t>ă cu mediul din Unity și în care se realizează partea de ML</w:t>
      </w:r>
    </w:p>
    <w:p w14:paraId="7DA7E1B7" w14:textId="32232226" w:rsidR="00B9635E" w:rsidRPr="00B9635E" w:rsidRDefault="00041CBB" w:rsidP="00B9635E">
      <w:pPr>
        <w:pStyle w:val="Listparagraf"/>
        <w:numPr>
          <w:ilvl w:val="0"/>
          <w:numId w:val="2"/>
        </w:numPr>
        <w:rPr>
          <w:lang w:val="en-GB"/>
        </w:rPr>
      </w:pPr>
      <w:r>
        <w:t>Visual Studio Code – editor text pentru Python si Mermeid</w:t>
      </w:r>
    </w:p>
    <w:p w14:paraId="6DA4C077" w14:textId="48B271E2" w:rsidR="00041CBB" w:rsidRDefault="00041CBB" w:rsidP="00041CBB">
      <w:pPr>
        <w:ind w:left="720"/>
        <w:rPr>
          <w:lang w:val="en-GB"/>
        </w:rPr>
      </w:pPr>
      <w:r>
        <w:rPr>
          <w:lang w:val="en-GB"/>
        </w:rPr>
        <w:t>Limbaje de programare utilizate:</w:t>
      </w:r>
    </w:p>
    <w:p w14:paraId="00C7D009" w14:textId="643D0A6A" w:rsidR="00041CBB" w:rsidRDefault="00041CBB" w:rsidP="00041CBB">
      <w:pPr>
        <w:pStyle w:val="Listparagraf"/>
        <w:numPr>
          <w:ilvl w:val="0"/>
          <w:numId w:val="2"/>
        </w:numPr>
      </w:pPr>
      <w:r>
        <w:t>C# - în mediul unity</w:t>
      </w:r>
    </w:p>
    <w:p w14:paraId="47E55D1F" w14:textId="27591D29" w:rsidR="00852B71" w:rsidRDefault="00041CBB" w:rsidP="00852B71">
      <w:pPr>
        <w:pStyle w:val="Listparagraf"/>
        <w:numPr>
          <w:ilvl w:val="0"/>
          <w:numId w:val="2"/>
        </w:numPr>
      </w:pPr>
      <w:r>
        <w:t>Python – pentru API și Machine Learning</w:t>
      </w:r>
    </w:p>
    <w:p w14:paraId="20C07634" w14:textId="3E8ED0FE" w:rsidR="00852B71" w:rsidRDefault="00852B71" w:rsidP="00852B71">
      <w:pPr>
        <w:ind w:left="720"/>
      </w:pPr>
    </w:p>
    <w:p w14:paraId="07F4795E" w14:textId="48E0BD80" w:rsidR="0044253D" w:rsidRDefault="0044253D" w:rsidP="00852B71">
      <w:pPr>
        <w:ind w:left="720"/>
      </w:pPr>
    </w:p>
    <w:p w14:paraId="70D2B3BC" w14:textId="4D1B7087" w:rsidR="0044253D" w:rsidRDefault="0044253D" w:rsidP="00852B71">
      <w:pPr>
        <w:ind w:left="720"/>
      </w:pPr>
    </w:p>
    <w:p w14:paraId="3236F8B2" w14:textId="6E76BF1E" w:rsidR="0044253D" w:rsidRDefault="0044253D" w:rsidP="002F1250"/>
    <w:p w14:paraId="5C8EC301" w14:textId="6BDBE6C9" w:rsidR="002F1250" w:rsidRDefault="002F1250" w:rsidP="002F1250"/>
    <w:p w14:paraId="6E319CA9" w14:textId="42239C8E" w:rsidR="002F1250" w:rsidRDefault="002F1250" w:rsidP="002F1250"/>
    <w:p w14:paraId="6B39D55D" w14:textId="613B9C38" w:rsidR="002F1250" w:rsidRDefault="002F1250" w:rsidP="002F1250"/>
    <w:p w14:paraId="46E50CCD" w14:textId="3C104432" w:rsidR="002F1250" w:rsidRDefault="002F1250" w:rsidP="002F1250"/>
    <w:p w14:paraId="5715148B" w14:textId="63C5F6BC" w:rsidR="002F1250" w:rsidRDefault="002F1250" w:rsidP="002F1250"/>
    <w:p w14:paraId="3C976A95" w14:textId="13D979BA" w:rsidR="002F1250" w:rsidRDefault="002F1250" w:rsidP="002F1250"/>
    <w:p w14:paraId="191F7E02" w14:textId="6E0648A9" w:rsidR="002F1250" w:rsidRDefault="002F1250" w:rsidP="002F1250"/>
    <w:p w14:paraId="021E790E" w14:textId="77777777" w:rsidR="002F1250" w:rsidRPr="00041CBB" w:rsidRDefault="002F1250" w:rsidP="002F1250"/>
    <w:p w14:paraId="605843C0" w14:textId="7ECDEC55" w:rsidR="00E7416B" w:rsidRDefault="000F4DE0" w:rsidP="00230B41">
      <w:pPr>
        <w:pStyle w:val="Titlu2"/>
        <w:rPr>
          <w:rFonts w:ascii="Times New Roman" w:hAnsi="Times New Roman" w:cs="Times New Roman"/>
          <w:b/>
          <w:bCs/>
          <w:color w:val="auto"/>
          <w:sz w:val="28"/>
          <w:szCs w:val="28"/>
          <w:lang w:val="en-GB"/>
        </w:rPr>
      </w:pPr>
      <w:bookmarkStart w:id="7" w:name="_Toc106049299"/>
      <w:r w:rsidRPr="00230B41">
        <w:rPr>
          <w:rFonts w:ascii="Times New Roman" w:hAnsi="Times New Roman" w:cs="Times New Roman"/>
          <w:b/>
          <w:bCs/>
          <w:color w:val="auto"/>
          <w:sz w:val="28"/>
          <w:szCs w:val="28"/>
          <w:lang w:val="en-GB"/>
        </w:rPr>
        <w:lastRenderedPageBreak/>
        <w:t>1.</w:t>
      </w:r>
      <w:r w:rsidR="00E7416B" w:rsidRPr="00230B41">
        <w:rPr>
          <w:rFonts w:ascii="Times New Roman" w:hAnsi="Times New Roman" w:cs="Times New Roman"/>
          <w:b/>
          <w:bCs/>
          <w:color w:val="auto"/>
          <w:sz w:val="28"/>
          <w:szCs w:val="28"/>
          <w:lang w:val="en-GB"/>
        </w:rPr>
        <w:t>2 – Obiective</w:t>
      </w:r>
      <w:bookmarkEnd w:id="7"/>
    </w:p>
    <w:p w14:paraId="1E06F201" w14:textId="77777777" w:rsidR="00230B41" w:rsidRPr="00230B41" w:rsidRDefault="00230B41" w:rsidP="00230B41">
      <w:pPr>
        <w:rPr>
          <w:lang w:val="en-GB"/>
        </w:rPr>
      </w:pPr>
    </w:p>
    <w:p w14:paraId="1E9B5D29" w14:textId="668AA75A" w:rsidR="0073736C" w:rsidRPr="0044253D" w:rsidRDefault="0073736C" w:rsidP="0044253D">
      <w:pPr>
        <w:jc w:val="both"/>
        <w:rPr>
          <w:rFonts w:ascii="Times New Roman" w:hAnsi="Times New Roman" w:cs="Times New Roman"/>
          <w:sz w:val="24"/>
          <w:szCs w:val="24"/>
          <w:lang w:val="en-GB"/>
        </w:rPr>
      </w:pPr>
      <w:r>
        <w:rPr>
          <w:lang w:val="en-GB"/>
        </w:rPr>
        <w:tab/>
      </w:r>
      <w:commentRangeStart w:id="8"/>
      <w:r w:rsidRPr="0044253D">
        <w:rPr>
          <w:rFonts w:ascii="Times New Roman" w:hAnsi="Times New Roman" w:cs="Times New Roman"/>
          <w:sz w:val="24"/>
          <w:szCs w:val="24"/>
          <w:lang w:val="en-GB"/>
        </w:rPr>
        <w:t>Prin această lucrare se dorește experimentarea modului în care un agent dintr-un mediu virtual poate să învețe singur cum să se comporte în acel mediu. În cazul de față, agentul software este reprezentat de un kart dintr-un joc create în mediul Unity care are ca scop să învețe să conducă pe un circuit predefinit, care nu se modifică, atingând cele trei checkpointuri în cel mai scurt timp.</w:t>
      </w:r>
      <w:commentRangeEnd w:id="8"/>
      <w:r w:rsidR="0039645A">
        <w:rPr>
          <w:rStyle w:val="Referincomentariu"/>
        </w:rPr>
        <w:commentReference w:id="8"/>
      </w:r>
    </w:p>
    <w:p w14:paraId="70430D12" w14:textId="466D745D" w:rsidR="0073736C" w:rsidRPr="0044253D" w:rsidRDefault="0073736C" w:rsidP="0044253D">
      <w:pPr>
        <w:jc w:val="both"/>
        <w:rPr>
          <w:rFonts w:ascii="Times New Roman" w:hAnsi="Times New Roman" w:cs="Times New Roman"/>
          <w:sz w:val="24"/>
          <w:szCs w:val="24"/>
        </w:rPr>
      </w:pPr>
      <w:r w:rsidRPr="0044253D">
        <w:rPr>
          <w:rFonts w:ascii="Times New Roman" w:hAnsi="Times New Roman" w:cs="Times New Roman"/>
          <w:sz w:val="24"/>
          <w:szCs w:val="24"/>
          <w:lang w:val="en-GB"/>
        </w:rPr>
        <w:tab/>
        <w:t xml:space="preserve">Pentru realizarea acestora </w:t>
      </w:r>
      <w:ins w:id="9" w:author="Bogdan Dragulescu" w:date="2022-06-14T11:01:00Z">
        <w:r w:rsidR="0039645A">
          <w:rPr>
            <w:rFonts w:ascii="Times New Roman" w:hAnsi="Times New Roman" w:cs="Times New Roman"/>
            <w:sz w:val="24"/>
            <w:szCs w:val="24"/>
            <w:lang w:val="en-GB"/>
          </w:rPr>
          <w:t>a</w:t>
        </w:r>
      </w:ins>
      <w:del w:id="10" w:author="Bogdan Dragulescu" w:date="2022-06-14T11:01:00Z">
        <w:r w:rsidRPr="0044253D" w:rsidDel="0039645A">
          <w:rPr>
            <w:rFonts w:ascii="Times New Roman" w:hAnsi="Times New Roman" w:cs="Times New Roman"/>
            <w:sz w:val="24"/>
            <w:szCs w:val="24"/>
            <w:lang w:val="en-GB"/>
          </w:rPr>
          <w:delText>e</w:delText>
        </w:r>
      </w:del>
      <w:r w:rsidRPr="0044253D">
        <w:rPr>
          <w:rFonts w:ascii="Times New Roman" w:hAnsi="Times New Roman" w:cs="Times New Roman"/>
          <w:sz w:val="24"/>
          <w:szCs w:val="24"/>
          <w:lang w:val="en-GB"/>
        </w:rPr>
        <w:t>vem mai multe obiective:</w:t>
      </w:r>
    </w:p>
    <w:p w14:paraId="2922D1E8" w14:textId="2B422D8E" w:rsidR="0073736C" w:rsidRPr="0044253D" w:rsidRDefault="0073736C" w:rsidP="0044253D">
      <w:pPr>
        <w:pStyle w:val="Listparagraf"/>
        <w:numPr>
          <w:ilvl w:val="0"/>
          <w:numId w:val="9"/>
        </w:numPr>
        <w:jc w:val="both"/>
        <w:rPr>
          <w:rFonts w:ascii="Times New Roman" w:hAnsi="Times New Roman" w:cs="Times New Roman"/>
          <w:sz w:val="24"/>
          <w:szCs w:val="24"/>
        </w:rPr>
      </w:pPr>
      <w:r w:rsidRPr="0044253D">
        <w:rPr>
          <w:rFonts w:ascii="Times New Roman" w:hAnsi="Times New Roman" w:cs="Times New Roman"/>
          <w:sz w:val="24"/>
          <w:szCs w:val="24"/>
        </w:rPr>
        <w:t xml:space="preserve">Adaptarea codului din </w:t>
      </w:r>
      <w:r w:rsidR="0031430D">
        <w:rPr>
          <w:rFonts w:ascii="Times New Roman" w:hAnsi="Times New Roman" w:cs="Times New Roman"/>
          <w:sz w:val="24"/>
          <w:szCs w:val="24"/>
        </w:rPr>
        <w:t>U</w:t>
      </w:r>
      <w:r w:rsidRPr="0044253D">
        <w:rPr>
          <w:rFonts w:ascii="Times New Roman" w:hAnsi="Times New Roman" w:cs="Times New Roman"/>
          <w:sz w:val="24"/>
          <w:szCs w:val="24"/>
        </w:rPr>
        <w:t>nity pentru a facilita colectarea da</w:t>
      </w:r>
      <w:ins w:id="11" w:author="Bogdan Dragulescu" w:date="2022-06-14T11:01:00Z">
        <w:r w:rsidR="0039645A">
          <w:rPr>
            <w:rFonts w:ascii="Times New Roman" w:hAnsi="Times New Roman" w:cs="Times New Roman"/>
            <w:sz w:val="24"/>
            <w:szCs w:val="24"/>
          </w:rPr>
          <w:t>t</w:t>
        </w:r>
      </w:ins>
      <w:del w:id="12" w:author="Bogdan Dragulescu" w:date="2022-06-14T11:01:00Z">
        <w:r w:rsidRPr="0044253D" w:rsidDel="0039645A">
          <w:rPr>
            <w:rFonts w:ascii="Times New Roman" w:hAnsi="Times New Roman" w:cs="Times New Roman"/>
            <w:sz w:val="24"/>
            <w:szCs w:val="24"/>
          </w:rPr>
          <w:delText>r</w:delText>
        </w:r>
      </w:del>
      <w:r w:rsidRPr="0044253D">
        <w:rPr>
          <w:rFonts w:ascii="Times New Roman" w:hAnsi="Times New Roman" w:cs="Times New Roman"/>
          <w:sz w:val="24"/>
          <w:szCs w:val="24"/>
        </w:rPr>
        <w:t>elor din joc și controlul agentului programatic</w:t>
      </w:r>
    </w:p>
    <w:p w14:paraId="0A4EB1A1" w14:textId="1CBD73E5" w:rsidR="0073736C" w:rsidRPr="0044253D" w:rsidRDefault="0073736C" w:rsidP="0044253D">
      <w:pPr>
        <w:pStyle w:val="Listparagraf"/>
        <w:numPr>
          <w:ilvl w:val="0"/>
          <w:numId w:val="9"/>
        </w:numPr>
        <w:jc w:val="both"/>
        <w:rPr>
          <w:rFonts w:ascii="Times New Roman" w:hAnsi="Times New Roman" w:cs="Times New Roman"/>
          <w:sz w:val="24"/>
          <w:szCs w:val="24"/>
        </w:rPr>
      </w:pPr>
      <w:r w:rsidRPr="0044253D">
        <w:rPr>
          <w:rFonts w:ascii="Times New Roman" w:hAnsi="Times New Roman" w:cs="Times New Roman"/>
          <w:sz w:val="24"/>
          <w:szCs w:val="24"/>
        </w:rPr>
        <w:t>Realizarea infrastructurii pentru comunicarea dintre mediul Unity și codul în Python prin care se va face învățarea agentului</w:t>
      </w:r>
    </w:p>
    <w:p w14:paraId="2B13D1F6" w14:textId="25E811DE" w:rsidR="0073736C" w:rsidRPr="0044253D" w:rsidRDefault="00AB4EE8" w:rsidP="0044253D">
      <w:pPr>
        <w:pStyle w:val="Listparagraf"/>
        <w:numPr>
          <w:ilvl w:val="0"/>
          <w:numId w:val="9"/>
        </w:numPr>
        <w:jc w:val="both"/>
        <w:rPr>
          <w:rFonts w:ascii="Times New Roman" w:hAnsi="Times New Roman" w:cs="Times New Roman"/>
          <w:sz w:val="24"/>
          <w:szCs w:val="24"/>
        </w:rPr>
      </w:pPr>
      <w:r w:rsidRPr="0044253D">
        <w:rPr>
          <w:rFonts w:ascii="Times New Roman" w:hAnsi="Times New Roman" w:cs="Times New Roman"/>
          <w:sz w:val="24"/>
          <w:szCs w:val="24"/>
        </w:rPr>
        <w:t>Antrenarea modelului folosind algoritmi de machine learning supravegheați</w:t>
      </w:r>
    </w:p>
    <w:p w14:paraId="53023934" w14:textId="765B14E3" w:rsidR="00AB4EE8" w:rsidRPr="0044253D" w:rsidRDefault="00AB4EE8" w:rsidP="0044253D">
      <w:pPr>
        <w:pStyle w:val="Listparagraf"/>
        <w:numPr>
          <w:ilvl w:val="0"/>
          <w:numId w:val="9"/>
        </w:numPr>
        <w:jc w:val="both"/>
        <w:rPr>
          <w:rFonts w:ascii="Times New Roman" w:hAnsi="Times New Roman" w:cs="Times New Roman"/>
          <w:sz w:val="24"/>
          <w:szCs w:val="24"/>
        </w:rPr>
      </w:pPr>
      <w:r w:rsidRPr="0044253D">
        <w:rPr>
          <w:rFonts w:ascii="Times New Roman" w:hAnsi="Times New Roman" w:cs="Times New Roman"/>
          <w:sz w:val="24"/>
          <w:szCs w:val="24"/>
        </w:rPr>
        <w:t>Antrenarea modelului folosind Reinforcement Learning</w:t>
      </w:r>
    </w:p>
    <w:p w14:paraId="1F3D4346" w14:textId="1EBB5834" w:rsidR="00AB4EE8" w:rsidRPr="0044253D" w:rsidRDefault="00AB4EE8" w:rsidP="0044253D">
      <w:pPr>
        <w:pStyle w:val="Listparagraf"/>
        <w:numPr>
          <w:ilvl w:val="0"/>
          <w:numId w:val="9"/>
        </w:numPr>
        <w:jc w:val="both"/>
        <w:rPr>
          <w:rFonts w:ascii="Times New Roman" w:hAnsi="Times New Roman" w:cs="Times New Roman"/>
          <w:sz w:val="24"/>
          <w:szCs w:val="24"/>
        </w:rPr>
      </w:pPr>
      <w:r w:rsidRPr="0044253D">
        <w:rPr>
          <w:rFonts w:ascii="Times New Roman" w:hAnsi="Times New Roman" w:cs="Times New Roman"/>
          <w:sz w:val="24"/>
          <w:szCs w:val="24"/>
        </w:rPr>
        <w:t>Compararea performanțelor agentului în cele două scenarii de mai sus</w:t>
      </w:r>
    </w:p>
    <w:p w14:paraId="5C7ABCFB" w14:textId="77777777" w:rsidR="00AB4EE8" w:rsidRDefault="00AB4EE8" w:rsidP="00E7416B">
      <w:pPr>
        <w:rPr>
          <w:lang w:val="en-GB"/>
        </w:rPr>
      </w:pPr>
    </w:p>
    <w:p w14:paraId="1888AFCA" w14:textId="57E3905D" w:rsidR="00E7416B" w:rsidRPr="00230B41" w:rsidRDefault="00230B41" w:rsidP="00230B41">
      <w:pPr>
        <w:pStyle w:val="Titlu2"/>
        <w:rPr>
          <w:rFonts w:ascii="Times New Roman" w:hAnsi="Times New Roman" w:cs="Times New Roman"/>
          <w:b/>
          <w:bCs/>
          <w:color w:val="auto"/>
          <w:sz w:val="28"/>
          <w:szCs w:val="28"/>
          <w:lang w:val="en-GB"/>
        </w:rPr>
      </w:pPr>
      <w:bookmarkStart w:id="13" w:name="_Toc106049300"/>
      <w:r w:rsidRPr="00230B41">
        <w:rPr>
          <w:rFonts w:ascii="Times New Roman" w:hAnsi="Times New Roman" w:cs="Times New Roman"/>
          <w:b/>
          <w:bCs/>
          <w:color w:val="auto"/>
          <w:sz w:val="28"/>
          <w:szCs w:val="28"/>
          <w:lang w:val="en-GB"/>
        </w:rPr>
        <w:t xml:space="preserve">3.1 </w:t>
      </w:r>
      <w:r w:rsidR="00E7416B" w:rsidRPr="00230B41">
        <w:rPr>
          <w:rFonts w:ascii="Times New Roman" w:hAnsi="Times New Roman" w:cs="Times New Roman"/>
          <w:b/>
          <w:bCs/>
          <w:color w:val="auto"/>
          <w:sz w:val="28"/>
          <w:szCs w:val="28"/>
          <w:lang w:val="en-GB"/>
        </w:rPr>
        <w:t xml:space="preserve">Sinteza </w:t>
      </w:r>
      <w:commentRangeStart w:id="14"/>
      <w:r w:rsidR="00E7416B" w:rsidRPr="00230B41">
        <w:rPr>
          <w:rFonts w:ascii="Times New Roman" w:hAnsi="Times New Roman" w:cs="Times New Roman"/>
          <w:b/>
          <w:bCs/>
          <w:color w:val="auto"/>
          <w:sz w:val="28"/>
          <w:szCs w:val="28"/>
          <w:lang w:val="en-GB"/>
        </w:rPr>
        <w:t>lucrării</w:t>
      </w:r>
      <w:bookmarkEnd w:id="13"/>
      <w:commentRangeEnd w:id="14"/>
      <w:r w:rsidR="0039645A">
        <w:rPr>
          <w:rStyle w:val="Referincomentariu"/>
          <w:rFonts w:asciiTheme="minorHAnsi" w:eastAsiaTheme="minorHAnsi" w:hAnsiTheme="minorHAnsi" w:cstheme="minorBidi"/>
          <w:color w:val="auto"/>
        </w:rPr>
        <w:commentReference w:id="14"/>
      </w:r>
    </w:p>
    <w:p w14:paraId="69EE8929" w14:textId="77777777" w:rsidR="006E161C" w:rsidRDefault="006E161C" w:rsidP="00BB7DB8">
      <w:pPr>
        <w:jc w:val="both"/>
        <w:rPr>
          <w:lang w:val="en-GB"/>
        </w:rPr>
      </w:pPr>
    </w:p>
    <w:p w14:paraId="01217976" w14:textId="30208080" w:rsidR="00E7416B" w:rsidRPr="00BB7DB8" w:rsidRDefault="00E7416B" w:rsidP="00BB7DB8">
      <w:pPr>
        <w:jc w:val="both"/>
        <w:rPr>
          <w:rFonts w:ascii="Times New Roman" w:hAnsi="Times New Roman" w:cs="Times New Roman"/>
          <w:sz w:val="24"/>
          <w:szCs w:val="24"/>
          <w:lang w:val="en-GB"/>
        </w:rPr>
      </w:pPr>
      <w:r>
        <w:rPr>
          <w:lang w:val="en-GB"/>
        </w:rPr>
        <w:tab/>
      </w:r>
      <w:r w:rsidRPr="00BB7DB8">
        <w:rPr>
          <w:rFonts w:ascii="Times New Roman" w:hAnsi="Times New Roman" w:cs="Times New Roman"/>
          <w:sz w:val="24"/>
          <w:szCs w:val="24"/>
          <w:lang w:val="en-GB"/>
        </w:rPr>
        <w:t>Această lucrare este dezvoltată î</w:t>
      </w:r>
      <w:r w:rsidR="00D87837" w:rsidRPr="00BB7DB8">
        <w:rPr>
          <w:rFonts w:ascii="Times New Roman" w:hAnsi="Times New Roman" w:cs="Times New Roman"/>
          <w:sz w:val="24"/>
          <w:szCs w:val="24"/>
          <w:lang w:val="en-GB"/>
        </w:rPr>
        <w:t>n cadrul Facultății de Electronică, Telecomunicații și Tehnologi Informaționale, parte al Universității Politehnica din Timișoara. Lucrarea reprezintă munca depusă pe parcursul a doi ani de zile 2020-2022.</w:t>
      </w:r>
    </w:p>
    <w:p w14:paraId="0C5A757E" w14:textId="0D4B3B62" w:rsidR="00D87837" w:rsidRPr="00BB7DB8" w:rsidRDefault="00D87837" w:rsidP="00BB7DB8">
      <w:pPr>
        <w:jc w:val="both"/>
        <w:rPr>
          <w:rFonts w:ascii="Times New Roman" w:hAnsi="Times New Roman" w:cs="Times New Roman"/>
          <w:sz w:val="24"/>
          <w:szCs w:val="24"/>
        </w:rPr>
      </w:pPr>
      <w:r w:rsidRPr="00BB7DB8">
        <w:rPr>
          <w:rFonts w:ascii="Times New Roman" w:hAnsi="Times New Roman" w:cs="Times New Roman"/>
          <w:sz w:val="24"/>
          <w:szCs w:val="24"/>
          <w:lang w:val="en-GB"/>
        </w:rPr>
        <w:tab/>
        <w:t>Pentru partea teoretică, s</w:t>
      </w:r>
      <w:ins w:id="15" w:author="Bogdan Dragulescu" w:date="2022-06-14T11:05:00Z">
        <w:r w:rsidR="0039645A">
          <w:rPr>
            <w:rFonts w:ascii="Times New Roman" w:hAnsi="Times New Roman" w:cs="Times New Roman"/>
            <w:sz w:val="24"/>
            <w:szCs w:val="24"/>
            <w:lang w:val="en-GB"/>
          </w:rPr>
          <w:t>-</w:t>
        </w:r>
      </w:ins>
      <w:r w:rsidRPr="00BB7DB8">
        <w:rPr>
          <w:rFonts w:ascii="Times New Roman" w:hAnsi="Times New Roman" w:cs="Times New Roman"/>
          <w:sz w:val="24"/>
          <w:szCs w:val="24"/>
          <w:lang w:val="en-GB"/>
        </w:rPr>
        <w:t>au parcurs mai multe articole științifice și al</w:t>
      </w:r>
      <w:ins w:id="16" w:author="Bogdan Dragulescu" w:date="2022-06-14T11:05:00Z">
        <w:r w:rsidR="003A0ECA">
          <w:rPr>
            <w:rFonts w:ascii="Times New Roman" w:hAnsi="Times New Roman" w:cs="Times New Roman"/>
            <w:sz w:val="24"/>
            <w:szCs w:val="24"/>
            <w:lang w:val="en-GB"/>
          </w:rPr>
          <w:t>t</w:t>
        </w:r>
      </w:ins>
      <w:r w:rsidRPr="00BB7DB8">
        <w:rPr>
          <w:rFonts w:ascii="Times New Roman" w:hAnsi="Times New Roman" w:cs="Times New Roman"/>
          <w:sz w:val="24"/>
          <w:szCs w:val="24"/>
          <w:lang w:val="en-GB"/>
        </w:rPr>
        <w:t>e resurse de documentare care ating subiecte precum Machine Learning, Reinforcement Learning și altele.</w:t>
      </w:r>
      <w:r w:rsidR="00AB4EE8" w:rsidRPr="00BB7DB8">
        <w:rPr>
          <w:rFonts w:ascii="Times New Roman" w:hAnsi="Times New Roman" w:cs="Times New Roman"/>
          <w:sz w:val="24"/>
          <w:szCs w:val="24"/>
          <w:lang w:val="en-GB"/>
        </w:rPr>
        <w:t xml:space="preserve"> De asemenea, un rol important pentru înțelegerea mai ușoară și mai rapidă a conceptelor de machine learning l-a avut și materia de </w:t>
      </w:r>
      <w:r w:rsidR="00AB4EE8" w:rsidRPr="00BB7DB8">
        <w:rPr>
          <w:rFonts w:ascii="Times New Roman" w:hAnsi="Times New Roman" w:cs="Times New Roman"/>
          <w:i/>
          <w:iCs/>
          <w:sz w:val="24"/>
          <w:szCs w:val="24"/>
          <w:lang w:val="en-GB"/>
        </w:rPr>
        <w:t xml:space="preserve">Modelarea și Analiza datelor pentru Decizii de Management </w:t>
      </w:r>
      <w:r w:rsidR="00AB4EE8" w:rsidRPr="00BB7DB8">
        <w:rPr>
          <w:rFonts w:ascii="Times New Roman" w:hAnsi="Times New Roman" w:cs="Times New Roman"/>
          <w:sz w:val="24"/>
          <w:szCs w:val="24"/>
          <w:lang w:val="en-GB"/>
        </w:rPr>
        <w:t>din</w:t>
      </w:r>
      <w:r w:rsidR="00AB4EE8" w:rsidRPr="00BB7DB8">
        <w:rPr>
          <w:rFonts w:ascii="Times New Roman" w:hAnsi="Times New Roman" w:cs="Times New Roman"/>
          <w:sz w:val="24"/>
          <w:szCs w:val="24"/>
        </w:rPr>
        <w:t xml:space="preserve"> cadrul acestui program de studiu.</w:t>
      </w:r>
    </w:p>
    <w:p w14:paraId="68D51FF1" w14:textId="484DFCF0" w:rsidR="00D87837" w:rsidRPr="00BB7DB8" w:rsidRDefault="00D87837" w:rsidP="00BB7DB8">
      <w:pPr>
        <w:jc w:val="both"/>
        <w:rPr>
          <w:rFonts w:ascii="Times New Roman" w:hAnsi="Times New Roman" w:cs="Times New Roman"/>
          <w:sz w:val="24"/>
          <w:szCs w:val="24"/>
        </w:rPr>
      </w:pPr>
      <w:r w:rsidRPr="00BB7DB8">
        <w:rPr>
          <w:rFonts w:ascii="Times New Roman" w:hAnsi="Times New Roman" w:cs="Times New Roman"/>
          <w:sz w:val="24"/>
          <w:szCs w:val="24"/>
          <w:lang w:val="en-GB"/>
        </w:rPr>
        <w:tab/>
        <w:t xml:space="preserve">Pentru partea practică s-a realizat un experiment prin intermediul căreia se </w:t>
      </w:r>
      <w:r w:rsidR="00D0215A" w:rsidRPr="00BB7DB8">
        <w:rPr>
          <w:rFonts w:ascii="Times New Roman" w:hAnsi="Times New Roman" w:cs="Times New Roman"/>
          <w:sz w:val="24"/>
          <w:szCs w:val="24"/>
          <w:lang w:val="en-GB"/>
        </w:rPr>
        <w:t xml:space="preserve">compară mai mulți algoritmi de Machine Learning, atât </w:t>
      </w:r>
      <w:r w:rsidR="00AB4EE8" w:rsidRPr="00BB7DB8">
        <w:rPr>
          <w:rFonts w:ascii="Times New Roman" w:hAnsi="Times New Roman" w:cs="Times New Roman"/>
          <w:sz w:val="24"/>
          <w:szCs w:val="24"/>
          <w:lang w:val="en-GB"/>
        </w:rPr>
        <w:t>supravegheași</w:t>
      </w:r>
      <w:r w:rsidR="00D0215A" w:rsidRPr="00BB7DB8">
        <w:rPr>
          <w:rFonts w:ascii="Times New Roman" w:hAnsi="Times New Roman" w:cs="Times New Roman"/>
          <w:sz w:val="24"/>
          <w:szCs w:val="24"/>
          <w:lang w:val="en-GB"/>
        </w:rPr>
        <w:t xml:space="preserve"> cât și nesup</w:t>
      </w:r>
      <w:r w:rsidR="00AB4EE8" w:rsidRPr="00BB7DB8">
        <w:rPr>
          <w:rFonts w:ascii="Times New Roman" w:hAnsi="Times New Roman" w:cs="Times New Roman"/>
          <w:sz w:val="24"/>
          <w:szCs w:val="24"/>
          <w:lang w:val="en-GB"/>
        </w:rPr>
        <w:t>raveghea</w:t>
      </w:r>
      <w:r w:rsidR="007E5452" w:rsidRPr="00BB7DB8">
        <w:rPr>
          <w:rFonts w:ascii="Times New Roman" w:hAnsi="Times New Roman" w:cs="Times New Roman"/>
          <w:sz w:val="24"/>
          <w:szCs w:val="24"/>
          <w:lang w:val="en-GB"/>
        </w:rPr>
        <w:t>ți</w:t>
      </w:r>
      <w:r w:rsidR="00D0215A" w:rsidRPr="00BB7DB8">
        <w:rPr>
          <w:rFonts w:ascii="Times New Roman" w:hAnsi="Times New Roman" w:cs="Times New Roman"/>
          <w:sz w:val="24"/>
          <w:szCs w:val="24"/>
          <w:lang w:val="en-GB"/>
        </w:rPr>
        <w:t>.</w:t>
      </w:r>
      <w:r w:rsidR="00C92171" w:rsidRPr="00BB7DB8">
        <w:rPr>
          <w:rFonts w:ascii="Times New Roman" w:hAnsi="Times New Roman" w:cs="Times New Roman"/>
          <w:sz w:val="24"/>
          <w:szCs w:val="24"/>
          <w:lang w:val="en-GB"/>
        </w:rPr>
        <w:t xml:space="preserve"> </w:t>
      </w:r>
      <w:r w:rsidR="00BB7DB8" w:rsidRPr="00BB7DB8">
        <w:rPr>
          <w:rFonts w:ascii="Times New Roman" w:hAnsi="Times New Roman" w:cs="Times New Roman"/>
          <w:sz w:val="24"/>
          <w:szCs w:val="24"/>
          <w:lang w:val="en-GB"/>
        </w:rPr>
        <w:t>P</w:t>
      </w:r>
      <w:r w:rsidR="00C92171" w:rsidRPr="00BB7DB8">
        <w:rPr>
          <w:rFonts w:ascii="Times New Roman" w:hAnsi="Times New Roman" w:cs="Times New Roman"/>
          <w:sz w:val="24"/>
          <w:szCs w:val="24"/>
          <w:lang w:val="en-GB"/>
        </w:rPr>
        <w:t xml:space="preserve">e lângă partea de machine learning mai este nevoie de cunoștințe pe partea de unity, </w:t>
      </w:r>
      <w:r w:rsidR="00A35F63" w:rsidRPr="00BB7DB8">
        <w:rPr>
          <w:rFonts w:ascii="Times New Roman" w:hAnsi="Times New Roman" w:cs="Times New Roman"/>
          <w:sz w:val="24"/>
          <w:szCs w:val="24"/>
          <w:lang w:val="en-GB"/>
        </w:rPr>
        <w:t xml:space="preserve">atât pe partea de design și interfață grafică, cât și pe partea logică de cod scris în limbajul de programare C#. </w:t>
      </w:r>
      <w:r w:rsidR="00C92171" w:rsidRPr="00BB7DB8">
        <w:rPr>
          <w:rFonts w:ascii="Times New Roman" w:hAnsi="Times New Roman" w:cs="Times New Roman"/>
          <w:sz w:val="24"/>
          <w:szCs w:val="24"/>
          <w:lang w:val="en-GB"/>
        </w:rPr>
        <w:t xml:space="preserve"> </w:t>
      </w:r>
      <w:r w:rsidR="00A35F63" w:rsidRPr="00BB7DB8">
        <w:rPr>
          <w:rFonts w:ascii="Times New Roman" w:hAnsi="Times New Roman" w:cs="Times New Roman"/>
          <w:sz w:val="24"/>
          <w:szCs w:val="24"/>
          <w:lang w:val="en-GB"/>
        </w:rPr>
        <w:t xml:space="preserve">De asemenea, au fost nevoie și de cunoștințe pe partea de realizare de Flask API prin care se realizează comunicarea dintre cele două medii: </w:t>
      </w:r>
      <w:r w:rsidR="00A35F63" w:rsidRPr="00BB7DB8">
        <w:rPr>
          <w:rFonts w:ascii="Times New Roman" w:hAnsi="Times New Roman" w:cs="Times New Roman"/>
          <w:sz w:val="24"/>
          <w:szCs w:val="24"/>
        </w:rPr>
        <w:t>Unity și scriptul Python.</w:t>
      </w:r>
    </w:p>
    <w:p w14:paraId="3142FF92" w14:textId="4BA053A1" w:rsidR="00D0215A" w:rsidRPr="00BB7DB8" w:rsidRDefault="00801564" w:rsidP="00BB7DB8">
      <w:pPr>
        <w:jc w:val="both"/>
        <w:rPr>
          <w:rFonts w:ascii="Times New Roman" w:hAnsi="Times New Roman" w:cs="Times New Roman"/>
          <w:sz w:val="24"/>
          <w:szCs w:val="24"/>
          <w:lang w:val="en-GB"/>
        </w:rPr>
      </w:pPr>
      <w:r w:rsidRPr="00BB7DB8">
        <w:rPr>
          <w:rFonts w:ascii="Times New Roman" w:hAnsi="Times New Roman" w:cs="Times New Roman"/>
          <w:sz w:val="24"/>
          <w:szCs w:val="24"/>
          <w:lang w:val="en-GB"/>
        </w:rPr>
        <w:tab/>
      </w:r>
      <w:r w:rsidR="00BB7DB8" w:rsidRPr="00BB7DB8">
        <w:rPr>
          <w:rFonts w:ascii="Times New Roman" w:hAnsi="Times New Roman" w:cs="Times New Roman"/>
          <w:sz w:val="24"/>
          <w:szCs w:val="24"/>
          <w:lang w:val="en-GB"/>
        </w:rPr>
        <w:t>În final se prezintă concluziile, limitările, dezvoltăriile viitorare și referințele bibliografice.</w:t>
      </w:r>
    </w:p>
    <w:p w14:paraId="68F84DCA" w14:textId="18CD1F6B" w:rsidR="00E6691C" w:rsidRDefault="00E6691C" w:rsidP="00E7416B">
      <w:pPr>
        <w:rPr>
          <w:lang w:val="en-GB"/>
        </w:rPr>
      </w:pPr>
    </w:p>
    <w:p w14:paraId="103B07F8" w14:textId="43AD5C22" w:rsidR="00E6691C" w:rsidRDefault="00E6691C" w:rsidP="00E7416B">
      <w:pPr>
        <w:rPr>
          <w:lang w:val="en-GB"/>
        </w:rPr>
      </w:pPr>
    </w:p>
    <w:p w14:paraId="6CB4502D" w14:textId="5C74C7A8" w:rsidR="00E6691C" w:rsidRDefault="00E6691C" w:rsidP="00E7416B">
      <w:pPr>
        <w:rPr>
          <w:lang w:val="en-GB"/>
        </w:rPr>
      </w:pPr>
    </w:p>
    <w:p w14:paraId="071C54DF" w14:textId="64F0A482" w:rsidR="00E6691C" w:rsidRDefault="00E6691C" w:rsidP="00E7416B">
      <w:pPr>
        <w:rPr>
          <w:lang w:val="en-GB"/>
        </w:rPr>
      </w:pPr>
    </w:p>
    <w:p w14:paraId="6EBBB96F" w14:textId="32C5C518" w:rsidR="00A35F63" w:rsidRDefault="00A35F63" w:rsidP="0044253D">
      <w:pPr>
        <w:rPr>
          <w:lang w:val="en-GB"/>
        </w:rPr>
      </w:pPr>
    </w:p>
    <w:p w14:paraId="6827079A" w14:textId="79B13BED" w:rsidR="00A35F63" w:rsidRDefault="00AB0F07" w:rsidP="00AB0F07">
      <w:pPr>
        <w:pStyle w:val="Titlu1"/>
        <w:jc w:val="center"/>
        <w:rPr>
          <w:rFonts w:ascii="Times New Roman" w:hAnsi="Times New Roman" w:cs="Times New Roman"/>
          <w:b/>
          <w:bCs/>
          <w:color w:val="auto"/>
        </w:rPr>
      </w:pPr>
      <w:bookmarkStart w:id="17" w:name="_Toc106049301"/>
      <w:r w:rsidRPr="00AB0F07">
        <w:rPr>
          <w:rFonts w:ascii="Times New Roman" w:hAnsi="Times New Roman" w:cs="Times New Roman"/>
          <w:b/>
          <w:bCs/>
          <w:color w:val="auto"/>
          <w:lang w:val="en-GB"/>
        </w:rPr>
        <w:lastRenderedPageBreak/>
        <w:t>Capitolul 2:</w:t>
      </w:r>
      <w:r w:rsidRPr="00AB0F07">
        <w:rPr>
          <w:rFonts w:ascii="Times New Roman" w:hAnsi="Times New Roman" w:cs="Times New Roman"/>
          <w:b/>
          <w:bCs/>
          <w:color w:val="auto"/>
        </w:rPr>
        <w:t xml:space="preserve"> Partea </w:t>
      </w:r>
      <w:commentRangeStart w:id="18"/>
      <w:r w:rsidRPr="00AB0F07">
        <w:rPr>
          <w:rFonts w:ascii="Times New Roman" w:hAnsi="Times New Roman" w:cs="Times New Roman"/>
          <w:b/>
          <w:bCs/>
          <w:color w:val="auto"/>
        </w:rPr>
        <w:t>introductivă</w:t>
      </w:r>
      <w:bookmarkEnd w:id="17"/>
      <w:commentRangeEnd w:id="18"/>
      <w:r w:rsidR="003A0ECA">
        <w:rPr>
          <w:rStyle w:val="Referincomentariu"/>
          <w:rFonts w:asciiTheme="minorHAnsi" w:eastAsiaTheme="minorHAnsi" w:hAnsiTheme="minorHAnsi" w:cstheme="minorBidi"/>
          <w:color w:val="auto"/>
        </w:rPr>
        <w:commentReference w:id="18"/>
      </w:r>
    </w:p>
    <w:p w14:paraId="1F54FEB1" w14:textId="77777777" w:rsidR="00AB0F07" w:rsidRPr="00AB0F07" w:rsidRDefault="00AB0F07" w:rsidP="00AB0F07"/>
    <w:p w14:paraId="58353D5A" w14:textId="355BE9FA" w:rsidR="00E6691C" w:rsidRPr="00AB0F07" w:rsidRDefault="00FF1A7A" w:rsidP="00AB0F07">
      <w:pPr>
        <w:pStyle w:val="Titlu2"/>
        <w:rPr>
          <w:rFonts w:ascii="Times New Roman" w:hAnsi="Times New Roman" w:cs="Times New Roman"/>
          <w:b/>
          <w:bCs/>
          <w:color w:val="auto"/>
          <w:sz w:val="28"/>
          <w:szCs w:val="28"/>
          <w:lang w:val="en-GB"/>
        </w:rPr>
      </w:pPr>
      <w:bookmarkStart w:id="19" w:name="_Toc106049302"/>
      <w:r w:rsidRPr="00AB0F07">
        <w:rPr>
          <w:rFonts w:ascii="Times New Roman" w:hAnsi="Times New Roman" w:cs="Times New Roman"/>
          <w:b/>
          <w:bCs/>
          <w:color w:val="auto"/>
          <w:sz w:val="28"/>
          <w:szCs w:val="28"/>
          <w:lang w:val="en-GB"/>
        </w:rPr>
        <w:t>2</w:t>
      </w:r>
      <w:r w:rsidR="00AB0F07" w:rsidRPr="00AB0F07">
        <w:rPr>
          <w:rFonts w:ascii="Times New Roman" w:hAnsi="Times New Roman" w:cs="Times New Roman"/>
          <w:b/>
          <w:bCs/>
          <w:color w:val="auto"/>
          <w:sz w:val="28"/>
          <w:szCs w:val="28"/>
          <w:lang w:val="en-GB"/>
        </w:rPr>
        <w:t>.1</w:t>
      </w:r>
      <w:r w:rsidRPr="00AB0F07">
        <w:rPr>
          <w:rFonts w:ascii="Times New Roman" w:hAnsi="Times New Roman" w:cs="Times New Roman"/>
          <w:b/>
          <w:bCs/>
          <w:color w:val="auto"/>
          <w:sz w:val="28"/>
          <w:szCs w:val="28"/>
          <w:lang w:val="en-GB"/>
        </w:rPr>
        <w:t xml:space="preserve"> Agen</w:t>
      </w:r>
      <w:r w:rsidR="00AB0F07" w:rsidRPr="00AB0F07">
        <w:rPr>
          <w:rFonts w:ascii="Times New Roman" w:hAnsi="Times New Roman" w:cs="Times New Roman"/>
          <w:b/>
          <w:bCs/>
          <w:color w:val="auto"/>
          <w:sz w:val="28"/>
          <w:szCs w:val="28"/>
          <w:lang w:val="en-GB"/>
        </w:rPr>
        <w:t>ți</w:t>
      </w:r>
      <w:r w:rsidRPr="00AB0F07">
        <w:rPr>
          <w:rFonts w:ascii="Times New Roman" w:hAnsi="Times New Roman" w:cs="Times New Roman"/>
          <w:b/>
          <w:bCs/>
          <w:color w:val="auto"/>
          <w:sz w:val="28"/>
          <w:szCs w:val="28"/>
          <w:lang w:val="en-GB"/>
        </w:rPr>
        <w:t xml:space="preserve"> Sotfware</w:t>
      </w:r>
      <w:bookmarkEnd w:id="19"/>
    </w:p>
    <w:p w14:paraId="54AEC114" w14:textId="77777777" w:rsidR="00AB0F07" w:rsidRDefault="00D5156F" w:rsidP="0044253D">
      <w:pPr>
        <w:jc w:val="both"/>
        <w:rPr>
          <w:rFonts w:ascii="Times New Roman" w:hAnsi="Times New Roman" w:cs="Times New Roman"/>
          <w:sz w:val="24"/>
          <w:szCs w:val="24"/>
          <w:lang w:val="en-GB"/>
        </w:rPr>
      </w:pPr>
      <w:r w:rsidRPr="00D46087">
        <w:rPr>
          <w:rFonts w:ascii="Times New Roman" w:hAnsi="Times New Roman" w:cs="Times New Roman"/>
          <w:sz w:val="24"/>
          <w:szCs w:val="24"/>
          <w:lang w:val="en-GB"/>
        </w:rPr>
        <w:tab/>
      </w:r>
    </w:p>
    <w:p w14:paraId="001B8A05" w14:textId="3058437A" w:rsidR="007E219A" w:rsidRPr="00D46087" w:rsidRDefault="00D5156F" w:rsidP="0044253D">
      <w:pPr>
        <w:ind w:firstLine="720"/>
        <w:jc w:val="both"/>
        <w:rPr>
          <w:rFonts w:ascii="Times New Roman" w:hAnsi="Times New Roman" w:cs="Times New Roman"/>
          <w:sz w:val="24"/>
          <w:szCs w:val="24"/>
          <w:lang w:val="en-GB"/>
        </w:rPr>
      </w:pPr>
      <w:r w:rsidRPr="00D46087">
        <w:rPr>
          <w:rFonts w:ascii="Times New Roman" w:hAnsi="Times New Roman" w:cs="Times New Roman"/>
          <w:sz w:val="24"/>
          <w:szCs w:val="24"/>
          <w:lang w:val="en-GB"/>
        </w:rPr>
        <w:t>Un agent software este un obiect software autonom, care are access la informațiile din mediul virtual în care acesta se găsește.</w:t>
      </w:r>
      <w:commentRangeStart w:id="20"/>
      <w:commentRangeStart w:id="21"/>
      <w:commentRangeStart w:id="22"/>
      <w:r w:rsidR="0068010A" w:rsidRPr="00D46087">
        <w:rPr>
          <w:rFonts w:ascii="Times New Roman" w:hAnsi="Times New Roman" w:cs="Times New Roman"/>
          <w:sz w:val="24"/>
          <w:szCs w:val="24"/>
          <w:lang w:val="en-GB"/>
        </w:rPr>
        <w:fldChar w:fldCharType="begin"/>
      </w:r>
      <w:r w:rsidR="0068010A">
        <w:rPr>
          <w:rFonts w:ascii="Times New Roman" w:hAnsi="Times New Roman" w:cs="Times New Roman"/>
          <w:sz w:val="24"/>
          <w:szCs w:val="24"/>
          <w:lang w:val="en-GB"/>
        </w:rPr>
        <w:instrText xml:space="preserve"> ADDIN ZOTERO_ITEM CSL_CITATION {"citationID":"9bf08fiM","properties":{"formattedCitation":"[1]","plainCitation":"[1]","noteIndex":0},"citationItems":[{"id":276,"uris":["http://zotero.org/users/6649884/items/9VVXWB5X"],"itemData":{"id":276,"type":"article-journal","abstract":"Mobile Agent is an autonomously transportable code migrating itself from one node to another in a heterogeneous network without losing its operability. They have become commercially practicable with recent technologies and have the potential for revolutionizing distributed and network applications more recently in wireless sensor networks and bioinformatics. The main aim of this study is to motivate the researchers into the field of intelligent software agent technology by providing an overview and updated comparison of the current mobile agent platforms.","container-title":"International Journal of Computer Applications","DOI":"10.5120/15474-4160","ISSN":"09758887","issue":"2","journalAbbreviation":"IJCA","language":"en","page":"19-31","source":"DOI.org (Crossref)","title":"Intelligent Software Agent Technology: An Overview","title-short":"Intelligent Software Agent Technology","volume":"89","author":[{"family":"S.Bhamra","given":"G."},{"family":"K. Verma","given":"A."},{"family":"B. Patel","given":"R."}],"issued":{"date-parts":[["2014",3,1]]}}}],"schema":"https://github.com/citation-style-language/schema/raw/master/csl-citation.json"} </w:instrText>
      </w:r>
      <w:r w:rsidR="0068010A" w:rsidRPr="00D46087">
        <w:rPr>
          <w:rFonts w:ascii="Times New Roman" w:hAnsi="Times New Roman" w:cs="Times New Roman"/>
          <w:sz w:val="24"/>
          <w:szCs w:val="24"/>
          <w:lang w:val="en-GB"/>
        </w:rPr>
        <w:fldChar w:fldCharType="separate"/>
      </w:r>
      <w:r w:rsidR="0068010A" w:rsidRPr="0068010A">
        <w:rPr>
          <w:rFonts w:ascii="Times New Roman" w:hAnsi="Times New Roman" w:cs="Times New Roman"/>
          <w:sz w:val="24"/>
        </w:rPr>
        <w:t>[1]</w:t>
      </w:r>
      <w:r w:rsidR="0068010A" w:rsidRPr="00D46087">
        <w:rPr>
          <w:rFonts w:ascii="Times New Roman" w:hAnsi="Times New Roman" w:cs="Times New Roman"/>
          <w:sz w:val="24"/>
          <w:szCs w:val="24"/>
          <w:lang w:val="en-GB"/>
        </w:rPr>
        <w:fldChar w:fldCharType="end"/>
      </w:r>
      <w:r w:rsidR="007E219A" w:rsidRPr="00D46087">
        <w:rPr>
          <w:rFonts w:ascii="Times New Roman" w:hAnsi="Times New Roman" w:cs="Times New Roman"/>
          <w:sz w:val="24"/>
          <w:szCs w:val="24"/>
          <w:lang w:val="en-GB"/>
        </w:rPr>
        <w:t xml:space="preserve"> </w:t>
      </w:r>
      <w:commentRangeEnd w:id="20"/>
      <w:r w:rsidR="003A0ECA">
        <w:rPr>
          <w:rStyle w:val="Referincomentariu"/>
        </w:rPr>
        <w:commentReference w:id="20"/>
      </w:r>
      <w:commentRangeEnd w:id="21"/>
      <w:r w:rsidR="0068010A">
        <w:rPr>
          <w:rStyle w:val="Referincomentariu"/>
        </w:rPr>
        <w:commentReference w:id="21"/>
      </w:r>
      <w:commentRangeEnd w:id="22"/>
      <w:r w:rsidR="0068010A">
        <w:rPr>
          <w:rStyle w:val="Referincomentariu"/>
        </w:rPr>
        <w:commentReference w:id="22"/>
      </w:r>
      <w:r w:rsidR="007E219A" w:rsidRPr="00D46087">
        <w:rPr>
          <w:rFonts w:ascii="Times New Roman" w:hAnsi="Times New Roman" w:cs="Times New Roman"/>
          <w:sz w:val="24"/>
          <w:szCs w:val="24"/>
          <w:lang w:val="en-GB"/>
        </w:rPr>
        <w:t>În cazul acestui experiment, agentul software este reprezentat de un kart care are misiunea să obțină cel mai r</w:t>
      </w:r>
      <w:del w:id="23" w:author="Bogdan Dragulescu" w:date="2022-06-14T11:08:00Z">
        <w:r w:rsidR="007E219A" w:rsidRPr="00D46087" w:rsidDel="003A0ECA">
          <w:rPr>
            <w:rFonts w:ascii="Times New Roman" w:hAnsi="Times New Roman" w:cs="Times New Roman"/>
            <w:sz w:val="24"/>
            <w:szCs w:val="24"/>
            <w:lang w:val="en-GB"/>
          </w:rPr>
          <w:delText>e</w:delText>
        </w:r>
      </w:del>
      <w:ins w:id="24" w:author="Bogdan Dragulescu" w:date="2022-06-14T11:08:00Z">
        <w:r w:rsidR="003A0ECA">
          <w:rPr>
            <w:rFonts w:ascii="Times New Roman" w:hAnsi="Times New Roman" w:cs="Times New Roman"/>
            <w:sz w:val="24"/>
            <w:szCs w:val="24"/>
            <w:lang w:val="en-GB"/>
          </w:rPr>
          <w:t>a</w:t>
        </w:r>
      </w:ins>
      <w:r w:rsidR="007E219A" w:rsidRPr="00D46087">
        <w:rPr>
          <w:rFonts w:ascii="Times New Roman" w:hAnsi="Times New Roman" w:cs="Times New Roman"/>
          <w:sz w:val="24"/>
          <w:szCs w:val="24"/>
          <w:lang w:val="en-GB"/>
        </w:rPr>
        <w:t>pid timp pe traseul respectiv.</w:t>
      </w:r>
    </w:p>
    <w:p w14:paraId="11D239AA" w14:textId="77777777" w:rsidR="00B9635E" w:rsidRPr="00D46087" w:rsidRDefault="007E219A" w:rsidP="0044253D">
      <w:pPr>
        <w:pStyle w:val="Corptext"/>
        <w:rPr>
          <w:sz w:val="24"/>
          <w:szCs w:val="24"/>
          <w:lang w:val="ro-RO"/>
        </w:rPr>
      </w:pPr>
      <w:r w:rsidRPr="00D46087">
        <w:rPr>
          <w:sz w:val="24"/>
          <w:szCs w:val="24"/>
          <w:lang w:val="en-GB"/>
        </w:rPr>
        <w:tab/>
      </w:r>
      <w:r w:rsidR="00B9635E" w:rsidRPr="00D46087">
        <w:rPr>
          <w:sz w:val="24"/>
          <w:szCs w:val="24"/>
          <w:lang w:val="en-GB"/>
        </w:rPr>
        <w:t>Agenții inteligenți</w:t>
      </w:r>
      <w:r w:rsidR="00B9635E" w:rsidRPr="00D46087">
        <w:rPr>
          <w:sz w:val="24"/>
          <w:szCs w:val="24"/>
          <w:lang w:val="ro-RO"/>
        </w:rPr>
        <w:t xml:space="preserve"> sunt sisteme informatice care sunt plasați în diverse medii virtuale, în cazul de față, în lumi virtuale, care sunt capabili de acțiuni autonome în vederea îndeplinirii unor obiective bine definite.</w:t>
      </w:r>
      <w:bookmarkStart w:id="25" w:name="ZOTERO_BREF_rGjyGvGwcCri"/>
      <w:r w:rsidR="00B9635E" w:rsidRPr="00D46087">
        <w:rPr>
          <w:sz w:val="24"/>
          <w:szCs w:val="24"/>
        </w:rPr>
        <w:t>[1]</w:t>
      </w:r>
      <w:bookmarkEnd w:id="25"/>
      <w:r w:rsidR="00B9635E" w:rsidRPr="00D46087">
        <w:rPr>
          <w:sz w:val="24"/>
          <w:szCs w:val="24"/>
          <w:lang w:val="ro-RO"/>
        </w:rPr>
        <w:t xml:space="preserve"> Aceștia au ca scop rezolvarea problemelor din joc, care ar putea fi reprezentate de înfrângerea unui adversar în luptă sau navigarea printr-un labirint.</w:t>
      </w:r>
      <w:bookmarkStart w:id="26" w:name="ZOTERO_BREF_8ACunXfNHPOj"/>
      <w:r w:rsidR="00B9635E" w:rsidRPr="00D46087">
        <w:rPr>
          <w:sz w:val="24"/>
          <w:szCs w:val="24"/>
        </w:rPr>
        <w:t>[2]</w:t>
      </w:r>
      <w:bookmarkEnd w:id="26"/>
    </w:p>
    <w:p w14:paraId="3C482BA9" w14:textId="77777777" w:rsidR="00B9635E" w:rsidRPr="00D46087" w:rsidRDefault="00B9635E" w:rsidP="0044253D">
      <w:pPr>
        <w:pStyle w:val="Corptext"/>
        <w:rPr>
          <w:sz w:val="24"/>
          <w:szCs w:val="24"/>
          <w:lang w:val="ro-RO"/>
        </w:rPr>
      </w:pPr>
      <w:r w:rsidRPr="00D46087">
        <w:rPr>
          <w:sz w:val="24"/>
          <w:szCs w:val="24"/>
        </w:rPr>
        <w:tab/>
      </w:r>
      <w:r w:rsidRPr="00D46087">
        <w:rPr>
          <w:sz w:val="24"/>
          <w:szCs w:val="24"/>
          <w:lang w:val="ro-RO"/>
        </w:rPr>
        <w:t>Lumile virtuale din interiorul jocurilor video reprezintă un teren de joacă pentru o varietate mare de algoritmi, prin intermediul cărora se încearcă lucruri noi. În funcție de rezultatele obținute, aceste idei pot fi transferate și aplicate în viața reală. Scopul inteligenței artificiale este să creeze agenți inteligenți care să fie capabil să ia cele mai bune decizii, atât în mediile virtuale, cât și în lumea reală.</w:t>
      </w:r>
      <w:bookmarkStart w:id="27" w:name="ZOTERO_BREF_mLllIhPJlMhY"/>
      <w:r w:rsidRPr="00D46087">
        <w:rPr>
          <w:sz w:val="24"/>
          <w:szCs w:val="24"/>
        </w:rPr>
        <w:t>[3]</w:t>
      </w:r>
      <w:bookmarkEnd w:id="27"/>
    </w:p>
    <w:p w14:paraId="37BFD5D3" w14:textId="77777777" w:rsidR="00B9635E" w:rsidRPr="00D46087" w:rsidRDefault="00B9635E" w:rsidP="0044253D">
      <w:pPr>
        <w:pStyle w:val="Corptext"/>
        <w:rPr>
          <w:sz w:val="24"/>
          <w:szCs w:val="24"/>
          <w:lang w:val="ro-RO"/>
        </w:rPr>
      </w:pPr>
      <w:r w:rsidRPr="00D46087">
        <w:rPr>
          <w:sz w:val="24"/>
          <w:szCs w:val="24"/>
          <w:lang w:val="ro-RO"/>
        </w:rPr>
        <w:t>În vederea antrenării acestor agenți, se pot utiliza jocuri deja existente, sau se pot crea jocuri de la zero, într-o multitudine de limbaje de programare, pentru a crea mediul de care avem nevoie.</w:t>
      </w:r>
    </w:p>
    <w:p w14:paraId="557ADAEA" w14:textId="77777777" w:rsidR="00B9635E" w:rsidRPr="00D46087" w:rsidRDefault="00B9635E" w:rsidP="0044253D">
      <w:pPr>
        <w:pStyle w:val="Corptext"/>
        <w:rPr>
          <w:sz w:val="24"/>
          <w:szCs w:val="24"/>
          <w:lang w:val="ro-RO"/>
        </w:rPr>
      </w:pPr>
      <w:r w:rsidRPr="00D46087">
        <w:rPr>
          <w:sz w:val="24"/>
          <w:szCs w:val="24"/>
          <w:lang w:val="ro-RO"/>
        </w:rPr>
        <w:t>În ultimul deceniu, s-au realizat din ce în ce mai multe lucrări în această direcție, datorită avansului tehnologic în care ne aflăm, fiind vorba de componente hardware avansate pentru utilizarea algoritmilor dezvoltați care au nevoie de putere mare de calcul. Astfel, au apărut jocuri în care grafica este din ce în ce mai aproape de realitate.</w:t>
      </w:r>
    </w:p>
    <w:p w14:paraId="652D25FC" w14:textId="5087DF13" w:rsidR="00B9635E" w:rsidRDefault="00B9635E" w:rsidP="0044253D">
      <w:pPr>
        <w:pStyle w:val="Corptext"/>
        <w:rPr>
          <w:sz w:val="24"/>
          <w:szCs w:val="24"/>
        </w:rPr>
      </w:pPr>
      <w:r w:rsidRPr="00D46087">
        <w:rPr>
          <w:sz w:val="24"/>
          <w:szCs w:val="24"/>
          <w:lang w:val="ro-RO"/>
        </w:rPr>
        <w:t xml:space="preserve">Așadar, prin intermediul agenților inteligenți, se pune accentul pe obținerea unui comportament mai natural al caracterelor din jocuri, prin folosirea de </w:t>
      </w:r>
      <w:r w:rsidRPr="00D46087">
        <w:rPr>
          <w:b/>
          <w:bCs/>
          <w:sz w:val="24"/>
          <w:szCs w:val="24"/>
          <w:lang w:val="ro-RO"/>
        </w:rPr>
        <w:t>fuzzy logic</w:t>
      </w:r>
      <w:r w:rsidRPr="00D46087">
        <w:rPr>
          <w:sz w:val="24"/>
          <w:szCs w:val="24"/>
          <w:lang w:val="ro-RO"/>
        </w:rPr>
        <w:t xml:space="preserve"> și rețele neuronale. Astfel, se obțin caractere care se comportă natural și care se încadrează în decorul jocului într-un mod mai plăcut.</w:t>
      </w:r>
      <w:bookmarkStart w:id="28" w:name="ZOTERO_BREF_Q8UID43Q5oC1"/>
      <w:r w:rsidRPr="00D46087">
        <w:rPr>
          <w:sz w:val="24"/>
          <w:szCs w:val="24"/>
        </w:rPr>
        <w:t>[4]</w:t>
      </w:r>
      <w:bookmarkEnd w:id="28"/>
    </w:p>
    <w:p w14:paraId="0785BCF0" w14:textId="30ADFF48" w:rsidR="00521892" w:rsidRDefault="00521892" w:rsidP="0044253D">
      <w:pPr>
        <w:pStyle w:val="Corptext"/>
        <w:rPr>
          <w:sz w:val="24"/>
          <w:szCs w:val="24"/>
        </w:rPr>
      </w:pPr>
    </w:p>
    <w:p w14:paraId="1E273A8F" w14:textId="7119D4EB" w:rsidR="00521892" w:rsidRDefault="00521892" w:rsidP="0044253D">
      <w:pPr>
        <w:pStyle w:val="Corptext"/>
        <w:rPr>
          <w:sz w:val="24"/>
          <w:szCs w:val="24"/>
        </w:rPr>
      </w:pPr>
    </w:p>
    <w:p w14:paraId="070A36C8" w14:textId="11469A63" w:rsidR="00521892" w:rsidRDefault="00521892" w:rsidP="0044253D">
      <w:pPr>
        <w:pStyle w:val="Corptext"/>
        <w:rPr>
          <w:sz w:val="24"/>
          <w:szCs w:val="24"/>
        </w:rPr>
      </w:pPr>
    </w:p>
    <w:p w14:paraId="5C9D8F4C" w14:textId="21D2F28B" w:rsidR="00521892" w:rsidRDefault="00521892" w:rsidP="0044253D">
      <w:pPr>
        <w:pStyle w:val="Corptext"/>
        <w:rPr>
          <w:sz w:val="24"/>
          <w:szCs w:val="24"/>
        </w:rPr>
      </w:pPr>
    </w:p>
    <w:p w14:paraId="34AF7DBD" w14:textId="10AD2D4D" w:rsidR="00521892" w:rsidRDefault="00521892" w:rsidP="0044253D">
      <w:pPr>
        <w:pStyle w:val="Corptext"/>
        <w:rPr>
          <w:sz w:val="24"/>
          <w:szCs w:val="24"/>
        </w:rPr>
      </w:pPr>
    </w:p>
    <w:p w14:paraId="5EAF9EEA" w14:textId="369D6AC2" w:rsidR="00521892" w:rsidRDefault="00521892" w:rsidP="0044253D">
      <w:pPr>
        <w:pStyle w:val="Corptext"/>
        <w:rPr>
          <w:sz w:val="24"/>
          <w:szCs w:val="24"/>
        </w:rPr>
      </w:pPr>
    </w:p>
    <w:p w14:paraId="5015785B" w14:textId="177CA65B" w:rsidR="00521892" w:rsidRDefault="00521892" w:rsidP="0044253D">
      <w:pPr>
        <w:pStyle w:val="Corptext"/>
        <w:rPr>
          <w:sz w:val="24"/>
          <w:szCs w:val="24"/>
        </w:rPr>
      </w:pPr>
    </w:p>
    <w:p w14:paraId="2406B146" w14:textId="7471BCBE" w:rsidR="00521892" w:rsidRDefault="00521892" w:rsidP="0044253D">
      <w:pPr>
        <w:pStyle w:val="Corptext"/>
        <w:rPr>
          <w:sz w:val="24"/>
          <w:szCs w:val="24"/>
        </w:rPr>
      </w:pPr>
    </w:p>
    <w:p w14:paraId="4A62C646" w14:textId="27B57EDA" w:rsidR="00521892" w:rsidRDefault="00521892" w:rsidP="0044253D">
      <w:pPr>
        <w:pStyle w:val="Corptext"/>
        <w:rPr>
          <w:ins w:id="29" w:author="Alexandru Uicoabă" w:date="2022-06-14T21:18:00Z"/>
          <w:sz w:val="24"/>
          <w:szCs w:val="24"/>
        </w:rPr>
      </w:pPr>
    </w:p>
    <w:p w14:paraId="78D043B0" w14:textId="58A86B41" w:rsidR="0068010A" w:rsidRDefault="0068010A" w:rsidP="0044253D">
      <w:pPr>
        <w:pStyle w:val="Corptext"/>
        <w:rPr>
          <w:ins w:id="30" w:author="Alexandru Uicoabă" w:date="2022-06-14T21:18:00Z"/>
          <w:sz w:val="24"/>
          <w:szCs w:val="24"/>
        </w:rPr>
      </w:pPr>
    </w:p>
    <w:p w14:paraId="50278B48" w14:textId="06DF7636" w:rsidR="0068010A" w:rsidRDefault="0068010A" w:rsidP="0044253D">
      <w:pPr>
        <w:pStyle w:val="Corptext"/>
        <w:rPr>
          <w:ins w:id="31" w:author="Alexandru Uicoabă" w:date="2022-06-14T21:18:00Z"/>
          <w:sz w:val="24"/>
          <w:szCs w:val="24"/>
        </w:rPr>
      </w:pPr>
    </w:p>
    <w:p w14:paraId="45C6B6F4" w14:textId="77777777" w:rsidR="0068010A" w:rsidRDefault="0068010A" w:rsidP="0044253D">
      <w:pPr>
        <w:pStyle w:val="Corptext"/>
        <w:rPr>
          <w:sz w:val="24"/>
          <w:szCs w:val="24"/>
        </w:rPr>
      </w:pPr>
    </w:p>
    <w:p w14:paraId="2CA9C07F" w14:textId="77777777" w:rsidR="00521892" w:rsidRPr="00D46087" w:rsidRDefault="00521892" w:rsidP="0044253D">
      <w:pPr>
        <w:pStyle w:val="Corptext"/>
        <w:rPr>
          <w:sz w:val="24"/>
          <w:szCs w:val="24"/>
        </w:rPr>
      </w:pPr>
    </w:p>
    <w:p w14:paraId="5A04AB14" w14:textId="6BF25449" w:rsidR="007E219A" w:rsidRPr="00320621" w:rsidRDefault="00320621" w:rsidP="00320621">
      <w:pPr>
        <w:pStyle w:val="Titlu2"/>
        <w:rPr>
          <w:rFonts w:ascii="Times New Roman" w:hAnsi="Times New Roman" w:cs="Times New Roman"/>
          <w:b/>
          <w:bCs/>
          <w:color w:val="auto"/>
          <w:sz w:val="28"/>
          <w:szCs w:val="28"/>
        </w:rPr>
      </w:pPr>
      <w:bookmarkStart w:id="32" w:name="_Toc106049303"/>
      <w:r w:rsidRPr="00320621">
        <w:rPr>
          <w:rFonts w:ascii="Times New Roman" w:hAnsi="Times New Roman" w:cs="Times New Roman"/>
          <w:b/>
          <w:bCs/>
          <w:color w:val="auto"/>
          <w:sz w:val="28"/>
          <w:szCs w:val="28"/>
        </w:rPr>
        <w:lastRenderedPageBreak/>
        <w:t>2.2 Domenii de aplicabilitate</w:t>
      </w:r>
      <w:bookmarkEnd w:id="32"/>
    </w:p>
    <w:p w14:paraId="3D3586A2" w14:textId="4A987818" w:rsidR="00D46087" w:rsidRDefault="00D46087" w:rsidP="00E7416B"/>
    <w:p w14:paraId="5644090F" w14:textId="1985990A" w:rsidR="00320621" w:rsidRPr="0044253D" w:rsidRDefault="00320621" w:rsidP="0044253D">
      <w:pPr>
        <w:jc w:val="both"/>
        <w:rPr>
          <w:rFonts w:ascii="Times New Roman" w:hAnsi="Times New Roman" w:cs="Times New Roman"/>
          <w:sz w:val="24"/>
          <w:szCs w:val="24"/>
        </w:rPr>
      </w:pPr>
      <w:r>
        <w:tab/>
      </w:r>
      <w:commentRangeStart w:id="33"/>
      <w:r w:rsidRPr="0044253D">
        <w:rPr>
          <w:rFonts w:ascii="Times New Roman" w:hAnsi="Times New Roman" w:cs="Times New Roman"/>
          <w:sz w:val="24"/>
          <w:szCs w:val="24"/>
        </w:rPr>
        <w:t>Din punct de vedere al domeniului de aplicabilitate, agenți software inteligenți pot fi folosiși în foarte multe domenii, cum ar fi</w:t>
      </w:r>
      <w:r w:rsidR="0044253D">
        <w:rPr>
          <w:rFonts w:ascii="Times New Roman" w:hAnsi="Times New Roman" w:cs="Times New Roman"/>
          <w:sz w:val="24"/>
          <w:szCs w:val="24"/>
        </w:rPr>
        <w:t xml:space="preserve"> </w:t>
      </w:r>
      <w:r w:rsidR="0068010A" w:rsidRPr="0044253D">
        <w:rPr>
          <w:rFonts w:ascii="Times New Roman" w:hAnsi="Times New Roman" w:cs="Times New Roman"/>
          <w:sz w:val="24"/>
          <w:szCs w:val="24"/>
        </w:rPr>
        <w:fldChar w:fldCharType="begin"/>
      </w:r>
      <w:r w:rsidR="0068010A">
        <w:rPr>
          <w:rFonts w:ascii="Times New Roman" w:hAnsi="Times New Roman" w:cs="Times New Roman"/>
          <w:sz w:val="24"/>
          <w:szCs w:val="24"/>
        </w:rPr>
        <w:instrText xml:space="preserve"> ADDIN ZOTERO_ITEM CSL_CITATION {"citationID":"yQTvTgy9","properties":{"formattedCitation":"[2]","plainCitation":"[2]","noteIndex":0},"citationItems":[{"id":292,"uris":["http://zotero.org/users/6649884/items/LZ3M28KF"],"itemData":{"id":292,"type":"document","abstract":"Agent software is a rapidly developing area of research. However, the overuse of the word ‘agent ’ has tended to mask the fact that, in reality, there is a truly heterogeneous body of research being carried out under this banner. This overview paper presents a typology of agents. Next, it places agents in context, defines them and then goes on, inter alia, to overview critically the rationales, hypotheses, goals, challenges and state-of-the-art demonstrators of the various agent types in our typology. Hence, it attempts to make explicit much of what is usually implicit in the agents literature. It also proceeds to overview some other general issues which pertain to all the types of agents in the typology. This paper largely reviews software agents, and it also contains some strong opinions that are not necessarily widely accepted by the agent community. 21","source":"CiteSeer","title":"1Software Agents: An Overview","title-short":"1Software Agents","author":[{"family":"Nwana","given":"Hyacinth S."}]}}],"schema":"https://github.com/citation-style-language/schema/raw/master/csl-citation.json"} </w:instrText>
      </w:r>
      <w:r w:rsidR="0068010A" w:rsidRPr="0044253D">
        <w:rPr>
          <w:rFonts w:ascii="Times New Roman" w:hAnsi="Times New Roman" w:cs="Times New Roman"/>
          <w:sz w:val="24"/>
          <w:szCs w:val="24"/>
        </w:rPr>
        <w:fldChar w:fldCharType="separate"/>
      </w:r>
      <w:r w:rsidR="0068010A" w:rsidRPr="0068010A">
        <w:rPr>
          <w:rFonts w:ascii="Times New Roman" w:hAnsi="Times New Roman" w:cs="Times New Roman"/>
          <w:sz w:val="24"/>
        </w:rPr>
        <w:t>[2]</w:t>
      </w:r>
      <w:r w:rsidR="0068010A" w:rsidRPr="0044253D">
        <w:rPr>
          <w:rFonts w:ascii="Times New Roman" w:hAnsi="Times New Roman" w:cs="Times New Roman"/>
          <w:sz w:val="24"/>
          <w:szCs w:val="24"/>
        </w:rPr>
        <w:fldChar w:fldCharType="end"/>
      </w:r>
      <w:r w:rsidRPr="0044253D">
        <w:rPr>
          <w:rFonts w:ascii="Times New Roman" w:hAnsi="Times New Roman" w:cs="Times New Roman"/>
          <w:sz w:val="24"/>
          <w:szCs w:val="24"/>
          <w:lang w:val="en-GB"/>
        </w:rPr>
        <w:t>:</w:t>
      </w:r>
    </w:p>
    <w:p w14:paraId="269E006A" w14:textId="64537D43" w:rsidR="00320621" w:rsidRPr="0044253D" w:rsidRDefault="00320621" w:rsidP="0044253D">
      <w:pPr>
        <w:pStyle w:val="Listparagraf"/>
        <w:numPr>
          <w:ilvl w:val="0"/>
          <w:numId w:val="2"/>
        </w:numPr>
        <w:jc w:val="both"/>
        <w:rPr>
          <w:rFonts w:ascii="Times New Roman" w:hAnsi="Times New Roman" w:cs="Times New Roman"/>
          <w:sz w:val="24"/>
          <w:szCs w:val="24"/>
        </w:rPr>
      </w:pPr>
      <w:r w:rsidRPr="0044253D">
        <w:rPr>
          <w:rFonts w:ascii="Times New Roman" w:hAnsi="Times New Roman" w:cs="Times New Roman"/>
          <w:sz w:val="24"/>
          <w:szCs w:val="24"/>
        </w:rPr>
        <w:t>Managementul fluxurilor de lucru</w:t>
      </w:r>
    </w:p>
    <w:p w14:paraId="71F96F32" w14:textId="614B5EC7" w:rsidR="00320621" w:rsidRPr="0044253D" w:rsidRDefault="00320621" w:rsidP="0044253D">
      <w:pPr>
        <w:pStyle w:val="Listparagraf"/>
        <w:numPr>
          <w:ilvl w:val="0"/>
          <w:numId w:val="2"/>
        </w:numPr>
        <w:jc w:val="both"/>
        <w:rPr>
          <w:rFonts w:ascii="Times New Roman" w:hAnsi="Times New Roman" w:cs="Times New Roman"/>
          <w:sz w:val="24"/>
          <w:szCs w:val="24"/>
        </w:rPr>
      </w:pPr>
      <w:r w:rsidRPr="0044253D">
        <w:rPr>
          <w:rFonts w:ascii="Times New Roman" w:hAnsi="Times New Roman" w:cs="Times New Roman"/>
          <w:sz w:val="24"/>
          <w:szCs w:val="24"/>
        </w:rPr>
        <w:t>Managementul rețelelor</w:t>
      </w:r>
    </w:p>
    <w:p w14:paraId="237FEDEF" w14:textId="3FB7CFB3" w:rsidR="00320621" w:rsidRPr="0044253D" w:rsidRDefault="00320621" w:rsidP="0044253D">
      <w:pPr>
        <w:pStyle w:val="Listparagraf"/>
        <w:numPr>
          <w:ilvl w:val="0"/>
          <w:numId w:val="2"/>
        </w:numPr>
        <w:jc w:val="both"/>
        <w:rPr>
          <w:rFonts w:ascii="Times New Roman" w:hAnsi="Times New Roman" w:cs="Times New Roman"/>
          <w:sz w:val="24"/>
          <w:szCs w:val="24"/>
        </w:rPr>
      </w:pPr>
      <w:r w:rsidRPr="0044253D">
        <w:rPr>
          <w:rFonts w:ascii="Times New Roman" w:hAnsi="Times New Roman" w:cs="Times New Roman"/>
          <w:sz w:val="24"/>
          <w:szCs w:val="24"/>
        </w:rPr>
        <w:t>Controlul traficului aerian</w:t>
      </w:r>
    </w:p>
    <w:p w14:paraId="09A7D694" w14:textId="3072CF76" w:rsidR="00320621" w:rsidRPr="0044253D" w:rsidRDefault="00320621" w:rsidP="0044253D">
      <w:pPr>
        <w:pStyle w:val="Listparagraf"/>
        <w:numPr>
          <w:ilvl w:val="0"/>
          <w:numId w:val="2"/>
        </w:numPr>
        <w:jc w:val="both"/>
        <w:rPr>
          <w:rFonts w:ascii="Times New Roman" w:hAnsi="Times New Roman" w:cs="Times New Roman"/>
          <w:sz w:val="24"/>
          <w:szCs w:val="24"/>
        </w:rPr>
      </w:pPr>
      <w:r w:rsidRPr="0044253D">
        <w:rPr>
          <w:rFonts w:ascii="Times New Roman" w:hAnsi="Times New Roman" w:cs="Times New Roman"/>
          <w:sz w:val="24"/>
          <w:szCs w:val="24"/>
        </w:rPr>
        <w:t>Data minig</w:t>
      </w:r>
    </w:p>
    <w:p w14:paraId="3F8DA4C7" w14:textId="4CCA59A5" w:rsidR="00320621" w:rsidRPr="0044253D" w:rsidRDefault="00655A0A" w:rsidP="0044253D">
      <w:pPr>
        <w:pStyle w:val="Listparagraf"/>
        <w:numPr>
          <w:ilvl w:val="0"/>
          <w:numId w:val="2"/>
        </w:numPr>
        <w:jc w:val="both"/>
        <w:rPr>
          <w:rFonts w:ascii="Times New Roman" w:hAnsi="Times New Roman" w:cs="Times New Roman"/>
          <w:sz w:val="24"/>
          <w:szCs w:val="24"/>
        </w:rPr>
      </w:pPr>
      <w:r w:rsidRPr="0044253D">
        <w:rPr>
          <w:rFonts w:ascii="Times New Roman" w:hAnsi="Times New Roman" w:cs="Times New Roman"/>
          <w:sz w:val="24"/>
          <w:szCs w:val="24"/>
        </w:rPr>
        <w:t>Comerț electronic</w:t>
      </w:r>
    </w:p>
    <w:p w14:paraId="09DDFB4B" w14:textId="5C158895" w:rsidR="00655A0A" w:rsidRPr="0044253D" w:rsidRDefault="00655A0A" w:rsidP="0044253D">
      <w:pPr>
        <w:pStyle w:val="Listparagraf"/>
        <w:numPr>
          <w:ilvl w:val="0"/>
          <w:numId w:val="2"/>
        </w:numPr>
        <w:jc w:val="both"/>
        <w:rPr>
          <w:rFonts w:ascii="Times New Roman" w:hAnsi="Times New Roman" w:cs="Times New Roman"/>
          <w:sz w:val="24"/>
          <w:szCs w:val="24"/>
        </w:rPr>
      </w:pPr>
      <w:r w:rsidRPr="0044253D">
        <w:rPr>
          <w:rFonts w:ascii="Times New Roman" w:hAnsi="Times New Roman" w:cs="Times New Roman"/>
          <w:sz w:val="24"/>
          <w:szCs w:val="24"/>
        </w:rPr>
        <w:t>Educație</w:t>
      </w:r>
    </w:p>
    <w:p w14:paraId="0FA32979" w14:textId="0E97B9C5" w:rsidR="00655A0A" w:rsidRPr="0044253D" w:rsidRDefault="00655A0A" w:rsidP="0044253D">
      <w:pPr>
        <w:pStyle w:val="Listparagraf"/>
        <w:numPr>
          <w:ilvl w:val="0"/>
          <w:numId w:val="2"/>
        </w:numPr>
        <w:jc w:val="both"/>
        <w:rPr>
          <w:rFonts w:ascii="Times New Roman" w:hAnsi="Times New Roman" w:cs="Times New Roman"/>
          <w:sz w:val="24"/>
          <w:szCs w:val="24"/>
        </w:rPr>
      </w:pPr>
      <w:r w:rsidRPr="0044253D">
        <w:rPr>
          <w:rFonts w:ascii="Times New Roman" w:hAnsi="Times New Roman" w:cs="Times New Roman"/>
          <w:sz w:val="24"/>
          <w:szCs w:val="24"/>
        </w:rPr>
        <w:t>Biblioteci digitale</w:t>
      </w:r>
    </w:p>
    <w:p w14:paraId="6DBE77DB" w14:textId="5A29267F" w:rsidR="00655A0A" w:rsidRPr="0044253D" w:rsidRDefault="00655A0A" w:rsidP="0044253D">
      <w:pPr>
        <w:pStyle w:val="Listparagraf"/>
        <w:numPr>
          <w:ilvl w:val="0"/>
          <w:numId w:val="2"/>
        </w:numPr>
        <w:jc w:val="both"/>
        <w:rPr>
          <w:rFonts w:ascii="Times New Roman" w:hAnsi="Times New Roman" w:cs="Times New Roman"/>
          <w:sz w:val="24"/>
          <w:szCs w:val="24"/>
        </w:rPr>
      </w:pPr>
      <w:r w:rsidRPr="0044253D">
        <w:rPr>
          <w:rFonts w:ascii="Times New Roman" w:hAnsi="Times New Roman" w:cs="Times New Roman"/>
          <w:sz w:val="24"/>
          <w:szCs w:val="24"/>
        </w:rPr>
        <w:t>Baze de date inteligente</w:t>
      </w:r>
    </w:p>
    <w:p w14:paraId="77B6BA50" w14:textId="6F80944F" w:rsidR="00655A0A" w:rsidRPr="0044253D" w:rsidRDefault="00655A0A" w:rsidP="0044253D">
      <w:pPr>
        <w:pStyle w:val="Listparagraf"/>
        <w:numPr>
          <w:ilvl w:val="0"/>
          <w:numId w:val="2"/>
        </w:numPr>
        <w:jc w:val="both"/>
        <w:rPr>
          <w:rFonts w:ascii="Times New Roman" w:hAnsi="Times New Roman" w:cs="Times New Roman"/>
          <w:sz w:val="24"/>
          <w:szCs w:val="24"/>
        </w:rPr>
      </w:pPr>
      <w:r w:rsidRPr="0044253D">
        <w:rPr>
          <w:rFonts w:ascii="Times New Roman" w:hAnsi="Times New Roman" w:cs="Times New Roman"/>
          <w:sz w:val="24"/>
          <w:szCs w:val="24"/>
        </w:rPr>
        <w:t>Planificarea și gestionarea agendei</w:t>
      </w:r>
    </w:p>
    <w:p w14:paraId="32C67ECE" w14:textId="145EF258" w:rsidR="00655A0A" w:rsidRPr="0044253D" w:rsidRDefault="00655A0A" w:rsidP="0044253D">
      <w:pPr>
        <w:pStyle w:val="Listparagraf"/>
        <w:numPr>
          <w:ilvl w:val="0"/>
          <w:numId w:val="2"/>
        </w:numPr>
        <w:jc w:val="both"/>
        <w:rPr>
          <w:rFonts w:ascii="Times New Roman" w:hAnsi="Times New Roman" w:cs="Times New Roman"/>
          <w:sz w:val="24"/>
          <w:szCs w:val="24"/>
        </w:rPr>
      </w:pPr>
      <w:r w:rsidRPr="0044253D">
        <w:rPr>
          <w:rFonts w:ascii="Times New Roman" w:hAnsi="Times New Roman" w:cs="Times New Roman"/>
          <w:sz w:val="24"/>
          <w:szCs w:val="24"/>
        </w:rPr>
        <w:t>Jocuri video</w:t>
      </w:r>
      <w:commentRangeEnd w:id="33"/>
      <w:r w:rsidR="00B039D3">
        <w:rPr>
          <w:rStyle w:val="Referincomentariu"/>
        </w:rPr>
        <w:commentReference w:id="33"/>
      </w:r>
    </w:p>
    <w:p w14:paraId="1983DC22" w14:textId="77777777" w:rsidR="00655A0A" w:rsidRPr="00320621" w:rsidRDefault="00655A0A" w:rsidP="00655A0A">
      <w:pPr>
        <w:ind w:left="720"/>
      </w:pPr>
    </w:p>
    <w:p w14:paraId="79498C89" w14:textId="1ECA0BCA" w:rsidR="00320621" w:rsidRDefault="00134EE6" w:rsidP="00134EE6">
      <w:pPr>
        <w:pStyle w:val="Titlu2"/>
        <w:rPr>
          <w:rFonts w:ascii="Times New Roman" w:hAnsi="Times New Roman" w:cs="Times New Roman"/>
          <w:b/>
          <w:bCs/>
          <w:color w:val="auto"/>
          <w:sz w:val="28"/>
          <w:szCs w:val="28"/>
        </w:rPr>
      </w:pPr>
      <w:bookmarkStart w:id="34" w:name="_Toc106049304"/>
      <w:r w:rsidRPr="009A4691">
        <w:rPr>
          <w:rFonts w:ascii="Times New Roman" w:hAnsi="Times New Roman" w:cs="Times New Roman"/>
          <w:b/>
          <w:bCs/>
          <w:color w:val="auto"/>
          <w:sz w:val="28"/>
          <w:szCs w:val="28"/>
        </w:rPr>
        <w:t>2.</w:t>
      </w:r>
      <w:commentRangeStart w:id="35"/>
      <w:commentRangeStart w:id="36"/>
      <w:commentRangeStart w:id="37"/>
      <w:r w:rsidRPr="009A4691">
        <w:rPr>
          <w:rFonts w:ascii="Times New Roman" w:hAnsi="Times New Roman" w:cs="Times New Roman"/>
          <w:b/>
          <w:bCs/>
          <w:color w:val="auto"/>
          <w:sz w:val="28"/>
          <w:szCs w:val="28"/>
        </w:rPr>
        <w:t xml:space="preserve">3 </w:t>
      </w:r>
      <w:del w:id="38" w:author="Alexandru Uicoabă" w:date="2022-06-14T21:58:00Z">
        <w:r w:rsidRPr="009A4691" w:rsidDel="001A7F2D">
          <w:rPr>
            <w:rFonts w:ascii="Times New Roman" w:hAnsi="Times New Roman" w:cs="Times New Roman"/>
            <w:b/>
            <w:bCs/>
            <w:color w:val="auto"/>
            <w:sz w:val="28"/>
            <w:szCs w:val="28"/>
          </w:rPr>
          <w:delText>Solu</w:delText>
        </w:r>
        <w:r w:rsidR="009A4691" w:rsidRPr="009A4691" w:rsidDel="001A7F2D">
          <w:rPr>
            <w:rFonts w:ascii="Times New Roman" w:hAnsi="Times New Roman" w:cs="Times New Roman"/>
            <w:b/>
            <w:bCs/>
            <w:color w:val="auto"/>
            <w:sz w:val="28"/>
            <w:szCs w:val="28"/>
          </w:rPr>
          <w:delText>ț</w:delText>
        </w:r>
        <w:r w:rsidRPr="009A4691" w:rsidDel="001A7F2D">
          <w:rPr>
            <w:rFonts w:ascii="Times New Roman" w:hAnsi="Times New Roman" w:cs="Times New Roman"/>
            <w:b/>
            <w:bCs/>
            <w:color w:val="auto"/>
            <w:sz w:val="28"/>
            <w:szCs w:val="28"/>
          </w:rPr>
          <w:delText xml:space="preserve">ii </w:delText>
        </w:r>
      </w:del>
      <w:ins w:id="39" w:author="Alexandru Uicoabă" w:date="2022-06-14T21:58:00Z">
        <w:r w:rsidR="001A7F2D">
          <w:rPr>
            <w:rFonts w:ascii="Times New Roman" w:hAnsi="Times New Roman" w:cs="Times New Roman"/>
            <w:b/>
            <w:bCs/>
            <w:color w:val="auto"/>
            <w:sz w:val="28"/>
            <w:szCs w:val="28"/>
          </w:rPr>
          <w:t>Lucrări</w:t>
        </w:r>
        <w:r w:rsidR="001A7F2D" w:rsidRPr="009A4691">
          <w:rPr>
            <w:rFonts w:ascii="Times New Roman" w:hAnsi="Times New Roman" w:cs="Times New Roman"/>
            <w:b/>
            <w:bCs/>
            <w:color w:val="auto"/>
            <w:sz w:val="28"/>
            <w:szCs w:val="28"/>
          </w:rPr>
          <w:t xml:space="preserve"> </w:t>
        </w:r>
        <w:r w:rsidR="001A7F2D">
          <w:rPr>
            <w:rFonts w:ascii="Times New Roman" w:hAnsi="Times New Roman" w:cs="Times New Roman"/>
            <w:b/>
            <w:bCs/>
            <w:color w:val="auto"/>
            <w:sz w:val="28"/>
            <w:szCs w:val="28"/>
          </w:rPr>
          <w:t>conexe</w:t>
        </w:r>
      </w:ins>
      <w:del w:id="40" w:author="Alexandru Uicoabă" w:date="2022-06-14T21:58:00Z">
        <w:r w:rsidRPr="009A4691" w:rsidDel="001A7F2D">
          <w:rPr>
            <w:rFonts w:ascii="Times New Roman" w:hAnsi="Times New Roman" w:cs="Times New Roman"/>
            <w:b/>
            <w:bCs/>
            <w:color w:val="auto"/>
            <w:sz w:val="28"/>
            <w:szCs w:val="28"/>
          </w:rPr>
          <w:delText>software</w:delText>
        </w:r>
      </w:del>
      <w:bookmarkEnd w:id="34"/>
      <w:commentRangeEnd w:id="35"/>
      <w:r w:rsidR="00193F60">
        <w:rPr>
          <w:rStyle w:val="Referincomentariu"/>
          <w:rFonts w:asciiTheme="minorHAnsi" w:eastAsiaTheme="minorHAnsi" w:hAnsiTheme="minorHAnsi" w:cstheme="minorBidi"/>
          <w:color w:val="auto"/>
        </w:rPr>
        <w:commentReference w:id="35"/>
      </w:r>
      <w:commentRangeEnd w:id="36"/>
      <w:r w:rsidR="001A7F2D">
        <w:rPr>
          <w:rStyle w:val="Referincomentariu"/>
          <w:rFonts w:asciiTheme="minorHAnsi" w:eastAsiaTheme="minorHAnsi" w:hAnsiTheme="minorHAnsi" w:cstheme="minorBidi"/>
          <w:color w:val="auto"/>
        </w:rPr>
        <w:commentReference w:id="36"/>
      </w:r>
      <w:commentRangeEnd w:id="37"/>
      <w:r w:rsidR="001A7F2D">
        <w:rPr>
          <w:rStyle w:val="Referincomentariu"/>
          <w:rFonts w:asciiTheme="minorHAnsi" w:eastAsiaTheme="minorHAnsi" w:hAnsiTheme="minorHAnsi" w:cstheme="minorBidi"/>
          <w:color w:val="auto"/>
        </w:rPr>
        <w:commentReference w:id="37"/>
      </w:r>
    </w:p>
    <w:p w14:paraId="5E553CD3" w14:textId="2E41BF5E" w:rsidR="009A4691" w:rsidRDefault="009A4691" w:rsidP="009A4691"/>
    <w:p w14:paraId="2B574D98" w14:textId="72E6EF59" w:rsidR="009A4691" w:rsidRPr="000352C6" w:rsidRDefault="009A4691" w:rsidP="000352C6">
      <w:pPr>
        <w:jc w:val="both"/>
        <w:rPr>
          <w:rFonts w:ascii="Times New Roman" w:hAnsi="Times New Roman" w:cs="Times New Roman"/>
          <w:sz w:val="24"/>
          <w:szCs w:val="24"/>
        </w:rPr>
      </w:pPr>
      <w:r>
        <w:tab/>
      </w:r>
      <w:r w:rsidRPr="000352C6">
        <w:rPr>
          <w:rFonts w:ascii="Times New Roman" w:hAnsi="Times New Roman" w:cs="Times New Roman"/>
          <w:sz w:val="24"/>
          <w:szCs w:val="24"/>
        </w:rPr>
        <w:t>Mai jos sunt prezentate câteva soluții software existente în care agenții software au fost învățați să joace diferite jocuri.</w:t>
      </w:r>
    </w:p>
    <w:p w14:paraId="1166E8C0" w14:textId="4A4180AD" w:rsidR="009A4691" w:rsidRPr="000352C6" w:rsidRDefault="009A4691" w:rsidP="000352C6">
      <w:pPr>
        <w:pStyle w:val="Corptext"/>
        <w:rPr>
          <w:sz w:val="24"/>
          <w:szCs w:val="24"/>
        </w:rPr>
      </w:pPr>
      <w:r w:rsidRPr="000352C6">
        <w:rPr>
          <w:sz w:val="24"/>
          <w:szCs w:val="24"/>
        </w:rPr>
        <w:tab/>
      </w:r>
      <w:r w:rsidRPr="000352C6">
        <w:rPr>
          <w:b/>
          <w:bCs/>
          <w:sz w:val="24"/>
          <w:szCs w:val="24"/>
          <w:lang w:val="ro-RO"/>
        </w:rPr>
        <w:t>Monte-Carlo Tree Search</w:t>
      </w:r>
      <w:r w:rsidRPr="000352C6">
        <w:rPr>
          <w:sz w:val="24"/>
          <w:szCs w:val="24"/>
          <w:lang w:val="ro-RO"/>
        </w:rPr>
        <w:t xml:space="preserve"> (MTCS) a fost implementat pentru a-l învăța pe  </w:t>
      </w:r>
      <w:r w:rsidRPr="000352C6">
        <w:rPr>
          <w:b/>
          <w:bCs/>
          <w:sz w:val="24"/>
          <w:szCs w:val="24"/>
          <w:lang w:val="ro-RO"/>
        </w:rPr>
        <w:t>Pac-Man</w:t>
      </w:r>
      <w:r w:rsidRPr="000352C6">
        <w:rPr>
          <w:sz w:val="24"/>
          <w:szCs w:val="24"/>
          <w:lang w:val="ro-RO"/>
        </w:rPr>
        <w:t xml:space="preserve"> cum să joace și cum să obțină un scor cât mai mare. În articolul realizat de către Tom Pepels, este foarte importantă </w:t>
      </w:r>
      <w:commentRangeStart w:id="41"/>
      <w:commentRangeStart w:id="42"/>
      <w:commentRangeStart w:id="43"/>
      <w:r w:rsidRPr="000352C6">
        <w:rPr>
          <w:sz w:val="24"/>
          <w:szCs w:val="24"/>
          <w:lang w:val="ro-RO"/>
        </w:rPr>
        <w:t>consistența</w:t>
      </w:r>
      <w:commentRangeEnd w:id="41"/>
      <w:r w:rsidR="00B039D3">
        <w:rPr>
          <w:rStyle w:val="Referincomentariu"/>
          <w:rFonts w:asciiTheme="minorHAnsi" w:eastAsiaTheme="minorHAnsi" w:hAnsiTheme="minorHAnsi" w:cstheme="minorBidi"/>
          <w:spacing w:val="0"/>
          <w:lang w:val="ro-RO" w:eastAsia="en-US"/>
        </w:rPr>
        <w:commentReference w:id="41"/>
      </w:r>
      <w:commentRangeEnd w:id="42"/>
      <w:r w:rsidR="00226031">
        <w:rPr>
          <w:rStyle w:val="Referincomentariu"/>
          <w:rFonts w:asciiTheme="minorHAnsi" w:eastAsiaTheme="minorHAnsi" w:hAnsiTheme="minorHAnsi" w:cstheme="minorBidi"/>
          <w:spacing w:val="0"/>
          <w:lang w:val="ro-RO" w:eastAsia="en-US"/>
        </w:rPr>
        <w:commentReference w:id="42"/>
      </w:r>
      <w:commentRangeEnd w:id="43"/>
      <w:r w:rsidR="00226031">
        <w:rPr>
          <w:rStyle w:val="Referincomentariu"/>
          <w:rFonts w:asciiTheme="minorHAnsi" w:eastAsiaTheme="minorHAnsi" w:hAnsiTheme="minorHAnsi" w:cstheme="minorBidi"/>
          <w:spacing w:val="0"/>
          <w:lang w:val="ro-RO" w:eastAsia="en-US"/>
        </w:rPr>
        <w:commentReference w:id="43"/>
      </w:r>
      <w:ins w:id="44" w:author="Alexandru Uicoabă" w:date="2022-06-14T21:57:00Z">
        <w:r w:rsidR="00226031">
          <w:rPr>
            <w:sz w:val="24"/>
            <w:szCs w:val="24"/>
            <w:lang w:val="ro-RO"/>
          </w:rPr>
          <w:t xml:space="preserve">  rezultatelor obținute de agent</w:t>
        </w:r>
      </w:ins>
      <w:r w:rsidRPr="000352C6">
        <w:rPr>
          <w:sz w:val="24"/>
          <w:szCs w:val="24"/>
          <w:lang w:val="ro-RO"/>
        </w:rPr>
        <w:t>. Aceasta reiese din faptul că agentul a obținut un scor ridicat, concurând atât contra unor echipe de fantome mai slabe, cât și împotriva unora mai puternice. Fiind un joc pe mai multe nivele, agentul trebuie să țină cont atât de obiectivele pe termen scurt (short-term goals) cât și de cele pe termen lung (long-term goals).</w:t>
      </w:r>
      <w:r w:rsidR="0068010A">
        <w:rPr>
          <w:sz w:val="24"/>
          <w:szCs w:val="24"/>
        </w:rPr>
        <w:fldChar w:fldCharType="begin"/>
      </w:r>
      <w:r w:rsidR="0068010A">
        <w:rPr>
          <w:sz w:val="24"/>
          <w:szCs w:val="24"/>
        </w:rPr>
        <w:instrText xml:space="preserve"> ADDIN ZOTERO_ITEM CSL_CITATION {"citationID":"FqEpZ3mW","properties":{"formattedCitation":"[3]","plainCitation":"[3]","noteIndex":0},"citationItems":[{"id":1,"uris":["http://zotero.org/users/6649884/items/Z386VRQP"],"itemData":{"id":1,"type":"article-journal","abstract":"In this paper, Monte Carlo tree search (MCTS) is introduced for controlling the Pac-Man character in the real-time game Ms Pac-Man. MCTS is used to find an optimal path for an agent at each turn, determining the move to make based on the results of numerous randomized simulations. Several enhancements are introduced in order to adapt MCTS to the real-time domain. Ms Pac-Man is an arcade game, in which the protagonist has several goals but no conclusive terminal state. Unlike games such as Chess or Go there is no state in which the player wins the game. Instead, the game has two subgoals, 1) surviving and 2) scoring as many points as possible. Decisions must be made in a strict time constraint of 40 ms. The Pac-Man agent has to compete with a range of different ghost teams, hence limited assumptions can be made about their behavior. In order to expand the capabilities of existing MCTS agents, four enhancements are discussed: 1) a variable-depth tree; 2) simulation strategies for the ghost team and Pac-Man; 3) including long-term goals in scoring; and 4) reusing the search tree for several moves with a decay factor γ. The agent described in this paper was entered in both the 2012 World Congress on Computational Intelligence (WCCI'12, Brisbane, Qld., Australia) and the 2012 IEEE Conference on Computational Intelligence and Games (CIG'12, Granada, Spain) Pac-Man Versus Ghost Team competitions, where it achieved second and first places, respectively. In the experiments, we show that using MCTS is a viable technique for the Pac-Man agent. Moreover, the enhancements improve overall performance against four different ghost teams.","container-title":"IEEE Transactions on Computational Intelligence and AI in Games","DOI":"10.1109/TCIAIG.2013.2291577","ISSN":"1943-0698","issue":"3","note":"event: IEEE Transactions on Computational Intelligence and AI in Games","page":"245-257","source":"IEEE Xplore","title":"Real-Time Monte Carlo Tree Search in Ms Pac-Man","volume":"6","author":[{"family":"Pepels","given":"T."},{"family":"Winands","given":"M. H. M."},{"family":"Lanctot","given":"M."}],"issued":{"date-parts":[["2014",9]]}}}],"schema":"https://github.com/citation-style-language/schema/raw/master/csl-citation.json"} </w:instrText>
      </w:r>
      <w:r w:rsidR="0068010A">
        <w:rPr>
          <w:sz w:val="24"/>
          <w:szCs w:val="24"/>
        </w:rPr>
        <w:fldChar w:fldCharType="separate"/>
      </w:r>
      <w:r w:rsidR="0068010A" w:rsidRPr="0068010A">
        <w:rPr>
          <w:sz w:val="24"/>
        </w:rPr>
        <w:t>[3]</w:t>
      </w:r>
      <w:r w:rsidR="0068010A">
        <w:rPr>
          <w:sz w:val="24"/>
          <w:szCs w:val="24"/>
        </w:rPr>
        <w:fldChar w:fldCharType="end"/>
      </w:r>
    </w:p>
    <w:p w14:paraId="5C5FF6D2" w14:textId="534D8970" w:rsidR="009A4691" w:rsidRDefault="009A4691" w:rsidP="000352C6">
      <w:pPr>
        <w:pStyle w:val="Corptext"/>
        <w:rPr>
          <w:sz w:val="24"/>
          <w:szCs w:val="24"/>
          <w:lang w:val="ro-RO"/>
        </w:rPr>
      </w:pPr>
      <w:r w:rsidRPr="000352C6">
        <w:rPr>
          <w:sz w:val="24"/>
          <w:szCs w:val="24"/>
        </w:rPr>
        <w:tab/>
      </w:r>
      <w:r w:rsidRPr="000352C6">
        <w:rPr>
          <w:sz w:val="24"/>
          <w:szCs w:val="24"/>
          <w:lang w:val="ro-RO"/>
        </w:rPr>
        <w:t xml:space="preserve">Un alt articol în care s-a implementat un agent care să joace mai multe jocuri diferite este cel al lui Chiara F. Sironi, în care utilizând algoritmul </w:t>
      </w:r>
      <w:r w:rsidRPr="000352C6">
        <w:rPr>
          <w:b/>
          <w:bCs/>
          <w:sz w:val="24"/>
          <w:szCs w:val="24"/>
          <w:lang w:val="ro-RO"/>
        </w:rPr>
        <w:t>Self-adaptive Monte-Carlo Tree Search</w:t>
      </w:r>
      <w:r w:rsidRPr="000352C6">
        <w:rPr>
          <w:sz w:val="24"/>
          <w:szCs w:val="24"/>
          <w:lang w:val="ro-RO"/>
        </w:rPr>
        <w:t xml:space="preserve"> (SA-MCTS) se ajunge la o versiune extinsă prin reglarea parametrilor on-line (online parameter tuning). Totuși, această versiune oferă o performanță ridicată doar în unele jocuri, unde se poate ajunge la un număr mai mare de simulări. </w:t>
      </w:r>
      <w:r w:rsidR="0068010A">
        <w:rPr>
          <w:sz w:val="24"/>
          <w:szCs w:val="24"/>
        </w:rPr>
        <w:fldChar w:fldCharType="begin"/>
      </w:r>
      <w:r w:rsidR="0068010A">
        <w:rPr>
          <w:sz w:val="24"/>
          <w:szCs w:val="24"/>
        </w:rPr>
        <w:instrText xml:space="preserve"> ADDIN ZOTERO_ITEM CSL_CITATION {"citationID":"GjIE6vF8","properties":{"formattedCitation":"[4]","plainCitation":"[4]","noteIndex":0},"citationItems":[{"id":160,"uris":["http://zotero.org/users/6649884/items/YA2I3E8W"],"itemData":{"id":160,"type":"paper-conference","abstract":"A purpose of General Video Game Playing (GVGP) is to create agents capable of playing many different real-time video games. Instead of using a fixed general strategy, a challenging aspect is devising strategies that adapt the search to each video game being played. Recent work showed that on-line parameter tuning can be used to adapt Monte-Carlo Tree Search (MCTS) in real-time. This paper extends prior work on Self-adaptive Monte-Carlo Tree Search (SA-MCTS) by further testing one of the previously proposed on-line parameter tuning strategies, based on the N-Tuple Bandit Evolutionary Algorithm (NTBEA). Results show that, both for a simple and a more advanced MCTS agent, on-line parameter tuning has impact on performance only for a few GVGP games. Moreover, an informed strategy as NTBEA shows a significant performance increase only in one case. In a real-time domain as GVGP, advanced parameter tuning does not seem very promising. Randomizing pre-selected parameters for each simulation appears to be a robust approach.","container-title":"2018 IEEE Conference on Computational Intelligence and Games (CIG)","DOI":"10.1109/CIG.2018.8490402","event":"2018 IEEE Conference on Computational Intelligence and Games (CIG)","note":"ISSN: 2325-4289","page":"1-4","source":"IEEE Xplore","title":"Analysis of Self-Adaptive Monte Carlo Tree Search in General Video Game Playing","author":[{"family":"Sironi","given":"C. F."},{"family":"Winands","given":"M. H. M."}],"issued":{"date-parts":[["2018",8]]}}}],"schema":"https://github.com/citation-style-language/schema/raw/master/csl-citation.json"} </w:instrText>
      </w:r>
      <w:r w:rsidR="0068010A">
        <w:rPr>
          <w:sz w:val="24"/>
          <w:szCs w:val="24"/>
        </w:rPr>
        <w:fldChar w:fldCharType="separate"/>
      </w:r>
      <w:r w:rsidR="0068010A" w:rsidRPr="0068010A">
        <w:rPr>
          <w:sz w:val="24"/>
        </w:rPr>
        <w:t>[4]</w:t>
      </w:r>
      <w:r w:rsidR="0068010A">
        <w:rPr>
          <w:sz w:val="24"/>
          <w:szCs w:val="24"/>
        </w:rPr>
        <w:fldChar w:fldCharType="end"/>
      </w:r>
    </w:p>
    <w:p w14:paraId="4A80D35D" w14:textId="1B0C64FF" w:rsidR="00521892" w:rsidRDefault="00521892" w:rsidP="000352C6">
      <w:pPr>
        <w:pStyle w:val="Corptext"/>
        <w:rPr>
          <w:sz w:val="24"/>
          <w:szCs w:val="24"/>
          <w:lang w:val="ro-RO"/>
        </w:rPr>
      </w:pPr>
    </w:p>
    <w:p w14:paraId="458B5B56" w14:textId="0E3BBDC6" w:rsidR="00521892" w:rsidRDefault="00521892" w:rsidP="000352C6">
      <w:pPr>
        <w:pStyle w:val="Corptext"/>
        <w:rPr>
          <w:sz w:val="24"/>
          <w:szCs w:val="24"/>
          <w:lang w:val="ro-RO"/>
        </w:rPr>
      </w:pPr>
    </w:p>
    <w:p w14:paraId="24EC0C01" w14:textId="0E954940" w:rsidR="00521892" w:rsidRDefault="00521892" w:rsidP="000352C6">
      <w:pPr>
        <w:pStyle w:val="Corptext"/>
        <w:rPr>
          <w:sz w:val="24"/>
          <w:szCs w:val="24"/>
          <w:lang w:val="ro-RO"/>
        </w:rPr>
      </w:pPr>
    </w:p>
    <w:p w14:paraId="7B916550" w14:textId="77777777" w:rsidR="00521892" w:rsidRPr="000352C6" w:rsidRDefault="00521892" w:rsidP="000352C6">
      <w:pPr>
        <w:pStyle w:val="Corptext"/>
        <w:rPr>
          <w:sz w:val="24"/>
          <w:szCs w:val="24"/>
          <w:lang w:val="ro-RO"/>
        </w:rPr>
      </w:pPr>
    </w:p>
    <w:p w14:paraId="097836A2" w14:textId="711D54F3" w:rsidR="009A4691" w:rsidRPr="000352C6" w:rsidRDefault="009A4691" w:rsidP="000352C6">
      <w:pPr>
        <w:jc w:val="both"/>
        <w:rPr>
          <w:rFonts w:ascii="Times New Roman" w:hAnsi="Times New Roman" w:cs="Times New Roman"/>
          <w:sz w:val="24"/>
          <w:szCs w:val="24"/>
        </w:rPr>
      </w:pPr>
      <w:r w:rsidRPr="000352C6">
        <w:rPr>
          <w:rFonts w:ascii="Times New Roman" w:hAnsi="Times New Roman" w:cs="Times New Roman"/>
          <w:sz w:val="24"/>
          <w:szCs w:val="24"/>
        </w:rPr>
        <w:tab/>
        <w:t xml:space="preserve">Un alt joc în care s-a implementat un agent prin intermediul aceluiași algoritm MTCS este </w:t>
      </w:r>
      <w:r w:rsidRPr="000352C6">
        <w:rPr>
          <w:rFonts w:ascii="Times New Roman" w:hAnsi="Times New Roman" w:cs="Times New Roman"/>
          <w:b/>
          <w:bCs/>
          <w:sz w:val="24"/>
          <w:szCs w:val="24"/>
        </w:rPr>
        <w:t>AI Factory Spades</w:t>
      </w:r>
      <w:r w:rsidRPr="000352C6">
        <w:rPr>
          <w:rFonts w:ascii="Times New Roman" w:hAnsi="Times New Roman" w:cs="Times New Roman"/>
          <w:sz w:val="24"/>
          <w:szCs w:val="24"/>
        </w:rPr>
        <w:t>. Folosind acest algoritm se dorește controlarea agenților care nu sunt controlați de către utilizator (aliații și inamicii acestuia), care să emuleze comportamentul uman, păstrându-se nivelul de performanță și competiție. Principiile aplicate în acest joc pot fi transferate către alte jocuri care folosesc algoritmul MTCS.</w:t>
      </w:r>
      <w:r w:rsidR="0068010A">
        <w:rPr>
          <w:rFonts w:ascii="Times New Roman" w:hAnsi="Times New Roman" w:cs="Times New Roman"/>
          <w:sz w:val="24"/>
          <w:szCs w:val="24"/>
        </w:rPr>
        <w:fldChar w:fldCharType="begin"/>
      </w:r>
      <w:r w:rsidR="0068010A">
        <w:rPr>
          <w:rFonts w:ascii="Times New Roman" w:hAnsi="Times New Roman" w:cs="Times New Roman"/>
          <w:sz w:val="24"/>
          <w:szCs w:val="24"/>
        </w:rPr>
        <w:instrText xml:space="preserve"> ADDIN ZOTERO_ITEM CSL_CITATION {"citationID":"Kp6V6MSa","properties":{"formattedCitation":"[5]","plainCitation":"[5]","noteIndex":0},"citationItems":[{"id":181,"uris":["http://zotero.org/users/6649884/items/LA63TUF9"],"itemData":{"id":181,"type":"article-journal","abstract":"Monte Carlo tree search (MCTS) has become a popular solution for game artificial intelligence (AI), capable of creating strong game playing opponents. However, the emergent playstyle of agents using MCTS is not necessarily human-like, believable or enjoyable. AI Factory Spades, currently the top rated Spades game in the Google Play store, uses a variant of MCTS to control AI allies and opponents. In collaboration with the developers, we showed in a previous study that the playstyle of human players significantly differed from that of the AI players. This paper presents a method for player modeling using gameplay data and neural networks that does not require domain knowledge, and a method of biasing MCTS with such a player model to create Spades playing agents that emulate human play whilst maintaining strong, competitive performance. The methods of player modeling and biasing MCTS presented in this study are applied to the commercial codebase of AI Factory Spades, and are transferable to MCTS implementations for discrete-action games where relevant gameplay data are available.","container-title":"IEEE Transactions on Games","DOI":"10.1109/TG.2018.2835764","ISSN":"2475-1510","issue":"4","note":"event: IEEE Transactions on Games","page":"386-395","source":"IEEE Xplore","title":"Emulating Human Play in a Leading Mobile Card Game","volume":"11","author":[{"family":"Baier","given":"H."},{"family":"Sattaur","given":"A."},{"family":"Powley","given":"E. J."},{"family":"Devlin","given":"S."},{"family":"Rollason","given":"J."},{"family":"Cowling","given":"P. I."}],"issued":{"date-parts":[["2019",12]]}}}],"schema":"https://github.com/citation-style-language/schema/raw/master/csl-citation.json"} </w:instrText>
      </w:r>
      <w:r w:rsidR="0068010A">
        <w:rPr>
          <w:rFonts w:ascii="Times New Roman" w:hAnsi="Times New Roman" w:cs="Times New Roman"/>
          <w:sz w:val="24"/>
          <w:szCs w:val="24"/>
        </w:rPr>
        <w:fldChar w:fldCharType="separate"/>
      </w:r>
      <w:r w:rsidR="0068010A" w:rsidRPr="0068010A">
        <w:rPr>
          <w:rFonts w:ascii="Times New Roman" w:hAnsi="Times New Roman" w:cs="Times New Roman"/>
          <w:sz w:val="24"/>
        </w:rPr>
        <w:t>[5]</w:t>
      </w:r>
      <w:r w:rsidR="0068010A">
        <w:rPr>
          <w:rFonts w:ascii="Times New Roman" w:hAnsi="Times New Roman" w:cs="Times New Roman"/>
          <w:sz w:val="24"/>
          <w:szCs w:val="24"/>
        </w:rPr>
        <w:fldChar w:fldCharType="end"/>
      </w:r>
    </w:p>
    <w:p w14:paraId="47DFDAFC" w14:textId="4278E2D8" w:rsidR="009A4691" w:rsidRPr="000352C6" w:rsidRDefault="009A4691" w:rsidP="000352C6">
      <w:pPr>
        <w:pStyle w:val="Corptext"/>
        <w:rPr>
          <w:sz w:val="24"/>
          <w:szCs w:val="24"/>
        </w:rPr>
      </w:pPr>
      <w:r w:rsidRPr="000352C6">
        <w:rPr>
          <w:sz w:val="24"/>
          <w:szCs w:val="24"/>
        </w:rPr>
        <w:tab/>
      </w:r>
      <w:r w:rsidRPr="000352C6">
        <w:rPr>
          <w:sz w:val="24"/>
          <w:szCs w:val="24"/>
          <w:lang w:val="ro-RO"/>
        </w:rPr>
        <w:t xml:space="preserve">Pac-Man nu este singurul joc clasic în care s-a realizat învățarea automată a agentului. Zpepei Wei și echipa sa au obținut un agent autonom capabil să joace bine cunoscutul joc </w:t>
      </w:r>
      <w:r w:rsidRPr="000352C6">
        <w:rPr>
          <w:b/>
          <w:bCs/>
          <w:sz w:val="24"/>
          <w:szCs w:val="24"/>
          <w:lang w:val="ro-RO"/>
        </w:rPr>
        <w:t>Snake</w:t>
      </w:r>
      <w:r w:rsidRPr="000352C6">
        <w:rPr>
          <w:sz w:val="24"/>
          <w:szCs w:val="24"/>
          <w:lang w:val="ro-RO"/>
        </w:rPr>
        <w:t xml:space="preserve">. </w:t>
      </w:r>
      <w:r w:rsidRPr="000352C6">
        <w:rPr>
          <w:sz w:val="24"/>
          <w:szCs w:val="24"/>
          <w:lang w:val="ro-RO"/>
        </w:rPr>
        <w:lastRenderedPageBreak/>
        <w:t xml:space="preserve">Antrenarea agentului s-a realizat prin folosirea de </w:t>
      </w:r>
      <w:r w:rsidRPr="000352C6">
        <w:rPr>
          <w:b/>
          <w:bCs/>
          <w:sz w:val="24"/>
          <w:szCs w:val="24"/>
          <w:lang w:val="ro-RO"/>
        </w:rPr>
        <w:t>Convolutional Neural Network</w:t>
      </w:r>
      <w:r w:rsidRPr="000352C6">
        <w:rPr>
          <w:sz w:val="24"/>
          <w:szCs w:val="24"/>
          <w:lang w:val="ro-RO"/>
        </w:rPr>
        <w:t xml:space="preserve">  (CNN) cu o varietate de     Q-learning. Această variantă are ca și scop evitarea situațiilor în care recompensele sunt rare și vin cu întârziere. Experimentele au arătat că prin intermediul acestui model, agentul a reușit chiar  să depășească nivelul atins de oameni</w:t>
      </w:r>
      <w:commentRangeStart w:id="45"/>
      <w:r w:rsidRPr="000352C6">
        <w:rPr>
          <w:sz w:val="24"/>
          <w:szCs w:val="24"/>
          <w:lang w:val="ro-RO"/>
        </w:rPr>
        <w:t>.</w:t>
      </w:r>
      <w:commentRangeEnd w:id="45"/>
      <w:r w:rsidR="0068010A">
        <w:rPr>
          <w:sz w:val="24"/>
          <w:szCs w:val="24"/>
        </w:rPr>
        <w:fldChar w:fldCharType="begin"/>
      </w:r>
      <w:r w:rsidR="0068010A">
        <w:rPr>
          <w:sz w:val="24"/>
          <w:szCs w:val="24"/>
        </w:rPr>
        <w:instrText xml:space="preserve"> ADDIN ZOTERO_ITEM CSL_CITATION {"citationID":"Z5VwX3ZH","properties":{"formattedCitation":"[6]","plainCitation":"[6]","noteIndex":0},"citationItems":[{"id":169,"uris":["http://zotero.org/users/6649884/items/UAV5GVCP"],"itemData":{"id":169,"type":"paper-conference","abstract":"Since DeepMind pioneered a deep reinforcement learning (DRL) model to play the Atari games, DRL has become a commonly adopted method to enable the agents to learn complex control policies in various video games. However, similar approaches may still need to be improved when applied to more challenging scenarios, where reward signals are sparse and delayed. In this paper, we develop a refined DRL model to enable our autonomous agent to play the classical Snake Game, whose constraint gets stricter as the game progresses. Specifically, we employ a convolutional neural network (CNN) trained with a variant of Q-learning. Moreover, we propose a carefully designed reward mechanism to properly train the network, adopt a training gap strategy to temporarily bypass training after the location of the target changes, and introduce a dual experience replay method to categorize different experiences for better training efficacy. The experimental results show that our agent outperforms the baseline model and surpasses human-level performance in terms of playing the Snake Game.","container-title":"2018 IEEE International Conference on Agents (ICA)","DOI":"10.1109/AGENTS.2018.8460004","event":"2018 IEEE International Conference on Agents (ICA)","page":"20-25","source":"IEEE Xplore","title":"Autonomous Agents in Snake Game via Deep Reinforcement Learning","author":[{"family":"Wei","given":"Z."},{"family":"Wang","given":"D."},{"family":"Zhang","given":"M."},{"family":"Tan","given":"A."},{"family":"Miao","given":"C."},{"family":"Zhou","given":"Y."}],"issued":{"date-parts":[["2018",7]]}}}],"schema":"https://github.com/citation-style-language/schema/raw/master/csl-citation.json"} </w:instrText>
      </w:r>
      <w:r w:rsidR="0068010A">
        <w:rPr>
          <w:sz w:val="24"/>
          <w:szCs w:val="24"/>
        </w:rPr>
        <w:fldChar w:fldCharType="separate"/>
      </w:r>
      <w:r w:rsidR="0068010A" w:rsidRPr="0068010A">
        <w:rPr>
          <w:sz w:val="24"/>
        </w:rPr>
        <w:t>[6]</w:t>
      </w:r>
      <w:r w:rsidR="0068010A">
        <w:rPr>
          <w:sz w:val="24"/>
          <w:szCs w:val="24"/>
        </w:rPr>
        <w:fldChar w:fldCharType="end"/>
      </w:r>
      <w:r w:rsidR="00B620F9">
        <w:rPr>
          <w:rStyle w:val="Referincomentariu"/>
          <w:rFonts w:asciiTheme="minorHAnsi" w:eastAsiaTheme="minorHAnsi" w:hAnsiTheme="minorHAnsi" w:cstheme="minorBidi"/>
          <w:spacing w:val="0"/>
          <w:lang w:val="ro-RO" w:eastAsia="en-US"/>
        </w:rPr>
        <w:commentReference w:id="45"/>
      </w:r>
    </w:p>
    <w:p w14:paraId="07E227C5" w14:textId="365B1B88" w:rsidR="00D46087" w:rsidRDefault="009A4691" w:rsidP="000352C6">
      <w:pPr>
        <w:jc w:val="both"/>
        <w:rPr>
          <w:ins w:id="46" w:author="Alexandru Uicoabă" w:date="2022-06-14T22:00:00Z"/>
          <w:rFonts w:ascii="Times New Roman" w:hAnsi="Times New Roman" w:cs="Times New Roman"/>
          <w:sz w:val="24"/>
          <w:szCs w:val="24"/>
        </w:rPr>
      </w:pPr>
      <w:r w:rsidRPr="000352C6">
        <w:rPr>
          <w:rFonts w:ascii="Times New Roman" w:hAnsi="Times New Roman" w:cs="Times New Roman"/>
          <w:sz w:val="24"/>
          <w:szCs w:val="24"/>
        </w:rPr>
        <w:tab/>
        <w:t>Un alt tip de implementare este cea care folosește Markov Decision Process for Decision Making (MDP)  . Folosind acest algoritm, pornind de la comportamenul albinelor, s-au create grupuri cooperative de agenți inteligenți pentru jocuri de tip Real-Time Strategy (RTS). Rezultatele au arătat un nivel ridicat de inteligență colectivă. Un lucru interesant a fost apariția temporară de așa numiți Team Leaders, care au condus cu succes echipa în bătălie</w:t>
      </w:r>
      <w:commentRangeStart w:id="47"/>
      <w:r w:rsidRPr="000352C6">
        <w:rPr>
          <w:rFonts w:ascii="Times New Roman" w:hAnsi="Times New Roman" w:cs="Times New Roman"/>
          <w:sz w:val="24"/>
          <w:szCs w:val="24"/>
        </w:rPr>
        <w:t>.</w:t>
      </w:r>
      <w:commentRangeEnd w:id="47"/>
      <w:r w:rsidR="0068010A">
        <w:rPr>
          <w:rFonts w:ascii="Times New Roman" w:hAnsi="Times New Roman" w:cs="Times New Roman"/>
          <w:sz w:val="24"/>
          <w:szCs w:val="24"/>
        </w:rPr>
        <w:fldChar w:fldCharType="begin"/>
      </w:r>
      <w:r w:rsidR="0068010A">
        <w:rPr>
          <w:rFonts w:ascii="Times New Roman" w:hAnsi="Times New Roman" w:cs="Times New Roman"/>
          <w:sz w:val="24"/>
          <w:szCs w:val="24"/>
        </w:rPr>
        <w:instrText xml:space="preserve"> ADDIN ZOTERO_ITEM CSL_CITATION {"citationID":"J7YmACQ4","properties":{"formattedCitation":"[7]","plainCitation":"[7]","noteIndex":0},"citationItems":[{"id":155,"uris":["http://zotero.org/users/6649884/items/XZYHA9WX"],"itemData":{"id":155,"type":"paper-conference","abstract":"This paper investigates the use the swarm intelligence of honey bees to create groups of co-operative AI for an RTS game in order to create and re-enact battle simulations. The behaviour of the agents are based on the foraging and defensive behaviours of honey bees, adapted to a human environment. The groups consist of multiple model-based reflex agents, with individual blackboards for working memory, with a colony level blackboard to mimic the foraging patterns. An agent architecture and environment is proposed that allows for creation of autonomous cooperative agents. The behaviour of agents is then evaluated and their intelligence is tested using an adaptation of Anytime Universal Intelligence Test.","container-title":"2017 9th International Conference on Virtual Worlds and Games for Serious Applications (VS-Games)","DOI":"10.1109/VS-GAMES.2017.8055809","event":"2017 9th International Conference on Virtual Worlds and Games for Serious Applications (VS-Games)","note":"ISSN: 2474-0489","page":"39-46","source":"IEEE Xplore","title":"Swarm intelligence for autonomous cooperative agents in battles for real-time strategy games","author":[{"family":"Daylamani-Zad","given":"D."},{"family":"Graham","given":"L. B."},{"family":"Paraskevopoulos","given":"I. T."}],"issued":{"date-parts":[["2017",9]]}}}],"schema":"https://github.com/citation-style-language/schema/raw/master/csl-citation.json"} </w:instrText>
      </w:r>
      <w:r w:rsidR="0068010A">
        <w:rPr>
          <w:rFonts w:ascii="Times New Roman" w:hAnsi="Times New Roman" w:cs="Times New Roman"/>
          <w:sz w:val="24"/>
          <w:szCs w:val="24"/>
        </w:rPr>
        <w:fldChar w:fldCharType="separate"/>
      </w:r>
      <w:r w:rsidR="0068010A" w:rsidRPr="0068010A">
        <w:rPr>
          <w:rFonts w:ascii="Times New Roman" w:hAnsi="Times New Roman" w:cs="Times New Roman"/>
          <w:sz w:val="24"/>
        </w:rPr>
        <w:t>[7]</w:t>
      </w:r>
      <w:r w:rsidR="0068010A">
        <w:rPr>
          <w:rFonts w:ascii="Times New Roman" w:hAnsi="Times New Roman" w:cs="Times New Roman"/>
          <w:sz w:val="24"/>
          <w:szCs w:val="24"/>
        </w:rPr>
        <w:fldChar w:fldCharType="end"/>
      </w:r>
      <w:r w:rsidR="00B620F9">
        <w:rPr>
          <w:rStyle w:val="Referincomentariu"/>
        </w:rPr>
        <w:commentReference w:id="47"/>
      </w:r>
    </w:p>
    <w:p w14:paraId="603BF44A" w14:textId="7717AA73" w:rsidR="00315364" w:rsidRDefault="00315364" w:rsidP="000352C6">
      <w:pPr>
        <w:jc w:val="both"/>
        <w:rPr>
          <w:ins w:id="48" w:author="Alexandru Uicoabă" w:date="2022-06-14T22:00:00Z"/>
          <w:rFonts w:ascii="Times New Roman" w:hAnsi="Times New Roman" w:cs="Times New Roman"/>
          <w:sz w:val="24"/>
          <w:szCs w:val="24"/>
        </w:rPr>
      </w:pPr>
    </w:p>
    <w:p w14:paraId="61F2E95F" w14:textId="5EDBFDB5" w:rsidR="00315364" w:rsidRPr="000352C6" w:rsidRDefault="00315364" w:rsidP="000352C6">
      <w:pPr>
        <w:jc w:val="both"/>
        <w:rPr>
          <w:rFonts w:ascii="Times New Roman" w:hAnsi="Times New Roman" w:cs="Times New Roman"/>
          <w:sz w:val="24"/>
          <w:szCs w:val="24"/>
        </w:rPr>
      </w:pPr>
      <w:ins w:id="49" w:author="Alexandru Uicoabă" w:date="2022-06-14T22:00:00Z">
        <w:r>
          <w:rPr>
            <w:rFonts w:ascii="Times New Roman" w:hAnsi="Times New Roman" w:cs="Times New Roman"/>
            <w:sz w:val="24"/>
            <w:szCs w:val="24"/>
          </w:rPr>
          <w:tab/>
          <w:t>După parcurgerea articolelor de mai sus,</w:t>
        </w:r>
      </w:ins>
      <w:ins w:id="50" w:author="Alexandru Uicoabă" w:date="2022-06-14T22:01:00Z">
        <w:r>
          <w:rPr>
            <w:rFonts w:ascii="Times New Roman" w:hAnsi="Times New Roman" w:cs="Times New Roman"/>
            <w:sz w:val="24"/>
            <w:szCs w:val="24"/>
          </w:rPr>
          <w:t xml:space="preserve"> s-a observat că într-un procent ridicat, a</w:t>
        </w:r>
      </w:ins>
      <w:ins w:id="51" w:author="Alexandru Uicoabă" w:date="2022-06-14T22:02:00Z">
        <w:r>
          <w:rPr>
            <w:rFonts w:ascii="Times New Roman" w:hAnsi="Times New Roman" w:cs="Times New Roman"/>
            <w:sz w:val="24"/>
            <w:szCs w:val="24"/>
          </w:rPr>
          <w:t>u</w:t>
        </w:r>
      </w:ins>
      <w:ins w:id="52" w:author="Alexandru Uicoabă" w:date="2022-06-14T22:01:00Z">
        <w:r>
          <w:rPr>
            <w:rFonts w:ascii="Times New Roman" w:hAnsi="Times New Roman" w:cs="Times New Roman"/>
            <w:sz w:val="24"/>
            <w:szCs w:val="24"/>
          </w:rPr>
          <w:t xml:space="preserve"> fost prefera</w:t>
        </w:r>
      </w:ins>
      <w:ins w:id="53" w:author="Alexandru Uicoabă" w:date="2022-06-14T22:04:00Z">
        <w:r>
          <w:rPr>
            <w:rFonts w:ascii="Times New Roman" w:hAnsi="Times New Roman" w:cs="Times New Roman"/>
            <w:sz w:val="24"/>
            <w:szCs w:val="24"/>
          </w:rPr>
          <w:t>t</w:t>
        </w:r>
      </w:ins>
      <w:ins w:id="54" w:author="Alexandru Uicoabă" w:date="2022-06-14T22:02:00Z">
        <w:r>
          <w:rPr>
            <w:rFonts w:ascii="Times New Roman" w:hAnsi="Times New Roman" w:cs="Times New Roman"/>
            <w:sz w:val="24"/>
            <w:szCs w:val="24"/>
          </w:rPr>
          <w:t xml:space="preserve"> algoritm</w:t>
        </w:r>
      </w:ins>
      <w:ins w:id="55" w:author="Alexandru Uicoabă" w:date="2022-06-14T22:04:00Z">
        <w:r>
          <w:rPr>
            <w:rFonts w:ascii="Times New Roman" w:hAnsi="Times New Roman" w:cs="Times New Roman"/>
            <w:sz w:val="24"/>
            <w:szCs w:val="24"/>
          </w:rPr>
          <w:t>ul</w:t>
        </w:r>
      </w:ins>
      <w:ins w:id="56" w:author="Alexandru Uicoabă" w:date="2022-06-14T22:02:00Z">
        <w:r>
          <w:rPr>
            <w:rFonts w:ascii="Times New Roman" w:hAnsi="Times New Roman" w:cs="Times New Roman"/>
            <w:sz w:val="24"/>
            <w:szCs w:val="24"/>
          </w:rPr>
          <w:t xml:space="preserve"> </w:t>
        </w:r>
      </w:ins>
      <w:ins w:id="57" w:author="Alexandru Uicoabă" w:date="2022-06-14T22:04:00Z">
        <w:r>
          <w:rPr>
            <w:rFonts w:ascii="Times New Roman" w:hAnsi="Times New Roman" w:cs="Times New Roman"/>
            <w:sz w:val="24"/>
            <w:szCs w:val="24"/>
          </w:rPr>
          <w:t xml:space="preserve">Monte Carlo Tree Search </w:t>
        </w:r>
      </w:ins>
      <w:ins w:id="58" w:author="Alexandru Uicoabă" w:date="2022-06-14T22:01:00Z">
        <w:r>
          <w:rPr>
            <w:rFonts w:ascii="Times New Roman" w:hAnsi="Times New Roman" w:cs="Times New Roman"/>
            <w:sz w:val="24"/>
            <w:szCs w:val="24"/>
          </w:rPr>
          <w:t>pentru învățarea agentului</w:t>
        </w:r>
      </w:ins>
      <w:ins w:id="59" w:author="Alexandru Uicoabă" w:date="2022-06-14T22:02:00Z">
        <w:r>
          <w:rPr>
            <w:rFonts w:ascii="Times New Roman" w:hAnsi="Times New Roman" w:cs="Times New Roman"/>
            <w:sz w:val="24"/>
            <w:szCs w:val="24"/>
          </w:rPr>
          <w:t>.</w:t>
        </w:r>
      </w:ins>
      <w:ins w:id="60" w:author="Alexandru Uicoabă" w:date="2022-06-14T22:05:00Z">
        <w:r>
          <w:rPr>
            <w:rFonts w:ascii="Times New Roman" w:hAnsi="Times New Roman" w:cs="Times New Roman"/>
            <w:sz w:val="24"/>
            <w:szCs w:val="24"/>
          </w:rPr>
          <w:t xml:space="preserve"> De asemenea, în articolele parcurse s-a preferat învățarea unui singur agent. În partea de experiment, se vor </w:t>
        </w:r>
      </w:ins>
      <w:ins w:id="61" w:author="Alexandru Uicoabă" w:date="2022-06-14T22:06:00Z">
        <w:r>
          <w:rPr>
            <w:rFonts w:ascii="Times New Roman" w:hAnsi="Times New Roman" w:cs="Times New Roman"/>
            <w:sz w:val="24"/>
            <w:szCs w:val="24"/>
          </w:rPr>
          <w:t>implementa două experimente, unul folosind algoritmi de machine learning supravegheați, iar în celălalt se va folosi un algoritm de reinforcement learning.</w:t>
        </w:r>
      </w:ins>
      <w:ins w:id="62" w:author="Alexandru Uicoabă" w:date="2022-06-14T22:02:00Z">
        <w:r>
          <w:rPr>
            <w:rFonts w:ascii="Times New Roman" w:hAnsi="Times New Roman" w:cs="Times New Roman"/>
            <w:sz w:val="24"/>
            <w:szCs w:val="24"/>
          </w:rPr>
          <w:t xml:space="preserve">  </w:t>
        </w:r>
      </w:ins>
    </w:p>
    <w:p w14:paraId="7D3F96C9" w14:textId="0B88A5EB" w:rsidR="00D46087" w:rsidRDefault="00D46087" w:rsidP="00E7416B"/>
    <w:p w14:paraId="1451D674" w14:textId="57ECA482" w:rsidR="00D46087" w:rsidRDefault="00D46087" w:rsidP="00E7416B"/>
    <w:p w14:paraId="2C6FF08F" w14:textId="5D6C75EA" w:rsidR="00C93AAA" w:rsidRDefault="00C93AAA" w:rsidP="00E7416B"/>
    <w:p w14:paraId="24F4754A" w14:textId="51446535" w:rsidR="00C93AAA" w:rsidRDefault="00C93AAA" w:rsidP="00E7416B"/>
    <w:p w14:paraId="47EB8D7A" w14:textId="329F5863" w:rsidR="00C93AAA" w:rsidRDefault="00C93AAA" w:rsidP="00E7416B"/>
    <w:p w14:paraId="260EAA5A" w14:textId="77777777" w:rsidR="00C93AAA" w:rsidRDefault="00C93AAA" w:rsidP="00E7416B"/>
    <w:p w14:paraId="650F9442" w14:textId="21B7A5C9" w:rsidR="00D46087" w:rsidRDefault="00D46087" w:rsidP="00E7416B"/>
    <w:p w14:paraId="14C467F4" w14:textId="13E8A8CC" w:rsidR="00D46087" w:rsidRDefault="00D46087" w:rsidP="00E7416B"/>
    <w:p w14:paraId="5FA061F7" w14:textId="26DB21FD" w:rsidR="00521892" w:rsidRDefault="00521892" w:rsidP="00E7416B"/>
    <w:p w14:paraId="3FB3B7E8" w14:textId="5C59077F" w:rsidR="00521892" w:rsidRDefault="00521892" w:rsidP="00E7416B"/>
    <w:p w14:paraId="5E8185C7" w14:textId="19915F9A" w:rsidR="00521892" w:rsidRDefault="00521892" w:rsidP="00E7416B"/>
    <w:p w14:paraId="790D53EF" w14:textId="1F76B955" w:rsidR="00521892" w:rsidRDefault="00521892" w:rsidP="00E7416B"/>
    <w:p w14:paraId="28B0C6A0" w14:textId="77777777" w:rsidR="00521892" w:rsidRPr="007E219A" w:rsidRDefault="00521892" w:rsidP="00E7416B"/>
    <w:p w14:paraId="0489DCAF" w14:textId="4E491FF9" w:rsidR="00D96A93" w:rsidRDefault="00D96A93" w:rsidP="000352C6">
      <w:pPr>
        <w:pStyle w:val="Titlu1"/>
        <w:jc w:val="center"/>
        <w:rPr>
          <w:rFonts w:ascii="Times New Roman" w:hAnsi="Times New Roman" w:cs="Times New Roman"/>
          <w:b/>
          <w:bCs/>
          <w:color w:val="auto"/>
        </w:rPr>
      </w:pPr>
      <w:bookmarkStart w:id="63" w:name="_Toc106049305"/>
      <w:r w:rsidRPr="000352C6">
        <w:rPr>
          <w:rFonts w:ascii="Times New Roman" w:hAnsi="Times New Roman" w:cs="Times New Roman"/>
          <w:b/>
          <w:bCs/>
          <w:color w:val="auto"/>
          <w:lang w:val="en-GB"/>
        </w:rPr>
        <w:t>Capitolul 3</w:t>
      </w:r>
      <w:r w:rsidR="00AB0F07" w:rsidRPr="000352C6">
        <w:rPr>
          <w:rFonts w:ascii="Times New Roman" w:hAnsi="Times New Roman" w:cs="Times New Roman"/>
          <w:b/>
          <w:bCs/>
          <w:color w:val="auto"/>
          <w:lang w:val="en-GB"/>
        </w:rPr>
        <w:t xml:space="preserve">: </w:t>
      </w:r>
      <w:r w:rsidRPr="000352C6">
        <w:rPr>
          <w:rFonts w:ascii="Times New Roman" w:hAnsi="Times New Roman" w:cs="Times New Roman"/>
          <w:b/>
          <w:bCs/>
          <w:color w:val="auto"/>
          <w:lang w:val="en-GB"/>
        </w:rPr>
        <w:t xml:space="preserve"> Învățare </w:t>
      </w:r>
      <w:r w:rsidR="00CA2B21" w:rsidRPr="000352C6">
        <w:rPr>
          <w:rFonts w:ascii="Times New Roman" w:hAnsi="Times New Roman" w:cs="Times New Roman"/>
          <w:b/>
          <w:bCs/>
          <w:color w:val="auto"/>
          <w:lang w:val="en-GB"/>
        </w:rPr>
        <w:t>automat</w:t>
      </w:r>
      <w:r w:rsidR="00AB0F07" w:rsidRPr="000352C6">
        <w:rPr>
          <w:rFonts w:ascii="Times New Roman" w:hAnsi="Times New Roman" w:cs="Times New Roman"/>
          <w:b/>
          <w:bCs/>
          <w:color w:val="auto"/>
        </w:rPr>
        <w:t>ă</w:t>
      </w:r>
      <w:bookmarkEnd w:id="63"/>
    </w:p>
    <w:p w14:paraId="665C7CA8" w14:textId="77777777" w:rsidR="000352C6" w:rsidRPr="000352C6" w:rsidRDefault="000352C6" w:rsidP="000352C6"/>
    <w:p w14:paraId="0DF79663" w14:textId="3383D70D" w:rsidR="00CA2B21" w:rsidRDefault="000352C6" w:rsidP="000352C6">
      <w:pPr>
        <w:pStyle w:val="Titlu2"/>
        <w:rPr>
          <w:rFonts w:ascii="Times New Roman" w:hAnsi="Times New Roman" w:cs="Times New Roman"/>
          <w:b/>
          <w:bCs/>
          <w:color w:val="auto"/>
          <w:sz w:val="28"/>
          <w:szCs w:val="28"/>
          <w:lang w:val="en-GB"/>
        </w:rPr>
      </w:pPr>
      <w:bookmarkStart w:id="64" w:name="_Toc106049306"/>
      <w:r w:rsidRPr="000352C6">
        <w:rPr>
          <w:rFonts w:ascii="Times New Roman" w:hAnsi="Times New Roman" w:cs="Times New Roman"/>
          <w:b/>
          <w:bCs/>
          <w:color w:val="auto"/>
          <w:sz w:val="28"/>
          <w:szCs w:val="28"/>
          <w:lang w:val="en-GB"/>
        </w:rPr>
        <w:t xml:space="preserve">3.1 </w:t>
      </w:r>
      <w:r w:rsidR="00CA2B21" w:rsidRPr="000352C6">
        <w:rPr>
          <w:rFonts w:ascii="Times New Roman" w:hAnsi="Times New Roman" w:cs="Times New Roman"/>
          <w:b/>
          <w:bCs/>
          <w:color w:val="auto"/>
          <w:sz w:val="28"/>
          <w:szCs w:val="28"/>
          <w:lang w:val="en-GB"/>
        </w:rPr>
        <w:t>Machine Learning</w:t>
      </w:r>
      <w:bookmarkEnd w:id="64"/>
    </w:p>
    <w:p w14:paraId="63DDD9A0" w14:textId="77777777" w:rsidR="000352C6" w:rsidRPr="000352C6" w:rsidRDefault="000352C6" w:rsidP="000352C6">
      <w:pPr>
        <w:rPr>
          <w:lang w:val="en-GB"/>
        </w:rPr>
      </w:pPr>
    </w:p>
    <w:p w14:paraId="63B41D05" w14:textId="0D3F9F61" w:rsidR="00723CC4" w:rsidRPr="00C93AAA" w:rsidRDefault="00723CC4" w:rsidP="00C93AAA">
      <w:pPr>
        <w:jc w:val="both"/>
        <w:rPr>
          <w:rFonts w:ascii="Times New Roman" w:hAnsi="Times New Roman" w:cs="Times New Roman"/>
          <w:sz w:val="24"/>
          <w:szCs w:val="24"/>
        </w:rPr>
      </w:pPr>
      <w:r>
        <w:rPr>
          <w:lang w:val="en-GB"/>
        </w:rPr>
        <w:tab/>
      </w:r>
      <w:r w:rsidRPr="00C93AAA">
        <w:rPr>
          <w:rFonts w:ascii="Times New Roman" w:hAnsi="Times New Roman" w:cs="Times New Roman"/>
          <w:sz w:val="24"/>
          <w:szCs w:val="24"/>
          <w:lang w:val="en-GB"/>
        </w:rPr>
        <w:t xml:space="preserve">Machine learning este un domeniu </w:t>
      </w:r>
      <w:del w:id="65" w:author="Bogdan Dragulescu" w:date="2022-06-14T12:02:00Z">
        <w:r w:rsidRPr="00C93AAA" w:rsidDel="00742111">
          <w:rPr>
            <w:rFonts w:ascii="Times New Roman" w:hAnsi="Times New Roman" w:cs="Times New Roman"/>
            <w:sz w:val="24"/>
            <w:szCs w:val="24"/>
            <w:lang w:val="en-GB"/>
          </w:rPr>
          <w:delText xml:space="preserve">foarte </w:delText>
        </w:r>
      </w:del>
      <w:r w:rsidRPr="00C93AAA">
        <w:rPr>
          <w:rFonts w:ascii="Times New Roman" w:hAnsi="Times New Roman" w:cs="Times New Roman"/>
          <w:sz w:val="24"/>
          <w:szCs w:val="24"/>
          <w:lang w:val="en-GB"/>
        </w:rPr>
        <w:t>de actualitate în zilele noastre, fie că vorbim de domenii precum Automotive, Cyber Security, Data Sience,</w:t>
      </w:r>
      <w:r w:rsidR="002D2CAC" w:rsidRPr="00C93AAA">
        <w:rPr>
          <w:rFonts w:ascii="Times New Roman" w:hAnsi="Times New Roman" w:cs="Times New Roman"/>
          <w:sz w:val="24"/>
          <w:szCs w:val="24"/>
          <w:lang w:val="en-GB"/>
        </w:rPr>
        <w:t xml:space="preserve"> detecții de imagini,</w:t>
      </w:r>
      <w:r w:rsidRPr="00C93AAA">
        <w:rPr>
          <w:rFonts w:ascii="Times New Roman" w:hAnsi="Times New Roman" w:cs="Times New Roman"/>
          <w:sz w:val="24"/>
          <w:szCs w:val="24"/>
          <w:lang w:val="en-GB"/>
        </w:rPr>
        <w:t xml:space="preserve"> etc.</w:t>
      </w:r>
      <w:r w:rsidR="00790890" w:rsidRPr="00C93AAA">
        <w:rPr>
          <w:rFonts w:ascii="Times New Roman" w:hAnsi="Times New Roman" w:cs="Times New Roman"/>
          <w:sz w:val="24"/>
          <w:szCs w:val="24"/>
          <w:lang w:val="en-GB"/>
        </w:rPr>
        <w:t xml:space="preserve"> Din punct de vedere al definiților, am expus mai jos două dintre ele</w:t>
      </w:r>
      <w:r w:rsidR="0068010A">
        <w:fldChar w:fldCharType="begin"/>
      </w:r>
      <w:r w:rsidR="0068010A">
        <w:instrText xml:space="preserve"> ADDIN ZOTERO_ITEM CSL_CITATION {"citationID":"HVVncBUc","properties":{"formattedCitation":"[8]","plainCitation":"[8]","noteIndex":0},"citationItems":[{"id":282,"uris":["http://zotero.org/users/6649884/items/FGFWVNXR"],"itemData":{"id":282,"type":"book","edition":"2nd Edition","ISBN":"978-1-4920-3264-9","publisher":"O'Reilly Media, Inc.","title":"Hands-On Machine Learning with Scikit-Learn, Keras, and TensorFlow","author":[{"family":"Géron","given":"Aurélien"}],"issued":{"date-parts":[["2019",9]]}}}],"schema":"https://github.com/citation-style-language/schema/raw/master/csl-citation.json"} </w:instrText>
      </w:r>
      <w:r w:rsidR="0068010A">
        <w:fldChar w:fldCharType="separate"/>
      </w:r>
      <w:r w:rsidR="0068010A" w:rsidRPr="0068010A">
        <w:rPr>
          <w:rFonts w:ascii="Calibri" w:hAnsi="Calibri" w:cs="Calibri"/>
        </w:rPr>
        <w:t>[8]</w:t>
      </w:r>
      <w:r w:rsidR="0068010A">
        <w:fldChar w:fldCharType="end"/>
      </w:r>
      <w:r w:rsidR="00790890" w:rsidRPr="00C93AAA">
        <w:rPr>
          <w:rFonts w:ascii="Times New Roman" w:hAnsi="Times New Roman" w:cs="Times New Roman"/>
          <w:sz w:val="24"/>
          <w:szCs w:val="24"/>
          <w:lang w:val="en-GB"/>
        </w:rPr>
        <w:t>:</w:t>
      </w:r>
      <w:r w:rsidRPr="00C93AAA">
        <w:rPr>
          <w:rFonts w:ascii="Times New Roman" w:hAnsi="Times New Roman" w:cs="Times New Roman"/>
          <w:sz w:val="24"/>
          <w:szCs w:val="24"/>
        </w:rPr>
        <w:t xml:space="preserve"> </w:t>
      </w:r>
    </w:p>
    <w:p w14:paraId="0C0FC4C9" w14:textId="2AFB17CE" w:rsidR="00CA2B21" w:rsidRPr="00C93AAA" w:rsidRDefault="00CA2B21" w:rsidP="00C93AAA">
      <w:pPr>
        <w:jc w:val="both"/>
        <w:rPr>
          <w:rFonts w:ascii="Times New Roman" w:hAnsi="Times New Roman" w:cs="Times New Roman"/>
          <w:sz w:val="24"/>
          <w:szCs w:val="24"/>
        </w:rPr>
      </w:pPr>
      <w:r w:rsidRPr="00C93AAA">
        <w:rPr>
          <w:rFonts w:ascii="Times New Roman" w:hAnsi="Times New Roman" w:cs="Times New Roman"/>
          <w:sz w:val="24"/>
          <w:szCs w:val="24"/>
          <w:lang w:val="en-GB"/>
        </w:rPr>
        <w:tab/>
        <w:t>O defini</w:t>
      </w:r>
      <w:r w:rsidRPr="00C93AAA">
        <w:rPr>
          <w:rFonts w:ascii="Times New Roman" w:hAnsi="Times New Roman" w:cs="Times New Roman"/>
          <w:sz w:val="24"/>
          <w:szCs w:val="24"/>
        </w:rPr>
        <w:t>ție mai generală a machine learning este următoarea</w:t>
      </w:r>
      <w:r w:rsidR="0068010A" w:rsidRPr="00C93AAA">
        <w:rPr>
          <w:rFonts w:ascii="Times New Roman" w:hAnsi="Times New Roman" w:cs="Times New Roman"/>
          <w:sz w:val="24"/>
          <w:szCs w:val="24"/>
        </w:rPr>
        <w:fldChar w:fldCharType="begin"/>
      </w:r>
      <w:r w:rsidR="0068010A">
        <w:rPr>
          <w:rFonts w:ascii="Times New Roman" w:hAnsi="Times New Roman" w:cs="Times New Roman"/>
          <w:sz w:val="24"/>
          <w:szCs w:val="24"/>
        </w:rPr>
        <w:instrText xml:space="preserve"> ADDIN ZOTERO_ITEM CSL_CITATION {"citationID":"3nwc1QER","properties":{"formattedCitation":"[8]","plainCitation":"[8]","noteIndex":0},"citationItems":[{"id":282,"uris":["http://zotero.org/users/6649884/items/FGFWVNXR"],"itemData":{"id":282,"type":"book","edition":"2nd Edition","ISBN":"978-1-4920-3264-9","publisher":"O'Reilly Media, Inc.","title":"Hands-On Machine Learning with Scikit-Learn, Keras, and TensorFlow","author":[{"family":"Géron","given":"Aurélien"}],"issued":{"date-parts":[["2019",9]]}}}],"schema":"https://github.com/citation-style-language/schema/raw/master/csl-citation.json"} </w:instrText>
      </w:r>
      <w:r w:rsidR="0068010A" w:rsidRPr="00C93AAA">
        <w:rPr>
          <w:rFonts w:ascii="Times New Roman" w:hAnsi="Times New Roman" w:cs="Times New Roman"/>
          <w:sz w:val="24"/>
          <w:szCs w:val="24"/>
        </w:rPr>
        <w:fldChar w:fldCharType="separate"/>
      </w:r>
      <w:r w:rsidR="0068010A" w:rsidRPr="0068010A">
        <w:rPr>
          <w:rFonts w:ascii="Times New Roman" w:hAnsi="Times New Roman" w:cs="Times New Roman"/>
          <w:sz w:val="24"/>
        </w:rPr>
        <w:t>[8]</w:t>
      </w:r>
      <w:r w:rsidR="0068010A" w:rsidRPr="00C93AAA">
        <w:rPr>
          <w:rFonts w:ascii="Times New Roman" w:hAnsi="Times New Roman" w:cs="Times New Roman"/>
          <w:sz w:val="24"/>
          <w:szCs w:val="24"/>
        </w:rPr>
        <w:fldChar w:fldCharType="end"/>
      </w:r>
      <w:r w:rsidRPr="00C93AAA">
        <w:rPr>
          <w:rFonts w:ascii="Times New Roman" w:hAnsi="Times New Roman" w:cs="Times New Roman"/>
          <w:sz w:val="24"/>
          <w:szCs w:val="24"/>
          <w:lang w:val="en-GB"/>
        </w:rPr>
        <w:t>:</w:t>
      </w:r>
    </w:p>
    <w:p w14:paraId="651552F5" w14:textId="1094371F" w:rsidR="00CA2B21" w:rsidRPr="00C93AAA" w:rsidRDefault="00CA2B21" w:rsidP="00C93AAA">
      <w:pPr>
        <w:pStyle w:val="Listparagraf"/>
        <w:numPr>
          <w:ilvl w:val="0"/>
          <w:numId w:val="7"/>
        </w:numPr>
        <w:jc w:val="both"/>
        <w:rPr>
          <w:rFonts w:ascii="Times New Roman" w:hAnsi="Times New Roman" w:cs="Times New Roman"/>
          <w:sz w:val="24"/>
          <w:szCs w:val="24"/>
        </w:rPr>
      </w:pPr>
      <w:r w:rsidRPr="00C93AAA">
        <w:rPr>
          <w:rFonts w:ascii="Times New Roman" w:hAnsi="Times New Roman" w:cs="Times New Roman"/>
          <w:sz w:val="24"/>
          <w:szCs w:val="24"/>
        </w:rPr>
        <w:lastRenderedPageBreak/>
        <w:t>Machine learning-ul este domeniul de studiu care oferă abilitatea calculatoarelor să învețe fară ca acestea să fie programate în mod explicit (Arthur Samuel</w:t>
      </w:r>
      <w:r w:rsidR="00B20EB8" w:rsidRPr="00C93AAA">
        <w:rPr>
          <w:rFonts w:ascii="Times New Roman" w:hAnsi="Times New Roman" w:cs="Times New Roman"/>
          <w:sz w:val="24"/>
          <w:szCs w:val="24"/>
        </w:rPr>
        <w:t>, 1958</w:t>
      </w:r>
      <w:r w:rsidRPr="00C93AAA">
        <w:rPr>
          <w:rFonts w:ascii="Times New Roman" w:hAnsi="Times New Roman" w:cs="Times New Roman"/>
          <w:sz w:val="24"/>
          <w:szCs w:val="24"/>
        </w:rPr>
        <w:t>)</w:t>
      </w:r>
    </w:p>
    <w:p w14:paraId="20E9A6AC" w14:textId="1667813A" w:rsidR="00CA2B21" w:rsidRPr="00C93AAA" w:rsidRDefault="00CA2B21" w:rsidP="00C93AAA">
      <w:pPr>
        <w:ind w:left="720"/>
        <w:jc w:val="both"/>
        <w:rPr>
          <w:rFonts w:ascii="Times New Roman" w:hAnsi="Times New Roman" w:cs="Times New Roman"/>
          <w:sz w:val="24"/>
          <w:szCs w:val="24"/>
          <w:lang w:val="en-GB"/>
        </w:rPr>
      </w:pPr>
      <w:r w:rsidRPr="00C93AAA">
        <w:rPr>
          <w:rFonts w:ascii="Times New Roman" w:hAnsi="Times New Roman" w:cs="Times New Roman"/>
          <w:sz w:val="24"/>
          <w:szCs w:val="24"/>
        </w:rPr>
        <w:t>Există și o definiție orietată spre tehnică care zice că</w:t>
      </w:r>
      <w:r w:rsidRPr="00C93AAA">
        <w:rPr>
          <w:rFonts w:ascii="Times New Roman" w:hAnsi="Times New Roman" w:cs="Times New Roman"/>
          <w:sz w:val="24"/>
          <w:szCs w:val="24"/>
          <w:lang w:val="en-GB"/>
        </w:rPr>
        <w:t>:</w:t>
      </w:r>
    </w:p>
    <w:p w14:paraId="4EAA35E7" w14:textId="1B3DCE2E" w:rsidR="00CA2B21" w:rsidRPr="00C93AAA" w:rsidRDefault="00CA2B21" w:rsidP="00C93AAA">
      <w:pPr>
        <w:pStyle w:val="Listparagraf"/>
        <w:numPr>
          <w:ilvl w:val="0"/>
          <w:numId w:val="7"/>
        </w:numPr>
        <w:jc w:val="both"/>
        <w:rPr>
          <w:rFonts w:ascii="Times New Roman" w:hAnsi="Times New Roman" w:cs="Times New Roman"/>
          <w:sz w:val="24"/>
          <w:szCs w:val="24"/>
        </w:rPr>
      </w:pPr>
      <w:r w:rsidRPr="00C93AAA">
        <w:rPr>
          <w:rFonts w:ascii="Times New Roman" w:hAnsi="Times New Roman" w:cs="Times New Roman"/>
          <w:sz w:val="24"/>
          <w:szCs w:val="24"/>
        </w:rPr>
        <w:t xml:space="preserve">Unui program software îi este spus să învețe din experiența E respectând niște cerințe C </w:t>
      </w:r>
      <w:r w:rsidR="00B20EB8" w:rsidRPr="00C93AAA">
        <w:rPr>
          <w:rFonts w:ascii="Times New Roman" w:hAnsi="Times New Roman" w:cs="Times New Roman"/>
          <w:sz w:val="24"/>
          <w:szCs w:val="24"/>
        </w:rPr>
        <w:t>și având niște unități de măsură a performanței P. Dacă performanțele respectă cerințele C, măsurate în P, atunci programul software își îmbunătățește experiența E. (Tom Mitchel</w:t>
      </w:r>
      <w:r w:rsidR="0081006C" w:rsidRPr="00C93AAA">
        <w:rPr>
          <w:rFonts w:ascii="Times New Roman" w:hAnsi="Times New Roman" w:cs="Times New Roman"/>
          <w:sz w:val="24"/>
          <w:szCs w:val="24"/>
        </w:rPr>
        <w:t>,</w:t>
      </w:r>
      <w:r w:rsidR="00B20EB8" w:rsidRPr="00C93AAA">
        <w:rPr>
          <w:rFonts w:ascii="Times New Roman" w:hAnsi="Times New Roman" w:cs="Times New Roman"/>
          <w:sz w:val="24"/>
          <w:szCs w:val="24"/>
        </w:rPr>
        <w:t xml:space="preserve"> 1997)</w:t>
      </w:r>
    </w:p>
    <w:p w14:paraId="2D1B74A2" w14:textId="3B0A97B4" w:rsidR="002D2CAC" w:rsidRPr="00C93AAA" w:rsidRDefault="002D2CAC" w:rsidP="00C93AAA">
      <w:pPr>
        <w:ind w:left="720"/>
        <w:jc w:val="both"/>
        <w:rPr>
          <w:rFonts w:ascii="Times New Roman" w:hAnsi="Times New Roman" w:cs="Times New Roman"/>
          <w:sz w:val="24"/>
          <w:szCs w:val="24"/>
        </w:rPr>
      </w:pPr>
      <w:commentRangeStart w:id="66"/>
      <w:r w:rsidRPr="00C93AAA">
        <w:rPr>
          <w:rFonts w:ascii="Times New Roman" w:hAnsi="Times New Roman" w:cs="Times New Roman"/>
          <w:sz w:val="24"/>
          <w:szCs w:val="24"/>
        </w:rPr>
        <w:t>Clasificarea sistemelor de Machine Learning</w:t>
      </w:r>
    </w:p>
    <w:p w14:paraId="206AA8D6" w14:textId="53F41580" w:rsidR="002D2CAC" w:rsidRPr="00C93AAA" w:rsidRDefault="002D2CAC" w:rsidP="00C93AAA">
      <w:pPr>
        <w:ind w:left="720"/>
        <w:jc w:val="both"/>
        <w:rPr>
          <w:rFonts w:ascii="Times New Roman" w:hAnsi="Times New Roman" w:cs="Times New Roman"/>
          <w:sz w:val="24"/>
          <w:szCs w:val="24"/>
          <w:lang w:val="en-GB"/>
        </w:rPr>
      </w:pPr>
      <w:r w:rsidRPr="00C93AAA">
        <w:rPr>
          <w:rFonts w:ascii="Times New Roman" w:hAnsi="Times New Roman" w:cs="Times New Roman"/>
          <w:sz w:val="24"/>
          <w:szCs w:val="24"/>
        </w:rPr>
        <w:t>Există mai multe clasificări a sistemelor de ML (Machine Learning) avem următoarele clasificăr</w:t>
      </w:r>
      <w:r w:rsidR="00AB6883">
        <w:rPr>
          <w:rFonts w:ascii="Times New Roman" w:hAnsi="Times New Roman" w:cs="Times New Roman"/>
          <w:sz w:val="24"/>
          <w:szCs w:val="24"/>
        </w:rPr>
        <w:t>i</w:t>
      </w:r>
      <w:r w:rsidR="0068010A">
        <w:fldChar w:fldCharType="begin"/>
      </w:r>
      <w:r w:rsidR="0068010A">
        <w:instrText xml:space="preserve"> ADDIN ZOTERO_ITEM CSL_CITATION {"citationID":"VWUAUbPd","properties":{"formattedCitation":"[8]","plainCitation":"[8]","noteIndex":0},"citationItems":[{"id":282,"uris":["http://zotero.org/users/6649884/items/FGFWVNXR"],"itemData":{"id":282,"type":"book","edition":"2nd Edition","ISBN":"978-1-4920-3264-9","publisher":"O'Reilly Media, Inc.","title":"Hands-On Machine Learning with Scikit-Learn, Keras, and TensorFlow","author":[{"family":"Géron","given":"Aurélien"}],"issued":{"date-parts":[["2019",9]]}}}],"schema":"https://github.com/citation-style-language/schema/raw/master/csl-citation.json"} </w:instrText>
      </w:r>
      <w:r w:rsidR="0068010A">
        <w:fldChar w:fldCharType="separate"/>
      </w:r>
      <w:r w:rsidR="0068010A" w:rsidRPr="0068010A">
        <w:rPr>
          <w:rFonts w:ascii="Calibri" w:hAnsi="Calibri" w:cs="Calibri"/>
        </w:rPr>
        <w:t>[8]</w:t>
      </w:r>
      <w:r w:rsidR="0068010A">
        <w:fldChar w:fldCharType="end"/>
      </w:r>
      <w:r w:rsidRPr="00C93AAA">
        <w:rPr>
          <w:rFonts w:ascii="Times New Roman" w:hAnsi="Times New Roman" w:cs="Times New Roman"/>
          <w:sz w:val="24"/>
          <w:szCs w:val="24"/>
          <w:lang w:val="en-GB"/>
        </w:rPr>
        <w:t>:</w:t>
      </w:r>
    </w:p>
    <w:p w14:paraId="6747BFC9" w14:textId="390F9E94" w:rsidR="002D2CAC" w:rsidRPr="00C93AAA" w:rsidRDefault="002D2CAC" w:rsidP="00C93AAA">
      <w:pPr>
        <w:pStyle w:val="Listparagraf"/>
        <w:numPr>
          <w:ilvl w:val="0"/>
          <w:numId w:val="10"/>
        </w:numPr>
        <w:jc w:val="both"/>
        <w:rPr>
          <w:rFonts w:ascii="Times New Roman" w:hAnsi="Times New Roman" w:cs="Times New Roman"/>
          <w:sz w:val="24"/>
          <w:szCs w:val="24"/>
          <w:lang w:val="en-GB"/>
        </w:rPr>
      </w:pPr>
      <w:r w:rsidRPr="00C93AAA">
        <w:rPr>
          <w:rFonts w:ascii="Times New Roman" w:hAnsi="Times New Roman" w:cs="Times New Roman"/>
          <w:sz w:val="24"/>
          <w:szCs w:val="24"/>
          <w:lang w:val="en-GB"/>
        </w:rPr>
        <w:t>Modul de antrenare a sistemelor:</w:t>
      </w:r>
    </w:p>
    <w:p w14:paraId="532C6573" w14:textId="2F010721" w:rsidR="002D2CAC" w:rsidRPr="00C93AAA" w:rsidRDefault="002D2CAC" w:rsidP="00C93AAA">
      <w:pPr>
        <w:pStyle w:val="Listparagraf"/>
        <w:numPr>
          <w:ilvl w:val="0"/>
          <w:numId w:val="2"/>
        </w:numPr>
        <w:jc w:val="both"/>
        <w:rPr>
          <w:rFonts w:ascii="Times New Roman" w:hAnsi="Times New Roman" w:cs="Times New Roman"/>
          <w:sz w:val="24"/>
          <w:szCs w:val="24"/>
          <w:lang w:val="en-GB"/>
        </w:rPr>
      </w:pPr>
      <w:r w:rsidRPr="00C93AAA">
        <w:rPr>
          <w:rFonts w:ascii="Times New Roman" w:hAnsi="Times New Roman" w:cs="Times New Roman"/>
          <w:sz w:val="24"/>
          <w:szCs w:val="24"/>
        </w:rPr>
        <w:t xml:space="preserve">Sisteme </w:t>
      </w:r>
      <w:r w:rsidR="008E120D" w:rsidRPr="00C93AAA">
        <w:rPr>
          <w:rFonts w:ascii="Times New Roman" w:hAnsi="Times New Roman" w:cs="Times New Roman"/>
          <w:sz w:val="24"/>
          <w:szCs w:val="24"/>
        </w:rPr>
        <w:t>supravegheate</w:t>
      </w:r>
    </w:p>
    <w:p w14:paraId="7B94BC4C" w14:textId="7F46FCC7" w:rsidR="002D2CAC" w:rsidRPr="00C93AAA" w:rsidRDefault="002D2CAC" w:rsidP="00C93AAA">
      <w:pPr>
        <w:pStyle w:val="Listparagraf"/>
        <w:numPr>
          <w:ilvl w:val="0"/>
          <w:numId w:val="2"/>
        </w:numPr>
        <w:jc w:val="both"/>
        <w:rPr>
          <w:rFonts w:ascii="Times New Roman" w:hAnsi="Times New Roman" w:cs="Times New Roman"/>
          <w:sz w:val="24"/>
          <w:szCs w:val="24"/>
          <w:lang w:val="en-GB"/>
        </w:rPr>
      </w:pPr>
      <w:r w:rsidRPr="00C93AAA">
        <w:rPr>
          <w:rFonts w:ascii="Times New Roman" w:hAnsi="Times New Roman" w:cs="Times New Roman"/>
          <w:sz w:val="24"/>
          <w:szCs w:val="24"/>
        </w:rPr>
        <w:t xml:space="preserve">Sisteme </w:t>
      </w:r>
      <w:r w:rsidR="008E120D" w:rsidRPr="00C93AAA">
        <w:rPr>
          <w:rFonts w:ascii="Times New Roman" w:hAnsi="Times New Roman" w:cs="Times New Roman"/>
          <w:sz w:val="24"/>
          <w:szCs w:val="24"/>
        </w:rPr>
        <w:t>nesupravegheate</w:t>
      </w:r>
    </w:p>
    <w:p w14:paraId="229F7884" w14:textId="6276ACE7" w:rsidR="002D2CAC" w:rsidRPr="00C93AAA" w:rsidRDefault="002D2CAC" w:rsidP="00C93AAA">
      <w:pPr>
        <w:pStyle w:val="Listparagraf"/>
        <w:numPr>
          <w:ilvl w:val="0"/>
          <w:numId w:val="2"/>
        </w:numPr>
        <w:jc w:val="both"/>
        <w:rPr>
          <w:rFonts w:ascii="Times New Roman" w:hAnsi="Times New Roman" w:cs="Times New Roman"/>
          <w:sz w:val="24"/>
          <w:szCs w:val="24"/>
          <w:lang w:val="en-GB"/>
        </w:rPr>
      </w:pPr>
      <w:r w:rsidRPr="00C93AAA">
        <w:rPr>
          <w:rFonts w:ascii="Times New Roman" w:hAnsi="Times New Roman" w:cs="Times New Roman"/>
          <w:sz w:val="24"/>
          <w:szCs w:val="24"/>
        </w:rPr>
        <w:t>Sisteme semi-</w:t>
      </w:r>
      <w:r w:rsidR="008E120D" w:rsidRPr="00C93AAA">
        <w:rPr>
          <w:rFonts w:ascii="Times New Roman" w:hAnsi="Times New Roman" w:cs="Times New Roman"/>
          <w:sz w:val="24"/>
          <w:szCs w:val="24"/>
        </w:rPr>
        <w:t xml:space="preserve"> supravegheate</w:t>
      </w:r>
    </w:p>
    <w:p w14:paraId="24529672" w14:textId="77F58FBC" w:rsidR="002D2CAC" w:rsidRPr="00C93AAA" w:rsidRDefault="002D2CAC" w:rsidP="00C93AAA">
      <w:pPr>
        <w:pStyle w:val="Listparagraf"/>
        <w:numPr>
          <w:ilvl w:val="0"/>
          <w:numId w:val="2"/>
        </w:numPr>
        <w:jc w:val="both"/>
        <w:rPr>
          <w:rFonts w:ascii="Times New Roman" w:hAnsi="Times New Roman" w:cs="Times New Roman"/>
          <w:sz w:val="24"/>
          <w:szCs w:val="24"/>
          <w:lang w:val="en-GB"/>
        </w:rPr>
      </w:pPr>
      <w:r w:rsidRPr="00C93AAA">
        <w:rPr>
          <w:rFonts w:ascii="Times New Roman" w:hAnsi="Times New Roman" w:cs="Times New Roman"/>
          <w:sz w:val="24"/>
          <w:szCs w:val="24"/>
        </w:rPr>
        <w:t>Reinforcement Learning</w:t>
      </w:r>
    </w:p>
    <w:p w14:paraId="229806A0" w14:textId="556709AD" w:rsidR="002D2CAC" w:rsidRPr="00C93AAA" w:rsidRDefault="002D2CAC" w:rsidP="00C93AAA">
      <w:pPr>
        <w:pStyle w:val="Listparagraf"/>
        <w:numPr>
          <w:ilvl w:val="0"/>
          <w:numId w:val="10"/>
        </w:numPr>
        <w:jc w:val="both"/>
        <w:rPr>
          <w:rFonts w:ascii="Times New Roman" w:hAnsi="Times New Roman" w:cs="Times New Roman"/>
          <w:sz w:val="24"/>
          <w:szCs w:val="24"/>
          <w:lang w:val="en-GB"/>
        </w:rPr>
      </w:pPr>
      <w:r w:rsidRPr="00C93AAA">
        <w:rPr>
          <w:rFonts w:ascii="Times New Roman" w:hAnsi="Times New Roman" w:cs="Times New Roman"/>
          <w:sz w:val="24"/>
          <w:szCs w:val="24"/>
          <w:lang w:val="en-GB"/>
        </w:rPr>
        <w:t>Modul de învățare</w:t>
      </w:r>
    </w:p>
    <w:p w14:paraId="193D68D0" w14:textId="19C080DB" w:rsidR="002D2CAC" w:rsidRPr="00C93AAA" w:rsidRDefault="005B1C1D" w:rsidP="00C93AAA">
      <w:pPr>
        <w:pStyle w:val="Listparagraf"/>
        <w:numPr>
          <w:ilvl w:val="0"/>
          <w:numId w:val="2"/>
        </w:numPr>
        <w:jc w:val="both"/>
        <w:rPr>
          <w:rFonts w:ascii="Times New Roman" w:hAnsi="Times New Roman" w:cs="Times New Roman"/>
          <w:sz w:val="24"/>
          <w:szCs w:val="24"/>
          <w:lang w:val="en-GB"/>
        </w:rPr>
      </w:pPr>
      <w:r w:rsidRPr="00C93AAA">
        <w:rPr>
          <w:rFonts w:ascii="Times New Roman" w:hAnsi="Times New Roman" w:cs="Times New Roman"/>
          <w:sz w:val="24"/>
          <w:szCs w:val="24"/>
          <w:lang w:val="en-GB"/>
        </w:rPr>
        <w:t>Online prediction</w:t>
      </w:r>
    </w:p>
    <w:p w14:paraId="5AF3B08E" w14:textId="6FCB088D" w:rsidR="008E120D" w:rsidRPr="00C93AAA" w:rsidRDefault="005B1C1D" w:rsidP="00C93AAA">
      <w:pPr>
        <w:pStyle w:val="Listparagraf"/>
        <w:numPr>
          <w:ilvl w:val="0"/>
          <w:numId w:val="2"/>
        </w:numPr>
        <w:jc w:val="both"/>
        <w:rPr>
          <w:rFonts w:ascii="Times New Roman" w:hAnsi="Times New Roman" w:cs="Times New Roman"/>
          <w:sz w:val="24"/>
          <w:szCs w:val="24"/>
          <w:lang w:val="en-GB"/>
        </w:rPr>
      </w:pPr>
      <w:r w:rsidRPr="00C93AAA">
        <w:rPr>
          <w:rFonts w:ascii="Times New Roman" w:hAnsi="Times New Roman" w:cs="Times New Roman"/>
          <w:sz w:val="24"/>
          <w:szCs w:val="24"/>
          <w:lang w:val="en-GB"/>
        </w:rPr>
        <w:t>Batch prediction</w:t>
      </w:r>
      <w:commentRangeEnd w:id="66"/>
      <w:r w:rsidR="00742111">
        <w:rPr>
          <w:rStyle w:val="Referincomentariu"/>
        </w:rPr>
        <w:commentReference w:id="66"/>
      </w:r>
    </w:p>
    <w:p w14:paraId="5B13ED40" w14:textId="2324BCBB" w:rsidR="000352C6" w:rsidRDefault="000352C6" w:rsidP="000352C6">
      <w:pPr>
        <w:pStyle w:val="Listparagraf"/>
        <w:ind w:left="1080"/>
        <w:rPr>
          <w:lang w:val="en-GB"/>
        </w:rPr>
      </w:pPr>
    </w:p>
    <w:p w14:paraId="536918E4" w14:textId="3E80D35F" w:rsidR="00521892" w:rsidRDefault="00521892" w:rsidP="000352C6">
      <w:pPr>
        <w:pStyle w:val="Listparagraf"/>
        <w:ind w:left="1080"/>
        <w:rPr>
          <w:lang w:val="en-GB"/>
        </w:rPr>
      </w:pPr>
    </w:p>
    <w:p w14:paraId="6F39CB6F" w14:textId="537AE438" w:rsidR="00521892" w:rsidRDefault="00521892" w:rsidP="000352C6">
      <w:pPr>
        <w:pStyle w:val="Listparagraf"/>
        <w:ind w:left="1080"/>
        <w:rPr>
          <w:lang w:val="en-GB"/>
        </w:rPr>
      </w:pPr>
    </w:p>
    <w:p w14:paraId="2C921854" w14:textId="126AFF39" w:rsidR="00521892" w:rsidRDefault="00521892" w:rsidP="000352C6">
      <w:pPr>
        <w:pStyle w:val="Listparagraf"/>
        <w:ind w:left="1080"/>
        <w:rPr>
          <w:lang w:val="en-GB"/>
        </w:rPr>
      </w:pPr>
    </w:p>
    <w:p w14:paraId="2DCDEC46" w14:textId="48FAB787" w:rsidR="00521892" w:rsidRDefault="00521892" w:rsidP="000352C6">
      <w:pPr>
        <w:pStyle w:val="Listparagraf"/>
        <w:ind w:left="1080"/>
        <w:rPr>
          <w:lang w:val="en-GB"/>
        </w:rPr>
      </w:pPr>
    </w:p>
    <w:p w14:paraId="555F91AE" w14:textId="27E11FE2" w:rsidR="00521892" w:rsidRDefault="00521892" w:rsidP="000352C6">
      <w:pPr>
        <w:pStyle w:val="Listparagraf"/>
        <w:ind w:left="1080"/>
        <w:rPr>
          <w:lang w:val="en-GB"/>
        </w:rPr>
      </w:pPr>
    </w:p>
    <w:p w14:paraId="0290E511" w14:textId="04A60619" w:rsidR="00521892" w:rsidRDefault="00521892" w:rsidP="000352C6">
      <w:pPr>
        <w:pStyle w:val="Listparagraf"/>
        <w:ind w:left="1080"/>
        <w:rPr>
          <w:lang w:val="en-GB"/>
        </w:rPr>
      </w:pPr>
    </w:p>
    <w:p w14:paraId="70449904" w14:textId="1BD55DA6" w:rsidR="00521892" w:rsidRDefault="00521892" w:rsidP="000352C6">
      <w:pPr>
        <w:pStyle w:val="Listparagraf"/>
        <w:ind w:left="1080"/>
        <w:rPr>
          <w:lang w:val="en-GB"/>
        </w:rPr>
      </w:pPr>
    </w:p>
    <w:p w14:paraId="63765908" w14:textId="77777777" w:rsidR="00AB6883" w:rsidRDefault="00AB6883" w:rsidP="000352C6">
      <w:pPr>
        <w:pStyle w:val="Listparagraf"/>
        <w:ind w:left="1080"/>
        <w:rPr>
          <w:lang w:val="en-GB"/>
        </w:rPr>
      </w:pPr>
    </w:p>
    <w:p w14:paraId="67D72302" w14:textId="3FB5F097" w:rsidR="008E120D" w:rsidRPr="000352C6" w:rsidRDefault="000352C6" w:rsidP="000352C6">
      <w:pPr>
        <w:pStyle w:val="Titlu3"/>
        <w:rPr>
          <w:rFonts w:ascii="Times New Roman" w:hAnsi="Times New Roman" w:cs="Times New Roman"/>
          <w:b/>
          <w:bCs/>
          <w:color w:val="auto"/>
          <w:sz w:val="28"/>
          <w:szCs w:val="28"/>
          <w:lang w:val="en-GB"/>
        </w:rPr>
      </w:pPr>
      <w:bookmarkStart w:id="67" w:name="_Toc106049307"/>
      <w:r w:rsidRPr="000352C6">
        <w:rPr>
          <w:rFonts w:ascii="Times New Roman" w:hAnsi="Times New Roman" w:cs="Times New Roman"/>
          <w:b/>
          <w:bCs/>
          <w:color w:val="auto"/>
          <w:sz w:val="28"/>
          <w:szCs w:val="28"/>
          <w:lang w:val="en-GB"/>
        </w:rPr>
        <w:t>3.</w:t>
      </w:r>
      <w:r>
        <w:rPr>
          <w:rFonts w:ascii="Times New Roman" w:hAnsi="Times New Roman" w:cs="Times New Roman"/>
          <w:b/>
          <w:bCs/>
          <w:color w:val="auto"/>
          <w:sz w:val="28"/>
          <w:szCs w:val="28"/>
          <w:lang w:val="en-GB"/>
        </w:rPr>
        <w:t>2</w:t>
      </w:r>
      <w:r w:rsidRPr="000352C6">
        <w:rPr>
          <w:rFonts w:ascii="Times New Roman" w:hAnsi="Times New Roman" w:cs="Times New Roman"/>
          <w:b/>
          <w:bCs/>
          <w:color w:val="auto"/>
          <w:sz w:val="28"/>
          <w:szCs w:val="28"/>
          <w:lang w:val="en-GB"/>
        </w:rPr>
        <w:t>.</w:t>
      </w:r>
      <w:r>
        <w:rPr>
          <w:rFonts w:ascii="Times New Roman" w:hAnsi="Times New Roman" w:cs="Times New Roman"/>
          <w:b/>
          <w:bCs/>
          <w:color w:val="auto"/>
          <w:sz w:val="28"/>
          <w:szCs w:val="28"/>
          <w:lang w:val="en-GB"/>
        </w:rPr>
        <w:t>1</w:t>
      </w:r>
      <w:r w:rsidRPr="000352C6">
        <w:rPr>
          <w:rFonts w:ascii="Times New Roman" w:hAnsi="Times New Roman" w:cs="Times New Roman"/>
          <w:b/>
          <w:bCs/>
          <w:color w:val="auto"/>
          <w:sz w:val="28"/>
          <w:szCs w:val="28"/>
          <w:lang w:val="en-GB"/>
        </w:rPr>
        <w:t xml:space="preserve"> </w:t>
      </w:r>
      <w:r w:rsidR="008E120D" w:rsidRPr="000352C6">
        <w:rPr>
          <w:rFonts w:ascii="Times New Roman" w:hAnsi="Times New Roman" w:cs="Times New Roman"/>
          <w:b/>
          <w:bCs/>
          <w:color w:val="auto"/>
          <w:sz w:val="28"/>
          <w:szCs w:val="28"/>
          <w:lang w:val="en-GB"/>
        </w:rPr>
        <w:t>Unsupervised ML</w:t>
      </w:r>
      <w:bookmarkEnd w:id="67"/>
    </w:p>
    <w:p w14:paraId="3FA12496" w14:textId="77777777" w:rsidR="000352C6" w:rsidRDefault="008E120D" w:rsidP="008E120D">
      <w:pPr>
        <w:rPr>
          <w:lang w:val="en-GB"/>
        </w:rPr>
      </w:pPr>
      <w:r>
        <w:rPr>
          <w:lang w:val="en-GB"/>
        </w:rPr>
        <w:tab/>
      </w:r>
    </w:p>
    <w:p w14:paraId="0A84652E" w14:textId="5F9E56FF" w:rsidR="008E120D" w:rsidRPr="00C93AAA" w:rsidRDefault="008E120D" w:rsidP="00C93AAA">
      <w:pPr>
        <w:ind w:firstLine="720"/>
        <w:jc w:val="both"/>
        <w:rPr>
          <w:rFonts w:ascii="Times New Roman" w:hAnsi="Times New Roman" w:cs="Times New Roman"/>
          <w:sz w:val="24"/>
          <w:szCs w:val="24"/>
          <w:lang w:val="en-GB"/>
        </w:rPr>
      </w:pPr>
      <w:r w:rsidRPr="00C93AAA">
        <w:rPr>
          <w:rFonts w:ascii="Times New Roman" w:hAnsi="Times New Roman" w:cs="Times New Roman"/>
          <w:sz w:val="24"/>
          <w:szCs w:val="24"/>
          <w:lang w:val="en-GB"/>
        </w:rPr>
        <w:t>Metodele de învățare automat</w:t>
      </w:r>
      <w:r w:rsidR="00B63DF2" w:rsidRPr="00C93AAA">
        <w:rPr>
          <w:rFonts w:ascii="Times New Roman" w:hAnsi="Times New Roman" w:cs="Times New Roman"/>
          <w:sz w:val="24"/>
          <w:szCs w:val="24"/>
          <w:lang w:val="en-GB"/>
        </w:rPr>
        <w:t>ă</w:t>
      </w:r>
      <w:r w:rsidRPr="00C93AAA">
        <w:rPr>
          <w:rFonts w:ascii="Times New Roman" w:hAnsi="Times New Roman" w:cs="Times New Roman"/>
          <w:sz w:val="24"/>
          <w:szCs w:val="24"/>
          <w:lang w:val="en-GB"/>
        </w:rPr>
        <w:t xml:space="preserve"> nesupravegheată</w:t>
      </w:r>
      <w:r w:rsidR="00C006F4" w:rsidRPr="00C93AAA">
        <w:rPr>
          <w:rFonts w:ascii="Times New Roman" w:hAnsi="Times New Roman" w:cs="Times New Roman"/>
          <w:sz w:val="24"/>
          <w:szCs w:val="24"/>
          <w:lang w:val="en-GB"/>
        </w:rPr>
        <w:t xml:space="preserve"> sunt deosebit de utile în sarcinile de descriere, deoarece urmăresc să găsească relații într-o structură de date fără a avea un rezultat măsurat. Această categorie de învățare automata este denumită nesupravegheată deoarece îi lipsește o variabilă de răspuns care să poată supraveghea analiza.</w:t>
      </w:r>
      <w:r w:rsidR="0068010A" w:rsidRPr="00C93AAA">
        <w:rPr>
          <w:rFonts w:ascii="Times New Roman" w:hAnsi="Times New Roman" w:cs="Times New Roman"/>
          <w:sz w:val="24"/>
          <w:szCs w:val="24"/>
          <w:lang w:val="en-GB"/>
        </w:rPr>
        <w:fldChar w:fldCharType="begin"/>
      </w:r>
      <w:r w:rsidR="0068010A">
        <w:rPr>
          <w:rFonts w:ascii="Times New Roman" w:hAnsi="Times New Roman" w:cs="Times New Roman"/>
          <w:sz w:val="24"/>
          <w:szCs w:val="24"/>
          <w:lang w:val="en-GB"/>
        </w:rPr>
        <w:instrText xml:space="preserve"> ADDIN ZOTERO_ITEM CSL_CITATION {"citationID":"34bpXqVx","properties":{"formattedCitation":"[9]","plainCitation":"[9]","noteIndex":0},"citationItems":[{"id":283,"uris":["http://zotero.org/users/6649884/items/PYKL5GQK"],"itemData":{"id":283,"type":"article-journal","abstract":"Machine learning is increasingly used in mental health research and has the potential to advance our understanding of how to characterize, predict, and treat mental disorders and associated adverse health outcomes (e.g., suicidal behavior). Machine learning offers new tools to overcome challenges for which traditional statistical methods are not well-suited. This paper provides an overview of machine learning with a specific focus on supervised learning (i.e., methods that are designed to predict or classify an outcome of interest). Several common supervised learning methods are described, along with applied examples from the published literature. We also provide an overview of supervised learning model building, validation, and performance evaluation. Finally, challenges in creating robust and generalizable machine learning algorithms are discussed.","container-title":"Behavior Therapy","DOI":"10.1016/j.beth.2020.05.002","ISSN":"0005-7894","issue":"5","journalAbbreviation":"Behavior Therapy","language":"en","page":"675-687","source":"ScienceDirect","title":"Supervised Machine Learning: A Brief Primer","title-short":"Supervised Machine Learning","volume":"51","author":[{"family":"Jiang","given":"Tammy"},{"family":"Gradus","given":"Jaimie L."},{"family":"Rosellini","given":"Anthony J."}],"issued":{"date-parts":[["2020",9,1]]}}}],"schema":"https://github.com/citation-style-language/schema/raw/master/csl-citation.json"} </w:instrText>
      </w:r>
      <w:r w:rsidR="0068010A" w:rsidRPr="00C93AAA">
        <w:rPr>
          <w:rFonts w:ascii="Times New Roman" w:hAnsi="Times New Roman" w:cs="Times New Roman"/>
          <w:sz w:val="24"/>
          <w:szCs w:val="24"/>
          <w:lang w:val="en-GB"/>
        </w:rPr>
        <w:fldChar w:fldCharType="separate"/>
      </w:r>
      <w:r w:rsidR="0068010A" w:rsidRPr="0068010A">
        <w:rPr>
          <w:rFonts w:ascii="Times New Roman" w:hAnsi="Times New Roman" w:cs="Times New Roman"/>
          <w:sz w:val="24"/>
        </w:rPr>
        <w:t>[9]</w:t>
      </w:r>
      <w:r w:rsidR="0068010A" w:rsidRPr="00C93AAA">
        <w:rPr>
          <w:rFonts w:ascii="Times New Roman" w:hAnsi="Times New Roman" w:cs="Times New Roman"/>
          <w:sz w:val="24"/>
          <w:szCs w:val="24"/>
          <w:lang w:val="en-GB"/>
        </w:rPr>
        <w:fldChar w:fldCharType="end"/>
      </w:r>
    </w:p>
    <w:p w14:paraId="068EC936" w14:textId="77777777" w:rsidR="000352C6" w:rsidRDefault="000352C6" w:rsidP="000352C6">
      <w:pPr>
        <w:ind w:firstLine="720"/>
        <w:rPr>
          <w:lang w:val="en-GB"/>
        </w:rPr>
      </w:pPr>
    </w:p>
    <w:p w14:paraId="556442C9" w14:textId="6B72A3B9" w:rsidR="00B63DF2" w:rsidRDefault="000352C6" w:rsidP="000352C6">
      <w:pPr>
        <w:pStyle w:val="Titlu3"/>
        <w:rPr>
          <w:rFonts w:ascii="Times New Roman" w:hAnsi="Times New Roman" w:cs="Times New Roman"/>
          <w:b/>
          <w:bCs/>
          <w:color w:val="auto"/>
          <w:sz w:val="28"/>
          <w:szCs w:val="28"/>
          <w:lang w:val="en-GB"/>
        </w:rPr>
      </w:pPr>
      <w:bookmarkStart w:id="68" w:name="_Toc106049308"/>
      <w:r w:rsidRPr="000352C6">
        <w:rPr>
          <w:rFonts w:ascii="Times New Roman" w:hAnsi="Times New Roman" w:cs="Times New Roman"/>
          <w:b/>
          <w:bCs/>
          <w:color w:val="auto"/>
          <w:sz w:val="28"/>
          <w:szCs w:val="28"/>
          <w:lang w:val="en-GB"/>
        </w:rPr>
        <w:t xml:space="preserve">3.2.2. </w:t>
      </w:r>
      <w:r w:rsidR="00B63DF2" w:rsidRPr="000352C6">
        <w:rPr>
          <w:rFonts w:ascii="Times New Roman" w:hAnsi="Times New Roman" w:cs="Times New Roman"/>
          <w:b/>
          <w:bCs/>
          <w:color w:val="auto"/>
          <w:sz w:val="28"/>
          <w:szCs w:val="28"/>
          <w:lang w:val="en-GB"/>
        </w:rPr>
        <w:t>Supervised ML</w:t>
      </w:r>
      <w:bookmarkEnd w:id="68"/>
    </w:p>
    <w:p w14:paraId="27FFD9C8" w14:textId="77777777" w:rsidR="000352C6" w:rsidRPr="000352C6" w:rsidRDefault="000352C6" w:rsidP="000352C6">
      <w:pPr>
        <w:rPr>
          <w:lang w:val="en-GB"/>
        </w:rPr>
      </w:pPr>
    </w:p>
    <w:p w14:paraId="2A44FE1D" w14:textId="444485EC" w:rsidR="006F4710" w:rsidRPr="00C93AAA" w:rsidRDefault="00B63DF2" w:rsidP="00C93AAA">
      <w:pPr>
        <w:jc w:val="both"/>
        <w:rPr>
          <w:rFonts w:ascii="Times New Roman" w:hAnsi="Times New Roman" w:cs="Times New Roman"/>
          <w:sz w:val="24"/>
          <w:szCs w:val="24"/>
          <w:lang w:val="en-GB"/>
        </w:rPr>
      </w:pPr>
      <w:r>
        <w:rPr>
          <w:lang w:val="en-GB"/>
        </w:rPr>
        <w:tab/>
      </w:r>
      <w:r w:rsidRPr="00C93AAA">
        <w:rPr>
          <w:rFonts w:ascii="Times New Roman" w:hAnsi="Times New Roman" w:cs="Times New Roman"/>
          <w:sz w:val="24"/>
          <w:szCs w:val="24"/>
          <w:lang w:val="en-GB"/>
        </w:rPr>
        <w:t xml:space="preserve">Metodele de învățare automată supraveghetă se utilizează pentru a descrie sarcini de predicție, deoarece aceastea au scopul de prognoza și clasifica un anumit rezultat de interes (dacă o anumită persona este predispusă anumitor boli pe baza informațiilor medicale). Învățarea supravegheată a fost aplicată structurilor mari de date, deoarece în vederea obținerii </w:t>
      </w:r>
      <w:r w:rsidRPr="00C93AAA">
        <w:rPr>
          <w:rFonts w:ascii="Times New Roman" w:hAnsi="Times New Roman" w:cs="Times New Roman"/>
          <w:sz w:val="24"/>
          <w:szCs w:val="24"/>
          <w:lang w:val="en-GB"/>
        </w:rPr>
        <w:lastRenderedPageBreak/>
        <w:t>unei acuratețe bune este nevoie să “hrănim” modelul de ML cu un set mare de date în ciclul de învățare.</w:t>
      </w:r>
      <w:r w:rsidR="0068010A" w:rsidRPr="00C93AAA">
        <w:rPr>
          <w:rFonts w:ascii="Times New Roman" w:hAnsi="Times New Roman" w:cs="Times New Roman"/>
          <w:sz w:val="24"/>
          <w:szCs w:val="24"/>
          <w:lang w:val="en-GB"/>
        </w:rPr>
        <w:fldChar w:fldCharType="begin"/>
      </w:r>
      <w:r w:rsidR="0068010A">
        <w:rPr>
          <w:rFonts w:ascii="Times New Roman" w:hAnsi="Times New Roman" w:cs="Times New Roman"/>
          <w:sz w:val="24"/>
          <w:szCs w:val="24"/>
          <w:lang w:val="en-GB"/>
        </w:rPr>
        <w:instrText xml:space="preserve"> ADDIN ZOTERO_ITEM CSL_CITATION {"citationID":"nXHY4SqC","properties":{"formattedCitation":"[9]","plainCitation":"[9]","noteIndex":0},"citationItems":[{"id":283,"uris":["http://zotero.org/users/6649884/items/PYKL5GQK"],"itemData":{"id":283,"type":"article-journal","abstract":"Machine learning is increasingly used in mental health research and has the potential to advance our understanding of how to characterize, predict, and treat mental disorders and associated adverse health outcomes (e.g., suicidal behavior). Machine learning offers new tools to overcome challenges for which traditional statistical methods are not well-suited. This paper provides an overview of machine learning with a specific focus on supervised learning (i.e., methods that are designed to predict or classify an outcome of interest). Several common supervised learning methods are described, along with applied examples from the published literature. We also provide an overview of supervised learning model building, validation, and performance evaluation. Finally, challenges in creating robust and generalizable machine learning algorithms are discussed.","container-title":"Behavior Therapy","DOI":"10.1016/j.beth.2020.05.002","ISSN":"0005-7894","issue":"5","journalAbbreviation":"Behavior Therapy","language":"en","page":"675-687","source":"ScienceDirect","title":"Supervised Machine Learning: A Brief Primer","title-short":"Supervised Machine Learning","volume":"51","author":[{"family":"Jiang","given":"Tammy"},{"family":"Gradus","given":"Jaimie L."},{"family":"Rosellini","given":"Anthony J."}],"issued":{"date-parts":[["2020",9,1]]}}}],"schema":"https://github.com/citation-style-language/schema/raw/master/csl-citation.json"} </w:instrText>
      </w:r>
      <w:r w:rsidR="0068010A" w:rsidRPr="00C93AAA">
        <w:rPr>
          <w:rFonts w:ascii="Times New Roman" w:hAnsi="Times New Roman" w:cs="Times New Roman"/>
          <w:sz w:val="24"/>
          <w:szCs w:val="24"/>
          <w:lang w:val="en-GB"/>
        </w:rPr>
        <w:fldChar w:fldCharType="separate"/>
      </w:r>
      <w:r w:rsidR="0068010A" w:rsidRPr="0068010A">
        <w:rPr>
          <w:rFonts w:ascii="Times New Roman" w:hAnsi="Times New Roman" w:cs="Times New Roman"/>
          <w:sz w:val="24"/>
        </w:rPr>
        <w:t>[9]</w:t>
      </w:r>
      <w:r w:rsidR="0068010A" w:rsidRPr="00C93AAA">
        <w:rPr>
          <w:rFonts w:ascii="Times New Roman" w:hAnsi="Times New Roman" w:cs="Times New Roman"/>
          <w:sz w:val="24"/>
          <w:szCs w:val="24"/>
          <w:lang w:val="en-GB"/>
        </w:rPr>
        <w:fldChar w:fldCharType="end"/>
      </w:r>
    </w:p>
    <w:p w14:paraId="4A19FD29" w14:textId="4F3C99B9" w:rsidR="006F4710" w:rsidRPr="00C93AAA" w:rsidRDefault="006F4710" w:rsidP="00C93AAA">
      <w:pPr>
        <w:jc w:val="both"/>
        <w:rPr>
          <w:rFonts w:ascii="Times New Roman" w:hAnsi="Times New Roman" w:cs="Times New Roman"/>
          <w:sz w:val="24"/>
          <w:szCs w:val="24"/>
          <w:lang w:val="en-GB"/>
        </w:rPr>
      </w:pPr>
      <w:r w:rsidRPr="00C93AAA">
        <w:rPr>
          <w:rFonts w:ascii="Times New Roman" w:hAnsi="Times New Roman" w:cs="Times New Roman"/>
          <w:sz w:val="24"/>
          <w:szCs w:val="24"/>
          <w:lang w:val="en-GB"/>
        </w:rPr>
        <w:tab/>
        <w:t xml:space="preserve">În această categorie de ML, datele sunt împărțite </w:t>
      </w:r>
      <w:ins w:id="69" w:author="Bogdan Dragulescu" w:date="2022-06-14T12:04:00Z">
        <w:r w:rsidR="003E04D9">
          <w:rPr>
            <w:rFonts w:ascii="Times New Roman" w:hAnsi="Times New Roman" w:cs="Times New Roman"/>
            <w:sz w:val="24"/>
            <w:szCs w:val="24"/>
            <w:lang w:val="en-GB"/>
          </w:rPr>
          <w:t>î</w:t>
        </w:r>
      </w:ins>
      <w:del w:id="70" w:author="Bogdan Dragulescu" w:date="2022-06-14T12:04:00Z">
        <w:r w:rsidRPr="00C93AAA" w:rsidDel="003E04D9">
          <w:rPr>
            <w:rFonts w:ascii="Times New Roman" w:hAnsi="Times New Roman" w:cs="Times New Roman"/>
            <w:sz w:val="24"/>
            <w:szCs w:val="24"/>
            <w:lang w:val="en-GB"/>
          </w:rPr>
          <w:delText>i</w:delText>
        </w:r>
      </w:del>
      <w:r w:rsidRPr="00C93AAA">
        <w:rPr>
          <w:rFonts w:ascii="Times New Roman" w:hAnsi="Times New Roman" w:cs="Times New Roman"/>
          <w:sz w:val="24"/>
          <w:szCs w:val="24"/>
          <w:lang w:val="en-GB"/>
        </w:rPr>
        <w:t xml:space="preserve">n mai multe seturi. Un prim set este cel de antrenare care sunt introduse </w:t>
      </w:r>
      <w:ins w:id="71" w:author="Bogdan Dragulescu" w:date="2022-06-14T12:04:00Z">
        <w:r w:rsidR="003E04D9">
          <w:rPr>
            <w:rFonts w:ascii="Times New Roman" w:hAnsi="Times New Roman" w:cs="Times New Roman"/>
            <w:sz w:val="24"/>
            <w:szCs w:val="24"/>
            <w:lang w:val="en-GB"/>
          </w:rPr>
          <w:t>î</w:t>
        </w:r>
      </w:ins>
      <w:del w:id="72" w:author="Bogdan Dragulescu" w:date="2022-06-14T12:04:00Z">
        <w:r w:rsidRPr="00C93AAA" w:rsidDel="003E04D9">
          <w:rPr>
            <w:rFonts w:ascii="Times New Roman" w:hAnsi="Times New Roman" w:cs="Times New Roman"/>
            <w:sz w:val="24"/>
            <w:szCs w:val="24"/>
            <w:lang w:val="en-GB"/>
          </w:rPr>
          <w:delText>i</w:delText>
        </w:r>
      </w:del>
      <w:r w:rsidRPr="00C93AAA">
        <w:rPr>
          <w:rFonts w:ascii="Times New Roman" w:hAnsi="Times New Roman" w:cs="Times New Roman"/>
          <w:sz w:val="24"/>
          <w:szCs w:val="24"/>
          <w:lang w:val="en-GB"/>
        </w:rPr>
        <w:t>n model. Al doilea set de date este cel de testare, prin intermediul căruia se determină performanța modelului, prin calcularea mai multor indicatori, cum ar fi accuratețea.</w:t>
      </w:r>
      <w:r w:rsidR="00D52E32" w:rsidRPr="00C93AAA">
        <w:rPr>
          <w:rFonts w:ascii="Times New Roman" w:hAnsi="Times New Roman" w:cs="Times New Roman"/>
          <w:sz w:val="24"/>
          <w:szCs w:val="24"/>
          <w:lang w:val="en-GB"/>
        </w:rPr>
        <w:t xml:space="preserve"> De obicei, raportul dintre cele două seturi este de 9 la 1.</w:t>
      </w:r>
    </w:p>
    <w:p w14:paraId="7BEBCCEA" w14:textId="2EC9C24F" w:rsidR="004127D0" w:rsidRPr="00C93AAA" w:rsidRDefault="004127D0" w:rsidP="00C93AAA">
      <w:pPr>
        <w:jc w:val="both"/>
        <w:rPr>
          <w:rFonts w:ascii="Times New Roman" w:hAnsi="Times New Roman" w:cs="Times New Roman"/>
          <w:sz w:val="24"/>
          <w:szCs w:val="24"/>
          <w:lang w:val="en-GB"/>
        </w:rPr>
      </w:pPr>
      <w:r w:rsidRPr="00C93AAA">
        <w:rPr>
          <w:rFonts w:ascii="Times New Roman" w:hAnsi="Times New Roman" w:cs="Times New Roman"/>
          <w:sz w:val="24"/>
          <w:szCs w:val="24"/>
          <w:lang w:val="en-GB"/>
        </w:rPr>
        <w:tab/>
        <w:t xml:space="preserve">Setul de date de antrenare cu care este “hrănit” algoritmul de ML poartă numele de etichete (labels). </w:t>
      </w:r>
    </w:p>
    <w:p w14:paraId="0D301231" w14:textId="77777777" w:rsidR="000352C6" w:rsidRPr="00A22C72" w:rsidRDefault="000352C6" w:rsidP="00A22C72">
      <w:pPr>
        <w:jc w:val="both"/>
        <w:rPr>
          <w:rFonts w:ascii="Times New Roman" w:hAnsi="Times New Roman" w:cs="Times New Roman"/>
          <w:sz w:val="24"/>
          <w:szCs w:val="24"/>
          <w:lang w:val="en-GB"/>
        </w:rPr>
      </w:pPr>
    </w:p>
    <w:p w14:paraId="7B9E656B" w14:textId="135BC921" w:rsidR="00A37631" w:rsidRPr="000352C6" w:rsidRDefault="000352C6" w:rsidP="000352C6">
      <w:pPr>
        <w:pStyle w:val="Titlu3"/>
        <w:rPr>
          <w:rFonts w:ascii="Times New Roman" w:hAnsi="Times New Roman" w:cs="Times New Roman"/>
          <w:b/>
          <w:bCs/>
          <w:color w:val="auto"/>
          <w:sz w:val="28"/>
          <w:szCs w:val="28"/>
          <w:lang w:val="en-GB"/>
        </w:rPr>
      </w:pPr>
      <w:bookmarkStart w:id="73" w:name="_Toc106049309"/>
      <w:r w:rsidRPr="000352C6">
        <w:rPr>
          <w:rFonts w:ascii="Times New Roman" w:hAnsi="Times New Roman" w:cs="Times New Roman"/>
          <w:b/>
          <w:bCs/>
          <w:color w:val="auto"/>
          <w:sz w:val="28"/>
          <w:szCs w:val="28"/>
          <w:lang w:val="en-GB"/>
        </w:rPr>
        <w:t xml:space="preserve">3.2.3 </w:t>
      </w:r>
      <w:r w:rsidR="00A37631" w:rsidRPr="000352C6">
        <w:rPr>
          <w:rFonts w:ascii="Times New Roman" w:hAnsi="Times New Roman" w:cs="Times New Roman"/>
          <w:b/>
          <w:bCs/>
          <w:color w:val="auto"/>
          <w:sz w:val="28"/>
          <w:szCs w:val="28"/>
          <w:lang w:val="en-GB"/>
        </w:rPr>
        <w:t>Reinforcement Learning</w:t>
      </w:r>
      <w:bookmarkEnd w:id="73"/>
    </w:p>
    <w:p w14:paraId="7F6F66E3" w14:textId="77777777" w:rsidR="000352C6" w:rsidRDefault="00B63DF2" w:rsidP="00A22C72">
      <w:pPr>
        <w:jc w:val="both"/>
        <w:rPr>
          <w:rFonts w:ascii="Times New Roman" w:hAnsi="Times New Roman" w:cs="Times New Roman"/>
          <w:sz w:val="24"/>
          <w:szCs w:val="24"/>
          <w:lang w:val="en-GB"/>
        </w:rPr>
      </w:pPr>
      <w:r w:rsidRPr="00A22C72">
        <w:rPr>
          <w:rFonts w:ascii="Times New Roman" w:hAnsi="Times New Roman" w:cs="Times New Roman"/>
          <w:sz w:val="24"/>
          <w:szCs w:val="24"/>
          <w:lang w:val="en-GB"/>
        </w:rPr>
        <w:t xml:space="preserve"> </w:t>
      </w:r>
      <w:r w:rsidR="002834AC" w:rsidRPr="00A22C72">
        <w:rPr>
          <w:rFonts w:ascii="Times New Roman" w:hAnsi="Times New Roman" w:cs="Times New Roman"/>
          <w:sz w:val="24"/>
          <w:szCs w:val="24"/>
          <w:lang w:val="en-GB"/>
        </w:rPr>
        <w:tab/>
      </w:r>
    </w:p>
    <w:p w14:paraId="2FF5843E" w14:textId="1C54B47D" w:rsidR="000352C6" w:rsidRDefault="002834AC" w:rsidP="000352C6">
      <w:pPr>
        <w:ind w:firstLine="720"/>
        <w:jc w:val="both"/>
        <w:rPr>
          <w:rFonts w:ascii="Times New Roman" w:hAnsi="Times New Roman" w:cs="Times New Roman"/>
          <w:sz w:val="24"/>
          <w:szCs w:val="24"/>
          <w:lang w:val="en-GB"/>
        </w:rPr>
      </w:pPr>
      <w:r w:rsidRPr="00A22C72">
        <w:rPr>
          <w:rFonts w:ascii="Times New Roman" w:hAnsi="Times New Roman" w:cs="Times New Roman"/>
          <w:sz w:val="24"/>
          <w:szCs w:val="24"/>
          <w:lang w:val="en-GB"/>
        </w:rPr>
        <w:t xml:space="preserve">Problemele de tip </w:t>
      </w:r>
      <w:r w:rsidRPr="003E04D9">
        <w:rPr>
          <w:rFonts w:ascii="Times New Roman" w:hAnsi="Times New Roman" w:cs="Times New Roman"/>
          <w:i/>
          <w:iCs/>
          <w:sz w:val="24"/>
          <w:szCs w:val="24"/>
          <w:lang w:val="en-GB"/>
          <w:rPrChange w:id="74" w:author="Bogdan Dragulescu" w:date="2022-06-14T12:04:00Z">
            <w:rPr>
              <w:rFonts w:ascii="Times New Roman" w:hAnsi="Times New Roman" w:cs="Times New Roman"/>
              <w:sz w:val="24"/>
              <w:szCs w:val="24"/>
              <w:lang w:val="en-GB"/>
            </w:rPr>
          </w:rPrChange>
        </w:rPr>
        <w:t>Reinforcement Learning</w:t>
      </w:r>
      <w:r w:rsidRPr="00A22C72">
        <w:rPr>
          <w:rFonts w:ascii="Times New Roman" w:hAnsi="Times New Roman" w:cs="Times New Roman"/>
          <w:sz w:val="24"/>
          <w:szCs w:val="24"/>
          <w:lang w:val="en-GB"/>
        </w:rPr>
        <w:t xml:space="preserve"> implică învățarea agentului prin co</w:t>
      </w:r>
      <w:del w:id="75" w:author="Bogdan Dragulescu" w:date="2022-06-14T12:05:00Z">
        <w:r w:rsidRPr="00A22C72" w:rsidDel="003E04D9">
          <w:rPr>
            <w:rFonts w:ascii="Times New Roman" w:hAnsi="Times New Roman" w:cs="Times New Roman"/>
            <w:sz w:val="24"/>
            <w:szCs w:val="24"/>
            <w:lang w:val="en-GB"/>
          </w:rPr>
          <w:delText>l</w:delText>
        </w:r>
      </w:del>
      <w:ins w:id="76" w:author="Bogdan Dragulescu" w:date="2022-06-14T12:05:00Z">
        <w:r w:rsidR="003E04D9">
          <w:rPr>
            <w:rFonts w:ascii="Times New Roman" w:hAnsi="Times New Roman" w:cs="Times New Roman"/>
            <w:sz w:val="24"/>
            <w:szCs w:val="24"/>
            <w:lang w:val="en-GB"/>
          </w:rPr>
          <w:t>r</w:t>
        </w:r>
      </w:ins>
      <w:r w:rsidRPr="00A22C72">
        <w:rPr>
          <w:rFonts w:ascii="Times New Roman" w:hAnsi="Times New Roman" w:cs="Times New Roman"/>
          <w:sz w:val="24"/>
          <w:szCs w:val="24"/>
          <w:lang w:val="en-GB"/>
        </w:rPr>
        <w:t xml:space="preserve">elarea situaților cu acțiuni, astfel încât să se maximizeze recompense care are </w:t>
      </w:r>
      <w:ins w:id="77" w:author="Bogdan Dragulescu" w:date="2022-06-14T12:05:00Z">
        <w:r w:rsidR="003E04D9">
          <w:rPr>
            <w:rFonts w:ascii="Times New Roman" w:hAnsi="Times New Roman" w:cs="Times New Roman"/>
            <w:sz w:val="24"/>
            <w:szCs w:val="24"/>
            <w:lang w:val="en-GB"/>
          </w:rPr>
          <w:t>au o</w:t>
        </w:r>
      </w:ins>
      <w:del w:id="78" w:author="Bogdan Dragulescu" w:date="2022-06-14T12:05:00Z">
        <w:r w:rsidRPr="00A22C72" w:rsidDel="003E04D9">
          <w:rPr>
            <w:rFonts w:ascii="Times New Roman" w:hAnsi="Times New Roman" w:cs="Times New Roman"/>
            <w:sz w:val="24"/>
            <w:szCs w:val="24"/>
            <w:lang w:val="en-GB"/>
          </w:rPr>
          <w:delText>o</w:delText>
        </w:r>
      </w:del>
      <w:r w:rsidRPr="00A22C72">
        <w:rPr>
          <w:rFonts w:ascii="Times New Roman" w:hAnsi="Times New Roman" w:cs="Times New Roman"/>
          <w:sz w:val="24"/>
          <w:szCs w:val="24"/>
          <w:lang w:val="en-GB"/>
        </w:rPr>
        <w:t xml:space="preserve"> valoare numerică. În mod essential, acestea sunt probleme în buclă închisă, deoarece acțiunile luate de sistemul de învățare influențează intrările ulterioare.</w:t>
      </w:r>
      <w:r w:rsidR="00141062" w:rsidRPr="00A22C72">
        <w:rPr>
          <w:rFonts w:ascii="Times New Roman" w:hAnsi="Times New Roman" w:cs="Times New Roman"/>
          <w:sz w:val="24"/>
          <w:szCs w:val="24"/>
          <w:lang w:val="en-GB"/>
        </w:rPr>
        <w:t xml:space="preserve"> </w:t>
      </w:r>
      <w:r w:rsidR="0068010A">
        <w:rPr>
          <w:rFonts w:ascii="Times New Roman" w:hAnsi="Times New Roman" w:cs="Times New Roman"/>
          <w:sz w:val="24"/>
          <w:szCs w:val="24"/>
          <w:lang w:val="en-GB"/>
        </w:rPr>
        <w:fldChar w:fldCharType="begin"/>
      </w:r>
      <w:r w:rsidR="0068010A">
        <w:rPr>
          <w:rFonts w:ascii="Times New Roman" w:hAnsi="Times New Roman" w:cs="Times New Roman"/>
          <w:sz w:val="24"/>
          <w:szCs w:val="24"/>
          <w:lang w:val="en-GB"/>
        </w:rPr>
        <w:instrText xml:space="preserve"> ADDIN ZOTERO_ITEM CSL_CITATION {"citationID":"2zPLiACV","properties":{"formattedCitation":"[10]","plainCitation":"[10]","noteIndex":0},"citationItems":[{"id":290,"uris":["http://zotero.org/users/6649884/items/FADYTWA9"],"itemData":{"id":290,"type":"article-journal","abstract":"Reinforcement Learning: An Introduction second edition","source":"www.academia.edu","title":"Reinforcement Learning: An Introduction second edition","title-short":"Reinforcement Learning","URL":"https://www.academia.edu/39631493/Reinforcement_Learning_An_Introduction_second_edition","author":[{"family":"Dk","given":"Bb"}],"accessed":{"date-parts":[["2022",6,13]]}}}],"schema":"https://github.com/citation-style-language/schema/raw/master/csl-citation.json"} </w:instrText>
      </w:r>
      <w:r w:rsidR="0068010A">
        <w:rPr>
          <w:rFonts w:ascii="Times New Roman" w:hAnsi="Times New Roman" w:cs="Times New Roman"/>
          <w:sz w:val="24"/>
          <w:szCs w:val="24"/>
          <w:lang w:val="en-GB"/>
        </w:rPr>
        <w:fldChar w:fldCharType="separate"/>
      </w:r>
      <w:r w:rsidR="0068010A" w:rsidRPr="0068010A">
        <w:rPr>
          <w:rFonts w:ascii="Times New Roman" w:hAnsi="Times New Roman" w:cs="Times New Roman"/>
          <w:sz w:val="24"/>
        </w:rPr>
        <w:t>[10]</w:t>
      </w:r>
      <w:r w:rsidR="0068010A">
        <w:rPr>
          <w:rFonts w:ascii="Times New Roman" w:hAnsi="Times New Roman" w:cs="Times New Roman"/>
          <w:sz w:val="24"/>
          <w:szCs w:val="24"/>
          <w:lang w:val="en-GB"/>
        </w:rPr>
        <w:fldChar w:fldCharType="end"/>
      </w:r>
    </w:p>
    <w:p w14:paraId="241BBBBD" w14:textId="78DF05C7" w:rsidR="00B63DF2" w:rsidRDefault="000352C6" w:rsidP="000352C6">
      <w:pPr>
        <w:ind w:firstLine="720"/>
        <w:jc w:val="both"/>
        <w:rPr>
          <w:rFonts w:ascii="Times New Roman" w:hAnsi="Times New Roman" w:cs="Times New Roman"/>
          <w:sz w:val="24"/>
          <w:szCs w:val="24"/>
          <w:lang w:val="en-GB"/>
        </w:rPr>
      </w:pPr>
      <w:r w:rsidRPr="000352C6">
        <w:rPr>
          <w:rFonts w:ascii="Times New Roman" w:hAnsi="Times New Roman" w:cs="Times New Roman"/>
          <w:sz w:val="24"/>
          <w:szCs w:val="24"/>
          <w:lang w:val="en-GB"/>
        </w:rPr>
        <w:t xml:space="preserve"> </w:t>
      </w:r>
      <w:commentRangeStart w:id="79"/>
      <w:r w:rsidRPr="002121CC">
        <w:rPr>
          <w:rFonts w:ascii="Times New Roman" w:hAnsi="Times New Roman" w:cs="Times New Roman"/>
          <w:noProof/>
          <w:sz w:val="24"/>
          <w:szCs w:val="24"/>
          <w:lang w:val="en-GB"/>
        </w:rPr>
        <w:drawing>
          <wp:inline distT="0" distB="0" distL="0" distR="0" wp14:anchorId="5F69C4A7" wp14:editId="77AA1554">
            <wp:extent cx="4533900" cy="3638026"/>
            <wp:effectExtent l="0" t="0" r="0" b="635"/>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42786" cy="3645156"/>
                    </a:xfrm>
                    <a:prstGeom prst="rect">
                      <a:avLst/>
                    </a:prstGeom>
                  </pic:spPr>
                </pic:pic>
              </a:graphicData>
            </a:graphic>
          </wp:inline>
        </w:drawing>
      </w:r>
      <w:commentRangeEnd w:id="79"/>
      <w:r w:rsidR="003E04D9">
        <w:rPr>
          <w:rStyle w:val="Referincomentariu"/>
        </w:rPr>
        <w:commentReference w:id="79"/>
      </w:r>
    </w:p>
    <w:p w14:paraId="1EED9988" w14:textId="77777777" w:rsidR="000352C6" w:rsidRPr="00A22C72" w:rsidRDefault="000352C6" w:rsidP="000352C6">
      <w:pPr>
        <w:ind w:firstLine="720"/>
        <w:jc w:val="both"/>
        <w:rPr>
          <w:rFonts w:ascii="Times New Roman" w:hAnsi="Times New Roman" w:cs="Times New Roman"/>
          <w:sz w:val="24"/>
          <w:szCs w:val="24"/>
          <w:lang w:val="en-GB"/>
        </w:rPr>
      </w:pPr>
    </w:p>
    <w:p w14:paraId="4F6218BC" w14:textId="17D242E3" w:rsidR="002834AC" w:rsidRPr="00A22C72" w:rsidRDefault="002834AC" w:rsidP="00A22C72">
      <w:pPr>
        <w:jc w:val="both"/>
        <w:rPr>
          <w:rFonts w:ascii="Times New Roman" w:hAnsi="Times New Roman" w:cs="Times New Roman"/>
          <w:sz w:val="24"/>
          <w:szCs w:val="24"/>
          <w:lang w:val="en-GB"/>
        </w:rPr>
      </w:pPr>
      <w:r w:rsidRPr="00A22C72">
        <w:rPr>
          <w:rFonts w:ascii="Times New Roman" w:hAnsi="Times New Roman" w:cs="Times New Roman"/>
          <w:sz w:val="24"/>
          <w:szCs w:val="24"/>
          <w:lang w:val="en-GB"/>
        </w:rPr>
        <w:tab/>
        <w:t xml:space="preserve">Mai mult, în acest tip de învățare, nu </w:t>
      </w:r>
      <w:del w:id="80" w:author="Bogdan Dragulescu" w:date="2022-06-14T12:06:00Z">
        <w:r w:rsidRPr="00A22C72" w:rsidDel="003E04D9">
          <w:rPr>
            <w:rFonts w:ascii="Times New Roman" w:hAnsi="Times New Roman" w:cs="Times New Roman"/>
            <w:sz w:val="24"/>
            <w:szCs w:val="24"/>
            <w:lang w:val="en-GB"/>
          </w:rPr>
          <w:delText>i</w:delText>
        </w:r>
      </w:del>
      <w:r w:rsidRPr="00A22C72">
        <w:rPr>
          <w:rFonts w:ascii="Times New Roman" w:hAnsi="Times New Roman" w:cs="Times New Roman"/>
          <w:sz w:val="24"/>
          <w:szCs w:val="24"/>
          <w:lang w:val="en-GB"/>
        </w:rPr>
        <w:t>i se zice modelului ce acțiuni să întreprindă, ci trebuie să descopere singur ce acțiuni aduc cea mai mare recompens</w:t>
      </w:r>
      <w:ins w:id="81" w:author="Bogdan Dragulescu" w:date="2022-06-14T12:09:00Z">
        <w:r w:rsidR="003E04D9">
          <w:rPr>
            <w:rFonts w:ascii="Times New Roman" w:hAnsi="Times New Roman" w:cs="Times New Roman"/>
            <w:sz w:val="24"/>
            <w:szCs w:val="24"/>
            <w:lang w:val="en-GB"/>
          </w:rPr>
          <w:t>ă</w:t>
        </w:r>
      </w:ins>
      <w:del w:id="82" w:author="Bogdan Dragulescu" w:date="2022-06-14T12:09:00Z">
        <w:r w:rsidRPr="00A22C72" w:rsidDel="003E04D9">
          <w:rPr>
            <w:rFonts w:ascii="Times New Roman" w:hAnsi="Times New Roman" w:cs="Times New Roman"/>
            <w:sz w:val="24"/>
            <w:szCs w:val="24"/>
            <w:lang w:val="en-GB"/>
          </w:rPr>
          <w:delText>e</w:delText>
        </w:r>
      </w:del>
      <w:r w:rsidRPr="00A22C72">
        <w:rPr>
          <w:rFonts w:ascii="Times New Roman" w:hAnsi="Times New Roman" w:cs="Times New Roman"/>
          <w:sz w:val="24"/>
          <w:szCs w:val="24"/>
          <w:lang w:val="en-GB"/>
        </w:rPr>
        <w:t xml:space="preserve"> printr-o serie de încercări. În cele mai multe situații</w:t>
      </w:r>
      <w:r w:rsidR="002C1730" w:rsidRPr="00A22C72">
        <w:rPr>
          <w:rFonts w:ascii="Times New Roman" w:hAnsi="Times New Roman" w:cs="Times New Roman"/>
          <w:sz w:val="24"/>
          <w:szCs w:val="24"/>
          <w:lang w:val="en-GB"/>
        </w:rPr>
        <w:t xml:space="preserve">, acțiunile luate de agent nu afectează numai recompensa imediată, ci și următoarele situații, respective influențând toate recompensele ulterioare. </w:t>
      </w:r>
      <w:r w:rsidR="0068010A">
        <w:rPr>
          <w:rFonts w:ascii="Times New Roman" w:hAnsi="Times New Roman" w:cs="Times New Roman"/>
          <w:sz w:val="24"/>
          <w:szCs w:val="24"/>
          <w:lang w:val="en-GB"/>
        </w:rPr>
        <w:fldChar w:fldCharType="begin"/>
      </w:r>
      <w:r w:rsidR="0068010A">
        <w:rPr>
          <w:rFonts w:ascii="Times New Roman" w:hAnsi="Times New Roman" w:cs="Times New Roman"/>
          <w:sz w:val="24"/>
          <w:szCs w:val="24"/>
          <w:lang w:val="en-GB"/>
        </w:rPr>
        <w:instrText xml:space="preserve"> ADDIN ZOTERO_ITEM CSL_CITATION {"citationID":"QUmtZFBC","properties":{"formattedCitation":"[10]","plainCitation":"[10]","noteIndex":0},"citationItems":[{"id":290,"uris":["http://zotero.org/users/6649884/items/FADYTWA9"],"itemData":{"id":290,"type":"article-journal","abstract":"Reinforcement Learning: An Introduction second edition","source":"www.academia.edu","title":"Reinforcement Learning: An Introduction second edition","title-short":"Reinforcement Learning","URL":"https://www.academia.edu/39631493/Reinforcement_Learning_An_Introduction_second_edition","author":[{"family":"Dk","given":"Bb"}],"accessed":{"date-parts":[["2022",6,13]]}}}],"schema":"https://github.com/citation-style-language/schema/raw/master/csl-citation.json"} </w:instrText>
      </w:r>
      <w:r w:rsidR="0068010A">
        <w:rPr>
          <w:rFonts w:ascii="Times New Roman" w:hAnsi="Times New Roman" w:cs="Times New Roman"/>
          <w:sz w:val="24"/>
          <w:szCs w:val="24"/>
          <w:lang w:val="en-GB"/>
        </w:rPr>
        <w:fldChar w:fldCharType="separate"/>
      </w:r>
      <w:r w:rsidR="0068010A" w:rsidRPr="0068010A">
        <w:rPr>
          <w:rFonts w:ascii="Times New Roman" w:hAnsi="Times New Roman" w:cs="Times New Roman"/>
          <w:sz w:val="24"/>
        </w:rPr>
        <w:t>[10]</w:t>
      </w:r>
      <w:r w:rsidR="0068010A">
        <w:rPr>
          <w:rFonts w:ascii="Times New Roman" w:hAnsi="Times New Roman" w:cs="Times New Roman"/>
          <w:sz w:val="24"/>
          <w:szCs w:val="24"/>
          <w:lang w:val="en-GB"/>
        </w:rPr>
        <w:fldChar w:fldCharType="end"/>
      </w:r>
    </w:p>
    <w:p w14:paraId="6B9F8D5F" w14:textId="1F8D65E2" w:rsidR="00F673CC" w:rsidRPr="007B1F64" w:rsidRDefault="00141062" w:rsidP="00A22C72">
      <w:pPr>
        <w:jc w:val="both"/>
        <w:rPr>
          <w:rFonts w:ascii="Times New Roman" w:hAnsi="Times New Roman" w:cs="Times New Roman"/>
          <w:sz w:val="24"/>
          <w:szCs w:val="24"/>
        </w:rPr>
      </w:pPr>
      <w:r w:rsidRPr="00A22C72">
        <w:rPr>
          <w:rFonts w:ascii="Times New Roman" w:hAnsi="Times New Roman" w:cs="Times New Roman"/>
          <w:sz w:val="24"/>
          <w:szCs w:val="24"/>
          <w:lang w:val="en-GB"/>
        </w:rPr>
        <w:tab/>
        <w:t>Așadar, în reinforcement Learning, un agent software primește ca input ni</w:t>
      </w:r>
      <w:del w:id="83" w:author="Bogdan Dragulescu" w:date="2022-06-14T12:09:00Z">
        <w:r w:rsidRPr="00A22C72" w:rsidDel="00AE65BB">
          <w:rPr>
            <w:rFonts w:ascii="Times New Roman" w:hAnsi="Times New Roman" w:cs="Times New Roman"/>
            <w:sz w:val="24"/>
            <w:szCs w:val="24"/>
            <w:lang w:val="en-GB"/>
          </w:rPr>
          <w:delText>l</w:delText>
        </w:r>
      </w:del>
      <w:r w:rsidRPr="00A22C72">
        <w:rPr>
          <w:rFonts w:ascii="Times New Roman" w:hAnsi="Times New Roman" w:cs="Times New Roman"/>
          <w:sz w:val="24"/>
          <w:szCs w:val="24"/>
          <w:lang w:val="en-GB"/>
        </w:rPr>
        <w:t xml:space="preserve">ște observații și alege niște acțiuni într-un mediu virtual. Obiectivul acestuia este să învețe cum să se </w:t>
      </w:r>
      <w:r w:rsidRPr="00A22C72">
        <w:rPr>
          <w:rFonts w:ascii="Times New Roman" w:hAnsi="Times New Roman" w:cs="Times New Roman"/>
          <w:sz w:val="24"/>
          <w:szCs w:val="24"/>
          <w:lang w:val="en-GB"/>
        </w:rPr>
        <w:lastRenderedPageBreak/>
        <w:t xml:space="preserve">comporte în anumite situații prin maximizarea recompenselor în timp. Ne putem gândii la câștigurile positive (recompensele) </w:t>
      </w:r>
      <w:r w:rsidR="00954B86" w:rsidRPr="00A22C72">
        <w:rPr>
          <w:rFonts w:ascii="Times New Roman" w:hAnsi="Times New Roman" w:cs="Times New Roman"/>
          <w:sz w:val="24"/>
          <w:szCs w:val="24"/>
          <w:lang w:val="en-GB"/>
        </w:rPr>
        <w:t>ca fiind o plăcere și la câștigurile negative (penalizări</w:t>
      </w:r>
      <w:del w:id="84" w:author="Bogdan Dragulescu" w:date="2022-06-14T12:10:00Z">
        <w:r w:rsidR="00954B86" w:rsidRPr="00A22C72" w:rsidDel="00201A27">
          <w:rPr>
            <w:rFonts w:ascii="Times New Roman" w:hAnsi="Times New Roman" w:cs="Times New Roman"/>
            <w:sz w:val="24"/>
            <w:szCs w:val="24"/>
            <w:lang w:val="en-GB"/>
          </w:rPr>
          <w:delText>i</w:delText>
        </w:r>
      </w:del>
      <w:ins w:id="85" w:author="Bogdan Dragulescu" w:date="2022-06-14T12:10:00Z">
        <w:r w:rsidR="00201A27">
          <w:rPr>
            <w:rFonts w:ascii="Times New Roman" w:hAnsi="Times New Roman" w:cs="Times New Roman"/>
            <w:sz w:val="24"/>
            <w:szCs w:val="24"/>
            <w:lang w:val="en-GB"/>
          </w:rPr>
          <w:t>le</w:t>
        </w:r>
      </w:ins>
      <w:r w:rsidR="00954B86" w:rsidRPr="00A22C72">
        <w:rPr>
          <w:rFonts w:ascii="Times New Roman" w:hAnsi="Times New Roman" w:cs="Times New Roman"/>
          <w:sz w:val="24"/>
          <w:szCs w:val="24"/>
          <w:lang w:val="en-GB"/>
        </w:rPr>
        <w:t>) ca fiind niște dureri. Pe scurt, agentul ia niște decizii în mediul respective și învață exersând, încercând astfel să crească plăcerea și să scadă durerea.</w:t>
      </w:r>
      <w:r w:rsidR="002121CC">
        <w:rPr>
          <w:rFonts w:ascii="Times New Roman" w:hAnsi="Times New Roman" w:cs="Times New Roman"/>
          <w:sz w:val="24"/>
          <w:szCs w:val="24"/>
          <w:lang w:val="en-GB"/>
        </w:rPr>
        <w:t xml:space="preserve"> Se poate observa în diagrama de mai </w:t>
      </w:r>
      <w:commentRangeStart w:id="86"/>
      <w:r w:rsidR="002121CC">
        <w:rPr>
          <w:rFonts w:ascii="Times New Roman" w:hAnsi="Times New Roman" w:cs="Times New Roman"/>
          <w:sz w:val="24"/>
          <w:szCs w:val="24"/>
          <w:lang w:val="en-GB"/>
        </w:rPr>
        <w:t xml:space="preserve">jos </w:t>
      </w:r>
      <w:commentRangeEnd w:id="86"/>
      <w:r w:rsidR="00201A27">
        <w:rPr>
          <w:rStyle w:val="Referincomentariu"/>
        </w:rPr>
        <w:commentReference w:id="86"/>
      </w:r>
      <w:del w:id="87" w:author="Bogdan Dragulescu" w:date="2022-06-14T12:10:00Z">
        <w:r w:rsidR="002121CC" w:rsidDel="00201A27">
          <w:rPr>
            <w:rFonts w:ascii="Times New Roman" w:hAnsi="Times New Roman" w:cs="Times New Roman"/>
            <w:sz w:val="24"/>
            <w:szCs w:val="24"/>
            <w:lang w:val="en-GB"/>
          </w:rPr>
          <w:delText>flow-</w:delText>
        </w:r>
      </w:del>
      <w:ins w:id="88" w:author="Bogdan Dragulescu" w:date="2022-06-14T12:10:00Z">
        <w:r w:rsidR="00201A27">
          <w:rPr>
            <w:rFonts w:ascii="Times New Roman" w:hAnsi="Times New Roman" w:cs="Times New Roman"/>
            <w:sz w:val="24"/>
            <w:szCs w:val="24"/>
            <w:lang w:val="en-GB"/>
          </w:rPr>
          <w:t>fluxul</w:t>
        </w:r>
      </w:ins>
      <w:r w:rsidR="002121CC">
        <w:rPr>
          <w:rFonts w:ascii="Times New Roman" w:hAnsi="Times New Roman" w:cs="Times New Roman"/>
          <w:sz w:val="24"/>
          <w:szCs w:val="24"/>
          <w:lang w:val="en-GB"/>
        </w:rPr>
        <w:t>ul de date</w:t>
      </w:r>
      <w:ins w:id="89" w:author="Bogdan Dragulescu" w:date="2022-06-14T12:10:00Z">
        <w:r w:rsidR="00201A27">
          <w:rPr>
            <w:rFonts w:ascii="Times New Roman" w:hAnsi="Times New Roman" w:cs="Times New Roman"/>
            <w:sz w:val="24"/>
            <w:szCs w:val="24"/>
            <w:lang w:val="en-GB"/>
          </w:rPr>
          <w:t>.</w:t>
        </w:r>
      </w:ins>
      <w:r w:rsidR="007B1F64" w:rsidRPr="00A22C72">
        <w:rPr>
          <w:rFonts w:ascii="Times New Roman" w:hAnsi="Times New Roman" w:cs="Times New Roman"/>
          <w:sz w:val="24"/>
          <w:szCs w:val="24"/>
          <w:lang w:val="en-GB"/>
        </w:rPr>
        <w:t xml:space="preserve"> </w:t>
      </w:r>
      <w:r w:rsidR="00A22C72" w:rsidRPr="00A22C72">
        <w:rPr>
          <w:rFonts w:ascii="Times New Roman" w:hAnsi="Times New Roman" w:cs="Times New Roman"/>
          <w:sz w:val="24"/>
          <w:szCs w:val="24"/>
          <w:lang w:val="en-GB"/>
        </w:rPr>
        <w:t>Mai jos sunt descrise două e</w:t>
      </w:r>
      <w:r w:rsidR="00F673CC" w:rsidRPr="00A22C72">
        <w:rPr>
          <w:rFonts w:ascii="Times New Roman" w:hAnsi="Times New Roman" w:cs="Times New Roman"/>
          <w:sz w:val="24"/>
          <w:szCs w:val="24"/>
          <w:lang w:val="en-GB"/>
        </w:rPr>
        <w:t>xemple de situații în care se poate folosii reinforcement learning</w:t>
      </w:r>
      <w:r w:rsidR="0068010A">
        <w:rPr>
          <w:rFonts w:ascii="Times New Roman" w:hAnsi="Times New Roman" w:cs="Times New Roman"/>
          <w:sz w:val="24"/>
          <w:szCs w:val="24"/>
          <w:lang w:val="en-GB"/>
        </w:rPr>
        <w:fldChar w:fldCharType="begin"/>
      </w:r>
      <w:r w:rsidR="0068010A">
        <w:rPr>
          <w:rFonts w:ascii="Times New Roman" w:hAnsi="Times New Roman" w:cs="Times New Roman"/>
          <w:sz w:val="24"/>
          <w:szCs w:val="24"/>
          <w:lang w:val="en-GB"/>
        </w:rPr>
        <w:instrText xml:space="preserve"> ADDIN ZOTERO_ITEM CSL_CITATION {"citationID":"6OgsKlRI","properties":{"formattedCitation":"[8]","plainCitation":"[8]","noteIndex":0},"citationItems":[{"id":282,"uris":["http://zotero.org/users/6649884/items/FGFWVNXR"],"itemData":{"id":282,"type":"book","edition":"2nd Edition","ISBN":"978-1-4920-3264-9","publisher":"O'Reilly Media, Inc.","title":"Hands-On Machine Learning with Scikit-Learn, Keras, and TensorFlow","author":[{"family":"Géron","given":"Aurélien"}],"issued":{"date-parts":[["2019",9]]}}}],"schema":"https://github.com/citation-style-language/schema/raw/master/csl-citation.json"} </w:instrText>
      </w:r>
      <w:r w:rsidR="0068010A">
        <w:rPr>
          <w:rFonts w:ascii="Times New Roman" w:hAnsi="Times New Roman" w:cs="Times New Roman"/>
          <w:sz w:val="24"/>
          <w:szCs w:val="24"/>
          <w:lang w:val="en-GB"/>
        </w:rPr>
        <w:fldChar w:fldCharType="separate"/>
      </w:r>
      <w:r w:rsidR="0068010A" w:rsidRPr="0068010A">
        <w:rPr>
          <w:rFonts w:ascii="Times New Roman" w:hAnsi="Times New Roman" w:cs="Times New Roman"/>
          <w:sz w:val="24"/>
        </w:rPr>
        <w:t>[8]</w:t>
      </w:r>
      <w:r w:rsidR="0068010A">
        <w:rPr>
          <w:rFonts w:ascii="Times New Roman" w:hAnsi="Times New Roman" w:cs="Times New Roman"/>
          <w:sz w:val="24"/>
          <w:szCs w:val="24"/>
          <w:lang w:val="en-GB"/>
        </w:rPr>
        <w:fldChar w:fldCharType="end"/>
      </w:r>
      <w:r w:rsidR="007B1F64">
        <w:rPr>
          <w:rFonts w:ascii="Times New Roman" w:hAnsi="Times New Roman" w:cs="Times New Roman"/>
          <w:sz w:val="24"/>
          <w:szCs w:val="24"/>
          <w:lang w:val="en-GB"/>
        </w:rPr>
        <w:t>:</w:t>
      </w:r>
    </w:p>
    <w:p w14:paraId="7490D515" w14:textId="3409E73B" w:rsidR="00D46087" w:rsidRPr="00A22C72" w:rsidRDefault="00F673CC" w:rsidP="00A22C72">
      <w:pPr>
        <w:pStyle w:val="Listparagraf"/>
        <w:numPr>
          <w:ilvl w:val="0"/>
          <w:numId w:val="11"/>
        </w:numPr>
        <w:jc w:val="both"/>
        <w:rPr>
          <w:rFonts w:ascii="Times New Roman" w:hAnsi="Times New Roman" w:cs="Times New Roman"/>
          <w:sz w:val="24"/>
          <w:szCs w:val="24"/>
        </w:rPr>
      </w:pPr>
      <w:r w:rsidRPr="00A22C72">
        <w:rPr>
          <w:rFonts w:ascii="Times New Roman" w:hAnsi="Times New Roman" w:cs="Times New Roman"/>
          <w:sz w:val="24"/>
          <w:szCs w:val="24"/>
        </w:rPr>
        <w:t xml:space="preserve">Agentul poate să fie un program care controlează un robot real. În acest caz, mediul </w:t>
      </w:r>
      <w:r w:rsidR="00ED1F9F" w:rsidRPr="00A22C72">
        <w:rPr>
          <w:rFonts w:ascii="Times New Roman" w:hAnsi="Times New Roman" w:cs="Times New Roman"/>
          <w:sz w:val="24"/>
          <w:szCs w:val="24"/>
        </w:rPr>
        <w:t>este lumea reală, agentul observând mediul prin intermediul unor senzori cum ar fi camere și senzori radar. Acțiunile agentului pot fi trimiterea unor semnale pentru activarea/de</w:t>
      </w:r>
      <w:r w:rsidR="00DD08C2">
        <w:rPr>
          <w:rFonts w:ascii="Times New Roman" w:hAnsi="Times New Roman" w:cs="Times New Roman"/>
          <w:sz w:val="24"/>
          <w:szCs w:val="24"/>
        </w:rPr>
        <w:t>z</w:t>
      </w:r>
      <w:r w:rsidR="00ED1F9F" w:rsidRPr="00A22C72">
        <w:rPr>
          <w:rFonts w:ascii="Times New Roman" w:hAnsi="Times New Roman" w:cs="Times New Roman"/>
          <w:sz w:val="24"/>
          <w:szCs w:val="24"/>
        </w:rPr>
        <w:t>activarea motoarelor. Recompensa poate să fie pozitivă în cazul în care agentul se deplasează înspre o țintă, respectiv o penalizare dacă se îndepărtează de țintă.</w:t>
      </w:r>
    </w:p>
    <w:p w14:paraId="239BDFC1" w14:textId="2B673CBA" w:rsidR="007B1F64" w:rsidRPr="00521892" w:rsidRDefault="00ED1F9F" w:rsidP="00521892">
      <w:pPr>
        <w:pStyle w:val="Listparagraf"/>
        <w:numPr>
          <w:ilvl w:val="0"/>
          <w:numId w:val="11"/>
        </w:numPr>
        <w:jc w:val="both"/>
        <w:rPr>
          <w:rFonts w:ascii="Times New Roman" w:hAnsi="Times New Roman" w:cs="Times New Roman"/>
          <w:sz w:val="24"/>
          <w:szCs w:val="24"/>
        </w:rPr>
      </w:pPr>
      <w:r w:rsidRPr="00A22C72">
        <w:rPr>
          <w:rFonts w:ascii="Times New Roman" w:hAnsi="Times New Roman" w:cs="Times New Roman"/>
          <w:sz w:val="24"/>
          <w:szCs w:val="24"/>
        </w:rPr>
        <w:t xml:space="preserve">Un al exemplu de agent poate fi un program care îl controlează pe </w:t>
      </w:r>
      <w:r w:rsidRPr="00A22C72">
        <w:rPr>
          <w:rFonts w:ascii="Times New Roman" w:hAnsi="Times New Roman" w:cs="Times New Roman"/>
          <w:i/>
          <w:iCs/>
          <w:sz w:val="24"/>
          <w:szCs w:val="24"/>
        </w:rPr>
        <w:t>Ms. Pac Man</w:t>
      </w:r>
      <w:r w:rsidRPr="00A22C72">
        <w:rPr>
          <w:rFonts w:ascii="Times New Roman" w:hAnsi="Times New Roman" w:cs="Times New Roman"/>
          <w:sz w:val="24"/>
          <w:szCs w:val="24"/>
        </w:rPr>
        <w:t xml:space="preserve">. Aici mediul virtual este simulația jocului Atari, acțiunile sunt cele 9 posibile poziții ale joystick-ului. Observațiile se iau din sreenshoturile jocului, realizâdu-se astfel o </w:t>
      </w:r>
      <w:r w:rsidR="00A22C72" w:rsidRPr="00A22C72">
        <w:rPr>
          <w:rFonts w:ascii="Times New Roman" w:hAnsi="Times New Roman" w:cs="Times New Roman"/>
          <w:sz w:val="24"/>
          <w:szCs w:val="24"/>
        </w:rPr>
        <w:t>procesare de imagini, iar recompensele sunt reprezentate de scorul obținut în joc.</w:t>
      </w:r>
    </w:p>
    <w:p w14:paraId="07A1FBFF" w14:textId="11F467E3" w:rsidR="00E8653D" w:rsidRDefault="00E8653D" w:rsidP="00E8653D">
      <w:pPr>
        <w:pStyle w:val="Titlu3"/>
        <w:rPr>
          <w:rFonts w:ascii="Times New Roman" w:hAnsi="Times New Roman" w:cs="Times New Roman"/>
          <w:b/>
          <w:bCs/>
          <w:color w:val="auto"/>
          <w:sz w:val="28"/>
          <w:szCs w:val="28"/>
        </w:rPr>
      </w:pPr>
      <w:bookmarkStart w:id="90" w:name="_Toc106049310"/>
      <w:r w:rsidRPr="00E8653D">
        <w:rPr>
          <w:rFonts w:ascii="Times New Roman" w:hAnsi="Times New Roman" w:cs="Times New Roman"/>
          <w:b/>
          <w:bCs/>
          <w:color w:val="auto"/>
          <w:sz w:val="28"/>
          <w:szCs w:val="28"/>
        </w:rPr>
        <w:t xml:space="preserve">3.3 Platforme </w:t>
      </w:r>
      <w:commentRangeStart w:id="91"/>
      <w:r w:rsidRPr="00E8653D">
        <w:rPr>
          <w:rFonts w:ascii="Times New Roman" w:hAnsi="Times New Roman" w:cs="Times New Roman"/>
          <w:b/>
          <w:bCs/>
          <w:color w:val="auto"/>
          <w:sz w:val="28"/>
          <w:szCs w:val="28"/>
        </w:rPr>
        <w:t>software</w:t>
      </w:r>
      <w:bookmarkEnd w:id="90"/>
      <w:commentRangeEnd w:id="91"/>
      <w:r w:rsidR="00201A27">
        <w:rPr>
          <w:rStyle w:val="Referincomentariu"/>
          <w:rFonts w:asciiTheme="minorHAnsi" w:eastAsiaTheme="minorHAnsi" w:hAnsiTheme="minorHAnsi" w:cstheme="minorBidi"/>
          <w:color w:val="auto"/>
        </w:rPr>
        <w:commentReference w:id="91"/>
      </w:r>
    </w:p>
    <w:p w14:paraId="68422A22" w14:textId="40590FE1" w:rsidR="00E8653D" w:rsidRDefault="00E8653D" w:rsidP="00E8653D"/>
    <w:p w14:paraId="33C2EF99" w14:textId="77777777" w:rsidR="00E43C5B" w:rsidRDefault="00E43C5B" w:rsidP="00E8653D"/>
    <w:p w14:paraId="6A482633" w14:textId="586E97A6" w:rsidR="00521892" w:rsidRPr="00E43C5B" w:rsidRDefault="00E8653D" w:rsidP="00521892">
      <w:pPr>
        <w:rPr>
          <w:rFonts w:ascii="Times New Roman" w:hAnsi="Times New Roman" w:cs="Times New Roman"/>
          <w:sz w:val="28"/>
          <w:szCs w:val="28"/>
        </w:rPr>
      </w:pPr>
      <w:r w:rsidRPr="00EA586A">
        <w:rPr>
          <w:rFonts w:ascii="Times New Roman" w:hAnsi="Times New Roman" w:cs="Times New Roman"/>
          <w:sz w:val="28"/>
          <w:szCs w:val="28"/>
        </w:rPr>
        <w:t xml:space="preserve">Anaconda </w:t>
      </w:r>
    </w:p>
    <w:p w14:paraId="16A7E2B3" w14:textId="4D4913EE" w:rsidR="009B7B4C" w:rsidRDefault="009B7B4C" w:rsidP="007B1F64">
      <w:pPr>
        <w:jc w:val="both"/>
        <w:rPr>
          <w:rFonts w:ascii="Times New Roman" w:hAnsi="Times New Roman" w:cs="Times New Roman"/>
          <w:sz w:val="24"/>
          <w:szCs w:val="24"/>
        </w:rPr>
      </w:pPr>
      <w:r w:rsidRPr="007B1F64">
        <w:rPr>
          <w:rFonts w:ascii="Times New Roman" w:hAnsi="Times New Roman" w:cs="Times New Roman"/>
          <w:sz w:val="24"/>
          <w:szCs w:val="24"/>
        </w:rPr>
        <w:tab/>
      </w:r>
      <w:r w:rsidRPr="007B1F64">
        <w:rPr>
          <w:rFonts w:ascii="Times New Roman" w:hAnsi="Times New Roman" w:cs="Times New Roman"/>
          <w:i/>
          <w:iCs/>
          <w:sz w:val="24"/>
          <w:szCs w:val="24"/>
        </w:rPr>
        <w:t xml:space="preserve">Anaconda </w:t>
      </w:r>
      <w:r w:rsidR="00D34F99" w:rsidRPr="007B1F64">
        <w:rPr>
          <w:rFonts w:ascii="Times New Roman" w:hAnsi="Times New Roman" w:cs="Times New Roman"/>
          <w:sz w:val="24"/>
          <w:szCs w:val="24"/>
        </w:rPr>
        <w:t xml:space="preserve"> este o distribuție pentru știința datelor Python/R care conține conda, un manager de pachete și medii, care ajută utilizatorii să gestioneze o colecție de peste 7000 de pachete open-source disponibile.</w:t>
      </w:r>
      <w:r w:rsidR="0068010A" w:rsidRPr="007B1F64">
        <w:rPr>
          <w:rFonts w:ascii="Times New Roman" w:hAnsi="Times New Roman" w:cs="Times New Roman"/>
          <w:sz w:val="24"/>
          <w:szCs w:val="24"/>
        </w:rPr>
        <w:fldChar w:fldCharType="begin"/>
      </w:r>
      <w:r w:rsidR="0068010A">
        <w:rPr>
          <w:rFonts w:ascii="Times New Roman" w:hAnsi="Times New Roman" w:cs="Times New Roman"/>
          <w:sz w:val="24"/>
          <w:szCs w:val="24"/>
        </w:rPr>
        <w:instrText xml:space="preserve"> ADDIN ZOTERO_ITEM CSL_CITATION {"citationID":"NXiEa5JY","properties":{"formattedCitation":"[11]","plainCitation":"[11]","noteIndex":0},"citationItems":[{"id":297,"uris":["http://zotero.org/users/6649884/items/C9S5GE5B"],"itemData":{"id":297,"type":"webpage","title":"Anaconda Distribution — Anaconda documentation","URL":"https://docs.anaconda.com/anaconda/","accessed":{"date-parts":[["2022",6,13]]}}}],"schema":"https://github.com/citation-style-language/schema/raw/master/csl-citation.json"} </w:instrText>
      </w:r>
      <w:r w:rsidR="0068010A" w:rsidRPr="007B1F64">
        <w:rPr>
          <w:rFonts w:ascii="Times New Roman" w:hAnsi="Times New Roman" w:cs="Times New Roman"/>
          <w:sz w:val="24"/>
          <w:szCs w:val="24"/>
        </w:rPr>
        <w:fldChar w:fldCharType="separate"/>
      </w:r>
      <w:r w:rsidR="0068010A" w:rsidRPr="0068010A">
        <w:rPr>
          <w:rFonts w:ascii="Times New Roman" w:hAnsi="Times New Roman" w:cs="Times New Roman"/>
          <w:sz w:val="24"/>
        </w:rPr>
        <w:t>[11]</w:t>
      </w:r>
      <w:r w:rsidR="0068010A" w:rsidRPr="007B1F64">
        <w:rPr>
          <w:rFonts w:ascii="Times New Roman" w:hAnsi="Times New Roman" w:cs="Times New Roman"/>
          <w:sz w:val="24"/>
          <w:szCs w:val="24"/>
        </w:rPr>
        <w:fldChar w:fldCharType="end"/>
      </w:r>
    </w:p>
    <w:p w14:paraId="34A63BE4" w14:textId="77777777" w:rsidR="00EA586A" w:rsidRPr="007B1F64" w:rsidRDefault="00EA586A" w:rsidP="007B1F64">
      <w:pPr>
        <w:jc w:val="both"/>
        <w:rPr>
          <w:rFonts w:ascii="Times New Roman" w:hAnsi="Times New Roman" w:cs="Times New Roman"/>
          <w:sz w:val="24"/>
          <w:szCs w:val="24"/>
        </w:rPr>
      </w:pPr>
    </w:p>
    <w:p w14:paraId="0F92AA38" w14:textId="25BC97B1" w:rsidR="00521892" w:rsidRPr="00E43C5B" w:rsidRDefault="00E8653D" w:rsidP="00521892">
      <w:pPr>
        <w:rPr>
          <w:rFonts w:ascii="Times New Roman" w:hAnsi="Times New Roman" w:cs="Times New Roman"/>
          <w:sz w:val="28"/>
          <w:szCs w:val="28"/>
        </w:rPr>
      </w:pPr>
      <w:r w:rsidRPr="00EA586A">
        <w:rPr>
          <w:rFonts w:ascii="Times New Roman" w:hAnsi="Times New Roman" w:cs="Times New Roman"/>
          <w:sz w:val="28"/>
          <w:szCs w:val="28"/>
        </w:rPr>
        <w:t>Flask</w:t>
      </w:r>
    </w:p>
    <w:p w14:paraId="3E913E48" w14:textId="5764BAA6" w:rsidR="008B52F3" w:rsidRDefault="008B52F3" w:rsidP="007B1F64">
      <w:pPr>
        <w:jc w:val="both"/>
        <w:rPr>
          <w:rFonts w:ascii="Times New Roman" w:hAnsi="Times New Roman" w:cs="Times New Roman"/>
          <w:sz w:val="24"/>
          <w:szCs w:val="24"/>
        </w:rPr>
      </w:pPr>
      <w:r w:rsidRPr="007B1F64">
        <w:rPr>
          <w:rFonts w:ascii="Times New Roman" w:hAnsi="Times New Roman" w:cs="Times New Roman"/>
          <w:sz w:val="24"/>
          <w:szCs w:val="24"/>
        </w:rPr>
        <w:tab/>
      </w:r>
      <w:r w:rsidRPr="00521892">
        <w:rPr>
          <w:rFonts w:ascii="Times New Roman" w:hAnsi="Times New Roman" w:cs="Times New Roman"/>
          <w:i/>
          <w:iCs/>
          <w:sz w:val="24"/>
          <w:szCs w:val="24"/>
        </w:rPr>
        <w:t>Flask</w:t>
      </w:r>
      <w:r w:rsidRPr="007B1F64">
        <w:rPr>
          <w:rFonts w:ascii="Times New Roman" w:hAnsi="Times New Roman" w:cs="Times New Roman"/>
          <w:sz w:val="24"/>
          <w:szCs w:val="24"/>
        </w:rPr>
        <w:t xml:space="preserve"> este un framework web pe care îl putem folosi pentru a construi cu ușurință o aplicație web. Flask oferă pachetele și modulele necesare astfel încât, în calitate de dezvoltator, trebuie să ne concentrăm doar pe logica pro</w:t>
      </w:r>
      <w:del w:id="92" w:author="Bogdan Dragulescu" w:date="2022-06-14T12:12:00Z">
        <w:r w:rsidRPr="007B1F64" w:rsidDel="00201A27">
          <w:rPr>
            <w:rFonts w:ascii="Times New Roman" w:hAnsi="Times New Roman" w:cs="Times New Roman"/>
            <w:sz w:val="24"/>
            <w:szCs w:val="24"/>
          </w:rPr>
          <w:delText>r</w:delText>
        </w:r>
      </w:del>
      <w:r w:rsidRPr="007B1F64">
        <w:rPr>
          <w:rFonts w:ascii="Times New Roman" w:hAnsi="Times New Roman" w:cs="Times New Roman"/>
          <w:sz w:val="24"/>
          <w:szCs w:val="24"/>
        </w:rPr>
        <w:t>p</w:t>
      </w:r>
      <w:ins w:id="93" w:author="Bogdan Dragulescu" w:date="2022-06-14T12:12:00Z">
        <w:r w:rsidR="00201A27">
          <w:rPr>
            <w:rFonts w:ascii="Times New Roman" w:hAnsi="Times New Roman" w:cs="Times New Roman"/>
            <w:sz w:val="24"/>
            <w:szCs w:val="24"/>
          </w:rPr>
          <w:t>r</w:t>
        </w:r>
      </w:ins>
      <w:r w:rsidRPr="007B1F64">
        <w:rPr>
          <w:rFonts w:ascii="Times New Roman" w:hAnsi="Times New Roman" w:cs="Times New Roman"/>
          <w:sz w:val="24"/>
          <w:szCs w:val="24"/>
        </w:rPr>
        <w:t>iu</w:t>
      </w:r>
      <w:r w:rsidR="000200C4" w:rsidRPr="007B1F64">
        <w:rPr>
          <w:rFonts w:ascii="Times New Roman" w:hAnsi="Times New Roman" w:cs="Times New Roman"/>
          <w:sz w:val="24"/>
          <w:szCs w:val="24"/>
        </w:rPr>
        <w:t>-</w:t>
      </w:r>
      <w:r w:rsidRPr="007B1F64">
        <w:rPr>
          <w:rFonts w:ascii="Times New Roman" w:hAnsi="Times New Roman" w:cs="Times New Roman"/>
          <w:sz w:val="24"/>
          <w:szCs w:val="24"/>
        </w:rPr>
        <w:t>zisă</w:t>
      </w:r>
      <w:r w:rsidR="000200C4" w:rsidRPr="007B1F64">
        <w:rPr>
          <w:rFonts w:ascii="Times New Roman" w:hAnsi="Times New Roman" w:cs="Times New Roman"/>
          <w:sz w:val="24"/>
          <w:szCs w:val="24"/>
        </w:rPr>
        <w:t xml:space="preserve"> a aplicației</w:t>
      </w:r>
      <w:r w:rsidRPr="007B1F64">
        <w:rPr>
          <w:rFonts w:ascii="Times New Roman" w:hAnsi="Times New Roman" w:cs="Times New Roman"/>
          <w:sz w:val="24"/>
          <w:szCs w:val="24"/>
        </w:rPr>
        <w:t>.</w:t>
      </w:r>
      <w:r w:rsidR="0068010A" w:rsidRPr="007B1F64">
        <w:rPr>
          <w:rFonts w:ascii="Times New Roman" w:hAnsi="Times New Roman" w:cs="Times New Roman"/>
          <w:sz w:val="24"/>
          <w:szCs w:val="24"/>
        </w:rPr>
        <w:fldChar w:fldCharType="begin"/>
      </w:r>
      <w:r w:rsidR="0068010A">
        <w:rPr>
          <w:rFonts w:ascii="Times New Roman" w:hAnsi="Times New Roman" w:cs="Times New Roman"/>
          <w:sz w:val="24"/>
          <w:szCs w:val="24"/>
        </w:rPr>
        <w:instrText xml:space="preserve"> ADDIN ZOTERO_ITEM CSL_CITATION {"citationID":"L6QshG8t","properties":{"formattedCitation":"[12]","plainCitation":"[12]","noteIndex":0},"citationItems":[{"id":299,"uris":["http://zotero.org/users/6649884/items/DRVUQQGT"],"itemData":{"id":299,"type":"book","publisher":"Packt Publishing Ltd","source":"Google Scholar","title":"Python API Development Fundamentals: Develop a full-stack web application with Python and Flask","title-short":"Python API Development Fundamentals","author":[{"family":"Chan","given":"Jack"},{"family":"Chung","given":"Ray"},{"family":"Huang","given":"Jack"}],"issued":{"date-parts":[["2019"]]}}}],"schema":"https://github.com/citation-style-language/schema/raw/master/csl-citation.json"} </w:instrText>
      </w:r>
      <w:r w:rsidR="0068010A" w:rsidRPr="007B1F64">
        <w:rPr>
          <w:rFonts w:ascii="Times New Roman" w:hAnsi="Times New Roman" w:cs="Times New Roman"/>
          <w:sz w:val="24"/>
          <w:szCs w:val="24"/>
        </w:rPr>
        <w:fldChar w:fldCharType="separate"/>
      </w:r>
      <w:r w:rsidR="0068010A" w:rsidRPr="0068010A">
        <w:rPr>
          <w:rFonts w:ascii="Times New Roman" w:hAnsi="Times New Roman" w:cs="Times New Roman"/>
          <w:sz w:val="24"/>
        </w:rPr>
        <w:t>[12]</w:t>
      </w:r>
      <w:r w:rsidR="0068010A" w:rsidRPr="007B1F64">
        <w:rPr>
          <w:rFonts w:ascii="Times New Roman" w:hAnsi="Times New Roman" w:cs="Times New Roman"/>
          <w:sz w:val="24"/>
          <w:szCs w:val="24"/>
        </w:rPr>
        <w:fldChar w:fldCharType="end"/>
      </w:r>
    </w:p>
    <w:p w14:paraId="0102B439" w14:textId="77777777" w:rsidR="00E43C5B" w:rsidRPr="007B1F64" w:rsidRDefault="00E43C5B" w:rsidP="007B1F64">
      <w:pPr>
        <w:jc w:val="both"/>
        <w:rPr>
          <w:rFonts w:ascii="Times New Roman" w:hAnsi="Times New Roman" w:cs="Times New Roman"/>
          <w:sz w:val="24"/>
          <w:szCs w:val="24"/>
        </w:rPr>
      </w:pPr>
    </w:p>
    <w:p w14:paraId="5CB11C90" w14:textId="4F1439B7" w:rsidR="00521892" w:rsidRPr="00E43C5B" w:rsidRDefault="00E8653D" w:rsidP="00521892">
      <w:pPr>
        <w:rPr>
          <w:rFonts w:ascii="Times New Roman" w:hAnsi="Times New Roman" w:cs="Times New Roman"/>
          <w:sz w:val="28"/>
          <w:szCs w:val="28"/>
        </w:rPr>
      </w:pPr>
      <w:r w:rsidRPr="00EA586A">
        <w:rPr>
          <w:rFonts w:ascii="Times New Roman" w:hAnsi="Times New Roman" w:cs="Times New Roman"/>
          <w:sz w:val="28"/>
          <w:szCs w:val="28"/>
        </w:rPr>
        <w:t>Scikit-learn</w:t>
      </w:r>
    </w:p>
    <w:p w14:paraId="3E049814" w14:textId="73ADB15F" w:rsidR="00E8653D" w:rsidRPr="007B1F64" w:rsidRDefault="00E8653D" w:rsidP="007B1F64">
      <w:pPr>
        <w:ind w:firstLine="720"/>
        <w:jc w:val="both"/>
        <w:rPr>
          <w:rFonts w:ascii="Times New Roman" w:hAnsi="Times New Roman" w:cs="Times New Roman"/>
          <w:sz w:val="24"/>
          <w:szCs w:val="24"/>
        </w:rPr>
      </w:pPr>
      <w:r w:rsidRPr="007B1F64">
        <w:rPr>
          <w:rFonts w:ascii="Times New Roman" w:hAnsi="Times New Roman" w:cs="Times New Roman"/>
          <w:i/>
          <w:iCs/>
          <w:sz w:val="24"/>
          <w:szCs w:val="24"/>
        </w:rPr>
        <w:t>Scikit-learn</w:t>
      </w:r>
      <w:r w:rsidRPr="007B1F64">
        <w:rPr>
          <w:rFonts w:ascii="Times New Roman" w:hAnsi="Times New Roman" w:cs="Times New Roman"/>
          <w:sz w:val="24"/>
          <w:szCs w:val="24"/>
        </w:rPr>
        <w:t xml:space="preserve"> este un modul Python care integrează o gamă largă de algoritmi de învățare automată de ultimă generație pentru probleme supravegheate și nesupravegheate.</w:t>
      </w:r>
      <w:r w:rsidR="009B7B4C" w:rsidRPr="007B1F64">
        <w:rPr>
          <w:rFonts w:ascii="Times New Roman" w:hAnsi="Times New Roman" w:cs="Times New Roman"/>
          <w:sz w:val="24"/>
          <w:szCs w:val="24"/>
        </w:rPr>
        <w:t xml:space="preserve"> Accentul este pus pe ușurința în utilizare, performanță, documentație și coerența API</w:t>
      </w:r>
      <w:commentRangeStart w:id="94"/>
      <w:r w:rsidR="009B7B4C" w:rsidRPr="007B1F64">
        <w:rPr>
          <w:rFonts w:ascii="Times New Roman" w:hAnsi="Times New Roman" w:cs="Times New Roman"/>
          <w:sz w:val="24"/>
          <w:szCs w:val="24"/>
        </w:rPr>
        <w:t>.</w:t>
      </w:r>
      <w:commentRangeEnd w:id="94"/>
      <w:r w:rsidR="0068010A" w:rsidRPr="007B1F64">
        <w:rPr>
          <w:rFonts w:ascii="Times New Roman" w:hAnsi="Times New Roman" w:cs="Times New Roman"/>
          <w:sz w:val="24"/>
          <w:szCs w:val="24"/>
        </w:rPr>
        <w:fldChar w:fldCharType="begin"/>
      </w:r>
      <w:r w:rsidR="0068010A">
        <w:rPr>
          <w:rFonts w:ascii="Times New Roman" w:hAnsi="Times New Roman" w:cs="Times New Roman"/>
          <w:sz w:val="24"/>
          <w:szCs w:val="24"/>
        </w:rPr>
        <w:instrText xml:space="preserve"> ADDIN ZOTERO_ITEM CSL_CITATION {"citationID":"K35AN5VU","properties":{"formattedCitation":"[13]","plainCitation":"[13]","noteIndex":0},"citationItems":[{"id":295,"uris":["http://zotero.org/users/6649884/items/GI725HQ8"],"itemData":{"id":295,"type":"article-journal","abstract":"Scikit-learn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http://scikit-learn.sourceforge.net.","container-title":"Journal of Machine Learning Research","ISSN":"1533-7928","issue":"85","page":"2825-2830","source":"jmlr.csail.mit.edu","title":"Scikit-learn: Machine Learning in Python","title-short":"Scikit-learn","volume":"12","author":[{"family":"Pedregosa","given":"Fabian"},{"family":"Varoquaux","given":"Gaël"},{"family":"Gramfort","given":"Alexandre"},{"family":"Michel","given":"Vincent"},{"family":"Thirion","given":"Bertrand"},{"family":"Grisel","given":"Olivier"},{"family":"Blondel","given":"Mathieu"},{"family":"Prettenhofer","given":"Peter"},{"family":"Weiss","given":"Ron"},{"family":"Dubourg","given":"Vincent"},{"family":"Vanderplas","given":"Jake"},{"family":"Passos","given":"Alexandre"},{"family":"Cournapeau","given":"David"},{"family":"Brucher","given":"Matthieu"},{"family":"Perrot","given":"Matthieu"},{"family":"Duchesnay","given":"Édouard"}],"issued":{"date-parts":[["2011"]]}}}],"schema":"https://github.com/citation-style-language/schema/raw/master/csl-citation.json"} </w:instrText>
      </w:r>
      <w:r w:rsidR="0068010A" w:rsidRPr="007B1F64">
        <w:rPr>
          <w:rFonts w:ascii="Times New Roman" w:hAnsi="Times New Roman" w:cs="Times New Roman"/>
          <w:sz w:val="24"/>
          <w:szCs w:val="24"/>
        </w:rPr>
        <w:fldChar w:fldCharType="separate"/>
      </w:r>
      <w:r w:rsidR="0068010A" w:rsidRPr="0068010A">
        <w:rPr>
          <w:rFonts w:ascii="Times New Roman" w:hAnsi="Times New Roman" w:cs="Times New Roman"/>
          <w:sz w:val="24"/>
        </w:rPr>
        <w:t>[13]</w:t>
      </w:r>
      <w:r w:rsidR="0068010A" w:rsidRPr="007B1F64">
        <w:rPr>
          <w:rFonts w:ascii="Times New Roman" w:hAnsi="Times New Roman" w:cs="Times New Roman"/>
          <w:sz w:val="24"/>
          <w:szCs w:val="24"/>
        </w:rPr>
        <w:fldChar w:fldCharType="end"/>
      </w:r>
      <w:r w:rsidR="00615B08">
        <w:rPr>
          <w:rStyle w:val="Referincomentariu"/>
        </w:rPr>
        <w:commentReference w:id="94"/>
      </w:r>
    </w:p>
    <w:p w14:paraId="4B0DF7ED" w14:textId="77777777" w:rsidR="007B1F64" w:rsidRPr="007B1F64" w:rsidRDefault="007B1F64" w:rsidP="007B1F64">
      <w:pPr>
        <w:jc w:val="both"/>
        <w:rPr>
          <w:rFonts w:ascii="Times New Roman" w:hAnsi="Times New Roman" w:cs="Times New Roman"/>
          <w:sz w:val="24"/>
          <w:szCs w:val="24"/>
        </w:rPr>
      </w:pPr>
    </w:p>
    <w:p w14:paraId="7FDA3961" w14:textId="5FC88F73" w:rsidR="00521892" w:rsidRPr="00E43C5B" w:rsidRDefault="0036561B" w:rsidP="00521892">
      <w:pPr>
        <w:rPr>
          <w:rFonts w:ascii="Times New Roman" w:hAnsi="Times New Roman" w:cs="Times New Roman"/>
          <w:sz w:val="28"/>
          <w:szCs w:val="28"/>
        </w:rPr>
      </w:pPr>
      <w:r w:rsidRPr="00EA586A">
        <w:rPr>
          <w:rFonts w:ascii="Times New Roman" w:hAnsi="Times New Roman" w:cs="Times New Roman"/>
          <w:sz w:val="28"/>
          <w:szCs w:val="28"/>
        </w:rPr>
        <w:t xml:space="preserve"> Unity</w:t>
      </w:r>
    </w:p>
    <w:p w14:paraId="75D452C4" w14:textId="0F5BEB16" w:rsidR="0036561B" w:rsidRPr="007B1F64" w:rsidRDefault="0036561B" w:rsidP="007B1F64">
      <w:pPr>
        <w:jc w:val="both"/>
        <w:rPr>
          <w:rFonts w:ascii="Times New Roman" w:hAnsi="Times New Roman" w:cs="Times New Roman"/>
          <w:sz w:val="24"/>
          <w:szCs w:val="24"/>
        </w:rPr>
      </w:pPr>
      <w:r w:rsidRPr="007B1F64">
        <w:rPr>
          <w:rFonts w:ascii="Times New Roman" w:hAnsi="Times New Roman" w:cs="Times New Roman"/>
          <w:sz w:val="24"/>
          <w:szCs w:val="24"/>
        </w:rPr>
        <w:tab/>
        <w:t xml:space="preserve">Motorul de joc </w:t>
      </w:r>
      <w:r w:rsidRPr="00521892">
        <w:rPr>
          <w:rFonts w:ascii="Times New Roman" w:hAnsi="Times New Roman" w:cs="Times New Roman"/>
          <w:i/>
          <w:iCs/>
          <w:sz w:val="24"/>
          <w:szCs w:val="24"/>
        </w:rPr>
        <w:t>Unity</w:t>
      </w:r>
      <w:r w:rsidRPr="007B1F64">
        <w:rPr>
          <w:rFonts w:ascii="Times New Roman" w:hAnsi="Times New Roman" w:cs="Times New Roman"/>
          <w:sz w:val="24"/>
          <w:szCs w:val="24"/>
        </w:rPr>
        <w:t xml:space="preserve"> este dezvoltat de Unity Technologies ș</w:t>
      </w:r>
      <w:del w:id="95" w:author="Bogdan Dragulescu" w:date="2022-06-14T12:12:00Z">
        <w:r w:rsidRPr="007B1F64" w:rsidDel="00201A27">
          <w:rPr>
            <w:rFonts w:ascii="Times New Roman" w:hAnsi="Times New Roman" w:cs="Times New Roman"/>
            <w:sz w:val="24"/>
            <w:szCs w:val="24"/>
          </w:rPr>
          <w:delText>l</w:delText>
        </w:r>
      </w:del>
      <w:ins w:id="96" w:author="Bogdan Dragulescu" w:date="2022-06-14T12:12:00Z">
        <w:r w:rsidR="00201A27">
          <w:rPr>
            <w:rFonts w:ascii="Times New Roman" w:hAnsi="Times New Roman" w:cs="Times New Roman"/>
            <w:sz w:val="24"/>
            <w:szCs w:val="24"/>
          </w:rPr>
          <w:t>i</w:t>
        </w:r>
      </w:ins>
      <w:r w:rsidRPr="007B1F64">
        <w:rPr>
          <w:rFonts w:ascii="Times New Roman" w:hAnsi="Times New Roman" w:cs="Times New Roman"/>
          <w:sz w:val="24"/>
          <w:szCs w:val="24"/>
        </w:rPr>
        <w:t xml:space="preserve"> integrează un motor de randare personalizat cu motorul de fizică nVidia PhysX și Mono, dar și cu implementarea bibliotecilor .NET open source a celor de la Microsoft. Editorul Unity este foarte ușor de utilizat. Conținutul acestuia este listat într-un arbore și se poate adăuga la mediu într-o manieră </w:t>
      </w:r>
      <w:r w:rsidRPr="007B1F64">
        <w:rPr>
          <w:rFonts w:ascii="Times New Roman" w:hAnsi="Times New Roman" w:cs="Times New Roman"/>
          <w:sz w:val="24"/>
          <w:szCs w:val="24"/>
        </w:rPr>
        <w:lastRenderedPageBreak/>
        <w:t>de tip drag-and-drop.</w:t>
      </w:r>
      <w:r w:rsidR="007B1F64" w:rsidRPr="007B1F64">
        <w:rPr>
          <w:rFonts w:ascii="Times New Roman" w:hAnsi="Times New Roman" w:cs="Times New Roman"/>
          <w:sz w:val="24"/>
          <w:szCs w:val="24"/>
        </w:rPr>
        <w:t xml:space="preserve"> Fiecărui obiect din interfață i se pot atribui mai multe scripturi scrise în C#.</w:t>
      </w:r>
      <w:r w:rsidR="0068010A" w:rsidRPr="007B1F64">
        <w:rPr>
          <w:rFonts w:ascii="Times New Roman" w:hAnsi="Times New Roman" w:cs="Times New Roman"/>
          <w:sz w:val="24"/>
          <w:szCs w:val="24"/>
        </w:rPr>
        <w:fldChar w:fldCharType="begin"/>
      </w:r>
      <w:r w:rsidR="0068010A">
        <w:rPr>
          <w:rFonts w:ascii="Times New Roman" w:hAnsi="Times New Roman" w:cs="Times New Roman"/>
          <w:sz w:val="24"/>
          <w:szCs w:val="24"/>
        </w:rPr>
        <w:instrText xml:space="preserve"> ADDIN ZOTERO_ITEM CSL_CITATION {"citationID":"n5dpVkQs","properties":{"formattedCitation":"[14]","plainCitation":"[14]","noteIndex":0},"citationItems":[{"id":302,"uris":["http://zotero.org/users/6649884/items/C9N68758"],"itemData":{"id":302,"type":"article-journal","abstract":"This paper discusses the implementation of the Search and Rescue Game Environment (SARGE) using the Unity game engine. The paper will explain the key benefits of using Unity versus other popular platforms and how the various components of the Unity API and environ-ment editor are used to create SARGE. This discussion is divided into sections covering the various robots, sensors, environments, and user interfaces in SARGE.","container-title":"Computer","journalAbbreviation":"Computer","source":"ResearchGate","title":"Using the Unity Game Engine to Develop SARGE: A Case Study","title-short":"Using the Unity Game Engine to Develop SARGE","volume":"4552","author":[{"family":"Craighead","given":"Jeffrey"},{"family":"Burke","given":"Jenny"},{"family":"Murphy","given":"Robin"}],"issued":{"date-parts":[["2007",1,1]]}}}],"schema":"https://github.com/citation-style-language/schema/raw/master/csl-citation.json"} </w:instrText>
      </w:r>
      <w:r w:rsidR="0068010A" w:rsidRPr="007B1F64">
        <w:rPr>
          <w:rFonts w:ascii="Times New Roman" w:hAnsi="Times New Roman" w:cs="Times New Roman"/>
          <w:sz w:val="24"/>
          <w:szCs w:val="24"/>
        </w:rPr>
        <w:fldChar w:fldCharType="separate"/>
      </w:r>
      <w:r w:rsidR="0068010A" w:rsidRPr="0068010A">
        <w:rPr>
          <w:rFonts w:ascii="Times New Roman" w:hAnsi="Times New Roman" w:cs="Times New Roman"/>
          <w:sz w:val="24"/>
        </w:rPr>
        <w:t>[14]</w:t>
      </w:r>
      <w:r w:rsidR="0068010A" w:rsidRPr="007B1F64">
        <w:rPr>
          <w:rFonts w:ascii="Times New Roman" w:hAnsi="Times New Roman" w:cs="Times New Roman"/>
          <w:sz w:val="24"/>
          <w:szCs w:val="24"/>
        </w:rPr>
        <w:fldChar w:fldCharType="end"/>
      </w:r>
      <w:r w:rsidRPr="007B1F64">
        <w:rPr>
          <w:rFonts w:ascii="Times New Roman" w:hAnsi="Times New Roman" w:cs="Times New Roman"/>
          <w:sz w:val="24"/>
          <w:szCs w:val="24"/>
        </w:rPr>
        <w:t xml:space="preserve"> </w:t>
      </w:r>
    </w:p>
    <w:p w14:paraId="5A10030A" w14:textId="2C341715" w:rsidR="00D07FDF" w:rsidRDefault="00D07FDF" w:rsidP="008E120D">
      <w:pPr>
        <w:rPr>
          <w:lang w:val="en-GB"/>
        </w:rPr>
      </w:pPr>
    </w:p>
    <w:p w14:paraId="65663993" w14:textId="77777777" w:rsidR="00E43C5B" w:rsidRPr="008E120D" w:rsidRDefault="00615B08" w:rsidP="008E120D">
      <w:pPr>
        <w:rPr>
          <w:lang w:val="en-GB"/>
        </w:rPr>
      </w:pPr>
      <w:commentRangeStart w:id="97"/>
      <w:commentRangeEnd w:id="97"/>
      <w:r>
        <w:rPr>
          <w:rStyle w:val="Referincomentariu"/>
        </w:rPr>
        <w:commentReference w:id="97"/>
      </w:r>
    </w:p>
    <w:p w14:paraId="6E86255D" w14:textId="1A27780F" w:rsidR="00E6691C" w:rsidRDefault="00E6691C" w:rsidP="000352C6">
      <w:pPr>
        <w:pStyle w:val="Titlu1"/>
        <w:jc w:val="center"/>
        <w:rPr>
          <w:rFonts w:ascii="Times New Roman" w:hAnsi="Times New Roman" w:cs="Times New Roman"/>
          <w:b/>
          <w:bCs/>
          <w:color w:val="auto"/>
          <w:lang w:val="en-GB"/>
        </w:rPr>
      </w:pPr>
      <w:bookmarkStart w:id="98" w:name="_Toc106049311"/>
      <w:r w:rsidRPr="000352C6">
        <w:rPr>
          <w:rFonts w:ascii="Times New Roman" w:hAnsi="Times New Roman" w:cs="Times New Roman"/>
          <w:b/>
          <w:bCs/>
          <w:color w:val="auto"/>
          <w:lang w:val="en-GB"/>
        </w:rPr>
        <w:t xml:space="preserve">Capitolul </w:t>
      </w:r>
      <w:r w:rsidR="00D96A93" w:rsidRPr="000352C6">
        <w:rPr>
          <w:rFonts w:ascii="Times New Roman" w:hAnsi="Times New Roman" w:cs="Times New Roman"/>
          <w:b/>
          <w:bCs/>
          <w:color w:val="auto"/>
          <w:lang w:val="en-GB"/>
        </w:rPr>
        <w:t>4</w:t>
      </w:r>
      <w:r w:rsidR="000352C6" w:rsidRPr="000352C6">
        <w:rPr>
          <w:rFonts w:ascii="Times New Roman" w:hAnsi="Times New Roman" w:cs="Times New Roman"/>
          <w:b/>
          <w:bCs/>
          <w:color w:val="auto"/>
          <w:lang w:val="en-GB"/>
        </w:rPr>
        <w:t xml:space="preserve">: </w:t>
      </w:r>
      <w:r w:rsidR="00D96A93" w:rsidRPr="000352C6">
        <w:rPr>
          <w:rFonts w:ascii="Times New Roman" w:hAnsi="Times New Roman" w:cs="Times New Roman"/>
          <w:b/>
          <w:bCs/>
          <w:color w:val="auto"/>
          <w:lang w:val="en-GB"/>
        </w:rPr>
        <w:t xml:space="preserve"> Proiectarea experimentului</w:t>
      </w:r>
      <w:bookmarkEnd w:id="98"/>
    </w:p>
    <w:p w14:paraId="773589A6" w14:textId="77777777" w:rsidR="00C93AAA" w:rsidRPr="00C93AAA" w:rsidRDefault="00C93AAA" w:rsidP="00C93AAA">
      <w:pPr>
        <w:rPr>
          <w:lang w:val="en-GB"/>
        </w:rPr>
      </w:pPr>
    </w:p>
    <w:p w14:paraId="49BA5AA7" w14:textId="77052E4B" w:rsidR="00D96A93" w:rsidRDefault="00D96A93" w:rsidP="00C93AAA">
      <w:pPr>
        <w:pStyle w:val="Titlu2"/>
        <w:rPr>
          <w:rFonts w:ascii="Times New Roman" w:hAnsi="Times New Roman" w:cs="Times New Roman"/>
          <w:b/>
          <w:bCs/>
          <w:color w:val="auto"/>
          <w:sz w:val="28"/>
          <w:szCs w:val="28"/>
          <w:lang w:val="en-GB"/>
        </w:rPr>
      </w:pPr>
      <w:bookmarkStart w:id="99" w:name="_Toc106049312"/>
      <w:r w:rsidRPr="00C93AAA">
        <w:rPr>
          <w:rFonts w:ascii="Times New Roman" w:hAnsi="Times New Roman" w:cs="Times New Roman"/>
          <w:b/>
          <w:bCs/>
          <w:color w:val="auto"/>
          <w:sz w:val="28"/>
          <w:szCs w:val="28"/>
          <w:lang w:val="en-GB"/>
        </w:rPr>
        <w:t>4.1 Obiectivele experimentului</w:t>
      </w:r>
      <w:bookmarkEnd w:id="99"/>
    </w:p>
    <w:p w14:paraId="1CCDF4F3" w14:textId="77777777" w:rsidR="00C93AAA" w:rsidRPr="00C93AAA" w:rsidRDefault="00C93AAA" w:rsidP="00C93AAA">
      <w:pPr>
        <w:rPr>
          <w:lang w:val="en-GB"/>
        </w:rPr>
      </w:pPr>
    </w:p>
    <w:p w14:paraId="0C16073C" w14:textId="1912E682" w:rsidR="00EF39C2" w:rsidRPr="00C93AAA" w:rsidRDefault="00EF39C2" w:rsidP="00C93AAA">
      <w:pPr>
        <w:jc w:val="both"/>
        <w:rPr>
          <w:rFonts w:ascii="Times New Roman" w:hAnsi="Times New Roman" w:cs="Times New Roman"/>
          <w:sz w:val="24"/>
          <w:szCs w:val="24"/>
          <w:lang w:val="en-GB"/>
        </w:rPr>
      </w:pPr>
      <w:r>
        <w:rPr>
          <w:lang w:val="en-GB"/>
        </w:rPr>
        <w:tab/>
      </w:r>
      <w:r w:rsidRPr="00C93AAA">
        <w:rPr>
          <w:rFonts w:ascii="Times New Roman" w:hAnsi="Times New Roman" w:cs="Times New Roman"/>
          <w:sz w:val="24"/>
          <w:szCs w:val="24"/>
          <w:lang w:val="en-GB"/>
        </w:rPr>
        <w:t>Experimentul presupune învățarea unui agent sub forma unui kart ca să conducă pe un circuit. Se vor aborda două implementări, una în care agentul învață prin intermediul unor algor</w:t>
      </w:r>
      <w:ins w:id="100" w:author="Bogdan Dragulescu" w:date="2022-06-14T12:17:00Z">
        <w:r w:rsidR="00615B08">
          <w:rPr>
            <w:rFonts w:ascii="Times New Roman" w:hAnsi="Times New Roman" w:cs="Times New Roman"/>
            <w:sz w:val="24"/>
            <w:szCs w:val="24"/>
            <w:lang w:val="en-GB"/>
          </w:rPr>
          <w:t>i</w:t>
        </w:r>
      </w:ins>
      <w:r w:rsidRPr="00C93AAA">
        <w:rPr>
          <w:rFonts w:ascii="Times New Roman" w:hAnsi="Times New Roman" w:cs="Times New Roman"/>
          <w:sz w:val="24"/>
          <w:szCs w:val="24"/>
          <w:lang w:val="en-GB"/>
        </w:rPr>
        <w:t xml:space="preserve">tmi de machine learning supravegheați dar și prin </w:t>
      </w:r>
      <w:r w:rsidR="00014158" w:rsidRPr="00C93AAA">
        <w:rPr>
          <w:rFonts w:ascii="Times New Roman" w:hAnsi="Times New Roman" w:cs="Times New Roman"/>
          <w:sz w:val="24"/>
          <w:szCs w:val="24"/>
          <w:lang w:val="en-GB"/>
        </w:rPr>
        <w:t>algoritmi de reinforcement learning.</w:t>
      </w:r>
    </w:p>
    <w:p w14:paraId="39667236" w14:textId="243AD1F1" w:rsidR="00014158" w:rsidRPr="00C93AAA" w:rsidRDefault="00014158" w:rsidP="00C93AAA">
      <w:pPr>
        <w:jc w:val="both"/>
        <w:rPr>
          <w:rFonts w:ascii="Times New Roman" w:hAnsi="Times New Roman" w:cs="Times New Roman"/>
          <w:sz w:val="24"/>
          <w:szCs w:val="24"/>
          <w:lang w:val="en-GB"/>
        </w:rPr>
      </w:pPr>
      <w:r w:rsidRPr="00C93AAA">
        <w:rPr>
          <w:rFonts w:ascii="Times New Roman" w:hAnsi="Times New Roman" w:cs="Times New Roman"/>
          <w:sz w:val="24"/>
          <w:szCs w:val="24"/>
          <w:lang w:val="en-GB"/>
        </w:rPr>
        <w:tab/>
        <w:t xml:space="preserve">Se dorește stabilirea abordării celei mai potrivite din cele 2 tipuri de învățare automată, </w:t>
      </w:r>
      <w:r w:rsidR="000B2A69" w:rsidRPr="00C93AAA">
        <w:rPr>
          <w:rFonts w:ascii="Times New Roman" w:hAnsi="Times New Roman" w:cs="Times New Roman"/>
          <w:sz w:val="24"/>
          <w:szCs w:val="24"/>
          <w:lang w:val="en-GB"/>
        </w:rPr>
        <w:t xml:space="preserve">în funcție de scenariul și mediul din unity. </w:t>
      </w:r>
    </w:p>
    <w:p w14:paraId="7F94BED9" w14:textId="77777777" w:rsidR="00C93AAA" w:rsidRPr="00EF39C2" w:rsidRDefault="00C93AAA" w:rsidP="00E7416B"/>
    <w:p w14:paraId="313F3BA9" w14:textId="76109F11" w:rsidR="00D96A93" w:rsidRDefault="00D96A93" w:rsidP="00C93AAA">
      <w:pPr>
        <w:pStyle w:val="Titlu2"/>
        <w:rPr>
          <w:rFonts w:ascii="Times New Roman" w:hAnsi="Times New Roman" w:cs="Times New Roman"/>
          <w:b/>
          <w:bCs/>
          <w:color w:val="auto"/>
          <w:sz w:val="28"/>
          <w:szCs w:val="28"/>
          <w:lang w:val="en-GB"/>
        </w:rPr>
      </w:pPr>
      <w:bookmarkStart w:id="101" w:name="_Toc106049313"/>
      <w:r w:rsidRPr="00C93AAA">
        <w:rPr>
          <w:rFonts w:ascii="Times New Roman" w:hAnsi="Times New Roman" w:cs="Times New Roman"/>
          <w:b/>
          <w:bCs/>
          <w:color w:val="auto"/>
          <w:sz w:val="28"/>
          <w:szCs w:val="28"/>
          <w:lang w:val="en-GB"/>
        </w:rPr>
        <w:t>4.2 Arhitectura experimentului</w:t>
      </w:r>
      <w:bookmarkEnd w:id="101"/>
    </w:p>
    <w:p w14:paraId="76B357C4" w14:textId="77777777" w:rsidR="00C93AAA" w:rsidRPr="00C93AAA" w:rsidRDefault="00C93AAA" w:rsidP="00C93AAA">
      <w:pPr>
        <w:rPr>
          <w:lang w:val="en-GB"/>
        </w:rPr>
      </w:pPr>
    </w:p>
    <w:p w14:paraId="0D63A3DA" w14:textId="6AF11848" w:rsidR="00641923" w:rsidRDefault="000B2A69" w:rsidP="00C93AAA">
      <w:pPr>
        <w:jc w:val="both"/>
        <w:rPr>
          <w:rFonts w:ascii="Times New Roman" w:hAnsi="Times New Roman" w:cs="Times New Roman"/>
          <w:sz w:val="24"/>
          <w:szCs w:val="24"/>
          <w:lang w:val="en-GB"/>
        </w:rPr>
      </w:pPr>
      <w:r>
        <w:rPr>
          <w:lang w:val="en-GB"/>
        </w:rPr>
        <w:tab/>
      </w:r>
      <w:r w:rsidRPr="00C93AAA">
        <w:rPr>
          <w:rFonts w:ascii="Times New Roman" w:hAnsi="Times New Roman" w:cs="Times New Roman"/>
          <w:sz w:val="24"/>
          <w:szCs w:val="24"/>
          <w:lang w:val="en-GB"/>
        </w:rPr>
        <w:t xml:space="preserve">Experimentul este alcătuit din mai multe componente în mai multe limbaje de programare, cum ar fi C#, Python, </w:t>
      </w:r>
      <w:commentRangeStart w:id="102"/>
      <w:r w:rsidRPr="00C93AAA">
        <w:rPr>
          <w:rFonts w:ascii="Times New Roman" w:hAnsi="Times New Roman" w:cs="Times New Roman"/>
          <w:sz w:val="24"/>
          <w:szCs w:val="24"/>
          <w:lang w:val="en-GB"/>
        </w:rPr>
        <w:t>etc</w:t>
      </w:r>
      <w:commentRangeEnd w:id="102"/>
      <w:r w:rsidR="00615B08">
        <w:rPr>
          <w:rStyle w:val="Referincomentariu"/>
        </w:rPr>
        <w:commentReference w:id="102"/>
      </w:r>
      <w:r w:rsidRPr="00C93AAA">
        <w:rPr>
          <w:rFonts w:ascii="Times New Roman" w:hAnsi="Times New Roman" w:cs="Times New Roman"/>
          <w:sz w:val="24"/>
          <w:szCs w:val="24"/>
          <w:lang w:val="en-GB"/>
        </w:rPr>
        <w:t xml:space="preserve">. </w:t>
      </w:r>
    </w:p>
    <w:p w14:paraId="261823F6" w14:textId="77777777" w:rsidR="00C93AAA" w:rsidRDefault="00C93AAA" w:rsidP="00C93AAA">
      <w:pPr>
        <w:jc w:val="both"/>
        <w:rPr>
          <w:rFonts w:ascii="Times New Roman" w:hAnsi="Times New Roman" w:cs="Times New Roman"/>
          <w:sz w:val="24"/>
          <w:szCs w:val="24"/>
          <w:lang w:val="en-GB"/>
        </w:rPr>
      </w:pPr>
    </w:p>
    <w:p w14:paraId="77FC8988" w14:textId="58A14490" w:rsidR="00C959D0" w:rsidRDefault="00C93AAA" w:rsidP="00C959D0">
      <w:pPr>
        <w:pStyle w:val="Titlu3"/>
        <w:rPr>
          <w:rFonts w:ascii="Times New Roman" w:hAnsi="Times New Roman" w:cs="Times New Roman"/>
          <w:b/>
          <w:bCs/>
          <w:color w:val="auto"/>
          <w:sz w:val="28"/>
          <w:szCs w:val="28"/>
          <w:lang w:val="en-GB"/>
        </w:rPr>
      </w:pPr>
      <w:bookmarkStart w:id="103" w:name="_Toc106049314"/>
      <w:r w:rsidRPr="00C93AAA">
        <w:rPr>
          <w:rFonts w:ascii="Times New Roman" w:hAnsi="Times New Roman" w:cs="Times New Roman"/>
          <w:b/>
          <w:bCs/>
          <w:color w:val="auto"/>
          <w:sz w:val="28"/>
          <w:szCs w:val="28"/>
          <w:lang w:val="en-GB"/>
        </w:rPr>
        <w:t>4.2.1 Circuitul din Unity</w:t>
      </w:r>
      <w:bookmarkEnd w:id="103"/>
    </w:p>
    <w:p w14:paraId="3DD02141" w14:textId="77777777" w:rsidR="00C959D0" w:rsidRPr="00C959D0" w:rsidRDefault="00C959D0" w:rsidP="00C959D0">
      <w:pPr>
        <w:rPr>
          <w:lang w:val="en-GB"/>
        </w:rPr>
      </w:pPr>
    </w:p>
    <w:p w14:paraId="7AF1BFE5" w14:textId="7703CD6B" w:rsidR="00C959D0" w:rsidRDefault="00DD08C2" w:rsidP="00DD08C2">
      <w:pPr>
        <w:ind w:firstLine="720"/>
        <w:jc w:val="both"/>
        <w:rPr>
          <w:rFonts w:ascii="Times New Roman" w:hAnsi="Times New Roman" w:cs="Times New Roman"/>
          <w:sz w:val="24"/>
          <w:szCs w:val="24"/>
          <w:lang w:val="en-GB"/>
        </w:rPr>
      </w:pPr>
      <w:r w:rsidRPr="00C93AAA">
        <w:rPr>
          <w:rFonts w:ascii="Times New Roman" w:hAnsi="Times New Roman" w:cs="Times New Roman"/>
          <w:sz w:val="24"/>
          <w:szCs w:val="24"/>
          <w:lang w:val="en-GB"/>
        </w:rPr>
        <w:t xml:space="preserve">Prima componentă este cea de Unity care folosește limbajul C#. </w:t>
      </w:r>
      <w:r w:rsidR="00C959D0" w:rsidRPr="00B06324">
        <w:rPr>
          <w:rFonts w:ascii="Times New Roman" w:hAnsi="Times New Roman" w:cs="Times New Roman"/>
          <w:sz w:val="24"/>
          <w:szCs w:val="24"/>
          <w:lang w:val="en-GB"/>
        </w:rPr>
        <w:t>În vederea învățării agentului să piloteze kartul, se va folos</w:t>
      </w:r>
      <w:del w:id="104" w:author="Bogdan Dragulescu" w:date="2022-06-14T12:19:00Z">
        <w:r w:rsidR="00C959D0" w:rsidRPr="00B06324" w:rsidDel="00BF02D6">
          <w:rPr>
            <w:rFonts w:ascii="Times New Roman" w:hAnsi="Times New Roman" w:cs="Times New Roman"/>
            <w:sz w:val="24"/>
            <w:szCs w:val="24"/>
            <w:lang w:val="en-GB"/>
          </w:rPr>
          <w:delText>i</w:delText>
        </w:r>
      </w:del>
      <w:r w:rsidR="00C959D0" w:rsidRPr="00B06324">
        <w:rPr>
          <w:rFonts w:ascii="Times New Roman" w:hAnsi="Times New Roman" w:cs="Times New Roman"/>
          <w:sz w:val="24"/>
          <w:szCs w:val="24"/>
          <w:lang w:val="en-GB"/>
        </w:rPr>
        <w:t>i un mediu virtual deja existent în Unity care conține kartul și mai multe scenele. Contribuția autorului este să adapteze mediul și codul din Unity pentru a putea pre</w:t>
      </w:r>
      <w:del w:id="105" w:author="Bogdan Dragulescu" w:date="2022-06-14T12:20:00Z">
        <w:r w:rsidR="00C959D0" w:rsidRPr="00B06324" w:rsidDel="00BF02D6">
          <w:rPr>
            <w:rFonts w:ascii="Times New Roman" w:hAnsi="Times New Roman" w:cs="Times New Roman"/>
            <w:sz w:val="24"/>
            <w:szCs w:val="24"/>
            <w:lang w:val="en-GB"/>
          </w:rPr>
          <w:delText>a</w:delText>
        </w:r>
      </w:del>
      <w:r w:rsidR="00C959D0" w:rsidRPr="00B06324">
        <w:rPr>
          <w:rFonts w:ascii="Times New Roman" w:hAnsi="Times New Roman" w:cs="Times New Roman"/>
          <w:sz w:val="24"/>
          <w:szCs w:val="24"/>
          <w:lang w:val="en-GB"/>
        </w:rPr>
        <w:t>lua datele necesare din acel mediu, dar și ca să poată s</w:t>
      </w:r>
      <w:del w:id="106" w:author="Bogdan Dragulescu" w:date="2022-06-14T12:20:00Z">
        <w:r w:rsidR="00C959D0" w:rsidRPr="00B06324" w:rsidDel="00BF02D6">
          <w:rPr>
            <w:rFonts w:ascii="Times New Roman" w:hAnsi="Times New Roman" w:cs="Times New Roman"/>
            <w:sz w:val="24"/>
            <w:szCs w:val="24"/>
            <w:lang w:val="en-GB"/>
          </w:rPr>
          <w:delText>a</w:delText>
        </w:r>
      </w:del>
      <w:ins w:id="107" w:author="Bogdan Dragulescu" w:date="2022-06-14T12:20:00Z">
        <w:r w:rsidR="00BF02D6">
          <w:rPr>
            <w:rFonts w:ascii="Times New Roman" w:hAnsi="Times New Roman" w:cs="Times New Roman"/>
            <w:sz w:val="24"/>
            <w:szCs w:val="24"/>
            <w:lang w:val="en-GB"/>
          </w:rPr>
          <w:t>ă</w:t>
        </w:r>
      </w:ins>
      <w:r w:rsidR="00C959D0" w:rsidRPr="00B06324">
        <w:rPr>
          <w:rFonts w:ascii="Times New Roman" w:hAnsi="Times New Roman" w:cs="Times New Roman"/>
          <w:sz w:val="24"/>
          <w:szCs w:val="24"/>
          <w:lang w:val="en-GB"/>
        </w:rPr>
        <w:t xml:space="preserve"> controleze kart-ul programabil.</w:t>
      </w:r>
    </w:p>
    <w:p w14:paraId="1650F0F8" w14:textId="0A36D683" w:rsidR="00C93AAA" w:rsidRPr="00C93AAA" w:rsidRDefault="00C959D0" w:rsidP="00DD08C2">
      <w:pPr>
        <w:ind w:firstLine="720"/>
        <w:jc w:val="both"/>
        <w:rPr>
          <w:rFonts w:ascii="Times New Roman" w:hAnsi="Times New Roman" w:cs="Times New Roman"/>
          <w:sz w:val="24"/>
          <w:szCs w:val="24"/>
          <w:lang w:val="en-GB"/>
        </w:rPr>
      </w:pPr>
      <w:r>
        <w:rPr>
          <w:rFonts w:ascii="Times New Roman" w:hAnsi="Times New Roman" w:cs="Times New Roman"/>
          <w:sz w:val="24"/>
          <w:szCs w:val="24"/>
          <w:lang w:val="en-GB"/>
        </w:rPr>
        <w:t>Acest</w:t>
      </w:r>
      <w:r w:rsidR="00DD08C2" w:rsidRPr="00C93AAA">
        <w:rPr>
          <w:rFonts w:ascii="Times New Roman" w:hAnsi="Times New Roman" w:cs="Times New Roman"/>
          <w:sz w:val="24"/>
          <w:szCs w:val="24"/>
          <w:lang w:val="en-GB"/>
        </w:rPr>
        <w:t xml:space="preserve"> mediu pune la dispoziție un kart și un circuit. Scopul kartului este să treacă prin trei checkpoints într-un timp cât mai scurt. În momentul în care începe jocul începe un timer de 60 de secunde să scadă. Pentru fiecare checkpoint atins, se mai primesc încă cinci secunde în plus. Jocul se termină în momentul în care timer-ul ajunge la zero sau kartul trece prin cele trei checkpointuri.</w:t>
      </w:r>
    </w:p>
    <w:p w14:paraId="549FD5C8" w14:textId="318F0A85" w:rsidR="00641923" w:rsidRPr="00C93AAA" w:rsidRDefault="00641923" w:rsidP="00C93AAA">
      <w:pPr>
        <w:jc w:val="both"/>
        <w:rPr>
          <w:rFonts w:ascii="Times New Roman" w:hAnsi="Times New Roman" w:cs="Times New Roman"/>
          <w:sz w:val="24"/>
          <w:szCs w:val="24"/>
          <w:lang w:val="en-GB"/>
        </w:rPr>
      </w:pPr>
      <w:r w:rsidRPr="00C93AAA">
        <w:rPr>
          <w:rFonts w:ascii="Times New Roman" w:hAnsi="Times New Roman" w:cs="Times New Roman"/>
          <w:sz w:val="24"/>
          <w:szCs w:val="24"/>
          <w:lang w:val="en-GB"/>
        </w:rPr>
        <w:tab/>
        <w:t>Pentru automatizarea și colectarea datelor din mediul unity, a fost nevoie de adaptare de cod. În primul rând, este nevoie de colectarea unor date care erau deja prezente în mediu, cum ar fi timpul curent, poziția kartului pe cele trei axe 0x, 0y și 0z</w:t>
      </w:r>
      <w:r w:rsidR="00B92F2E" w:rsidRPr="00C93AAA">
        <w:rPr>
          <w:rFonts w:ascii="Times New Roman" w:hAnsi="Times New Roman" w:cs="Times New Roman"/>
          <w:sz w:val="24"/>
          <w:szCs w:val="24"/>
          <w:lang w:val="en-GB"/>
        </w:rPr>
        <w:t xml:space="preserve"> și starea jocului</w:t>
      </w:r>
      <w:r w:rsidRPr="00C93AAA">
        <w:rPr>
          <w:rFonts w:ascii="Times New Roman" w:hAnsi="Times New Roman" w:cs="Times New Roman"/>
          <w:sz w:val="24"/>
          <w:szCs w:val="24"/>
          <w:lang w:val="en-GB"/>
        </w:rPr>
        <w:t>. În vederea învățării kartului să conducă singur a fost nevoie de adăugarea unor elemente suplimentare.</w:t>
      </w:r>
    </w:p>
    <w:p w14:paraId="0D492932" w14:textId="64C86B3F" w:rsidR="00641923" w:rsidRDefault="00641923" w:rsidP="00C93AAA">
      <w:pPr>
        <w:jc w:val="both"/>
        <w:rPr>
          <w:rFonts w:ascii="Times New Roman" w:hAnsi="Times New Roman" w:cs="Times New Roman"/>
          <w:sz w:val="24"/>
          <w:szCs w:val="24"/>
          <w:lang w:val="en-GB"/>
        </w:rPr>
      </w:pPr>
      <w:r w:rsidRPr="00C93AAA">
        <w:rPr>
          <w:rFonts w:ascii="Times New Roman" w:hAnsi="Times New Roman" w:cs="Times New Roman"/>
          <w:sz w:val="24"/>
          <w:szCs w:val="24"/>
          <w:lang w:val="en-GB"/>
        </w:rPr>
        <w:tab/>
      </w:r>
      <w:r w:rsidR="00114C52" w:rsidRPr="00C93AAA">
        <w:rPr>
          <w:rFonts w:ascii="Times New Roman" w:hAnsi="Times New Roman" w:cs="Times New Roman"/>
          <w:sz w:val="24"/>
          <w:szCs w:val="24"/>
          <w:lang w:val="en-GB"/>
        </w:rPr>
        <w:t>Primele elemente adăugate au fost cinci senzori, plasați în fața kartului, după cum se poate observa și în figura de mai jos. Ace</w:t>
      </w:r>
      <w:ins w:id="108" w:author="Bogdan Dragulescu" w:date="2022-06-14T12:21:00Z">
        <w:r w:rsidR="00BF02D6">
          <w:rPr>
            <w:rFonts w:ascii="Times New Roman" w:hAnsi="Times New Roman" w:cs="Times New Roman"/>
            <w:sz w:val="24"/>
            <w:szCs w:val="24"/>
            <w:lang w:val="en-GB"/>
          </w:rPr>
          <w:t>ș</w:t>
        </w:r>
      </w:ins>
      <w:del w:id="109" w:author="Bogdan Dragulescu" w:date="2022-06-14T12:21:00Z">
        <w:r w:rsidR="00114C52" w:rsidRPr="00C93AAA" w:rsidDel="00BF02D6">
          <w:rPr>
            <w:rFonts w:ascii="Times New Roman" w:hAnsi="Times New Roman" w:cs="Times New Roman"/>
            <w:sz w:val="24"/>
            <w:szCs w:val="24"/>
            <w:lang w:val="en-GB"/>
          </w:rPr>
          <w:delText>s</w:delText>
        </w:r>
      </w:del>
      <w:ins w:id="110" w:author="Bogdan Dragulescu" w:date="2022-06-14T12:21:00Z">
        <w:r w:rsidR="00BF02D6">
          <w:rPr>
            <w:rFonts w:ascii="Times New Roman" w:hAnsi="Times New Roman" w:cs="Times New Roman"/>
            <w:sz w:val="24"/>
            <w:szCs w:val="24"/>
            <w:lang w:val="en-GB"/>
          </w:rPr>
          <w:t>t</w:t>
        </w:r>
      </w:ins>
      <w:r w:rsidR="00114C52" w:rsidRPr="00C93AAA">
        <w:rPr>
          <w:rFonts w:ascii="Times New Roman" w:hAnsi="Times New Roman" w:cs="Times New Roman"/>
          <w:sz w:val="24"/>
          <w:szCs w:val="24"/>
          <w:lang w:val="en-GB"/>
        </w:rPr>
        <w:t xml:space="preserve">ți senzori returnează distanța până la un obstacol </w:t>
      </w:r>
      <w:r w:rsidR="00114C52" w:rsidRPr="00C93AAA">
        <w:rPr>
          <w:rFonts w:ascii="Times New Roman" w:hAnsi="Times New Roman" w:cs="Times New Roman"/>
          <w:sz w:val="24"/>
          <w:szCs w:val="24"/>
          <w:lang w:val="en-GB"/>
        </w:rPr>
        <w:lastRenderedPageBreak/>
        <w:t>care este în direcția lor. În cazul acestui experiment, valoarea maximă a senzorului a fost de 5.0f. În cazul în care nu se află nimic în aria de acțiune a unui sensor, acesta va returna 5, în caz contrar acesta returnează distanța până la obiectul respectiv.</w:t>
      </w:r>
    </w:p>
    <w:p w14:paraId="5705AE8D" w14:textId="2D72016E" w:rsidR="00057BD6" w:rsidRDefault="00057BD6" w:rsidP="00057BD6">
      <w:pPr>
        <w:jc w:val="center"/>
        <w:rPr>
          <w:rFonts w:ascii="Times New Roman" w:hAnsi="Times New Roman" w:cs="Times New Roman"/>
          <w:sz w:val="24"/>
          <w:szCs w:val="24"/>
          <w:lang w:val="en-GB"/>
        </w:rPr>
      </w:pPr>
      <w:commentRangeStart w:id="111"/>
      <w:r w:rsidRPr="00057BD6">
        <w:rPr>
          <w:rFonts w:ascii="Times New Roman" w:hAnsi="Times New Roman" w:cs="Times New Roman"/>
          <w:noProof/>
          <w:sz w:val="24"/>
          <w:szCs w:val="24"/>
          <w:lang w:val="en-GB"/>
        </w:rPr>
        <w:drawing>
          <wp:inline distT="0" distB="0" distL="0" distR="0" wp14:anchorId="09ADAF48" wp14:editId="2148F190">
            <wp:extent cx="2467575" cy="2614618"/>
            <wp:effectExtent l="0" t="0" r="9525" b="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86344" cy="2634505"/>
                    </a:xfrm>
                    <a:prstGeom prst="rect">
                      <a:avLst/>
                    </a:prstGeom>
                  </pic:spPr>
                </pic:pic>
              </a:graphicData>
            </a:graphic>
          </wp:inline>
        </w:drawing>
      </w:r>
      <w:commentRangeEnd w:id="111"/>
      <w:r w:rsidR="00BF02D6">
        <w:rPr>
          <w:rStyle w:val="Referincomentariu"/>
        </w:rPr>
        <w:commentReference w:id="111"/>
      </w:r>
    </w:p>
    <w:p w14:paraId="32F32FE4" w14:textId="0E930E08" w:rsidR="00C93AAA" w:rsidRPr="00C93AAA" w:rsidRDefault="00C93AAA" w:rsidP="00C93AAA">
      <w:pPr>
        <w:jc w:val="both"/>
        <w:rPr>
          <w:rFonts w:ascii="Times New Roman" w:hAnsi="Times New Roman" w:cs="Times New Roman"/>
          <w:sz w:val="24"/>
          <w:szCs w:val="24"/>
          <w:lang w:val="en-GB"/>
        </w:rPr>
      </w:pPr>
      <w:r>
        <w:rPr>
          <w:rFonts w:ascii="Times New Roman" w:hAnsi="Times New Roman" w:cs="Times New Roman"/>
          <w:sz w:val="24"/>
          <w:szCs w:val="24"/>
          <w:lang w:val="en-GB"/>
        </w:rPr>
        <w:tab/>
      </w:r>
      <w:r w:rsidRPr="00C93AAA">
        <w:rPr>
          <w:rFonts w:ascii="Times New Roman" w:hAnsi="Times New Roman" w:cs="Times New Roman"/>
          <w:sz w:val="24"/>
          <w:szCs w:val="24"/>
          <w:lang w:val="en-GB"/>
        </w:rPr>
        <w:t>Un alt element esențial este zona circuitului. Circuitul are o formă de oval, asemănătoare circuitelor din Nascar. Forma circuitului se poate observa în figura de mai sus. Configurația circuitului este prezentă în figura de mai jos. În vederea stabilirii faptului că kartul se deplasează înainte față de direcția normal de circuit, s-a împărțit circuitul în patru zone, una pentru fiecare latură. Pentru calcularea direcției de deplasare a kartului, se calculează diferența dintre poziția actuală (din acest frame) și poziția din frame-ul trecut, în funcție și de zona în care se află kartul.</w:t>
      </w:r>
    </w:p>
    <w:p w14:paraId="5ABC0E6D" w14:textId="5A2DD1F0" w:rsidR="00966B00" w:rsidRDefault="00966B00" w:rsidP="00966B00">
      <w:pPr>
        <w:jc w:val="center"/>
        <w:rPr>
          <w:lang w:val="en-GB"/>
        </w:rPr>
      </w:pPr>
      <w:r w:rsidRPr="00966B00">
        <w:rPr>
          <w:noProof/>
          <w:lang w:val="en-GB"/>
        </w:rPr>
        <w:lastRenderedPageBreak/>
        <w:drawing>
          <wp:inline distT="0" distB="0" distL="0" distR="0" wp14:anchorId="2ADBCCCA" wp14:editId="2CE5BF79">
            <wp:extent cx="3409950" cy="4207599"/>
            <wp:effectExtent l="0" t="0" r="0" b="254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15775" cy="4214786"/>
                    </a:xfrm>
                    <a:prstGeom prst="rect">
                      <a:avLst/>
                    </a:prstGeom>
                  </pic:spPr>
                </pic:pic>
              </a:graphicData>
            </a:graphic>
          </wp:inline>
        </w:drawing>
      </w:r>
    </w:p>
    <w:p w14:paraId="20BB609A" w14:textId="34805FC8" w:rsidR="00BB4F65" w:rsidRPr="00C93AAA" w:rsidRDefault="00BB4F65" w:rsidP="00C93AAA">
      <w:pPr>
        <w:jc w:val="both"/>
        <w:rPr>
          <w:rFonts w:ascii="Times New Roman" w:hAnsi="Times New Roman" w:cs="Times New Roman"/>
          <w:sz w:val="24"/>
          <w:szCs w:val="24"/>
          <w:lang w:val="en-GB"/>
        </w:rPr>
      </w:pPr>
      <w:r>
        <w:rPr>
          <w:lang w:val="en-GB"/>
        </w:rPr>
        <w:tab/>
      </w:r>
    </w:p>
    <w:p w14:paraId="65A2BB71" w14:textId="1E3FCBEB" w:rsidR="00EC1069" w:rsidRPr="00C93AAA" w:rsidRDefault="00BB081B" w:rsidP="00C93AAA">
      <w:pPr>
        <w:jc w:val="both"/>
        <w:rPr>
          <w:rFonts w:ascii="Times New Roman" w:hAnsi="Times New Roman" w:cs="Times New Roman"/>
          <w:sz w:val="24"/>
          <w:szCs w:val="24"/>
          <w:lang w:val="en-GB"/>
        </w:rPr>
      </w:pPr>
      <w:r w:rsidRPr="00C93AAA">
        <w:rPr>
          <w:rFonts w:ascii="Times New Roman" w:hAnsi="Times New Roman" w:cs="Times New Roman"/>
          <w:sz w:val="24"/>
          <w:szCs w:val="24"/>
          <w:lang w:val="en-GB"/>
        </w:rPr>
        <w:tab/>
        <w:t>Un alt element important este decizia luată de kart, care este practic</w:t>
      </w:r>
      <w:del w:id="112" w:author="Bogdan Dragulescu" w:date="2022-06-14T12:22:00Z">
        <w:r w:rsidRPr="00C93AAA" w:rsidDel="00BF02D6">
          <w:rPr>
            <w:rFonts w:ascii="Times New Roman" w:hAnsi="Times New Roman" w:cs="Times New Roman"/>
            <w:sz w:val="24"/>
            <w:szCs w:val="24"/>
            <w:lang w:val="en-GB"/>
          </w:rPr>
          <w:delText>e</w:delText>
        </w:r>
      </w:del>
      <w:r w:rsidRPr="00C93AAA">
        <w:rPr>
          <w:rFonts w:ascii="Times New Roman" w:hAnsi="Times New Roman" w:cs="Times New Roman"/>
          <w:sz w:val="24"/>
          <w:szCs w:val="24"/>
          <w:lang w:val="en-GB"/>
        </w:rPr>
        <w:t xml:space="preserve"> inputul acestuia. </w:t>
      </w:r>
      <w:r w:rsidR="0010180B" w:rsidRPr="00C93AAA">
        <w:rPr>
          <w:rFonts w:ascii="Times New Roman" w:hAnsi="Times New Roman" w:cs="Times New Roman"/>
          <w:sz w:val="24"/>
          <w:szCs w:val="24"/>
          <w:lang w:val="en-GB"/>
        </w:rPr>
        <w:t xml:space="preserve">Kartul primește ca și input doar direcția de deplasare, în față, în spate, la stânga sau la dreapta. Pentru a reuși controlul kartului direct din limbajul C#, a fost nevoie de o adaptare în fișierul </w:t>
      </w:r>
      <w:r w:rsidR="0010180B" w:rsidRPr="00C93AAA">
        <w:rPr>
          <w:rFonts w:ascii="Times New Roman" w:hAnsi="Times New Roman" w:cs="Times New Roman"/>
          <w:i/>
          <w:iCs/>
          <w:sz w:val="24"/>
          <w:szCs w:val="24"/>
          <w:lang w:val="en-GB"/>
        </w:rPr>
        <w:t>KeyboardInput.cs</w:t>
      </w:r>
      <w:r w:rsidR="0010180B" w:rsidRPr="00C93AAA">
        <w:rPr>
          <w:rFonts w:ascii="Times New Roman" w:hAnsi="Times New Roman" w:cs="Times New Roman"/>
          <w:sz w:val="24"/>
          <w:szCs w:val="24"/>
          <w:lang w:val="en-GB"/>
        </w:rPr>
        <w:t xml:space="preserve">.Mai precis, în momentul în care un utilizator uman controlează kartul, prin apăsarea unei săgeți pentru o direcție </w:t>
      </w:r>
      <w:r w:rsidR="00EC1069" w:rsidRPr="00C93AAA">
        <w:rPr>
          <w:rFonts w:ascii="Times New Roman" w:hAnsi="Times New Roman" w:cs="Times New Roman"/>
          <w:sz w:val="24"/>
          <w:szCs w:val="24"/>
          <w:lang w:val="en-GB"/>
        </w:rPr>
        <w:t>se preia valoarea pe axa respectivă. Pentru deplasarea înainte</w:t>
      </w:r>
      <w:ins w:id="113" w:author="Bogdan Dragulescu" w:date="2022-06-14T12:23:00Z">
        <w:r w:rsidR="00BF02D6">
          <w:rPr>
            <w:rFonts w:ascii="Times New Roman" w:hAnsi="Times New Roman" w:cs="Times New Roman"/>
            <w:sz w:val="24"/>
            <w:szCs w:val="24"/>
            <w:lang w:val="en-GB"/>
          </w:rPr>
          <w:t xml:space="preserve"> </w:t>
        </w:r>
      </w:ins>
      <w:r w:rsidR="00EC1069" w:rsidRPr="00C93AAA">
        <w:rPr>
          <w:rFonts w:ascii="Times New Roman" w:hAnsi="Times New Roman" w:cs="Times New Roman"/>
          <w:sz w:val="24"/>
          <w:szCs w:val="24"/>
          <w:lang w:val="en-GB"/>
        </w:rPr>
        <w:t>/ înapoi se folosește axa ver</w:t>
      </w:r>
      <w:ins w:id="114" w:author="Bogdan Dragulescu" w:date="2022-06-14T12:23:00Z">
        <w:r w:rsidR="00BF02D6">
          <w:rPr>
            <w:rFonts w:ascii="Times New Roman" w:hAnsi="Times New Roman" w:cs="Times New Roman"/>
            <w:sz w:val="24"/>
            <w:szCs w:val="24"/>
            <w:lang w:val="en-GB"/>
          </w:rPr>
          <w:t>t</w:t>
        </w:r>
      </w:ins>
      <w:r w:rsidR="00EC1069" w:rsidRPr="00C93AAA">
        <w:rPr>
          <w:rFonts w:ascii="Times New Roman" w:hAnsi="Times New Roman" w:cs="Times New Roman"/>
          <w:sz w:val="24"/>
          <w:szCs w:val="24"/>
          <w:lang w:val="en-GB"/>
        </w:rPr>
        <w:t>icală, iar pentru deplasarea stânga / dreapta se folosește axa orizontală. Ambele axe pot să aibe valori între -1 și 1.</w:t>
      </w:r>
    </w:p>
    <w:p w14:paraId="77A4FA7E" w14:textId="582C028B" w:rsidR="00BB081B" w:rsidRPr="00C93AAA" w:rsidRDefault="00EC1069" w:rsidP="00C93AAA">
      <w:pPr>
        <w:jc w:val="both"/>
        <w:rPr>
          <w:rFonts w:ascii="Times New Roman" w:hAnsi="Times New Roman" w:cs="Times New Roman"/>
          <w:lang w:val="en-GB"/>
        </w:rPr>
      </w:pPr>
      <w:r>
        <w:rPr>
          <w:lang w:val="en-GB"/>
        </w:rPr>
        <w:tab/>
      </w:r>
      <w:r w:rsidRPr="00C93AAA">
        <w:rPr>
          <w:rFonts w:ascii="Times New Roman" w:hAnsi="Times New Roman" w:cs="Times New Roman"/>
          <w:sz w:val="24"/>
          <w:szCs w:val="24"/>
          <w:lang w:val="en-GB"/>
        </w:rPr>
        <w:t xml:space="preserve">Valoarea axei respective se poate întelege în felul următor. Pe axa verticală, dacă nici una din cele două săgeți nu este apăsată atunci valoarea axei este 0. Dacă se apasă sageata </w:t>
      </w:r>
      <w:r w:rsidRPr="00C93AAA">
        <w:rPr>
          <w:rFonts w:ascii="Times New Roman" w:hAnsi="Times New Roman" w:cs="Times New Roman"/>
          <w:i/>
          <w:iCs/>
          <w:sz w:val="24"/>
          <w:szCs w:val="24"/>
          <w:lang w:val="en-GB"/>
        </w:rPr>
        <w:t xml:space="preserve">Up Arrow </w:t>
      </w:r>
      <w:r w:rsidRPr="00C93AAA">
        <w:rPr>
          <w:rFonts w:ascii="Times New Roman" w:hAnsi="Times New Roman" w:cs="Times New Roman"/>
          <w:sz w:val="24"/>
          <w:szCs w:val="24"/>
          <w:lang w:val="en-GB"/>
        </w:rPr>
        <w:t xml:space="preserve">atunci valoarea axei va fi 1. În cazul în care se apasă </w:t>
      </w:r>
      <w:r w:rsidRPr="00C93AAA">
        <w:rPr>
          <w:rFonts w:ascii="Times New Roman" w:hAnsi="Times New Roman" w:cs="Times New Roman"/>
          <w:i/>
          <w:iCs/>
          <w:sz w:val="24"/>
          <w:szCs w:val="24"/>
          <w:lang w:val="en-GB"/>
        </w:rPr>
        <w:t xml:space="preserve">Down Arrow </w:t>
      </w:r>
      <w:r w:rsidRPr="00C93AAA">
        <w:rPr>
          <w:rFonts w:ascii="Times New Roman" w:hAnsi="Times New Roman" w:cs="Times New Roman"/>
          <w:sz w:val="24"/>
          <w:szCs w:val="24"/>
          <w:lang w:val="en-GB"/>
        </w:rPr>
        <w:t xml:space="preserve">valoarea axei va fi -1. În mod similar se </w:t>
      </w:r>
      <w:r w:rsidR="00B92F2E" w:rsidRPr="00C93AAA">
        <w:rPr>
          <w:rFonts w:ascii="Times New Roman" w:hAnsi="Times New Roman" w:cs="Times New Roman"/>
          <w:sz w:val="24"/>
          <w:szCs w:val="24"/>
          <w:lang w:val="en-GB"/>
        </w:rPr>
        <w:t>întămplă lucrurile și pe axa orizontală.</w:t>
      </w:r>
    </w:p>
    <w:p w14:paraId="2B6A6E2E" w14:textId="18B605B1" w:rsidR="00B92F2E" w:rsidRPr="00EC1069" w:rsidRDefault="00B92F2E" w:rsidP="00E7416B">
      <w:pPr>
        <w:rPr>
          <w:lang w:val="en-GB"/>
        </w:rPr>
      </w:pPr>
      <w:r>
        <w:rPr>
          <w:lang w:val="en-GB"/>
        </w:rPr>
        <w:lastRenderedPageBreak/>
        <w:tab/>
      </w:r>
      <w:r w:rsidR="00E51082" w:rsidRPr="00E51082">
        <w:rPr>
          <w:noProof/>
          <w:lang w:val="en-GB"/>
        </w:rPr>
        <w:drawing>
          <wp:inline distT="0" distB="0" distL="0" distR="0" wp14:anchorId="1A050B27" wp14:editId="6B4C6101">
            <wp:extent cx="5731510" cy="4462145"/>
            <wp:effectExtent l="0" t="0" r="2540" b="0"/>
            <wp:docPr id="6" name="Imagine 6" descr="O imagine care conține text, captură de ecran, grafice vectorial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ine 6" descr="O imagine care conține text, captură de ecran, grafice vectoriale&#10;&#10;Descriere generată automat"/>
                    <pic:cNvPicPr/>
                  </pic:nvPicPr>
                  <pic:blipFill>
                    <a:blip r:embed="rId17"/>
                    <a:stretch>
                      <a:fillRect/>
                    </a:stretch>
                  </pic:blipFill>
                  <pic:spPr>
                    <a:xfrm>
                      <a:off x="0" y="0"/>
                      <a:ext cx="5731510" cy="4462145"/>
                    </a:xfrm>
                    <a:prstGeom prst="rect">
                      <a:avLst/>
                    </a:prstGeom>
                  </pic:spPr>
                </pic:pic>
              </a:graphicData>
            </a:graphic>
          </wp:inline>
        </w:drawing>
      </w:r>
    </w:p>
    <w:p w14:paraId="09BFD059" w14:textId="302649B7" w:rsidR="008B7EED" w:rsidRPr="00B06324" w:rsidRDefault="008B7EED" w:rsidP="00B06324">
      <w:pPr>
        <w:jc w:val="both"/>
        <w:rPr>
          <w:rFonts w:ascii="Times New Roman" w:hAnsi="Times New Roman" w:cs="Times New Roman"/>
          <w:lang w:val="en-GB"/>
        </w:rPr>
      </w:pPr>
      <w:r>
        <w:rPr>
          <w:lang w:val="en-GB"/>
        </w:rPr>
        <w:tab/>
      </w:r>
    </w:p>
    <w:p w14:paraId="4BAE69C2" w14:textId="7D1C1309" w:rsidR="00B06324" w:rsidRDefault="00B06324" w:rsidP="00E7416B">
      <w:pPr>
        <w:rPr>
          <w:lang w:val="en-GB"/>
        </w:rPr>
      </w:pPr>
    </w:p>
    <w:p w14:paraId="39133F20" w14:textId="32697608" w:rsidR="00B06324" w:rsidRDefault="00B06324" w:rsidP="00E7416B">
      <w:pPr>
        <w:rPr>
          <w:lang w:val="en-GB"/>
        </w:rPr>
      </w:pPr>
    </w:p>
    <w:p w14:paraId="12E1EEB8" w14:textId="008FCC35" w:rsidR="00B06324" w:rsidRDefault="00B06324" w:rsidP="00E7416B">
      <w:pPr>
        <w:rPr>
          <w:lang w:val="en-GB"/>
        </w:rPr>
      </w:pPr>
    </w:p>
    <w:p w14:paraId="2799CC0C" w14:textId="5235A414" w:rsidR="00B06324" w:rsidRDefault="00B06324" w:rsidP="00E7416B">
      <w:pPr>
        <w:rPr>
          <w:lang w:val="en-GB"/>
        </w:rPr>
      </w:pPr>
    </w:p>
    <w:p w14:paraId="3B523E3D" w14:textId="77777777" w:rsidR="00B06324" w:rsidRDefault="00B06324" w:rsidP="00E7416B">
      <w:pPr>
        <w:rPr>
          <w:lang w:val="en-GB"/>
        </w:rPr>
      </w:pPr>
    </w:p>
    <w:p w14:paraId="0A7A04C1" w14:textId="7F6811A6" w:rsidR="005E39A2" w:rsidRPr="00B06324" w:rsidRDefault="00C67D55" w:rsidP="00B06324">
      <w:pPr>
        <w:pStyle w:val="Titlu3"/>
        <w:rPr>
          <w:rFonts w:ascii="Times New Roman" w:hAnsi="Times New Roman" w:cs="Times New Roman"/>
          <w:b/>
          <w:bCs/>
          <w:color w:val="auto"/>
          <w:sz w:val="28"/>
          <w:szCs w:val="28"/>
          <w:lang w:val="en-GB"/>
        </w:rPr>
      </w:pPr>
      <w:bookmarkStart w:id="115" w:name="_Toc106049315"/>
      <w:r w:rsidRPr="00B06324">
        <w:rPr>
          <w:rFonts w:ascii="Times New Roman" w:hAnsi="Times New Roman" w:cs="Times New Roman"/>
          <w:b/>
          <w:bCs/>
          <w:color w:val="auto"/>
          <w:sz w:val="28"/>
          <w:szCs w:val="28"/>
          <w:lang w:val="en-GB"/>
        </w:rPr>
        <w:t>4.2.2</w:t>
      </w:r>
      <w:r w:rsidR="005E39A2" w:rsidRPr="00B06324">
        <w:rPr>
          <w:rFonts w:ascii="Times New Roman" w:hAnsi="Times New Roman" w:cs="Times New Roman"/>
          <w:b/>
          <w:bCs/>
          <w:color w:val="auto"/>
          <w:sz w:val="28"/>
          <w:szCs w:val="28"/>
          <w:lang w:val="en-GB"/>
        </w:rPr>
        <w:t xml:space="preserve"> Colectarea datelor în C#</w:t>
      </w:r>
      <w:bookmarkEnd w:id="115"/>
    </w:p>
    <w:p w14:paraId="3F8D4E69" w14:textId="77777777" w:rsidR="00B06324" w:rsidRDefault="00D60EB4" w:rsidP="00E7416B">
      <w:pPr>
        <w:rPr>
          <w:lang w:val="en-GB"/>
        </w:rPr>
      </w:pPr>
      <w:r>
        <w:rPr>
          <w:lang w:val="en-GB"/>
        </w:rPr>
        <w:tab/>
      </w:r>
    </w:p>
    <w:p w14:paraId="3F5E5212" w14:textId="45E90A4D" w:rsidR="002C7D31" w:rsidRPr="00B06324" w:rsidRDefault="002C7D31" w:rsidP="00825E4B">
      <w:pPr>
        <w:ind w:firstLine="720"/>
        <w:jc w:val="both"/>
        <w:rPr>
          <w:rFonts w:ascii="Times New Roman" w:hAnsi="Times New Roman" w:cs="Times New Roman"/>
          <w:sz w:val="24"/>
          <w:szCs w:val="24"/>
        </w:rPr>
      </w:pPr>
      <w:r w:rsidRPr="00B06324">
        <w:rPr>
          <w:rFonts w:ascii="Times New Roman" w:hAnsi="Times New Roman" w:cs="Times New Roman"/>
          <w:sz w:val="24"/>
          <w:szCs w:val="24"/>
        </w:rPr>
        <w:t xml:space="preserve">Pentru învățarea agentului cum să conducă este nevoie de mai multe date de intrare și se ieșire. </w:t>
      </w:r>
      <w:r w:rsidR="00825E4B">
        <w:rPr>
          <w:rFonts w:ascii="Times New Roman" w:hAnsi="Times New Roman" w:cs="Times New Roman"/>
          <w:sz w:val="24"/>
          <w:szCs w:val="24"/>
        </w:rPr>
        <w:t>Aceste date sunt preluate</w:t>
      </w:r>
      <w:r w:rsidR="008B3786">
        <w:rPr>
          <w:rFonts w:ascii="Times New Roman" w:hAnsi="Times New Roman" w:cs="Times New Roman"/>
          <w:sz w:val="24"/>
          <w:szCs w:val="24"/>
        </w:rPr>
        <w:t xml:space="preserve"> la fiecare cadru din joc</w:t>
      </w:r>
      <w:r w:rsidR="00825E4B">
        <w:rPr>
          <w:rFonts w:ascii="Times New Roman" w:hAnsi="Times New Roman" w:cs="Times New Roman"/>
          <w:sz w:val="24"/>
          <w:szCs w:val="24"/>
        </w:rPr>
        <w:t>,</w:t>
      </w:r>
      <w:r w:rsidR="008B3786">
        <w:rPr>
          <w:rFonts w:ascii="Times New Roman" w:hAnsi="Times New Roman" w:cs="Times New Roman"/>
          <w:sz w:val="24"/>
          <w:szCs w:val="24"/>
        </w:rPr>
        <w:t xml:space="preserve"> se</w:t>
      </w:r>
      <w:r w:rsidR="00825E4B">
        <w:rPr>
          <w:rFonts w:ascii="Times New Roman" w:hAnsi="Times New Roman" w:cs="Times New Roman"/>
          <w:sz w:val="24"/>
          <w:szCs w:val="24"/>
        </w:rPr>
        <w:t xml:space="preserve"> trimi</w:t>
      </w:r>
      <w:r w:rsidR="008B3786">
        <w:rPr>
          <w:rFonts w:ascii="Times New Roman" w:hAnsi="Times New Roman" w:cs="Times New Roman"/>
          <w:sz w:val="24"/>
          <w:szCs w:val="24"/>
        </w:rPr>
        <w:t>t</w:t>
      </w:r>
      <w:r w:rsidR="00825E4B">
        <w:rPr>
          <w:rFonts w:ascii="Times New Roman" w:hAnsi="Times New Roman" w:cs="Times New Roman"/>
          <w:sz w:val="24"/>
          <w:szCs w:val="24"/>
        </w:rPr>
        <w:t xml:space="preserve"> către scriptul în python și procesate, după care sunt trimise înapoi în Unity unde se acționează ag</w:t>
      </w:r>
      <w:del w:id="116" w:author="Bogdan Dragulescu" w:date="2022-06-14T12:25:00Z">
        <w:r w:rsidR="00825E4B" w:rsidDel="002E360E">
          <w:rPr>
            <w:rFonts w:ascii="Times New Roman" w:hAnsi="Times New Roman" w:cs="Times New Roman"/>
            <w:sz w:val="24"/>
            <w:szCs w:val="24"/>
          </w:rPr>
          <w:delText>n</w:delText>
        </w:r>
      </w:del>
      <w:r w:rsidR="00825E4B">
        <w:rPr>
          <w:rFonts w:ascii="Times New Roman" w:hAnsi="Times New Roman" w:cs="Times New Roman"/>
          <w:sz w:val="24"/>
          <w:szCs w:val="24"/>
        </w:rPr>
        <w:t>e</w:t>
      </w:r>
      <w:ins w:id="117" w:author="Bogdan Dragulescu" w:date="2022-06-14T12:25:00Z">
        <w:r w:rsidR="002E360E">
          <w:rPr>
            <w:rFonts w:ascii="Times New Roman" w:hAnsi="Times New Roman" w:cs="Times New Roman"/>
            <w:sz w:val="24"/>
            <w:szCs w:val="24"/>
          </w:rPr>
          <w:t>n</w:t>
        </w:r>
      </w:ins>
      <w:r w:rsidR="00825E4B">
        <w:rPr>
          <w:rFonts w:ascii="Times New Roman" w:hAnsi="Times New Roman" w:cs="Times New Roman"/>
          <w:sz w:val="24"/>
          <w:szCs w:val="24"/>
        </w:rPr>
        <w:t>tul.</w:t>
      </w:r>
    </w:p>
    <w:p w14:paraId="678A08F4" w14:textId="5C058576" w:rsidR="002C7D31" w:rsidRPr="00B06324" w:rsidRDefault="002C7D31" w:rsidP="00B06324">
      <w:pPr>
        <w:pStyle w:val="Listparagraf"/>
        <w:jc w:val="both"/>
        <w:rPr>
          <w:rFonts w:ascii="Times New Roman" w:hAnsi="Times New Roman" w:cs="Times New Roman"/>
          <w:sz w:val="24"/>
          <w:szCs w:val="24"/>
          <w:lang w:val="en-GB"/>
        </w:rPr>
      </w:pPr>
      <w:r w:rsidRPr="00B06324">
        <w:rPr>
          <w:rFonts w:ascii="Times New Roman" w:hAnsi="Times New Roman" w:cs="Times New Roman"/>
          <w:sz w:val="24"/>
          <w:szCs w:val="24"/>
        </w:rPr>
        <w:t xml:space="preserve">Avem următoarele date de </w:t>
      </w:r>
      <w:r w:rsidR="003349BD" w:rsidRPr="00B06324">
        <w:rPr>
          <w:rFonts w:ascii="Times New Roman" w:hAnsi="Times New Roman" w:cs="Times New Roman"/>
          <w:sz w:val="24"/>
          <w:szCs w:val="24"/>
        </w:rPr>
        <w:t>intrare (</w:t>
      </w:r>
      <w:r w:rsidR="00D958BA">
        <w:rPr>
          <w:rFonts w:ascii="Times New Roman" w:hAnsi="Times New Roman" w:cs="Times New Roman"/>
          <w:sz w:val="24"/>
          <w:szCs w:val="24"/>
        </w:rPr>
        <w:t>Unity</w:t>
      </w:r>
      <w:r w:rsidR="00E435B2" w:rsidRPr="00B06324">
        <w:rPr>
          <w:rFonts w:ascii="Times New Roman" w:hAnsi="Times New Roman" w:cs="Times New Roman"/>
          <w:sz w:val="24"/>
          <w:szCs w:val="24"/>
        </w:rPr>
        <w:t xml:space="preserve"> -</w:t>
      </w:r>
      <w:r w:rsidR="00E435B2" w:rsidRPr="00B06324">
        <w:rPr>
          <w:rFonts w:ascii="Times New Roman" w:hAnsi="Times New Roman" w:cs="Times New Roman"/>
          <w:sz w:val="24"/>
          <w:szCs w:val="24"/>
          <w:lang w:val="en-GB"/>
        </w:rPr>
        <w:t>&gt;</w:t>
      </w:r>
      <w:r w:rsidR="00D958BA">
        <w:rPr>
          <w:rFonts w:ascii="Times New Roman" w:hAnsi="Times New Roman" w:cs="Times New Roman"/>
          <w:sz w:val="24"/>
          <w:szCs w:val="24"/>
          <w:lang w:val="en-GB"/>
        </w:rPr>
        <w:t xml:space="preserve"> </w:t>
      </w:r>
      <w:r w:rsidR="00D958BA">
        <w:rPr>
          <w:rFonts w:ascii="Times New Roman" w:hAnsi="Times New Roman" w:cs="Times New Roman"/>
          <w:sz w:val="24"/>
          <w:szCs w:val="24"/>
        </w:rPr>
        <w:t>Python</w:t>
      </w:r>
      <w:r w:rsidR="003349BD" w:rsidRPr="00B06324">
        <w:rPr>
          <w:rFonts w:ascii="Times New Roman" w:hAnsi="Times New Roman" w:cs="Times New Roman"/>
          <w:sz w:val="24"/>
          <w:szCs w:val="24"/>
        </w:rPr>
        <w:t>)</w:t>
      </w:r>
      <w:r w:rsidRPr="00B06324">
        <w:rPr>
          <w:rFonts w:ascii="Times New Roman" w:hAnsi="Times New Roman" w:cs="Times New Roman"/>
          <w:sz w:val="24"/>
          <w:szCs w:val="24"/>
          <w:lang w:val="en-GB"/>
        </w:rPr>
        <w:t>:</w:t>
      </w:r>
    </w:p>
    <w:p w14:paraId="66E75770" w14:textId="445650A8" w:rsidR="002C7D31" w:rsidRPr="00B06324" w:rsidRDefault="002C7D31" w:rsidP="00B06324">
      <w:pPr>
        <w:pStyle w:val="Listparagraf"/>
        <w:numPr>
          <w:ilvl w:val="0"/>
          <w:numId w:val="5"/>
        </w:numPr>
        <w:jc w:val="both"/>
        <w:rPr>
          <w:rFonts w:ascii="Times New Roman" w:hAnsi="Times New Roman" w:cs="Times New Roman"/>
          <w:sz w:val="24"/>
          <w:szCs w:val="24"/>
          <w:lang w:val="en-GB"/>
        </w:rPr>
      </w:pPr>
      <w:commentRangeStart w:id="118"/>
      <w:r w:rsidRPr="00B06324">
        <w:rPr>
          <w:rFonts w:ascii="Times New Roman" w:hAnsi="Times New Roman" w:cs="Times New Roman"/>
          <w:sz w:val="24"/>
          <w:szCs w:val="24"/>
          <w:lang w:val="en-GB"/>
        </w:rPr>
        <w:t>Timpul din Unity</w:t>
      </w:r>
    </w:p>
    <w:p w14:paraId="5412483E" w14:textId="276431ED" w:rsidR="002C7D31" w:rsidRPr="00B06324" w:rsidRDefault="002C7D31" w:rsidP="00B06324">
      <w:pPr>
        <w:pStyle w:val="Listparagraf"/>
        <w:numPr>
          <w:ilvl w:val="0"/>
          <w:numId w:val="5"/>
        </w:numPr>
        <w:jc w:val="both"/>
        <w:rPr>
          <w:rFonts w:ascii="Times New Roman" w:hAnsi="Times New Roman" w:cs="Times New Roman"/>
          <w:sz w:val="24"/>
          <w:szCs w:val="24"/>
          <w:lang w:val="en-GB"/>
        </w:rPr>
      </w:pPr>
      <w:r w:rsidRPr="00B06324">
        <w:rPr>
          <w:rFonts w:ascii="Times New Roman" w:hAnsi="Times New Roman" w:cs="Times New Roman"/>
          <w:sz w:val="24"/>
          <w:szCs w:val="24"/>
          <w:lang w:val="en-GB"/>
        </w:rPr>
        <w:t>Poziția kart-ului pe axa X</w:t>
      </w:r>
    </w:p>
    <w:p w14:paraId="275574BE" w14:textId="71597607" w:rsidR="002C7D31" w:rsidRPr="00B06324" w:rsidRDefault="002C7D31" w:rsidP="00B06324">
      <w:pPr>
        <w:pStyle w:val="Listparagraf"/>
        <w:numPr>
          <w:ilvl w:val="0"/>
          <w:numId w:val="5"/>
        </w:numPr>
        <w:jc w:val="both"/>
        <w:rPr>
          <w:rFonts w:ascii="Times New Roman" w:hAnsi="Times New Roman" w:cs="Times New Roman"/>
          <w:sz w:val="24"/>
          <w:szCs w:val="24"/>
          <w:lang w:val="en-GB"/>
        </w:rPr>
      </w:pPr>
      <w:r w:rsidRPr="00B06324">
        <w:rPr>
          <w:rFonts w:ascii="Times New Roman" w:hAnsi="Times New Roman" w:cs="Times New Roman"/>
          <w:sz w:val="24"/>
          <w:szCs w:val="24"/>
          <w:lang w:val="en-GB"/>
        </w:rPr>
        <w:t>Poziția kart-ului pe axa Y</w:t>
      </w:r>
    </w:p>
    <w:p w14:paraId="146C779D" w14:textId="16CF9C85" w:rsidR="002C7D31" w:rsidRPr="00B06324" w:rsidRDefault="002C7D31" w:rsidP="00B06324">
      <w:pPr>
        <w:pStyle w:val="Listparagraf"/>
        <w:numPr>
          <w:ilvl w:val="0"/>
          <w:numId w:val="5"/>
        </w:numPr>
        <w:jc w:val="both"/>
        <w:rPr>
          <w:rFonts w:ascii="Times New Roman" w:hAnsi="Times New Roman" w:cs="Times New Roman"/>
          <w:sz w:val="24"/>
          <w:szCs w:val="24"/>
          <w:lang w:val="en-GB"/>
        </w:rPr>
      </w:pPr>
      <w:r w:rsidRPr="00B06324">
        <w:rPr>
          <w:rFonts w:ascii="Times New Roman" w:hAnsi="Times New Roman" w:cs="Times New Roman"/>
          <w:sz w:val="24"/>
          <w:szCs w:val="24"/>
          <w:lang w:val="en-GB"/>
        </w:rPr>
        <w:t>Poziția kart-ului pe axa Z</w:t>
      </w:r>
    </w:p>
    <w:p w14:paraId="1C7FB43C" w14:textId="0644785B" w:rsidR="002C7D31" w:rsidRPr="00B06324" w:rsidRDefault="002C7D31" w:rsidP="00B06324">
      <w:pPr>
        <w:pStyle w:val="Listparagraf"/>
        <w:numPr>
          <w:ilvl w:val="0"/>
          <w:numId w:val="5"/>
        </w:numPr>
        <w:jc w:val="both"/>
        <w:rPr>
          <w:rFonts w:ascii="Times New Roman" w:hAnsi="Times New Roman" w:cs="Times New Roman"/>
          <w:sz w:val="24"/>
          <w:szCs w:val="24"/>
          <w:lang w:val="en-GB"/>
        </w:rPr>
      </w:pPr>
      <w:r w:rsidRPr="00B06324">
        <w:rPr>
          <w:rFonts w:ascii="Times New Roman" w:hAnsi="Times New Roman" w:cs="Times New Roman"/>
          <w:sz w:val="24"/>
          <w:szCs w:val="24"/>
          <w:lang w:val="en-GB"/>
        </w:rPr>
        <w:t xml:space="preserve">Senzorul din partea </w:t>
      </w:r>
      <w:r w:rsidR="00FA26A1" w:rsidRPr="00B06324">
        <w:rPr>
          <w:rFonts w:ascii="Times New Roman" w:hAnsi="Times New Roman" w:cs="Times New Roman"/>
          <w:sz w:val="24"/>
          <w:szCs w:val="24"/>
          <w:lang w:val="en-GB"/>
        </w:rPr>
        <w:t xml:space="preserve">din </w:t>
      </w:r>
      <w:r w:rsidRPr="00B06324">
        <w:rPr>
          <w:rFonts w:ascii="Times New Roman" w:hAnsi="Times New Roman" w:cs="Times New Roman"/>
          <w:sz w:val="24"/>
          <w:szCs w:val="24"/>
          <w:lang w:val="en-GB"/>
        </w:rPr>
        <w:t>stâng</w:t>
      </w:r>
      <w:r w:rsidR="00027080" w:rsidRPr="00B06324">
        <w:rPr>
          <w:rFonts w:ascii="Times New Roman" w:hAnsi="Times New Roman" w:cs="Times New Roman"/>
          <w:sz w:val="24"/>
          <w:szCs w:val="24"/>
          <w:lang w:val="en-GB"/>
        </w:rPr>
        <w:t>a</w:t>
      </w:r>
      <w:r w:rsidRPr="00B06324">
        <w:rPr>
          <w:rFonts w:ascii="Times New Roman" w:hAnsi="Times New Roman" w:cs="Times New Roman"/>
          <w:sz w:val="24"/>
          <w:szCs w:val="24"/>
          <w:lang w:val="en-GB"/>
        </w:rPr>
        <w:t xml:space="preserve"> </w:t>
      </w:r>
    </w:p>
    <w:p w14:paraId="6A3228C0" w14:textId="231F0967" w:rsidR="002C7D31" w:rsidRPr="00B06324" w:rsidRDefault="00F9427C" w:rsidP="00B06324">
      <w:pPr>
        <w:pStyle w:val="Listparagraf"/>
        <w:numPr>
          <w:ilvl w:val="0"/>
          <w:numId w:val="5"/>
        </w:numPr>
        <w:jc w:val="both"/>
        <w:rPr>
          <w:rFonts w:ascii="Times New Roman" w:hAnsi="Times New Roman" w:cs="Times New Roman"/>
          <w:sz w:val="24"/>
          <w:szCs w:val="24"/>
          <w:lang w:val="en-GB"/>
        </w:rPr>
      </w:pPr>
      <w:r w:rsidRPr="00B06324">
        <w:rPr>
          <w:rFonts w:ascii="Times New Roman" w:hAnsi="Times New Roman" w:cs="Times New Roman"/>
          <w:sz w:val="24"/>
          <w:szCs w:val="24"/>
          <w:lang w:val="en-GB"/>
        </w:rPr>
        <w:lastRenderedPageBreak/>
        <w:t xml:space="preserve">Senzorul din partea </w:t>
      </w:r>
      <w:r w:rsidR="00FA26A1" w:rsidRPr="00B06324">
        <w:rPr>
          <w:rFonts w:ascii="Times New Roman" w:hAnsi="Times New Roman" w:cs="Times New Roman"/>
          <w:sz w:val="24"/>
          <w:szCs w:val="24"/>
          <w:lang w:val="en-GB"/>
        </w:rPr>
        <w:t xml:space="preserve">din </w:t>
      </w:r>
      <w:r w:rsidRPr="00B06324">
        <w:rPr>
          <w:rFonts w:ascii="Times New Roman" w:hAnsi="Times New Roman" w:cs="Times New Roman"/>
          <w:sz w:val="24"/>
          <w:szCs w:val="24"/>
          <w:lang w:val="en-GB"/>
        </w:rPr>
        <w:t>stânga față</w:t>
      </w:r>
    </w:p>
    <w:p w14:paraId="21524E7B" w14:textId="4B0E6333" w:rsidR="002C7D31" w:rsidRPr="00B06324" w:rsidRDefault="00CE7E25" w:rsidP="00B06324">
      <w:pPr>
        <w:pStyle w:val="Listparagraf"/>
        <w:numPr>
          <w:ilvl w:val="0"/>
          <w:numId w:val="5"/>
        </w:numPr>
        <w:jc w:val="both"/>
        <w:rPr>
          <w:rFonts w:ascii="Times New Roman" w:hAnsi="Times New Roman" w:cs="Times New Roman"/>
          <w:sz w:val="24"/>
          <w:szCs w:val="24"/>
          <w:lang w:val="en-GB"/>
        </w:rPr>
      </w:pPr>
      <w:r w:rsidRPr="00B06324">
        <w:rPr>
          <w:rFonts w:ascii="Times New Roman" w:hAnsi="Times New Roman" w:cs="Times New Roman"/>
          <w:sz w:val="24"/>
          <w:szCs w:val="24"/>
          <w:lang w:val="en-GB"/>
        </w:rPr>
        <w:t xml:space="preserve">Senzorul din partea din </w:t>
      </w:r>
      <w:r w:rsidR="00FA26A1" w:rsidRPr="00B06324">
        <w:rPr>
          <w:rFonts w:ascii="Times New Roman" w:hAnsi="Times New Roman" w:cs="Times New Roman"/>
          <w:sz w:val="24"/>
          <w:szCs w:val="24"/>
          <w:lang w:val="en-GB"/>
        </w:rPr>
        <w:t>f</w:t>
      </w:r>
      <w:r w:rsidRPr="00B06324">
        <w:rPr>
          <w:rFonts w:ascii="Times New Roman" w:hAnsi="Times New Roman" w:cs="Times New Roman"/>
          <w:sz w:val="24"/>
          <w:szCs w:val="24"/>
          <w:lang w:val="en-GB"/>
        </w:rPr>
        <w:t>ată</w:t>
      </w:r>
    </w:p>
    <w:p w14:paraId="6D997A68" w14:textId="691A969C" w:rsidR="002C7D31" w:rsidRPr="00B06324" w:rsidRDefault="00CE7E25" w:rsidP="00B06324">
      <w:pPr>
        <w:pStyle w:val="Listparagraf"/>
        <w:numPr>
          <w:ilvl w:val="0"/>
          <w:numId w:val="5"/>
        </w:numPr>
        <w:jc w:val="both"/>
        <w:rPr>
          <w:rFonts w:ascii="Times New Roman" w:hAnsi="Times New Roman" w:cs="Times New Roman"/>
          <w:sz w:val="24"/>
          <w:szCs w:val="24"/>
          <w:lang w:val="en-GB"/>
        </w:rPr>
      </w:pPr>
      <w:r w:rsidRPr="00B06324">
        <w:rPr>
          <w:rFonts w:ascii="Times New Roman" w:hAnsi="Times New Roman" w:cs="Times New Roman"/>
          <w:sz w:val="24"/>
          <w:szCs w:val="24"/>
          <w:lang w:val="en-GB"/>
        </w:rPr>
        <w:t xml:space="preserve">Senzorul din partea </w:t>
      </w:r>
      <w:r w:rsidR="00FA26A1" w:rsidRPr="00B06324">
        <w:rPr>
          <w:rFonts w:ascii="Times New Roman" w:hAnsi="Times New Roman" w:cs="Times New Roman"/>
          <w:sz w:val="24"/>
          <w:szCs w:val="24"/>
          <w:lang w:val="en-GB"/>
        </w:rPr>
        <w:t xml:space="preserve">din </w:t>
      </w:r>
      <w:r w:rsidRPr="00B06324">
        <w:rPr>
          <w:rFonts w:ascii="Times New Roman" w:hAnsi="Times New Roman" w:cs="Times New Roman"/>
          <w:sz w:val="24"/>
          <w:szCs w:val="24"/>
          <w:lang w:val="en-GB"/>
        </w:rPr>
        <w:t>dreapta față</w:t>
      </w:r>
    </w:p>
    <w:p w14:paraId="33F9CAB0" w14:textId="2EA6CB78" w:rsidR="002C7D31" w:rsidRPr="00B06324" w:rsidRDefault="00027080" w:rsidP="00B06324">
      <w:pPr>
        <w:pStyle w:val="Listparagraf"/>
        <w:numPr>
          <w:ilvl w:val="0"/>
          <w:numId w:val="5"/>
        </w:numPr>
        <w:jc w:val="both"/>
        <w:rPr>
          <w:rFonts w:ascii="Times New Roman" w:hAnsi="Times New Roman" w:cs="Times New Roman"/>
          <w:sz w:val="24"/>
          <w:szCs w:val="24"/>
          <w:lang w:val="en-GB"/>
        </w:rPr>
      </w:pPr>
      <w:r w:rsidRPr="00B06324">
        <w:rPr>
          <w:rFonts w:ascii="Times New Roman" w:hAnsi="Times New Roman" w:cs="Times New Roman"/>
          <w:sz w:val="24"/>
          <w:szCs w:val="24"/>
          <w:lang w:val="en-GB"/>
        </w:rPr>
        <w:t xml:space="preserve">Senzorul din partea </w:t>
      </w:r>
      <w:r w:rsidR="00FA26A1" w:rsidRPr="00B06324">
        <w:rPr>
          <w:rFonts w:ascii="Times New Roman" w:hAnsi="Times New Roman" w:cs="Times New Roman"/>
          <w:sz w:val="24"/>
          <w:szCs w:val="24"/>
          <w:lang w:val="en-GB"/>
        </w:rPr>
        <w:t xml:space="preserve">din </w:t>
      </w:r>
      <w:r w:rsidRPr="00B06324">
        <w:rPr>
          <w:rFonts w:ascii="Times New Roman" w:hAnsi="Times New Roman" w:cs="Times New Roman"/>
          <w:sz w:val="24"/>
          <w:szCs w:val="24"/>
          <w:lang w:val="en-GB"/>
        </w:rPr>
        <w:t xml:space="preserve">dreapta </w:t>
      </w:r>
    </w:p>
    <w:p w14:paraId="14EA800C" w14:textId="644DA993" w:rsidR="00027080" w:rsidRPr="00B06324" w:rsidRDefault="00027080" w:rsidP="00B06324">
      <w:pPr>
        <w:pStyle w:val="Listparagraf"/>
        <w:numPr>
          <w:ilvl w:val="0"/>
          <w:numId w:val="5"/>
        </w:numPr>
        <w:jc w:val="both"/>
        <w:rPr>
          <w:rFonts w:ascii="Times New Roman" w:hAnsi="Times New Roman" w:cs="Times New Roman"/>
          <w:sz w:val="24"/>
          <w:szCs w:val="24"/>
          <w:lang w:val="en-GB"/>
        </w:rPr>
      </w:pPr>
      <w:r w:rsidRPr="00B06324">
        <w:rPr>
          <w:rFonts w:ascii="Times New Roman" w:hAnsi="Times New Roman" w:cs="Times New Roman"/>
          <w:sz w:val="24"/>
          <w:szCs w:val="24"/>
          <w:lang w:val="en-GB"/>
        </w:rPr>
        <w:t xml:space="preserve">Distanța senzorului din stânga </w:t>
      </w:r>
    </w:p>
    <w:p w14:paraId="38C9027C" w14:textId="7A08C2C0" w:rsidR="002C7D31" w:rsidRPr="00B06324" w:rsidRDefault="00027080" w:rsidP="00B06324">
      <w:pPr>
        <w:pStyle w:val="Listparagraf"/>
        <w:numPr>
          <w:ilvl w:val="0"/>
          <w:numId w:val="5"/>
        </w:numPr>
        <w:jc w:val="both"/>
        <w:rPr>
          <w:rFonts w:ascii="Times New Roman" w:hAnsi="Times New Roman" w:cs="Times New Roman"/>
          <w:sz w:val="24"/>
          <w:szCs w:val="24"/>
          <w:lang w:val="en-GB"/>
        </w:rPr>
      </w:pPr>
      <w:r w:rsidRPr="00B06324">
        <w:rPr>
          <w:rFonts w:ascii="Times New Roman" w:hAnsi="Times New Roman" w:cs="Times New Roman"/>
          <w:sz w:val="24"/>
          <w:szCs w:val="24"/>
          <w:lang w:val="en-GB"/>
        </w:rPr>
        <w:t>Distanța senzorului din stânga</w:t>
      </w:r>
      <w:r w:rsidR="00FA26A1" w:rsidRPr="00B06324">
        <w:rPr>
          <w:rFonts w:ascii="Times New Roman" w:hAnsi="Times New Roman" w:cs="Times New Roman"/>
          <w:sz w:val="24"/>
          <w:szCs w:val="24"/>
          <w:lang w:val="en-GB"/>
        </w:rPr>
        <w:t xml:space="preserve"> față</w:t>
      </w:r>
      <w:r w:rsidRPr="00B06324">
        <w:rPr>
          <w:rFonts w:ascii="Times New Roman" w:hAnsi="Times New Roman" w:cs="Times New Roman"/>
          <w:sz w:val="24"/>
          <w:szCs w:val="24"/>
          <w:lang w:val="en-GB"/>
        </w:rPr>
        <w:t xml:space="preserve"> </w:t>
      </w:r>
    </w:p>
    <w:p w14:paraId="1271243E" w14:textId="7F95813E" w:rsidR="002C7D31" w:rsidRPr="00B06324" w:rsidRDefault="00FA26A1" w:rsidP="00B06324">
      <w:pPr>
        <w:pStyle w:val="Listparagraf"/>
        <w:numPr>
          <w:ilvl w:val="0"/>
          <w:numId w:val="5"/>
        </w:numPr>
        <w:jc w:val="both"/>
        <w:rPr>
          <w:rFonts w:ascii="Times New Roman" w:hAnsi="Times New Roman" w:cs="Times New Roman"/>
          <w:sz w:val="24"/>
          <w:szCs w:val="24"/>
          <w:lang w:val="en-GB"/>
        </w:rPr>
      </w:pPr>
      <w:r w:rsidRPr="00B06324">
        <w:rPr>
          <w:rFonts w:ascii="Times New Roman" w:hAnsi="Times New Roman" w:cs="Times New Roman"/>
          <w:sz w:val="24"/>
          <w:szCs w:val="24"/>
          <w:lang w:val="en-GB"/>
        </w:rPr>
        <w:t xml:space="preserve">Distanța senzorului din față </w:t>
      </w:r>
    </w:p>
    <w:p w14:paraId="036E4019" w14:textId="57099CA2" w:rsidR="00FA26A1" w:rsidRPr="00B06324" w:rsidRDefault="00FA26A1" w:rsidP="00B06324">
      <w:pPr>
        <w:pStyle w:val="Listparagraf"/>
        <w:numPr>
          <w:ilvl w:val="0"/>
          <w:numId w:val="5"/>
        </w:numPr>
        <w:jc w:val="both"/>
        <w:rPr>
          <w:rFonts w:ascii="Times New Roman" w:hAnsi="Times New Roman" w:cs="Times New Roman"/>
          <w:sz w:val="24"/>
          <w:szCs w:val="24"/>
          <w:lang w:val="en-GB"/>
        </w:rPr>
      </w:pPr>
      <w:r w:rsidRPr="00B06324">
        <w:rPr>
          <w:rFonts w:ascii="Times New Roman" w:hAnsi="Times New Roman" w:cs="Times New Roman"/>
          <w:sz w:val="24"/>
          <w:szCs w:val="24"/>
          <w:lang w:val="en-GB"/>
        </w:rPr>
        <w:t>Distanța senzorului din dreapta față</w:t>
      </w:r>
    </w:p>
    <w:p w14:paraId="172C98E3" w14:textId="01C526CD" w:rsidR="002C7D31" w:rsidRPr="00B06324" w:rsidRDefault="00FA26A1" w:rsidP="00B06324">
      <w:pPr>
        <w:pStyle w:val="Listparagraf"/>
        <w:numPr>
          <w:ilvl w:val="0"/>
          <w:numId w:val="5"/>
        </w:numPr>
        <w:jc w:val="both"/>
        <w:rPr>
          <w:rFonts w:ascii="Times New Roman" w:hAnsi="Times New Roman" w:cs="Times New Roman"/>
          <w:sz w:val="24"/>
          <w:szCs w:val="24"/>
          <w:lang w:val="en-GB"/>
        </w:rPr>
      </w:pPr>
      <w:r w:rsidRPr="00B06324">
        <w:rPr>
          <w:rFonts w:ascii="Times New Roman" w:hAnsi="Times New Roman" w:cs="Times New Roman"/>
          <w:sz w:val="24"/>
          <w:szCs w:val="24"/>
          <w:lang w:val="en-GB"/>
        </w:rPr>
        <w:t>Distanța senzorului din dreapta</w:t>
      </w:r>
    </w:p>
    <w:p w14:paraId="24F1F377" w14:textId="4C2E0434" w:rsidR="002C7D31" w:rsidRPr="00B06324" w:rsidRDefault="00592EDC" w:rsidP="00B06324">
      <w:pPr>
        <w:pStyle w:val="Listparagraf"/>
        <w:numPr>
          <w:ilvl w:val="0"/>
          <w:numId w:val="5"/>
        </w:numPr>
        <w:jc w:val="both"/>
        <w:rPr>
          <w:rFonts w:ascii="Times New Roman" w:hAnsi="Times New Roman" w:cs="Times New Roman"/>
          <w:sz w:val="24"/>
          <w:szCs w:val="24"/>
          <w:lang w:val="en-GB"/>
        </w:rPr>
      </w:pPr>
      <w:r w:rsidRPr="00B06324">
        <w:rPr>
          <w:rFonts w:ascii="Times New Roman" w:hAnsi="Times New Roman" w:cs="Times New Roman"/>
          <w:sz w:val="24"/>
          <w:szCs w:val="24"/>
          <w:lang w:val="en-GB"/>
        </w:rPr>
        <w:t>Deplasarea în fată</w:t>
      </w:r>
    </w:p>
    <w:p w14:paraId="7115DC24" w14:textId="5D797F81" w:rsidR="002C7D31" w:rsidRPr="00B06324" w:rsidRDefault="002C7D31" w:rsidP="00B06324">
      <w:pPr>
        <w:pStyle w:val="Listparagraf"/>
        <w:numPr>
          <w:ilvl w:val="0"/>
          <w:numId w:val="5"/>
        </w:numPr>
        <w:jc w:val="both"/>
        <w:rPr>
          <w:rFonts w:ascii="Times New Roman" w:hAnsi="Times New Roman" w:cs="Times New Roman"/>
          <w:sz w:val="24"/>
          <w:szCs w:val="24"/>
          <w:lang w:val="en-GB"/>
        </w:rPr>
      </w:pPr>
      <w:r w:rsidRPr="00B06324">
        <w:rPr>
          <w:rFonts w:ascii="Times New Roman" w:hAnsi="Times New Roman" w:cs="Times New Roman"/>
          <w:sz w:val="24"/>
          <w:szCs w:val="24"/>
          <w:lang w:val="en-GB"/>
        </w:rPr>
        <w:t>Z</w:t>
      </w:r>
      <w:r w:rsidR="00592EDC" w:rsidRPr="00B06324">
        <w:rPr>
          <w:rFonts w:ascii="Times New Roman" w:hAnsi="Times New Roman" w:cs="Times New Roman"/>
          <w:sz w:val="24"/>
          <w:szCs w:val="24"/>
          <w:lang w:val="en-GB"/>
        </w:rPr>
        <w:t>ona</w:t>
      </w:r>
      <w:commentRangeEnd w:id="118"/>
      <w:r w:rsidR="002E360E">
        <w:rPr>
          <w:rStyle w:val="Referincomentariu"/>
        </w:rPr>
        <w:commentReference w:id="118"/>
      </w:r>
    </w:p>
    <w:p w14:paraId="524973AB" w14:textId="23DE3D24" w:rsidR="002C7D31" w:rsidRPr="00B06324" w:rsidRDefault="002C7D31" w:rsidP="00B06324">
      <w:pPr>
        <w:pStyle w:val="Listparagraf"/>
        <w:jc w:val="both"/>
        <w:rPr>
          <w:rFonts w:ascii="Times New Roman" w:hAnsi="Times New Roman" w:cs="Times New Roman"/>
          <w:sz w:val="24"/>
          <w:szCs w:val="24"/>
        </w:rPr>
      </w:pPr>
    </w:p>
    <w:p w14:paraId="1FDC4694" w14:textId="581C0353" w:rsidR="003349BD" w:rsidRPr="00B06324" w:rsidRDefault="003349BD" w:rsidP="00B06324">
      <w:pPr>
        <w:pStyle w:val="Listparagraf"/>
        <w:jc w:val="both"/>
        <w:rPr>
          <w:rFonts w:ascii="Times New Roman" w:hAnsi="Times New Roman" w:cs="Times New Roman"/>
          <w:sz w:val="24"/>
          <w:szCs w:val="24"/>
          <w:lang w:val="en-GB"/>
        </w:rPr>
      </w:pPr>
      <w:r w:rsidRPr="00B06324">
        <w:rPr>
          <w:rFonts w:ascii="Times New Roman" w:hAnsi="Times New Roman" w:cs="Times New Roman"/>
          <w:sz w:val="24"/>
          <w:szCs w:val="24"/>
        </w:rPr>
        <w:t>Avem următoarele date in ieșire</w:t>
      </w:r>
      <w:r w:rsidR="00E435B2" w:rsidRPr="00B06324">
        <w:rPr>
          <w:rFonts w:ascii="Times New Roman" w:hAnsi="Times New Roman" w:cs="Times New Roman"/>
          <w:sz w:val="24"/>
          <w:szCs w:val="24"/>
        </w:rPr>
        <w:t>(</w:t>
      </w:r>
      <w:r w:rsidR="00D958BA">
        <w:rPr>
          <w:rFonts w:ascii="Times New Roman" w:hAnsi="Times New Roman" w:cs="Times New Roman"/>
          <w:sz w:val="24"/>
          <w:szCs w:val="24"/>
        </w:rPr>
        <w:t>Python</w:t>
      </w:r>
      <w:r w:rsidR="00E435B2" w:rsidRPr="00B06324">
        <w:rPr>
          <w:rFonts w:ascii="Times New Roman" w:hAnsi="Times New Roman" w:cs="Times New Roman"/>
          <w:sz w:val="24"/>
          <w:szCs w:val="24"/>
        </w:rPr>
        <w:t xml:space="preserve"> -</w:t>
      </w:r>
      <w:r w:rsidR="00E435B2" w:rsidRPr="00B06324">
        <w:rPr>
          <w:rFonts w:ascii="Times New Roman" w:hAnsi="Times New Roman" w:cs="Times New Roman"/>
          <w:sz w:val="24"/>
          <w:szCs w:val="24"/>
          <w:lang w:val="en-GB"/>
        </w:rPr>
        <w:t>&gt;</w:t>
      </w:r>
      <w:r w:rsidR="00E435B2" w:rsidRPr="00B06324">
        <w:rPr>
          <w:rFonts w:ascii="Times New Roman" w:hAnsi="Times New Roman" w:cs="Times New Roman"/>
          <w:sz w:val="24"/>
          <w:szCs w:val="24"/>
        </w:rPr>
        <w:t xml:space="preserve"> </w:t>
      </w:r>
      <w:r w:rsidR="00D958BA">
        <w:rPr>
          <w:rFonts w:ascii="Times New Roman" w:hAnsi="Times New Roman" w:cs="Times New Roman"/>
          <w:sz w:val="24"/>
          <w:szCs w:val="24"/>
        </w:rPr>
        <w:t>U</w:t>
      </w:r>
      <w:r w:rsidR="00E435B2" w:rsidRPr="00B06324">
        <w:rPr>
          <w:rFonts w:ascii="Times New Roman" w:hAnsi="Times New Roman" w:cs="Times New Roman"/>
          <w:sz w:val="24"/>
          <w:szCs w:val="24"/>
        </w:rPr>
        <w:t>nity)</w:t>
      </w:r>
      <w:r w:rsidRPr="00B06324">
        <w:rPr>
          <w:rFonts w:ascii="Times New Roman" w:hAnsi="Times New Roman" w:cs="Times New Roman"/>
          <w:sz w:val="24"/>
          <w:szCs w:val="24"/>
          <w:lang w:val="en-GB"/>
        </w:rPr>
        <w:t>:</w:t>
      </w:r>
    </w:p>
    <w:p w14:paraId="356850E8" w14:textId="77777777" w:rsidR="006D672E" w:rsidRPr="00B06324" w:rsidRDefault="006D672E" w:rsidP="00B06324">
      <w:pPr>
        <w:pStyle w:val="Listparagraf"/>
        <w:numPr>
          <w:ilvl w:val="0"/>
          <w:numId w:val="5"/>
        </w:numPr>
        <w:jc w:val="both"/>
        <w:rPr>
          <w:rFonts w:ascii="Times New Roman" w:hAnsi="Times New Roman" w:cs="Times New Roman"/>
          <w:sz w:val="24"/>
          <w:szCs w:val="24"/>
        </w:rPr>
      </w:pPr>
      <w:commentRangeStart w:id="119"/>
      <w:r w:rsidRPr="00B06324">
        <w:rPr>
          <w:rFonts w:ascii="Times New Roman" w:hAnsi="Times New Roman" w:cs="Times New Roman"/>
          <w:sz w:val="24"/>
          <w:szCs w:val="24"/>
        </w:rPr>
        <w:t>În față</w:t>
      </w:r>
      <w:r w:rsidR="002C7D31" w:rsidRPr="00B06324">
        <w:rPr>
          <w:rFonts w:ascii="Times New Roman" w:hAnsi="Times New Roman" w:cs="Times New Roman"/>
          <w:sz w:val="24"/>
          <w:szCs w:val="24"/>
        </w:rPr>
        <w:t xml:space="preserve"> </w:t>
      </w:r>
    </w:p>
    <w:p w14:paraId="31BFC68D" w14:textId="77777777" w:rsidR="006D672E" w:rsidRPr="00B06324" w:rsidRDefault="006D672E" w:rsidP="00B06324">
      <w:pPr>
        <w:pStyle w:val="Listparagraf"/>
        <w:numPr>
          <w:ilvl w:val="0"/>
          <w:numId w:val="5"/>
        </w:numPr>
        <w:jc w:val="both"/>
        <w:rPr>
          <w:rFonts w:ascii="Times New Roman" w:hAnsi="Times New Roman" w:cs="Times New Roman"/>
          <w:sz w:val="24"/>
          <w:szCs w:val="24"/>
        </w:rPr>
      </w:pPr>
      <w:r w:rsidRPr="00B06324">
        <w:rPr>
          <w:rFonts w:ascii="Times New Roman" w:hAnsi="Times New Roman" w:cs="Times New Roman"/>
          <w:sz w:val="24"/>
          <w:szCs w:val="24"/>
        </w:rPr>
        <w:t>În stânga</w:t>
      </w:r>
    </w:p>
    <w:p w14:paraId="585F35DB" w14:textId="77777777" w:rsidR="006D672E" w:rsidRPr="00B06324" w:rsidRDefault="006D672E" w:rsidP="00B06324">
      <w:pPr>
        <w:pStyle w:val="Listparagraf"/>
        <w:numPr>
          <w:ilvl w:val="0"/>
          <w:numId w:val="5"/>
        </w:numPr>
        <w:jc w:val="both"/>
        <w:rPr>
          <w:rFonts w:ascii="Times New Roman" w:hAnsi="Times New Roman" w:cs="Times New Roman"/>
          <w:sz w:val="24"/>
          <w:szCs w:val="24"/>
        </w:rPr>
      </w:pPr>
      <w:r w:rsidRPr="00B06324">
        <w:rPr>
          <w:rFonts w:ascii="Times New Roman" w:hAnsi="Times New Roman" w:cs="Times New Roman"/>
          <w:sz w:val="24"/>
          <w:szCs w:val="24"/>
        </w:rPr>
        <w:t>În dreapta</w:t>
      </w:r>
    </w:p>
    <w:p w14:paraId="30862AAB" w14:textId="1739F4E9" w:rsidR="00D60EB4" w:rsidRPr="00B06324" w:rsidRDefault="006D672E" w:rsidP="00B06324">
      <w:pPr>
        <w:pStyle w:val="Listparagraf"/>
        <w:numPr>
          <w:ilvl w:val="0"/>
          <w:numId w:val="5"/>
        </w:numPr>
        <w:jc w:val="both"/>
        <w:rPr>
          <w:rFonts w:ascii="Times New Roman" w:hAnsi="Times New Roman" w:cs="Times New Roman"/>
          <w:sz w:val="24"/>
          <w:szCs w:val="24"/>
        </w:rPr>
      </w:pPr>
      <w:r w:rsidRPr="00B06324">
        <w:rPr>
          <w:rFonts w:ascii="Times New Roman" w:hAnsi="Times New Roman" w:cs="Times New Roman"/>
          <w:sz w:val="24"/>
          <w:szCs w:val="24"/>
        </w:rPr>
        <w:t>În spate</w:t>
      </w:r>
      <w:r w:rsidR="00AF4364" w:rsidRPr="00B06324">
        <w:rPr>
          <w:rFonts w:ascii="Times New Roman" w:hAnsi="Times New Roman" w:cs="Times New Roman"/>
          <w:sz w:val="24"/>
          <w:szCs w:val="24"/>
        </w:rPr>
        <w:t xml:space="preserve"> </w:t>
      </w:r>
      <w:commentRangeEnd w:id="119"/>
      <w:r w:rsidR="002E360E">
        <w:rPr>
          <w:rStyle w:val="Referincomentariu"/>
        </w:rPr>
        <w:commentReference w:id="119"/>
      </w:r>
    </w:p>
    <w:p w14:paraId="14EF4881" w14:textId="35167F85" w:rsidR="006D672E" w:rsidRDefault="006D672E" w:rsidP="002C7D31">
      <w:pPr>
        <w:pStyle w:val="Listparagraf"/>
        <w:rPr>
          <w:lang w:val="en-GB"/>
        </w:rPr>
      </w:pPr>
    </w:p>
    <w:p w14:paraId="3B26F472" w14:textId="607C9F2A" w:rsidR="002C2E13" w:rsidRDefault="002C2E13" w:rsidP="002C7D31">
      <w:pPr>
        <w:pStyle w:val="Listparagraf"/>
        <w:rPr>
          <w:lang w:val="en-GB"/>
        </w:rPr>
      </w:pPr>
    </w:p>
    <w:p w14:paraId="27F301B9" w14:textId="43CD716F" w:rsidR="002C2E13" w:rsidRDefault="002C2E13" w:rsidP="002C7D31">
      <w:pPr>
        <w:pStyle w:val="Listparagraf"/>
        <w:rPr>
          <w:lang w:val="en-GB"/>
        </w:rPr>
      </w:pPr>
    </w:p>
    <w:p w14:paraId="3B85924F" w14:textId="295EEE98" w:rsidR="002C2E13" w:rsidRDefault="002C2E13" w:rsidP="002C7D31">
      <w:pPr>
        <w:pStyle w:val="Listparagraf"/>
        <w:rPr>
          <w:lang w:val="en-GB"/>
        </w:rPr>
      </w:pPr>
    </w:p>
    <w:p w14:paraId="39F40141" w14:textId="1F933BE4" w:rsidR="002C2E13" w:rsidRDefault="002C2E13" w:rsidP="002C7D31">
      <w:pPr>
        <w:pStyle w:val="Listparagraf"/>
        <w:rPr>
          <w:lang w:val="en-GB"/>
        </w:rPr>
      </w:pPr>
    </w:p>
    <w:p w14:paraId="6E6D5A90" w14:textId="09C501F6" w:rsidR="002C2E13" w:rsidRDefault="002C2E13" w:rsidP="002C7D31">
      <w:pPr>
        <w:pStyle w:val="Listparagraf"/>
        <w:rPr>
          <w:lang w:val="en-GB"/>
        </w:rPr>
      </w:pPr>
    </w:p>
    <w:p w14:paraId="65E8FF73" w14:textId="7DA04077" w:rsidR="002C2E13" w:rsidRDefault="002C2E13" w:rsidP="002C7D31">
      <w:pPr>
        <w:pStyle w:val="Listparagraf"/>
        <w:rPr>
          <w:lang w:val="en-GB"/>
        </w:rPr>
      </w:pPr>
    </w:p>
    <w:p w14:paraId="07D617C2" w14:textId="5F61E8D5" w:rsidR="002C2E13" w:rsidRDefault="002C2E13" w:rsidP="002C7D31">
      <w:pPr>
        <w:pStyle w:val="Listparagraf"/>
        <w:rPr>
          <w:lang w:val="en-GB"/>
        </w:rPr>
      </w:pPr>
    </w:p>
    <w:p w14:paraId="4A2E2C2A" w14:textId="1AACA170" w:rsidR="002C2E13" w:rsidRDefault="002C2E13" w:rsidP="002C7D31">
      <w:pPr>
        <w:pStyle w:val="Listparagraf"/>
        <w:rPr>
          <w:lang w:val="en-GB"/>
        </w:rPr>
      </w:pPr>
    </w:p>
    <w:p w14:paraId="6BBA14E2" w14:textId="5561D471" w:rsidR="002C2E13" w:rsidRDefault="002C2E13" w:rsidP="002C7D31">
      <w:pPr>
        <w:pStyle w:val="Listparagraf"/>
        <w:rPr>
          <w:lang w:val="en-GB"/>
        </w:rPr>
      </w:pPr>
    </w:p>
    <w:p w14:paraId="251FE684" w14:textId="5FBD8166" w:rsidR="002C2E13" w:rsidRDefault="002C2E13" w:rsidP="002C7D31">
      <w:pPr>
        <w:pStyle w:val="Listparagraf"/>
        <w:rPr>
          <w:lang w:val="en-GB"/>
        </w:rPr>
      </w:pPr>
    </w:p>
    <w:p w14:paraId="041A090A" w14:textId="72B75BE2" w:rsidR="002C2E13" w:rsidRDefault="002C2E13" w:rsidP="002C7D31">
      <w:pPr>
        <w:pStyle w:val="Listparagraf"/>
        <w:rPr>
          <w:lang w:val="en-GB"/>
        </w:rPr>
      </w:pPr>
    </w:p>
    <w:p w14:paraId="7F4CDE8A" w14:textId="7E32C9D4" w:rsidR="002C2E13" w:rsidRDefault="002C2E13" w:rsidP="002C7D31">
      <w:pPr>
        <w:pStyle w:val="Listparagraf"/>
        <w:rPr>
          <w:lang w:val="en-GB"/>
        </w:rPr>
      </w:pPr>
    </w:p>
    <w:p w14:paraId="7D75BBFA" w14:textId="1743B1EF" w:rsidR="002C2E13" w:rsidRDefault="002C2E13" w:rsidP="002C7D31">
      <w:pPr>
        <w:pStyle w:val="Listparagraf"/>
        <w:rPr>
          <w:lang w:val="en-GB"/>
        </w:rPr>
      </w:pPr>
    </w:p>
    <w:p w14:paraId="1B0DD067" w14:textId="77777777" w:rsidR="002C2E13" w:rsidRPr="00D60ABD" w:rsidRDefault="002C2E13" w:rsidP="002C7D31">
      <w:pPr>
        <w:pStyle w:val="Listparagraf"/>
        <w:rPr>
          <w:lang w:val="en-GB"/>
        </w:rPr>
      </w:pPr>
    </w:p>
    <w:p w14:paraId="78609CAF" w14:textId="59923239" w:rsidR="00F920BE" w:rsidRDefault="00A3605F" w:rsidP="00B06324">
      <w:pPr>
        <w:pStyle w:val="Titlu3"/>
        <w:rPr>
          <w:rFonts w:ascii="Times New Roman" w:hAnsi="Times New Roman" w:cs="Times New Roman"/>
          <w:b/>
          <w:bCs/>
          <w:color w:val="auto"/>
          <w:sz w:val="28"/>
          <w:szCs w:val="28"/>
          <w:lang w:val="en-GB"/>
        </w:rPr>
      </w:pPr>
      <w:bookmarkStart w:id="120" w:name="_Toc106049316"/>
      <w:r w:rsidRPr="00B06324">
        <w:rPr>
          <w:rFonts w:ascii="Times New Roman" w:hAnsi="Times New Roman" w:cs="Times New Roman"/>
          <w:b/>
          <w:bCs/>
          <w:color w:val="auto"/>
          <w:sz w:val="28"/>
          <w:szCs w:val="28"/>
          <w:lang w:val="en-GB"/>
        </w:rPr>
        <w:t>4.2.3 Scriptul în Python</w:t>
      </w:r>
      <w:r w:rsidR="004C40EE" w:rsidRPr="00B06324">
        <w:rPr>
          <w:rFonts w:ascii="Times New Roman" w:hAnsi="Times New Roman" w:cs="Times New Roman"/>
          <w:b/>
          <w:bCs/>
          <w:color w:val="auto"/>
          <w:sz w:val="28"/>
          <w:szCs w:val="28"/>
          <w:lang w:val="en-GB"/>
        </w:rPr>
        <w:t xml:space="preserve"> </w:t>
      </w:r>
      <w:r w:rsidR="00694457" w:rsidRPr="00B06324">
        <w:rPr>
          <w:rFonts w:ascii="Times New Roman" w:hAnsi="Times New Roman" w:cs="Times New Roman"/>
          <w:b/>
          <w:bCs/>
          <w:color w:val="auto"/>
          <w:sz w:val="28"/>
          <w:szCs w:val="28"/>
          <w:lang w:val="en-GB"/>
        </w:rPr>
        <w:t>– Flask API</w:t>
      </w:r>
      <w:bookmarkEnd w:id="120"/>
    </w:p>
    <w:p w14:paraId="589D9DAE" w14:textId="77777777" w:rsidR="00B06324" w:rsidRPr="00B06324" w:rsidRDefault="00B06324" w:rsidP="00B06324">
      <w:pPr>
        <w:rPr>
          <w:lang w:val="en-GB"/>
        </w:rPr>
      </w:pPr>
    </w:p>
    <w:p w14:paraId="485D0F08" w14:textId="421D8EF8" w:rsidR="002C2E13" w:rsidRPr="00051758" w:rsidRDefault="004C40EE" w:rsidP="00B06324">
      <w:pPr>
        <w:jc w:val="both"/>
        <w:rPr>
          <w:rFonts w:ascii="Times New Roman" w:hAnsi="Times New Roman" w:cs="Times New Roman"/>
          <w:sz w:val="24"/>
          <w:szCs w:val="24"/>
          <w:lang w:val="en-US"/>
          <w:rPrChange w:id="121" w:author="Bogdan Dragulescu" w:date="2022-06-14T14:08:00Z">
            <w:rPr>
              <w:rFonts w:ascii="Times New Roman" w:hAnsi="Times New Roman" w:cs="Times New Roman"/>
              <w:sz w:val="24"/>
              <w:szCs w:val="24"/>
              <w:lang w:val="en-GB"/>
            </w:rPr>
          </w:rPrChange>
        </w:rPr>
      </w:pPr>
      <w:r>
        <w:rPr>
          <w:lang w:val="en-GB"/>
        </w:rPr>
        <w:tab/>
      </w:r>
      <w:r w:rsidRPr="00B06324">
        <w:rPr>
          <w:rFonts w:ascii="Times New Roman" w:hAnsi="Times New Roman" w:cs="Times New Roman"/>
          <w:sz w:val="24"/>
          <w:szCs w:val="24"/>
          <w:lang w:val="en-GB"/>
        </w:rPr>
        <w:t>Scriptul în python a fost implementat folosind pachetul software anaconda, prin intermediul căruia s-a creat un environment care va conține pachetele necesare pentru implementarea soluției.</w:t>
      </w:r>
      <w:del w:id="122" w:author="Bogdan Dragulescu" w:date="2022-06-14T12:27:00Z">
        <w:r w:rsidRPr="00B06324" w:rsidDel="002E360E">
          <w:rPr>
            <w:rFonts w:ascii="Times New Roman" w:hAnsi="Times New Roman" w:cs="Times New Roman"/>
            <w:sz w:val="24"/>
            <w:szCs w:val="24"/>
            <w:lang w:val="en-GB"/>
          </w:rPr>
          <w:tab/>
        </w:r>
      </w:del>
      <w:r w:rsidRPr="00B06324">
        <w:rPr>
          <w:rFonts w:ascii="Times New Roman" w:hAnsi="Times New Roman" w:cs="Times New Roman"/>
          <w:sz w:val="24"/>
          <w:szCs w:val="24"/>
          <w:lang w:val="en-GB"/>
        </w:rPr>
        <w:t>O primă componentă a sciptului python este reprezentată de Flask API, prin intermediul căr</w:t>
      </w:r>
      <w:ins w:id="123" w:author="Bogdan Dragulescu" w:date="2022-06-14T12:27:00Z">
        <w:r w:rsidR="002E360E">
          <w:rPr>
            <w:rFonts w:ascii="Times New Roman" w:hAnsi="Times New Roman" w:cs="Times New Roman"/>
            <w:sz w:val="24"/>
            <w:szCs w:val="24"/>
            <w:lang w:val="en-GB"/>
          </w:rPr>
          <w:t>u</w:t>
        </w:r>
      </w:ins>
      <w:del w:id="124" w:author="Bogdan Dragulescu" w:date="2022-06-14T12:27:00Z">
        <w:r w:rsidRPr="00B06324" w:rsidDel="002E360E">
          <w:rPr>
            <w:rFonts w:ascii="Times New Roman" w:hAnsi="Times New Roman" w:cs="Times New Roman"/>
            <w:sz w:val="24"/>
            <w:szCs w:val="24"/>
            <w:lang w:val="en-GB"/>
          </w:rPr>
          <w:delText>eai</w:delText>
        </w:r>
      </w:del>
      <w:ins w:id="125" w:author="Bogdan Dragulescu" w:date="2022-06-14T12:27:00Z">
        <w:r w:rsidR="002E360E">
          <w:rPr>
            <w:rFonts w:ascii="Times New Roman" w:hAnsi="Times New Roman" w:cs="Times New Roman"/>
            <w:sz w:val="24"/>
            <w:szCs w:val="24"/>
            <w:lang w:val="en-GB"/>
          </w:rPr>
          <w:t>ia</w:t>
        </w:r>
      </w:ins>
      <w:r w:rsidRPr="00B06324">
        <w:rPr>
          <w:rFonts w:ascii="Times New Roman" w:hAnsi="Times New Roman" w:cs="Times New Roman"/>
          <w:sz w:val="24"/>
          <w:szCs w:val="24"/>
          <w:lang w:val="en-GB"/>
        </w:rPr>
        <w:t xml:space="preserve"> s-a realizat </w:t>
      </w:r>
      <w:del w:id="126" w:author="Alexandru Uicoabă" w:date="2022-06-14T21:36:00Z">
        <w:r w:rsidRPr="00B06324" w:rsidDel="007B4C11">
          <w:rPr>
            <w:rFonts w:ascii="Times New Roman" w:hAnsi="Times New Roman" w:cs="Times New Roman"/>
            <w:sz w:val="24"/>
            <w:szCs w:val="24"/>
            <w:lang w:val="en-GB"/>
          </w:rPr>
          <w:delText xml:space="preserve">un </w:delText>
        </w:r>
      </w:del>
      <w:ins w:id="127" w:author="Alexandru Uicoabă" w:date="2022-06-14T21:36:00Z">
        <w:r w:rsidR="007B4C11">
          <w:rPr>
            <w:rFonts w:ascii="Times New Roman" w:hAnsi="Times New Roman" w:cs="Times New Roman"/>
            <w:sz w:val="24"/>
            <w:szCs w:val="24"/>
            <w:lang w:val="en-GB"/>
          </w:rPr>
          <w:t>o interfață API</w:t>
        </w:r>
        <w:r w:rsidR="007B4C11" w:rsidRPr="00B06324">
          <w:rPr>
            <w:rFonts w:ascii="Times New Roman" w:hAnsi="Times New Roman" w:cs="Times New Roman"/>
            <w:sz w:val="24"/>
            <w:szCs w:val="24"/>
            <w:lang w:val="en-GB"/>
          </w:rPr>
          <w:t xml:space="preserve"> </w:t>
        </w:r>
      </w:ins>
      <w:del w:id="128" w:author="Alexandru Uicoabă" w:date="2022-06-14T21:36:00Z">
        <w:r w:rsidRPr="00B06324" w:rsidDel="007B4C11">
          <w:rPr>
            <w:rFonts w:ascii="Times New Roman" w:hAnsi="Times New Roman" w:cs="Times New Roman"/>
            <w:sz w:val="24"/>
            <w:szCs w:val="24"/>
            <w:lang w:val="en-GB"/>
          </w:rPr>
          <w:delText xml:space="preserve">endpoint </w:delText>
        </w:r>
      </w:del>
      <w:r w:rsidRPr="00B06324">
        <w:rPr>
          <w:rFonts w:ascii="Times New Roman" w:hAnsi="Times New Roman" w:cs="Times New Roman"/>
          <w:sz w:val="24"/>
          <w:szCs w:val="24"/>
          <w:lang w:val="en-GB"/>
        </w:rPr>
        <w:t xml:space="preserve">de tip POST, prin intermediul căreia datele de intrare sunt trimise de către componenta Unity, iar raspunsul este dat de decizia luată de machine learning. </w:t>
      </w:r>
    </w:p>
    <w:p w14:paraId="073EDAE5" w14:textId="5222D27B" w:rsidR="00835749" w:rsidRPr="00B06324" w:rsidRDefault="004C40EE" w:rsidP="00B06324">
      <w:pPr>
        <w:ind w:firstLine="720"/>
        <w:jc w:val="both"/>
        <w:rPr>
          <w:rFonts w:ascii="Times New Roman" w:hAnsi="Times New Roman" w:cs="Times New Roman"/>
          <w:sz w:val="24"/>
          <w:szCs w:val="24"/>
          <w:lang w:val="en-GB"/>
        </w:rPr>
      </w:pPr>
      <w:r w:rsidRPr="00B06324">
        <w:rPr>
          <w:rFonts w:ascii="Times New Roman" w:hAnsi="Times New Roman" w:cs="Times New Roman"/>
          <w:sz w:val="24"/>
          <w:szCs w:val="24"/>
          <w:lang w:val="en-GB"/>
        </w:rPr>
        <w:t>Acest</w:t>
      </w:r>
      <w:ins w:id="129" w:author="Alexandru Uicoabă" w:date="2022-06-14T21:37:00Z">
        <w:r w:rsidR="007B4C11">
          <w:rPr>
            <w:rFonts w:ascii="Times New Roman" w:hAnsi="Times New Roman" w:cs="Times New Roman"/>
            <w:sz w:val="24"/>
            <w:szCs w:val="24"/>
            <w:lang w:val="en-GB"/>
          </w:rPr>
          <w:t>ă</w:t>
        </w:r>
      </w:ins>
      <w:r w:rsidRPr="00B06324">
        <w:rPr>
          <w:rFonts w:ascii="Times New Roman" w:hAnsi="Times New Roman" w:cs="Times New Roman"/>
          <w:sz w:val="24"/>
          <w:szCs w:val="24"/>
          <w:lang w:val="en-GB"/>
        </w:rPr>
        <w:t xml:space="preserve"> </w:t>
      </w:r>
      <w:ins w:id="130" w:author="Alexandru Uicoabă" w:date="2022-06-14T21:37:00Z">
        <w:r w:rsidR="007B4C11">
          <w:rPr>
            <w:rFonts w:ascii="Times New Roman" w:hAnsi="Times New Roman" w:cs="Times New Roman"/>
            <w:sz w:val="24"/>
            <w:szCs w:val="24"/>
            <w:lang w:val="en-GB"/>
          </w:rPr>
          <w:t>interfață</w:t>
        </w:r>
      </w:ins>
      <w:del w:id="131" w:author="Alexandru Uicoabă" w:date="2022-06-14T21:37:00Z">
        <w:r w:rsidRPr="00B06324" w:rsidDel="007B4C11">
          <w:rPr>
            <w:rFonts w:ascii="Times New Roman" w:hAnsi="Times New Roman" w:cs="Times New Roman"/>
            <w:sz w:val="24"/>
            <w:szCs w:val="24"/>
            <w:lang w:val="en-GB"/>
          </w:rPr>
          <w:delText>endpoint</w:delText>
        </w:r>
        <w:r w:rsidR="00835749" w:rsidRPr="00B06324" w:rsidDel="007B4C11">
          <w:rPr>
            <w:rFonts w:ascii="Times New Roman" w:hAnsi="Times New Roman" w:cs="Times New Roman"/>
            <w:sz w:val="24"/>
            <w:szCs w:val="24"/>
            <w:lang w:val="en-GB"/>
          </w:rPr>
          <w:delText xml:space="preserve"> </w:delText>
        </w:r>
      </w:del>
      <w:r w:rsidR="00835749" w:rsidRPr="00B06324">
        <w:rPr>
          <w:rFonts w:ascii="Times New Roman" w:hAnsi="Times New Roman" w:cs="Times New Roman"/>
          <w:sz w:val="24"/>
          <w:szCs w:val="24"/>
          <w:lang w:val="en-GB"/>
        </w:rPr>
        <w:t xml:space="preserve">de tip POST </w:t>
      </w:r>
      <w:r w:rsidRPr="00B06324">
        <w:rPr>
          <w:rFonts w:ascii="Times New Roman" w:hAnsi="Times New Roman" w:cs="Times New Roman"/>
          <w:sz w:val="24"/>
          <w:szCs w:val="24"/>
          <w:lang w:val="en-GB"/>
        </w:rPr>
        <w:t xml:space="preserve">este apelat de către joc la fiecare frame, din interiorul metodei </w:t>
      </w:r>
      <w:r w:rsidRPr="00B06324">
        <w:rPr>
          <w:rFonts w:ascii="Times New Roman" w:hAnsi="Times New Roman" w:cs="Times New Roman"/>
          <w:i/>
          <w:iCs/>
          <w:sz w:val="24"/>
          <w:szCs w:val="24"/>
          <w:lang w:val="en-GB"/>
        </w:rPr>
        <w:t>Update</w:t>
      </w:r>
      <w:r w:rsidRPr="00B06324">
        <w:rPr>
          <w:rFonts w:ascii="Times New Roman" w:hAnsi="Times New Roman" w:cs="Times New Roman"/>
          <w:sz w:val="24"/>
          <w:szCs w:val="24"/>
          <w:lang w:val="en-GB"/>
        </w:rPr>
        <w:t xml:space="preserve"> din Unity.</w:t>
      </w:r>
      <w:r w:rsidR="00835749" w:rsidRPr="00B06324">
        <w:rPr>
          <w:rFonts w:ascii="Times New Roman" w:hAnsi="Times New Roman" w:cs="Times New Roman"/>
          <w:sz w:val="24"/>
          <w:szCs w:val="24"/>
          <w:lang w:val="en-GB"/>
        </w:rPr>
        <w:t xml:space="preserve"> Body-ul acest</w:t>
      </w:r>
      <w:ins w:id="132" w:author="Alexandru Uicoabă" w:date="2022-06-14T21:37:00Z">
        <w:r w:rsidR="007B4C11">
          <w:rPr>
            <w:rFonts w:ascii="Times New Roman" w:hAnsi="Times New Roman" w:cs="Times New Roman"/>
            <w:sz w:val="24"/>
            <w:szCs w:val="24"/>
            <w:lang w:val="en-GB"/>
          </w:rPr>
          <w:t>ei</w:t>
        </w:r>
      </w:ins>
      <w:del w:id="133" w:author="Alexandru Uicoabă" w:date="2022-06-14T21:37:00Z">
        <w:r w:rsidR="00835749" w:rsidRPr="00B06324" w:rsidDel="007B4C11">
          <w:rPr>
            <w:rFonts w:ascii="Times New Roman" w:hAnsi="Times New Roman" w:cs="Times New Roman"/>
            <w:sz w:val="24"/>
            <w:szCs w:val="24"/>
            <w:lang w:val="en-GB"/>
          </w:rPr>
          <w:delText>ui</w:delText>
        </w:r>
      </w:del>
      <w:r w:rsidR="00835749" w:rsidRPr="00B06324">
        <w:rPr>
          <w:rFonts w:ascii="Times New Roman" w:hAnsi="Times New Roman" w:cs="Times New Roman"/>
          <w:sz w:val="24"/>
          <w:szCs w:val="24"/>
          <w:lang w:val="en-GB"/>
        </w:rPr>
        <w:t xml:space="preserve"> </w:t>
      </w:r>
      <w:ins w:id="134" w:author="Alexandru Uicoabă" w:date="2022-06-14T21:37:00Z">
        <w:r w:rsidR="007B4C11">
          <w:rPr>
            <w:rFonts w:ascii="Times New Roman" w:hAnsi="Times New Roman" w:cs="Times New Roman"/>
            <w:sz w:val="24"/>
            <w:szCs w:val="24"/>
            <w:lang w:val="en-GB"/>
          </w:rPr>
          <w:t>interfețe</w:t>
        </w:r>
      </w:ins>
      <w:del w:id="135" w:author="Alexandru Uicoabă" w:date="2022-06-14T21:37:00Z">
        <w:r w:rsidR="00835749" w:rsidRPr="00B06324" w:rsidDel="007B4C11">
          <w:rPr>
            <w:rFonts w:ascii="Times New Roman" w:hAnsi="Times New Roman" w:cs="Times New Roman"/>
            <w:sz w:val="24"/>
            <w:szCs w:val="24"/>
            <w:lang w:val="en-GB"/>
          </w:rPr>
          <w:delText xml:space="preserve">endpoint </w:delText>
        </w:r>
      </w:del>
      <w:r w:rsidR="00835749" w:rsidRPr="00B06324">
        <w:rPr>
          <w:rFonts w:ascii="Times New Roman" w:hAnsi="Times New Roman" w:cs="Times New Roman"/>
          <w:sz w:val="24"/>
          <w:szCs w:val="24"/>
          <w:lang w:val="en-GB"/>
        </w:rPr>
        <w:t xml:space="preserve">este alcătuit din toate informațiile colectate din mediu, necesare ulterior pentru luarea deciziei. </w:t>
      </w:r>
      <w:del w:id="136" w:author="Bogdan Dragulescu" w:date="2022-06-14T14:09:00Z">
        <w:r w:rsidR="00835749" w:rsidRPr="00B06324" w:rsidDel="00051758">
          <w:rPr>
            <w:rFonts w:ascii="Times New Roman" w:hAnsi="Times New Roman" w:cs="Times New Roman"/>
            <w:sz w:val="24"/>
            <w:szCs w:val="24"/>
            <w:lang w:val="en-GB"/>
          </w:rPr>
          <w:delText>Repsonse-</w:delText>
        </w:r>
        <w:r w:rsidR="00835749" w:rsidRPr="00B06324" w:rsidDel="00051758">
          <w:rPr>
            <w:rFonts w:ascii="Times New Roman" w:hAnsi="Times New Roman" w:cs="Times New Roman"/>
            <w:sz w:val="24"/>
            <w:szCs w:val="24"/>
            <w:lang w:val="en-GB"/>
          </w:rPr>
          <w:lastRenderedPageBreak/>
          <w:delText>ul</w:delText>
        </w:r>
      </w:del>
      <w:ins w:id="137" w:author="Bogdan Dragulescu" w:date="2022-06-14T14:09:00Z">
        <w:r w:rsidR="00051758">
          <w:rPr>
            <w:rFonts w:ascii="Times New Roman" w:hAnsi="Times New Roman" w:cs="Times New Roman"/>
            <w:sz w:val="24"/>
            <w:szCs w:val="24"/>
            <w:lang w:val="en-GB"/>
          </w:rPr>
          <w:t>R</w:t>
        </w:r>
        <w:r w:rsidR="00051758">
          <w:rPr>
            <w:rFonts w:ascii="Times New Roman" w:hAnsi="Times New Roman" w:cs="Times New Roman"/>
            <w:sz w:val="24"/>
            <w:szCs w:val="24"/>
          </w:rPr>
          <w:t>ăspunsul</w:t>
        </w:r>
      </w:ins>
      <w:r w:rsidR="00835749" w:rsidRPr="00B06324">
        <w:rPr>
          <w:rFonts w:ascii="Times New Roman" w:hAnsi="Times New Roman" w:cs="Times New Roman"/>
          <w:sz w:val="24"/>
          <w:szCs w:val="24"/>
          <w:lang w:val="en-GB"/>
        </w:rPr>
        <w:t xml:space="preserve"> </w:t>
      </w:r>
      <w:del w:id="138" w:author="Alexandru Uicoabă" w:date="2022-06-14T21:37:00Z">
        <w:r w:rsidR="00835749" w:rsidRPr="00B06324" w:rsidDel="007B4C11">
          <w:rPr>
            <w:rFonts w:ascii="Times New Roman" w:hAnsi="Times New Roman" w:cs="Times New Roman"/>
            <w:sz w:val="24"/>
            <w:szCs w:val="24"/>
            <w:lang w:val="en-GB"/>
          </w:rPr>
          <w:delText xml:space="preserve">endpointului </w:delText>
        </w:r>
      </w:del>
      <w:ins w:id="139" w:author="Alexandru Uicoabă" w:date="2022-06-14T21:37:00Z">
        <w:r w:rsidR="007B4C11">
          <w:rPr>
            <w:rFonts w:ascii="Times New Roman" w:hAnsi="Times New Roman" w:cs="Times New Roman"/>
            <w:sz w:val="24"/>
            <w:szCs w:val="24"/>
            <w:lang w:val="en-GB"/>
          </w:rPr>
          <w:t>inter</w:t>
        </w:r>
      </w:ins>
      <w:ins w:id="140" w:author="Alexandru Uicoabă" w:date="2022-06-14T21:38:00Z">
        <w:r w:rsidR="007B4C11">
          <w:rPr>
            <w:rFonts w:ascii="Times New Roman" w:hAnsi="Times New Roman" w:cs="Times New Roman"/>
            <w:sz w:val="24"/>
            <w:szCs w:val="24"/>
            <w:lang w:val="en-GB"/>
          </w:rPr>
          <w:t>feței</w:t>
        </w:r>
      </w:ins>
      <w:ins w:id="141" w:author="Alexandru Uicoabă" w:date="2022-06-14T21:37:00Z">
        <w:r w:rsidR="007B4C11" w:rsidRPr="00B06324">
          <w:rPr>
            <w:rFonts w:ascii="Times New Roman" w:hAnsi="Times New Roman" w:cs="Times New Roman"/>
            <w:sz w:val="24"/>
            <w:szCs w:val="24"/>
            <w:lang w:val="en-GB"/>
          </w:rPr>
          <w:t xml:space="preserve"> </w:t>
        </w:r>
      </w:ins>
      <w:r w:rsidR="00835749" w:rsidRPr="00B06324">
        <w:rPr>
          <w:rFonts w:ascii="Times New Roman" w:hAnsi="Times New Roman" w:cs="Times New Roman"/>
          <w:sz w:val="24"/>
          <w:szCs w:val="24"/>
          <w:lang w:val="en-GB"/>
        </w:rPr>
        <w:t xml:space="preserve">reprezintă decizia pe </w:t>
      </w:r>
      <w:commentRangeStart w:id="142"/>
      <w:commentRangeStart w:id="143"/>
      <w:commentRangeStart w:id="144"/>
      <w:r w:rsidR="00835749" w:rsidRPr="00B06324">
        <w:rPr>
          <w:rFonts w:ascii="Times New Roman" w:hAnsi="Times New Roman" w:cs="Times New Roman"/>
          <w:sz w:val="24"/>
          <w:szCs w:val="24"/>
          <w:lang w:val="en-GB"/>
        </w:rPr>
        <w:t xml:space="preserve">care </w:t>
      </w:r>
      <w:ins w:id="145" w:author="Alexandru Uicoabă" w:date="2022-06-14T21:54:00Z">
        <w:r w:rsidR="00964CFD">
          <w:rPr>
            <w:rFonts w:ascii="Times New Roman" w:hAnsi="Times New Roman" w:cs="Times New Roman"/>
            <w:sz w:val="24"/>
            <w:szCs w:val="24"/>
            <w:lang w:val="en-GB"/>
          </w:rPr>
          <w:t>K</w:t>
        </w:r>
      </w:ins>
      <w:ins w:id="146" w:author="Alexandru Uicoabă" w:date="2022-06-14T21:55:00Z">
        <w:r w:rsidR="00964CFD">
          <w:rPr>
            <w:rFonts w:ascii="Times New Roman" w:hAnsi="Times New Roman" w:cs="Times New Roman"/>
            <w:sz w:val="24"/>
            <w:szCs w:val="24"/>
            <w:lang w:val="en-GB"/>
          </w:rPr>
          <w:t>artul</w:t>
        </w:r>
      </w:ins>
      <w:del w:id="147" w:author="Alexandru Uicoabă" w:date="2022-06-14T21:54:00Z">
        <w:r w:rsidR="00835749" w:rsidRPr="00B06324" w:rsidDel="00964CFD">
          <w:rPr>
            <w:rFonts w:ascii="Times New Roman" w:hAnsi="Times New Roman" w:cs="Times New Roman"/>
            <w:sz w:val="24"/>
            <w:szCs w:val="24"/>
            <w:lang w:val="en-GB"/>
          </w:rPr>
          <w:delText xml:space="preserve">kartul </w:delText>
        </w:r>
      </w:del>
      <w:r w:rsidR="00835749" w:rsidRPr="00B06324">
        <w:rPr>
          <w:rFonts w:ascii="Times New Roman" w:hAnsi="Times New Roman" w:cs="Times New Roman"/>
          <w:sz w:val="24"/>
          <w:szCs w:val="24"/>
          <w:lang w:val="en-GB"/>
        </w:rPr>
        <w:t>o ia</w:t>
      </w:r>
      <w:commentRangeEnd w:id="142"/>
      <w:commentRangeEnd w:id="143"/>
      <w:commentRangeEnd w:id="144"/>
      <w:ins w:id="148" w:author="Alexandru Uicoabă" w:date="2022-06-14T21:55:00Z">
        <w:r w:rsidR="00964CFD">
          <w:rPr>
            <w:rFonts w:ascii="Times New Roman" w:hAnsi="Times New Roman" w:cs="Times New Roman"/>
            <w:sz w:val="24"/>
            <w:szCs w:val="24"/>
            <w:lang w:val="en-GB"/>
          </w:rPr>
          <w:t xml:space="preserve"> în pasul următor</w:t>
        </w:r>
      </w:ins>
      <w:r w:rsidR="00051758">
        <w:rPr>
          <w:rStyle w:val="Referincomentariu"/>
        </w:rPr>
        <w:commentReference w:id="142"/>
      </w:r>
      <w:r w:rsidR="00226031">
        <w:rPr>
          <w:rStyle w:val="Referincomentariu"/>
        </w:rPr>
        <w:commentReference w:id="143"/>
      </w:r>
      <w:r w:rsidR="00226031">
        <w:rPr>
          <w:rStyle w:val="Referincomentariu"/>
        </w:rPr>
        <w:commentReference w:id="144"/>
      </w:r>
      <w:r w:rsidR="00835749" w:rsidRPr="00B06324">
        <w:rPr>
          <w:rFonts w:ascii="Times New Roman" w:hAnsi="Times New Roman" w:cs="Times New Roman"/>
          <w:sz w:val="24"/>
          <w:szCs w:val="24"/>
          <w:lang w:val="en-GB"/>
        </w:rPr>
        <w:t xml:space="preserve">. Atât body-ul cât și </w:t>
      </w:r>
      <w:ins w:id="149" w:author="Alexandru Uicoabă" w:date="2022-06-14T21:38:00Z">
        <w:r w:rsidR="007B4C11">
          <w:rPr>
            <w:rFonts w:ascii="Times New Roman" w:hAnsi="Times New Roman" w:cs="Times New Roman"/>
            <w:sz w:val="24"/>
            <w:szCs w:val="24"/>
            <w:lang w:val="en-GB"/>
          </w:rPr>
          <w:t>răspunsul acestuia</w:t>
        </w:r>
      </w:ins>
      <w:del w:id="150" w:author="Alexandru Uicoabă" w:date="2022-06-14T21:38:00Z">
        <w:r w:rsidR="00835749" w:rsidRPr="00B06324" w:rsidDel="007B4C11">
          <w:rPr>
            <w:rFonts w:ascii="Times New Roman" w:hAnsi="Times New Roman" w:cs="Times New Roman"/>
            <w:sz w:val="24"/>
            <w:szCs w:val="24"/>
            <w:lang w:val="en-GB"/>
          </w:rPr>
          <w:delText xml:space="preserve">response-ul </w:delText>
        </w:r>
      </w:del>
      <w:r w:rsidR="00835749" w:rsidRPr="00B06324">
        <w:rPr>
          <w:rFonts w:ascii="Times New Roman" w:hAnsi="Times New Roman" w:cs="Times New Roman"/>
          <w:sz w:val="24"/>
          <w:szCs w:val="24"/>
          <w:lang w:val="en-GB"/>
        </w:rPr>
        <w:t>sunt sub formă de JSON.</w:t>
      </w:r>
    </w:p>
    <w:p w14:paraId="55CA62B5" w14:textId="5039AD4B" w:rsidR="00B06324" w:rsidRPr="00B06324" w:rsidRDefault="00835749" w:rsidP="00B06324">
      <w:pPr>
        <w:ind w:firstLine="720"/>
        <w:jc w:val="both"/>
        <w:rPr>
          <w:rFonts w:ascii="Times New Roman" w:hAnsi="Times New Roman" w:cs="Times New Roman"/>
          <w:sz w:val="24"/>
          <w:szCs w:val="24"/>
        </w:rPr>
      </w:pPr>
      <w:r w:rsidRPr="00B06324">
        <w:rPr>
          <w:rFonts w:ascii="Times New Roman" w:hAnsi="Times New Roman" w:cs="Times New Roman"/>
          <w:sz w:val="24"/>
          <w:szCs w:val="24"/>
          <w:lang w:val="en-GB"/>
        </w:rPr>
        <w:t>Aceast</w:t>
      </w:r>
      <w:r w:rsidRPr="00B06324">
        <w:rPr>
          <w:rFonts w:ascii="Times New Roman" w:hAnsi="Times New Roman" w:cs="Times New Roman"/>
          <w:sz w:val="24"/>
          <w:szCs w:val="24"/>
        </w:rPr>
        <w:t>ă componentă este folosită în ambele experimente, atât în cazul algoritmilor de machine learning nesupravegheați, cât și când vorbim de reinforcement learning.</w:t>
      </w:r>
    </w:p>
    <w:p w14:paraId="6720EF79" w14:textId="2F874ABF" w:rsidR="00A3605F" w:rsidRPr="00B06324" w:rsidRDefault="00A3605F" w:rsidP="00B06324">
      <w:pPr>
        <w:pStyle w:val="Titlu3"/>
        <w:rPr>
          <w:rFonts w:ascii="Times New Roman" w:hAnsi="Times New Roman" w:cs="Times New Roman"/>
          <w:b/>
          <w:bCs/>
          <w:color w:val="auto"/>
          <w:sz w:val="28"/>
          <w:szCs w:val="28"/>
          <w:lang w:val="en-GB"/>
        </w:rPr>
      </w:pPr>
      <w:bookmarkStart w:id="151" w:name="_Toc106049317"/>
      <w:r w:rsidRPr="00B06324">
        <w:rPr>
          <w:rFonts w:ascii="Times New Roman" w:hAnsi="Times New Roman" w:cs="Times New Roman"/>
          <w:b/>
          <w:bCs/>
          <w:color w:val="auto"/>
          <w:sz w:val="28"/>
          <w:szCs w:val="28"/>
          <w:lang w:val="en-GB"/>
        </w:rPr>
        <w:t>4.2.4 Sistemele de decizie implementate</w:t>
      </w:r>
      <w:bookmarkEnd w:id="151"/>
    </w:p>
    <w:p w14:paraId="744B500F" w14:textId="2FB15D04" w:rsidR="00B06324" w:rsidRDefault="00B06324" w:rsidP="00B06324">
      <w:pPr>
        <w:rPr>
          <w:lang w:val="en-GB"/>
        </w:rPr>
      </w:pPr>
    </w:p>
    <w:p w14:paraId="18504911" w14:textId="34105610" w:rsidR="00420EF2" w:rsidRPr="002C2E13" w:rsidRDefault="00420EF2" w:rsidP="002C2E13">
      <w:pPr>
        <w:jc w:val="both"/>
        <w:rPr>
          <w:rFonts w:ascii="Times New Roman" w:hAnsi="Times New Roman" w:cs="Times New Roman"/>
          <w:sz w:val="24"/>
          <w:szCs w:val="24"/>
          <w:lang w:val="en-GB"/>
        </w:rPr>
      </w:pPr>
      <w:r w:rsidRPr="002C2E13">
        <w:rPr>
          <w:rFonts w:ascii="Times New Roman" w:hAnsi="Times New Roman" w:cs="Times New Roman"/>
          <w:sz w:val="24"/>
          <w:szCs w:val="24"/>
          <w:lang w:val="en-GB"/>
        </w:rPr>
        <w:tab/>
      </w:r>
      <w:commentRangeStart w:id="152"/>
      <w:r w:rsidRPr="002C2E13">
        <w:rPr>
          <w:rFonts w:ascii="Times New Roman" w:hAnsi="Times New Roman" w:cs="Times New Roman"/>
          <w:sz w:val="24"/>
          <w:szCs w:val="24"/>
          <w:lang w:val="en-GB"/>
        </w:rPr>
        <w:t>În vederea realizării acestei teme de proiect</w:t>
      </w:r>
      <w:commentRangeEnd w:id="152"/>
      <w:r w:rsidR="00051758">
        <w:rPr>
          <w:rStyle w:val="Referincomentariu"/>
        </w:rPr>
        <w:commentReference w:id="152"/>
      </w:r>
      <w:r w:rsidRPr="002C2E13">
        <w:rPr>
          <w:rFonts w:ascii="Times New Roman" w:hAnsi="Times New Roman" w:cs="Times New Roman"/>
          <w:sz w:val="24"/>
          <w:szCs w:val="24"/>
          <w:lang w:val="en-GB"/>
        </w:rPr>
        <w:t>, se va realiza două experimente prin care un agent software, în cazul de fată un kart dintr-un mediu virtual, va învăța să conducă în mediul respectiv.</w:t>
      </w:r>
    </w:p>
    <w:p w14:paraId="71C2758E" w14:textId="188003C8" w:rsidR="00420EF2" w:rsidRPr="002C2E13" w:rsidRDefault="00420EF2" w:rsidP="002C2E13">
      <w:pPr>
        <w:jc w:val="both"/>
        <w:rPr>
          <w:rFonts w:ascii="Times New Roman" w:hAnsi="Times New Roman" w:cs="Times New Roman"/>
          <w:sz w:val="24"/>
          <w:szCs w:val="24"/>
        </w:rPr>
      </w:pPr>
      <w:r w:rsidRPr="002C2E13">
        <w:rPr>
          <w:rFonts w:ascii="Times New Roman" w:hAnsi="Times New Roman" w:cs="Times New Roman"/>
          <w:sz w:val="24"/>
          <w:szCs w:val="24"/>
          <w:lang w:val="en-GB"/>
        </w:rPr>
        <w:tab/>
      </w:r>
      <w:r w:rsidR="002C2E13" w:rsidRPr="002C2E13">
        <w:rPr>
          <w:rFonts w:ascii="Times New Roman" w:hAnsi="Times New Roman" w:cs="Times New Roman"/>
          <w:sz w:val="24"/>
          <w:szCs w:val="24"/>
          <w:lang w:val="en-GB"/>
        </w:rPr>
        <w:t>Cele două experimente vor folosi</w:t>
      </w:r>
      <w:del w:id="153" w:author="Bogdan Dragulescu" w:date="2022-06-14T14:11:00Z">
        <w:r w:rsidR="002C2E13" w:rsidRPr="002C2E13" w:rsidDel="00051758">
          <w:rPr>
            <w:rFonts w:ascii="Times New Roman" w:hAnsi="Times New Roman" w:cs="Times New Roman"/>
            <w:sz w:val="24"/>
            <w:szCs w:val="24"/>
            <w:lang w:val="en-GB"/>
          </w:rPr>
          <w:delText>i</w:delText>
        </w:r>
      </w:del>
      <w:r w:rsidR="002C2E13" w:rsidRPr="002C2E13">
        <w:rPr>
          <w:rFonts w:ascii="Times New Roman" w:hAnsi="Times New Roman" w:cs="Times New Roman"/>
          <w:sz w:val="24"/>
          <w:szCs w:val="24"/>
          <w:lang w:val="en-GB"/>
        </w:rPr>
        <w:t xml:space="preserve"> același circuit în mediul Unity,</w:t>
      </w:r>
      <w:ins w:id="154" w:author="Bogdan Dragulescu" w:date="2022-06-14T14:11:00Z">
        <w:r w:rsidR="00051758">
          <w:rPr>
            <w:rFonts w:ascii="Times New Roman" w:hAnsi="Times New Roman" w:cs="Times New Roman"/>
            <w:sz w:val="24"/>
            <w:szCs w:val="24"/>
            <w:lang w:val="en-GB"/>
          </w:rPr>
          <w:t xml:space="preserve"> </w:t>
        </w:r>
      </w:ins>
      <w:r w:rsidR="002C2E13" w:rsidRPr="002C2E13">
        <w:rPr>
          <w:rFonts w:ascii="Times New Roman" w:hAnsi="Times New Roman" w:cs="Times New Roman"/>
          <w:sz w:val="24"/>
          <w:szCs w:val="24"/>
          <w:lang w:val="en-GB"/>
        </w:rPr>
        <w:t>însă în primul experiment agentul va lua decizia folosind un model de machine learning supravegheat, prin intermediul a doi algoritmi:</w:t>
      </w:r>
      <w:r w:rsidR="002C2E13" w:rsidRPr="002C2E13">
        <w:rPr>
          <w:rFonts w:ascii="Times New Roman" w:hAnsi="Times New Roman" w:cs="Times New Roman"/>
          <w:sz w:val="24"/>
          <w:szCs w:val="24"/>
        </w:rPr>
        <w:t xml:space="preserve"> Random Forest și Decision Tree. În cel de-al doilea exemplu, agentul va învăța printr-o abordare de reinforcement learning prin recompense și penalizări.</w:t>
      </w:r>
    </w:p>
    <w:p w14:paraId="2D42DAD2" w14:textId="77777777" w:rsidR="00057BD6" w:rsidRPr="00B06324" w:rsidRDefault="00057BD6" w:rsidP="00B06324">
      <w:pPr>
        <w:rPr>
          <w:lang w:val="en-GB"/>
        </w:rPr>
      </w:pPr>
    </w:p>
    <w:p w14:paraId="4E55FECF" w14:textId="0AC5FA45" w:rsidR="00447C3D" w:rsidRPr="00B06324" w:rsidRDefault="00447C3D" w:rsidP="00B06324">
      <w:pPr>
        <w:pStyle w:val="Titlu4"/>
        <w:rPr>
          <w:rFonts w:ascii="Times New Roman" w:hAnsi="Times New Roman" w:cs="Times New Roman"/>
          <w:b/>
          <w:bCs/>
          <w:i w:val="0"/>
          <w:iCs w:val="0"/>
          <w:color w:val="auto"/>
          <w:sz w:val="28"/>
          <w:szCs w:val="28"/>
          <w:lang w:val="en-GB"/>
        </w:rPr>
      </w:pPr>
      <w:bookmarkStart w:id="155" w:name="_Toc106049318"/>
      <w:r w:rsidRPr="00B06324">
        <w:rPr>
          <w:rFonts w:ascii="Times New Roman" w:hAnsi="Times New Roman" w:cs="Times New Roman"/>
          <w:b/>
          <w:bCs/>
          <w:i w:val="0"/>
          <w:iCs w:val="0"/>
          <w:color w:val="auto"/>
          <w:sz w:val="28"/>
          <w:szCs w:val="28"/>
          <w:lang w:val="en-GB"/>
        </w:rPr>
        <w:t>4.2.4.1 Algoritmi sup</w:t>
      </w:r>
      <w:r w:rsidR="00867FA4" w:rsidRPr="00B06324">
        <w:rPr>
          <w:rFonts w:ascii="Times New Roman" w:hAnsi="Times New Roman" w:cs="Times New Roman"/>
          <w:b/>
          <w:bCs/>
          <w:i w:val="0"/>
          <w:iCs w:val="0"/>
          <w:color w:val="auto"/>
          <w:sz w:val="28"/>
          <w:szCs w:val="28"/>
          <w:lang w:val="en-GB"/>
        </w:rPr>
        <w:t>ravegheați</w:t>
      </w:r>
      <w:bookmarkEnd w:id="155"/>
    </w:p>
    <w:p w14:paraId="681EE621" w14:textId="77777777" w:rsidR="00B06324" w:rsidRPr="00B06324" w:rsidRDefault="00B06324" w:rsidP="00B06324">
      <w:pPr>
        <w:rPr>
          <w:lang w:val="en-GB"/>
        </w:rPr>
      </w:pPr>
    </w:p>
    <w:p w14:paraId="541D3A04" w14:textId="3091F500" w:rsidR="00447C3D" w:rsidRPr="000406FE" w:rsidRDefault="00447C3D" w:rsidP="000406FE">
      <w:pPr>
        <w:ind w:firstLine="720"/>
        <w:jc w:val="both"/>
        <w:rPr>
          <w:rFonts w:ascii="Times New Roman" w:hAnsi="Times New Roman" w:cs="Times New Roman"/>
          <w:sz w:val="24"/>
          <w:szCs w:val="24"/>
          <w:lang w:val="en-GB"/>
        </w:rPr>
      </w:pPr>
      <w:r w:rsidRPr="000406FE">
        <w:rPr>
          <w:rFonts w:ascii="Times New Roman" w:hAnsi="Times New Roman" w:cs="Times New Roman"/>
          <w:sz w:val="24"/>
          <w:szCs w:val="24"/>
          <w:lang w:val="en-GB"/>
        </w:rPr>
        <w:t>O primă categorie de algoritmi pentru învățare automată folosiți în acest experiment sunt cei de tip supervizați. Aceștia se bazează pe un set de date deja colectat din joc, asupra cărora se aplică procedeul de antrenare și validare.</w:t>
      </w:r>
    </w:p>
    <w:p w14:paraId="708A46D0" w14:textId="5B927B71" w:rsidR="002E362F" w:rsidRPr="000406FE" w:rsidRDefault="002E362F" w:rsidP="000406FE">
      <w:pPr>
        <w:ind w:firstLine="720"/>
        <w:jc w:val="both"/>
        <w:rPr>
          <w:rFonts w:ascii="Times New Roman" w:hAnsi="Times New Roman" w:cs="Times New Roman"/>
          <w:sz w:val="24"/>
          <w:szCs w:val="24"/>
          <w:lang w:val="en-GB"/>
        </w:rPr>
      </w:pPr>
      <w:r w:rsidRPr="000406FE">
        <w:rPr>
          <w:rFonts w:ascii="Times New Roman" w:hAnsi="Times New Roman" w:cs="Times New Roman"/>
          <w:sz w:val="24"/>
          <w:szCs w:val="24"/>
          <w:lang w:val="en-GB"/>
        </w:rPr>
        <w:t>Pentru obținerea acestui set de date, un utilizator parcurge traseul de circuit, alegând cel mai optim traseu. La fiecare episod, datele din interiorul mediului de Unity sunt salvate într-un fișier csv. După ce se completează câteva șcenarii, fișierele csv sunt fuzionate într-un singur fișier, asupra căruia se realizează operații de curățare.</w:t>
      </w:r>
    </w:p>
    <w:p w14:paraId="1D967A71" w14:textId="7E6AF100" w:rsidR="002E362F" w:rsidRDefault="002E362F" w:rsidP="000406FE">
      <w:pPr>
        <w:ind w:firstLine="720"/>
        <w:jc w:val="both"/>
        <w:rPr>
          <w:rFonts w:ascii="Times New Roman" w:hAnsi="Times New Roman" w:cs="Times New Roman"/>
          <w:sz w:val="24"/>
          <w:szCs w:val="24"/>
        </w:rPr>
      </w:pPr>
      <w:r w:rsidRPr="000406FE">
        <w:rPr>
          <w:rFonts w:ascii="Times New Roman" w:hAnsi="Times New Roman" w:cs="Times New Roman"/>
          <w:sz w:val="24"/>
          <w:szCs w:val="24"/>
          <w:lang w:val="en-GB"/>
        </w:rPr>
        <w:t xml:space="preserve">După ce s-a </w:t>
      </w:r>
      <w:r w:rsidR="004F420A" w:rsidRPr="000406FE">
        <w:rPr>
          <w:rFonts w:ascii="Times New Roman" w:hAnsi="Times New Roman" w:cs="Times New Roman"/>
          <w:sz w:val="24"/>
          <w:szCs w:val="24"/>
          <w:lang w:val="en-GB"/>
        </w:rPr>
        <w:t>realizat curățarea datelor, se aleg caracteristicile pentru algoritmul de machine learning. În acest caz, caracteristicile sunt următoarele:</w:t>
      </w:r>
      <w:r w:rsidR="004F420A" w:rsidRPr="000406FE">
        <w:rPr>
          <w:rFonts w:ascii="Times New Roman" w:hAnsi="Times New Roman" w:cs="Times New Roman"/>
          <w:sz w:val="24"/>
          <w:szCs w:val="24"/>
        </w:rPr>
        <w:t xml:space="preserve"> poziția kartului pe cele 3 axe(0x,0y și 0z), timpul din joc, direcția de deplasare a kartului, datele de la cei cinci senzori, starea jocului.</w:t>
      </w:r>
    </w:p>
    <w:p w14:paraId="67AC8C4D" w14:textId="77777777" w:rsidR="002C2E13" w:rsidRPr="000406FE" w:rsidRDefault="002C2E13" w:rsidP="000406FE">
      <w:pPr>
        <w:ind w:firstLine="720"/>
        <w:jc w:val="both"/>
        <w:rPr>
          <w:rFonts w:ascii="Times New Roman" w:hAnsi="Times New Roman" w:cs="Times New Roman"/>
          <w:sz w:val="24"/>
          <w:szCs w:val="24"/>
        </w:rPr>
      </w:pPr>
    </w:p>
    <w:p w14:paraId="4CE0C4C5" w14:textId="04EF49D2" w:rsidR="004F420A" w:rsidRPr="000406FE" w:rsidRDefault="004F420A" w:rsidP="000406FE">
      <w:pPr>
        <w:ind w:firstLine="720"/>
        <w:jc w:val="both"/>
        <w:rPr>
          <w:rFonts w:ascii="Times New Roman" w:hAnsi="Times New Roman" w:cs="Times New Roman"/>
          <w:sz w:val="24"/>
          <w:szCs w:val="24"/>
        </w:rPr>
      </w:pPr>
      <w:r w:rsidRPr="000406FE">
        <w:rPr>
          <w:rFonts w:ascii="Times New Roman" w:hAnsi="Times New Roman" w:cs="Times New Roman"/>
          <w:sz w:val="24"/>
          <w:szCs w:val="24"/>
        </w:rPr>
        <w:t xml:space="preserve">În exemplificarea experimentului, se vor folosii doi algorimti supravegheați, și anume </w:t>
      </w:r>
      <w:r w:rsidRPr="000406FE">
        <w:rPr>
          <w:rFonts w:ascii="Times New Roman" w:hAnsi="Times New Roman" w:cs="Times New Roman"/>
          <w:sz w:val="24"/>
          <w:szCs w:val="24"/>
          <w:lang w:val="en-GB"/>
        </w:rPr>
        <w:t xml:space="preserve"> Decision Tree </w:t>
      </w:r>
      <w:r w:rsidRPr="000406FE">
        <w:rPr>
          <w:rFonts w:ascii="Times New Roman" w:hAnsi="Times New Roman" w:cs="Times New Roman"/>
          <w:sz w:val="24"/>
          <w:szCs w:val="24"/>
        </w:rPr>
        <w:t xml:space="preserve">și </w:t>
      </w:r>
      <w:r w:rsidRPr="000406FE">
        <w:rPr>
          <w:rFonts w:ascii="Times New Roman" w:hAnsi="Times New Roman" w:cs="Times New Roman"/>
          <w:sz w:val="24"/>
          <w:szCs w:val="24"/>
          <w:lang w:val="en-GB"/>
        </w:rPr>
        <w:t>Random Forrest.</w:t>
      </w:r>
    </w:p>
    <w:p w14:paraId="00479E19" w14:textId="165CFE83" w:rsidR="00447C3D" w:rsidRPr="000406FE" w:rsidRDefault="004F420A" w:rsidP="000406FE">
      <w:pPr>
        <w:ind w:firstLine="720"/>
        <w:jc w:val="both"/>
        <w:rPr>
          <w:rFonts w:ascii="Times New Roman" w:hAnsi="Times New Roman" w:cs="Times New Roman"/>
          <w:sz w:val="24"/>
          <w:szCs w:val="24"/>
          <w:lang w:val="en-GB"/>
        </w:rPr>
      </w:pPr>
      <w:r w:rsidRPr="000406FE">
        <w:rPr>
          <w:rFonts w:ascii="Times New Roman" w:hAnsi="Times New Roman" w:cs="Times New Roman"/>
          <w:sz w:val="24"/>
          <w:szCs w:val="24"/>
        </w:rPr>
        <w:t xml:space="preserve">În cazul ambilor algoritmi, fiind vorba de algoritmi de machine learning supravegheați, setul de date </w:t>
      </w:r>
      <w:del w:id="156" w:author="Bogdan Dragulescu" w:date="2022-06-14T14:12:00Z">
        <w:r w:rsidRPr="000406FE" w:rsidDel="00051758">
          <w:rPr>
            <w:rFonts w:ascii="Times New Roman" w:hAnsi="Times New Roman" w:cs="Times New Roman"/>
            <w:sz w:val="24"/>
            <w:szCs w:val="24"/>
          </w:rPr>
          <w:delText>d</w:delText>
        </w:r>
      </w:del>
      <w:ins w:id="157" w:author="Bogdan Dragulescu" w:date="2022-06-14T14:12:00Z">
        <w:r w:rsidR="00051758">
          <w:rPr>
            <w:rFonts w:ascii="Times New Roman" w:hAnsi="Times New Roman" w:cs="Times New Roman"/>
            <w:sz w:val="24"/>
            <w:szCs w:val="24"/>
          </w:rPr>
          <w:t>s</w:t>
        </w:r>
      </w:ins>
      <w:r w:rsidRPr="000406FE">
        <w:rPr>
          <w:rFonts w:ascii="Times New Roman" w:hAnsi="Times New Roman" w:cs="Times New Roman"/>
          <w:sz w:val="24"/>
          <w:szCs w:val="24"/>
        </w:rPr>
        <w:t xml:space="preserve">e </w:t>
      </w:r>
      <w:r w:rsidR="00057BD6">
        <w:rPr>
          <w:rFonts w:ascii="Times New Roman" w:hAnsi="Times New Roman" w:cs="Times New Roman"/>
          <w:sz w:val="24"/>
          <w:szCs w:val="24"/>
        </w:rPr>
        <w:t>împ</w:t>
      </w:r>
      <w:r w:rsidRPr="000406FE">
        <w:rPr>
          <w:rFonts w:ascii="Times New Roman" w:hAnsi="Times New Roman" w:cs="Times New Roman"/>
          <w:sz w:val="24"/>
          <w:szCs w:val="24"/>
        </w:rPr>
        <w:t>a</w:t>
      </w:r>
      <w:r w:rsidR="00057BD6">
        <w:rPr>
          <w:rFonts w:ascii="Times New Roman" w:hAnsi="Times New Roman" w:cs="Times New Roman"/>
          <w:sz w:val="24"/>
          <w:szCs w:val="24"/>
        </w:rPr>
        <w:t>rt</w:t>
      </w:r>
      <w:r w:rsidRPr="000406FE">
        <w:rPr>
          <w:rFonts w:ascii="Times New Roman" w:hAnsi="Times New Roman" w:cs="Times New Roman"/>
          <w:sz w:val="24"/>
          <w:szCs w:val="24"/>
        </w:rPr>
        <w:t xml:space="preserve">e în date de antrenare și date de </w:t>
      </w:r>
      <w:r w:rsidR="00CA014D" w:rsidRPr="000406FE">
        <w:rPr>
          <w:rFonts w:ascii="Times New Roman" w:hAnsi="Times New Roman" w:cs="Times New Roman"/>
          <w:sz w:val="24"/>
          <w:szCs w:val="24"/>
        </w:rPr>
        <w:t xml:space="preserve">testare. În ambele cazuri s-a folosit un raport de 7 la 3.Din punct de vedere al acurateței al performanței modelului, se obține o valoare de </w:t>
      </w:r>
      <w:r w:rsidR="00057BD6">
        <w:rPr>
          <w:rFonts w:ascii="Times New Roman" w:hAnsi="Times New Roman" w:cs="Times New Roman"/>
          <w:sz w:val="24"/>
          <w:szCs w:val="24"/>
        </w:rPr>
        <w:t>83</w:t>
      </w:r>
      <w:r w:rsidR="00CA014D" w:rsidRPr="000406FE">
        <w:rPr>
          <w:rFonts w:ascii="Times New Roman" w:hAnsi="Times New Roman" w:cs="Times New Roman"/>
          <w:sz w:val="24"/>
          <w:szCs w:val="24"/>
        </w:rPr>
        <w:t>%, reprezentând precizia cu care modelul ia ace</w:t>
      </w:r>
      <w:ins w:id="158" w:author="Bogdan Dragulescu" w:date="2022-06-14T14:13:00Z">
        <w:r w:rsidR="00051758">
          <w:rPr>
            <w:rFonts w:ascii="Times New Roman" w:hAnsi="Times New Roman" w:cs="Times New Roman"/>
            <w:sz w:val="24"/>
            <w:szCs w:val="24"/>
          </w:rPr>
          <w:t>e</w:t>
        </w:r>
      </w:ins>
      <w:r w:rsidR="00CA014D" w:rsidRPr="000406FE">
        <w:rPr>
          <w:rFonts w:ascii="Times New Roman" w:hAnsi="Times New Roman" w:cs="Times New Roman"/>
          <w:sz w:val="24"/>
          <w:szCs w:val="24"/>
        </w:rPr>
        <w:t>ași decizi</w:t>
      </w:r>
      <w:del w:id="159" w:author="Bogdan Dragulescu" w:date="2022-06-14T14:13:00Z">
        <w:r w:rsidR="00CA014D" w:rsidRPr="000406FE" w:rsidDel="00051758">
          <w:rPr>
            <w:rFonts w:ascii="Times New Roman" w:hAnsi="Times New Roman" w:cs="Times New Roman"/>
            <w:sz w:val="24"/>
            <w:szCs w:val="24"/>
          </w:rPr>
          <w:delText>c</w:delText>
        </w:r>
      </w:del>
      <w:ins w:id="160" w:author="Bogdan Dragulescu" w:date="2022-06-14T14:13:00Z">
        <w:r w:rsidR="00051758">
          <w:rPr>
            <w:rFonts w:ascii="Times New Roman" w:hAnsi="Times New Roman" w:cs="Times New Roman"/>
            <w:sz w:val="24"/>
            <w:szCs w:val="24"/>
          </w:rPr>
          <w:t>e</w:t>
        </w:r>
      </w:ins>
      <w:r w:rsidR="00CA014D" w:rsidRPr="000406FE">
        <w:rPr>
          <w:rFonts w:ascii="Times New Roman" w:hAnsi="Times New Roman" w:cs="Times New Roman"/>
          <w:sz w:val="24"/>
          <w:szCs w:val="24"/>
        </w:rPr>
        <w:t xml:space="preserve"> cu utlizatorul uman.</w:t>
      </w:r>
    </w:p>
    <w:p w14:paraId="4942D625" w14:textId="618F5730" w:rsidR="002C2E13" w:rsidRDefault="00CA014D" w:rsidP="002C2E13">
      <w:pPr>
        <w:ind w:firstLine="720"/>
        <w:jc w:val="both"/>
        <w:rPr>
          <w:rFonts w:ascii="Times New Roman" w:hAnsi="Times New Roman" w:cs="Times New Roman"/>
          <w:sz w:val="24"/>
          <w:szCs w:val="24"/>
          <w:lang w:val="en-GB"/>
        </w:rPr>
      </w:pPr>
      <w:r w:rsidRPr="000406FE">
        <w:rPr>
          <w:rFonts w:ascii="Times New Roman" w:hAnsi="Times New Roman" w:cs="Times New Roman"/>
          <w:sz w:val="24"/>
          <w:szCs w:val="24"/>
          <w:lang w:val="en-GB"/>
        </w:rPr>
        <w:t>După ce s-a realizat cu success învățarea modelului, acesta a fost supus conducerii kartului în mai multe episoade.</w:t>
      </w:r>
    </w:p>
    <w:p w14:paraId="759181D9" w14:textId="209E9988" w:rsidR="00057BD6" w:rsidRPr="000406FE" w:rsidRDefault="00057BD6" w:rsidP="00057BD6">
      <w:pPr>
        <w:ind w:firstLine="720"/>
        <w:jc w:val="both"/>
        <w:rPr>
          <w:rFonts w:ascii="Times New Roman" w:hAnsi="Times New Roman" w:cs="Times New Roman"/>
          <w:sz w:val="24"/>
          <w:szCs w:val="24"/>
          <w:lang w:val="en-GB"/>
        </w:rPr>
      </w:pPr>
      <w:del w:id="161" w:author="Bogdan Dragulescu" w:date="2022-06-14T14:13:00Z">
        <w:r w:rsidRPr="000406FE" w:rsidDel="00051758">
          <w:rPr>
            <w:rFonts w:ascii="Times New Roman" w:hAnsi="Times New Roman" w:cs="Times New Roman"/>
            <w:sz w:val="24"/>
            <w:szCs w:val="24"/>
            <w:lang w:val="en-GB"/>
          </w:rPr>
          <w:delText>Flow</w:delText>
        </w:r>
      </w:del>
      <w:ins w:id="162" w:author="Bogdan Dragulescu" w:date="2022-06-14T14:13:00Z">
        <w:r w:rsidR="00051758">
          <w:rPr>
            <w:rFonts w:ascii="Times New Roman" w:hAnsi="Times New Roman" w:cs="Times New Roman"/>
            <w:sz w:val="24"/>
            <w:szCs w:val="24"/>
            <w:lang w:val="en-GB"/>
          </w:rPr>
          <w:t>Fluxu</w:t>
        </w:r>
      </w:ins>
      <w:ins w:id="163" w:author="Bogdan Dragulescu" w:date="2022-06-14T14:14:00Z">
        <w:r w:rsidR="00051758">
          <w:rPr>
            <w:rFonts w:ascii="Times New Roman" w:hAnsi="Times New Roman" w:cs="Times New Roman"/>
            <w:sz w:val="24"/>
            <w:szCs w:val="24"/>
            <w:lang w:val="en-GB"/>
          </w:rPr>
          <w:t>l</w:t>
        </w:r>
      </w:ins>
      <w:del w:id="164" w:author="Bogdan Dragulescu" w:date="2022-06-14T14:14:00Z">
        <w:r w:rsidRPr="000406FE" w:rsidDel="00051758">
          <w:rPr>
            <w:rFonts w:ascii="Times New Roman" w:hAnsi="Times New Roman" w:cs="Times New Roman"/>
            <w:sz w:val="24"/>
            <w:szCs w:val="24"/>
            <w:lang w:val="en-GB"/>
          </w:rPr>
          <w:delText>-ul</w:delText>
        </w:r>
      </w:del>
      <w:r w:rsidRPr="000406FE">
        <w:rPr>
          <w:rFonts w:ascii="Times New Roman" w:hAnsi="Times New Roman" w:cs="Times New Roman"/>
          <w:sz w:val="24"/>
          <w:szCs w:val="24"/>
          <w:lang w:val="en-GB"/>
        </w:rPr>
        <w:t xml:space="preserve"> de date este pre</w:t>
      </w:r>
      <w:ins w:id="165" w:author="Bogdan Dragulescu" w:date="2022-06-14T14:14:00Z">
        <w:r w:rsidR="00051758">
          <w:rPr>
            <w:rFonts w:ascii="Times New Roman" w:hAnsi="Times New Roman" w:cs="Times New Roman"/>
            <w:sz w:val="24"/>
            <w:szCs w:val="24"/>
            <w:lang w:val="en-GB"/>
          </w:rPr>
          <w:t>z</w:t>
        </w:r>
      </w:ins>
      <w:del w:id="166" w:author="Bogdan Dragulescu" w:date="2022-06-14T14:14:00Z">
        <w:r w:rsidRPr="000406FE" w:rsidDel="00051758">
          <w:rPr>
            <w:rFonts w:ascii="Times New Roman" w:hAnsi="Times New Roman" w:cs="Times New Roman"/>
            <w:sz w:val="24"/>
            <w:szCs w:val="24"/>
            <w:lang w:val="en-GB"/>
          </w:rPr>
          <w:delText>s</w:delText>
        </w:r>
      </w:del>
      <w:r w:rsidRPr="000406FE">
        <w:rPr>
          <w:rFonts w:ascii="Times New Roman" w:hAnsi="Times New Roman" w:cs="Times New Roman"/>
          <w:sz w:val="24"/>
          <w:szCs w:val="24"/>
          <w:lang w:val="en-GB"/>
        </w:rPr>
        <w:t>ent</w:t>
      </w:r>
      <w:ins w:id="167" w:author="Bogdan Dragulescu" w:date="2022-06-14T14:14:00Z">
        <w:r w:rsidR="00051758">
          <w:rPr>
            <w:rFonts w:ascii="Times New Roman" w:hAnsi="Times New Roman" w:cs="Times New Roman"/>
            <w:sz w:val="24"/>
            <w:szCs w:val="24"/>
            <w:lang w:val="en-GB"/>
          </w:rPr>
          <w:t>at</w:t>
        </w:r>
      </w:ins>
      <w:r w:rsidRPr="000406FE">
        <w:rPr>
          <w:rFonts w:ascii="Times New Roman" w:hAnsi="Times New Roman" w:cs="Times New Roman"/>
          <w:sz w:val="24"/>
          <w:szCs w:val="24"/>
          <w:lang w:val="en-GB"/>
        </w:rPr>
        <w:t xml:space="preserve"> și în figura de mai jos. După cum se poate observa, la fiecare </w:t>
      </w:r>
      <w:del w:id="168" w:author="Bogdan Dragulescu" w:date="2022-06-14T14:14:00Z">
        <w:r w:rsidRPr="000406FE" w:rsidDel="007B07A1">
          <w:rPr>
            <w:rFonts w:ascii="Times New Roman" w:hAnsi="Times New Roman" w:cs="Times New Roman"/>
            <w:sz w:val="24"/>
            <w:szCs w:val="24"/>
            <w:lang w:val="en-GB"/>
          </w:rPr>
          <w:delText xml:space="preserve">frame </w:delText>
        </w:r>
      </w:del>
      <w:ins w:id="169" w:author="Bogdan Dragulescu" w:date="2022-06-14T14:14:00Z">
        <w:r w:rsidR="007B07A1">
          <w:rPr>
            <w:rFonts w:ascii="Times New Roman" w:hAnsi="Times New Roman" w:cs="Times New Roman"/>
            <w:sz w:val="24"/>
            <w:szCs w:val="24"/>
            <w:lang w:val="en-GB"/>
          </w:rPr>
          <w:t>cadru</w:t>
        </w:r>
        <w:r w:rsidR="007B07A1" w:rsidRPr="000406FE">
          <w:rPr>
            <w:rFonts w:ascii="Times New Roman" w:hAnsi="Times New Roman" w:cs="Times New Roman"/>
            <w:sz w:val="24"/>
            <w:szCs w:val="24"/>
            <w:lang w:val="en-GB"/>
          </w:rPr>
          <w:t xml:space="preserve"> </w:t>
        </w:r>
      </w:ins>
      <w:r w:rsidRPr="000406FE">
        <w:rPr>
          <w:rFonts w:ascii="Times New Roman" w:hAnsi="Times New Roman" w:cs="Times New Roman"/>
          <w:sz w:val="24"/>
          <w:szCs w:val="24"/>
          <w:lang w:val="en-GB"/>
        </w:rPr>
        <w:t xml:space="preserve">din joc se trimit informațiile kartului înspre scriptul de FlaskAPI. Datele respective sunt folosite ca input pentru modelul de machine learning </w:t>
      </w:r>
      <w:del w:id="170" w:author="Bogdan Dragulescu" w:date="2022-06-14T14:14:00Z">
        <w:r w:rsidRPr="000406FE" w:rsidDel="007B07A1">
          <w:rPr>
            <w:rFonts w:ascii="Times New Roman" w:hAnsi="Times New Roman" w:cs="Times New Roman"/>
            <w:sz w:val="24"/>
            <w:szCs w:val="24"/>
            <w:lang w:val="en-GB"/>
          </w:rPr>
          <w:delText xml:space="preserve">deja </w:delText>
        </w:r>
      </w:del>
      <w:r w:rsidRPr="000406FE">
        <w:rPr>
          <w:rFonts w:ascii="Times New Roman" w:hAnsi="Times New Roman" w:cs="Times New Roman"/>
          <w:sz w:val="24"/>
          <w:szCs w:val="24"/>
          <w:lang w:val="en-GB"/>
        </w:rPr>
        <w:lastRenderedPageBreak/>
        <w:t>antrenat</w:t>
      </w:r>
      <w:ins w:id="171" w:author="Bogdan Dragulescu" w:date="2022-06-14T14:14:00Z">
        <w:r w:rsidR="007B07A1">
          <w:rPr>
            <w:rFonts w:ascii="Times New Roman" w:hAnsi="Times New Roman" w:cs="Times New Roman"/>
            <w:sz w:val="24"/>
            <w:szCs w:val="24"/>
            <w:lang w:val="en-GB"/>
          </w:rPr>
          <w:t xml:space="preserve"> în prealabil</w:t>
        </w:r>
      </w:ins>
      <w:r w:rsidRPr="000406FE">
        <w:rPr>
          <w:rFonts w:ascii="Times New Roman" w:hAnsi="Times New Roman" w:cs="Times New Roman"/>
          <w:sz w:val="24"/>
          <w:szCs w:val="24"/>
          <w:lang w:val="en-GB"/>
        </w:rPr>
        <w:t xml:space="preserve">, acesta furnizând decizia luată. Această decizie este reprezentată ca un număr întreg în intervalul 0-15. Această valoare se primește </w:t>
      </w:r>
      <w:ins w:id="172" w:author="Bogdan Dragulescu" w:date="2022-06-14T14:15:00Z">
        <w:r w:rsidR="007B07A1">
          <w:rPr>
            <w:rFonts w:ascii="Times New Roman" w:hAnsi="Times New Roman" w:cs="Times New Roman"/>
            <w:sz w:val="24"/>
            <w:szCs w:val="24"/>
            <w:lang w:val="en-GB"/>
          </w:rPr>
          <w:t>ca răspuns</w:t>
        </w:r>
      </w:ins>
      <w:del w:id="173" w:author="Bogdan Dragulescu" w:date="2022-06-14T14:15:00Z">
        <w:r w:rsidRPr="000406FE" w:rsidDel="007B07A1">
          <w:rPr>
            <w:rFonts w:ascii="Times New Roman" w:hAnsi="Times New Roman" w:cs="Times New Roman"/>
            <w:sz w:val="24"/>
            <w:szCs w:val="24"/>
            <w:lang w:val="en-GB"/>
          </w:rPr>
          <w:delText xml:space="preserve">pe response </w:delText>
        </w:r>
      </w:del>
      <w:r w:rsidRPr="000406FE">
        <w:rPr>
          <w:rFonts w:ascii="Times New Roman" w:hAnsi="Times New Roman" w:cs="Times New Roman"/>
          <w:sz w:val="24"/>
          <w:szCs w:val="24"/>
          <w:lang w:val="en-GB"/>
        </w:rPr>
        <w:t>în Unity, unde este mapată pe 4 valori booleane, una pentru fiecare direcție. Pe baza acestora, se trimite comanda cu care kartul continuă deplasarea.</w:t>
      </w:r>
    </w:p>
    <w:p w14:paraId="352A37F4" w14:textId="77777777" w:rsidR="00057BD6" w:rsidRPr="000406FE" w:rsidRDefault="00057BD6" w:rsidP="00057BD6">
      <w:pPr>
        <w:ind w:firstLine="720"/>
        <w:jc w:val="both"/>
        <w:rPr>
          <w:rFonts w:ascii="Times New Roman" w:hAnsi="Times New Roman" w:cs="Times New Roman"/>
          <w:sz w:val="24"/>
          <w:szCs w:val="24"/>
          <w:lang w:val="en-GB"/>
        </w:rPr>
      </w:pPr>
      <w:r w:rsidRPr="000406FE">
        <w:rPr>
          <w:rFonts w:ascii="Times New Roman" w:hAnsi="Times New Roman" w:cs="Times New Roman"/>
          <w:sz w:val="24"/>
          <w:szCs w:val="24"/>
          <w:lang w:val="en-GB"/>
        </w:rPr>
        <w:t xml:space="preserve">Acești pași sunt repetați până în momentul în care kartul trece prin cele trei checkpoint-uri sau până în momentul în care expiră timpul. </w:t>
      </w:r>
    </w:p>
    <w:p w14:paraId="11689E67" w14:textId="77777777" w:rsidR="00057BD6" w:rsidRDefault="00057BD6" w:rsidP="000406FE">
      <w:pPr>
        <w:ind w:firstLine="720"/>
        <w:jc w:val="both"/>
        <w:rPr>
          <w:rFonts w:ascii="Times New Roman" w:hAnsi="Times New Roman" w:cs="Times New Roman"/>
          <w:sz w:val="24"/>
          <w:szCs w:val="24"/>
          <w:lang w:val="en-GB"/>
        </w:rPr>
      </w:pPr>
    </w:p>
    <w:p w14:paraId="486409E4" w14:textId="1062B65F" w:rsidR="00057BD6" w:rsidRDefault="00057BD6" w:rsidP="0044504F">
      <w:pPr>
        <w:ind w:firstLine="720"/>
        <w:jc w:val="center"/>
        <w:rPr>
          <w:rFonts w:ascii="Times New Roman" w:hAnsi="Times New Roman" w:cs="Times New Roman"/>
          <w:sz w:val="24"/>
          <w:szCs w:val="24"/>
          <w:lang w:val="en-GB"/>
        </w:rPr>
      </w:pPr>
      <w:r w:rsidRPr="00966B00">
        <w:rPr>
          <w:noProof/>
          <w:lang w:val="en-GB"/>
        </w:rPr>
        <w:drawing>
          <wp:inline distT="0" distB="0" distL="0" distR="0" wp14:anchorId="60C103D3" wp14:editId="648D00C0">
            <wp:extent cx="4038019" cy="4031309"/>
            <wp:effectExtent l="0" t="0" r="635" b="762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42285" cy="4035568"/>
                    </a:xfrm>
                    <a:prstGeom prst="rect">
                      <a:avLst/>
                    </a:prstGeom>
                  </pic:spPr>
                </pic:pic>
              </a:graphicData>
            </a:graphic>
          </wp:inline>
        </w:drawing>
      </w:r>
    </w:p>
    <w:p w14:paraId="35FB0E37" w14:textId="746E1A26" w:rsidR="0044504F" w:rsidRDefault="0044504F" w:rsidP="002C2E13">
      <w:pPr>
        <w:ind w:firstLine="720"/>
        <w:jc w:val="both"/>
        <w:rPr>
          <w:rFonts w:ascii="Times New Roman" w:hAnsi="Times New Roman" w:cs="Times New Roman"/>
          <w:sz w:val="24"/>
          <w:szCs w:val="24"/>
          <w:lang w:val="en-GB"/>
        </w:rPr>
      </w:pPr>
    </w:p>
    <w:p w14:paraId="3EEE0B5B" w14:textId="77777777" w:rsidR="0044504F" w:rsidRPr="000406FE" w:rsidRDefault="0044504F" w:rsidP="002C2E13">
      <w:pPr>
        <w:ind w:firstLine="720"/>
        <w:jc w:val="both"/>
        <w:rPr>
          <w:rFonts w:ascii="Times New Roman" w:hAnsi="Times New Roman" w:cs="Times New Roman"/>
          <w:sz w:val="24"/>
          <w:szCs w:val="24"/>
          <w:lang w:val="en-GB"/>
        </w:rPr>
      </w:pPr>
    </w:p>
    <w:p w14:paraId="6B73A38B" w14:textId="19DA03AA" w:rsidR="00447C3D" w:rsidRPr="00B06324" w:rsidRDefault="00447C3D" w:rsidP="00B06324">
      <w:pPr>
        <w:pStyle w:val="Titlu4"/>
        <w:rPr>
          <w:rFonts w:ascii="Times New Roman" w:hAnsi="Times New Roman" w:cs="Times New Roman"/>
          <w:b/>
          <w:bCs/>
          <w:i w:val="0"/>
          <w:iCs w:val="0"/>
          <w:color w:val="auto"/>
          <w:sz w:val="28"/>
          <w:szCs w:val="28"/>
          <w:lang w:val="en-GB"/>
        </w:rPr>
      </w:pPr>
      <w:r>
        <w:rPr>
          <w:lang w:val="en-GB"/>
        </w:rPr>
        <w:tab/>
      </w:r>
      <w:bookmarkStart w:id="174" w:name="_Toc106049319"/>
      <w:r w:rsidRPr="00B06324">
        <w:rPr>
          <w:rFonts w:ascii="Times New Roman" w:hAnsi="Times New Roman" w:cs="Times New Roman"/>
          <w:b/>
          <w:bCs/>
          <w:i w:val="0"/>
          <w:iCs w:val="0"/>
          <w:color w:val="auto"/>
          <w:sz w:val="28"/>
          <w:szCs w:val="28"/>
          <w:lang w:val="en-GB"/>
        </w:rPr>
        <w:t xml:space="preserve">4.2.4.2 </w:t>
      </w:r>
      <w:r w:rsidR="00F17778" w:rsidRPr="00B06324">
        <w:rPr>
          <w:rFonts w:ascii="Times New Roman" w:hAnsi="Times New Roman" w:cs="Times New Roman"/>
          <w:b/>
          <w:bCs/>
          <w:i w:val="0"/>
          <w:iCs w:val="0"/>
          <w:color w:val="auto"/>
          <w:sz w:val="28"/>
          <w:szCs w:val="28"/>
          <w:lang w:val="en-GB"/>
        </w:rPr>
        <w:t>Reinforcement Learning</w:t>
      </w:r>
      <w:bookmarkEnd w:id="174"/>
    </w:p>
    <w:p w14:paraId="22BCAD73" w14:textId="77777777" w:rsidR="00B06324" w:rsidRPr="00B06324" w:rsidRDefault="00B06324" w:rsidP="00B06324">
      <w:pPr>
        <w:rPr>
          <w:lang w:val="en-GB"/>
        </w:rPr>
      </w:pPr>
    </w:p>
    <w:p w14:paraId="235CF85A" w14:textId="607EBE99" w:rsidR="00551EE1" w:rsidRPr="000406FE" w:rsidRDefault="00551EE1" w:rsidP="000406FE">
      <w:pPr>
        <w:jc w:val="both"/>
        <w:rPr>
          <w:rFonts w:ascii="Times New Roman" w:hAnsi="Times New Roman" w:cs="Times New Roman"/>
          <w:sz w:val="24"/>
          <w:szCs w:val="24"/>
          <w:lang w:val="en-GB"/>
        </w:rPr>
      </w:pPr>
      <w:r>
        <w:rPr>
          <w:lang w:val="en-GB"/>
        </w:rPr>
        <w:tab/>
      </w:r>
      <w:r w:rsidRPr="000406FE">
        <w:rPr>
          <w:rFonts w:ascii="Times New Roman" w:hAnsi="Times New Roman" w:cs="Times New Roman"/>
          <w:sz w:val="24"/>
          <w:szCs w:val="24"/>
          <w:lang w:val="en-GB"/>
        </w:rPr>
        <w:t xml:space="preserve">Pentru învățarea agentului folosind tehnici de machine learning de tip reinforcement learning, este nevoie de folosirea altor </w:t>
      </w:r>
      <w:del w:id="175" w:author="Alexandru Uicoabă" w:date="2022-06-14T21:43:00Z">
        <w:r w:rsidRPr="000406FE" w:rsidDel="0025176D">
          <w:rPr>
            <w:rFonts w:ascii="Times New Roman" w:hAnsi="Times New Roman" w:cs="Times New Roman"/>
            <w:sz w:val="24"/>
            <w:szCs w:val="24"/>
            <w:lang w:val="en-GB"/>
          </w:rPr>
          <w:delText>endpoint-uri</w:delText>
        </w:r>
      </w:del>
      <w:ins w:id="176" w:author="Alexandru Uicoabă" w:date="2022-06-14T21:43:00Z">
        <w:r w:rsidR="0025176D">
          <w:rPr>
            <w:rFonts w:ascii="Times New Roman" w:hAnsi="Times New Roman" w:cs="Times New Roman"/>
            <w:sz w:val="24"/>
            <w:szCs w:val="24"/>
            <w:lang w:val="en-GB"/>
          </w:rPr>
          <w:t>interfețe</w:t>
        </w:r>
      </w:ins>
      <w:r w:rsidRPr="000406FE">
        <w:rPr>
          <w:rFonts w:ascii="Times New Roman" w:hAnsi="Times New Roman" w:cs="Times New Roman"/>
          <w:sz w:val="24"/>
          <w:szCs w:val="24"/>
          <w:lang w:val="en-GB"/>
        </w:rPr>
        <w:t xml:space="preserve"> din scriptul Flask API și de crearea mediului de antrenare de tip </w:t>
      </w:r>
      <w:r w:rsidRPr="007B07A1">
        <w:rPr>
          <w:rFonts w:ascii="Times New Roman" w:hAnsi="Times New Roman" w:cs="Times New Roman"/>
          <w:i/>
          <w:iCs/>
          <w:sz w:val="24"/>
          <w:szCs w:val="24"/>
          <w:lang w:val="en-GB"/>
          <w:rPrChange w:id="177" w:author="Bogdan Dragulescu" w:date="2022-06-14T14:15:00Z">
            <w:rPr>
              <w:rFonts w:ascii="Times New Roman" w:hAnsi="Times New Roman" w:cs="Times New Roman"/>
              <w:sz w:val="24"/>
              <w:szCs w:val="24"/>
              <w:lang w:val="en-GB"/>
            </w:rPr>
          </w:rPrChange>
        </w:rPr>
        <w:t>OpenAi gym</w:t>
      </w:r>
      <w:r w:rsidRPr="000406FE">
        <w:rPr>
          <w:rFonts w:ascii="Times New Roman" w:hAnsi="Times New Roman" w:cs="Times New Roman"/>
          <w:sz w:val="24"/>
          <w:szCs w:val="24"/>
          <w:lang w:val="en-GB"/>
        </w:rPr>
        <w:t>.</w:t>
      </w:r>
    </w:p>
    <w:p w14:paraId="403A38C5" w14:textId="55346A5F" w:rsidR="00551EE1" w:rsidRPr="00F038DD" w:rsidRDefault="00551EE1" w:rsidP="000406FE">
      <w:pPr>
        <w:jc w:val="both"/>
        <w:rPr>
          <w:rFonts w:ascii="Times New Roman" w:hAnsi="Times New Roman" w:cs="Times New Roman"/>
          <w:sz w:val="24"/>
          <w:szCs w:val="24"/>
          <w:lang w:val="en-GB"/>
        </w:rPr>
      </w:pPr>
      <w:r w:rsidRPr="000406FE">
        <w:rPr>
          <w:rFonts w:ascii="Times New Roman" w:hAnsi="Times New Roman" w:cs="Times New Roman"/>
          <w:sz w:val="24"/>
          <w:szCs w:val="24"/>
          <w:lang w:val="en-GB"/>
        </w:rPr>
        <w:tab/>
        <w:t>Pentru realizarea mediului de antrenare, s-a realizat o structură de foldere având următoarea formă.</w:t>
      </w:r>
      <w:r w:rsidR="00F038DD">
        <w:rPr>
          <w:rFonts w:ascii="Times New Roman" w:hAnsi="Times New Roman" w:cs="Times New Roman"/>
          <w:sz w:val="24"/>
          <w:szCs w:val="24"/>
          <w:lang w:val="en-GB"/>
        </w:rPr>
        <w:t xml:space="preserve"> Pe lângă fișierul custom_env.py care conține implementarea modelului de reinforcement learnin</w:t>
      </w:r>
      <w:ins w:id="178" w:author="Bogdan Dragulescu" w:date="2022-06-14T14:15:00Z">
        <w:r w:rsidR="007B07A1">
          <w:rPr>
            <w:rFonts w:ascii="Times New Roman" w:hAnsi="Times New Roman" w:cs="Times New Roman"/>
            <w:sz w:val="24"/>
            <w:szCs w:val="24"/>
            <w:lang w:val="en-GB"/>
          </w:rPr>
          <w:t>g</w:t>
        </w:r>
      </w:ins>
      <w:r w:rsidR="00F038DD">
        <w:rPr>
          <w:rFonts w:ascii="Times New Roman" w:hAnsi="Times New Roman" w:cs="Times New Roman"/>
          <w:sz w:val="24"/>
          <w:szCs w:val="24"/>
          <w:lang w:val="en-GB"/>
        </w:rPr>
        <w:t xml:space="preserve">, avem nevoie de câteva fișiere de configurare cu numele </w:t>
      </w:r>
      <w:r w:rsidR="00F038DD">
        <w:rPr>
          <w:rFonts w:ascii="Times New Roman" w:hAnsi="Times New Roman" w:cs="Times New Roman"/>
          <w:i/>
          <w:iCs/>
          <w:sz w:val="24"/>
          <w:szCs w:val="24"/>
          <w:lang w:val="en-GB"/>
        </w:rPr>
        <w:t>__init__.py</w:t>
      </w:r>
      <w:r w:rsidR="00F038DD">
        <w:rPr>
          <w:rFonts w:ascii="Times New Roman" w:hAnsi="Times New Roman" w:cs="Times New Roman"/>
          <w:sz w:val="24"/>
          <w:szCs w:val="24"/>
          <w:lang w:val="en-GB"/>
        </w:rPr>
        <w:t xml:space="preserve"> și de fișierul </w:t>
      </w:r>
      <w:r w:rsidR="00F038DD">
        <w:rPr>
          <w:rFonts w:ascii="Times New Roman" w:hAnsi="Times New Roman" w:cs="Times New Roman"/>
          <w:i/>
          <w:iCs/>
          <w:sz w:val="24"/>
          <w:szCs w:val="24"/>
          <w:lang w:val="en-GB"/>
        </w:rPr>
        <w:t xml:space="preserve">setup.py. </w:t>
      </w:r>
      <w:r w:rsidR="00F038DD">
        <w:rPr>
          <w:rFonts w:ascii="Times New Roman" w:hAnsi="Times New Roman" w:cs="Times New Roman"/>
          <w:sz w:val="24"/>
          <w:szCs w:val="24"/>
          <w:lang w:val="en-GB"/>
        </w:rPr>
        <w:t xml:space="preserve"> De asemenea, mai avem nevoie și de fișierul </w:t>
      </w:r>
      <w:r w:rsidR="00F038DD" w:rsidRPr="00F038DD">
        <w:rPr>
          <w:rFonts w:ascii="Times New Roman" w:hAnsi="Times New Roman" w:cs="Times New Roman"/>
          <w:i/>
          <w:iCs/>
          <w:sz w:val="24"/>
          <w:szCs w:val="24"/>
          <w:lang w:val="en-GB"/>
        </w:rPr>
        <w:t>main.py</w:t>
      </w:r>
      <w:r w:rsidR="00F038DD">
        <w:rPr>
          <w:rFonts w:ascii="Times New Roman" w:hAnsi="Times New Roman" w:cs="Times New Roman"/>
          <w:i/>
          <w:iCs/>
          <w:sz w:val="24"/>
          <w:szCs w:val="24"/>
          <w:lang w:val="en-GB"/>
        </w:rPr>
        <w:t xml:space="preserve"> </w:t>
      </w:r>
      <w:r w:rsidR="00F038DD">
        <w:rPr>
          <w:rFonts w:ascii="Times New Roman" w:hAnsi="Times New Roman" w:cs="Times New Roman"/>
          <w:sz w:val="24"/>
          <w:szCs w:val="24"/>
          <w:lang w:val="en-GB"/>
        </w:rPr>
        <w:t xml:space="preserve"> în care se defines</w:t>
      </w:r>
      <w:ins w:id="179" w:author="Bogdan Dragulescu" w:date="2022-06-14T14:16:00Z">
        <w:r w:rsidR="007B07A1">
          <w:rPr>
            <w:rFonts w:ascii="Times New Roman" w:hAnsi="Times New Roman" w:cs="Times New Roman"/>
            <w:sz w:val="24"/>
            <w:szCs w:val="24"/>
            <w:lang w:val="en-GB"/>
          </w:rPr>
          <w:t>c</w:t>
        </w:r>
      </w:ins>
      <w:r w:rsidR="00F038DD">
        <w:rPr>
          <w:rFonts w:ascii="Times New Roman" w:hAnsi="Times New Roman" w:cs="Times New Roman"/>
          <w:sz w:val="24"/>
          <w:szCs w:val="24"/>
          <w:lang w:val="en-GB"/>
        </w:rPr>
        <w:t xml:space="preserve"> mai mulți parem</w:t>
      </w:r>
      <w:ins w:id="180" w:author="Bogdan Dragulescu" w:date="2022-06-14T14:16:00Z">
        <w:r w:rsidR="007B07A1">
          <w:rPr>
            <w:rFonts w:ascii="Times New Roman" w:hAnsi="Times New Roman" w:cs="Times New Roman"/>
            <w:sz w:val="24"/>
            <w:szCs w:val="24"/>
            <w:lang w:val="en-GB"/>
          </w:rPr>
          <w:t>e</w:t>
        </w:r>
      </w:ins>
      <w:r w:rsidR="00F038DD">
        <w:rPr>
          <w:rFonts w:ascii="Times New Roman" w:hAnsi="Times New Roman" w:cs="Times New Roman"/>
          <w:sz w:val="24"/>
          <w:szCs w:val="24"/>
          <w:lang w:val="en-GB"/>
        </w:rPr>
        <w:t>tri</w:t>
      </w:r>
      <w:del w:id="181" w:author="Bogdan Dragulescu" w:date="2022-06-14T14:16:00Z">
        <w:r w:rsidR="00F038DD" w:rsidDel="007B07A1">
          <w:rPr>
            <w:rFonts w:ascii="Times New Roman" w:hAnsi="Times New Roman" w:cs="Times New Roman"/>
            <w:sz w:val="24"/>
            <w:szCs w:val="24"/>
            <w:lang w:val="en-GB"/>
          </w:rPr>
          <w:delText>i</w:delText>
        </w:r>
      </w:del>
      <w:r w:rsidR="00F038DD">
        <w:rPr>
          <w:rFonts w:ascii="Times New Roman" w:hAnsi="Times New Roman" w:cs="Times New Roman"/>
          <w:sz w:val="24"/>
          <w:szCs w:val="24"/>
          <w:lang w:val="en-GB"/>
        </w:rPr>
        <w:t>, cum ar fi de exemplu numărul de episoade.</w:t>
      </w:r>
    </w:p>
    <w:p w14:paraId="4D2E4F52" w14:textId="47BDA5DC" w:rsidR="00F038DD" w:rsidRDefault="00F038DD" w:rsidP="00F038DD">
      <w:pPr>
        <w:jc w:val="center"/>
        <w:rPr>
          <w:rFonts w:ascii="Times New Roman" w:hAnsi="Times New Roman" w:cs="Times New Roman"/>
          <w:sz w:val="24"/>
          <w:szCs w:val="24"/>
          <w:lang w:val="en-GB"/>
        </w:rPr>
      </w:pPr>
      <w:r w:rsidRPr="00F038DD">
        <w:rPr>
          <w:rFonts w:ascii="Times New Roman" w:hAnsi="Times New Roman" w:cs="Times New Roman"/>
          <w:noProof/>
          <w:sz w:val="24"/>
          <w:szCs w:val="24"/>
          <w:lang w:val="en-GB"/>
        </w:rPr>
        <w:lastRenderedPageBreak/>
        <w:drawing>
          <wp:inline distT="0" distB="0" distL="0" distR="0" wp14:anchorId="4F539181" wp14:editId="01D3659F">
            <wp:extent cx="2674408" cy="2000250"/>
            <wp:effectExtent l="0" t="0" r="0" b="0"/>
            <wp:docPr id="11" name="Imagine 11"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ine 11" descr="O imagine care conține text&#10;&#10;Descriere generată automat"/>
                    <pic:cNvPicPr/>
                  </pic:nvPicPr>
                  <pic:blipFill>
                    <a:blip r:embed="rId19"/>
                    <a:stretch>
                      <a:fillRect/>
                    </a:stretch>
                  </pic:blipFill>
                  <pic:spPr>
                    <a:xfrm>
                      <a:off x="0" y="0"/>
                      <a:ext cx="2677629" cy="2002659"/>
                    </a:xfrm>
                    <a:prstGeom prst="rect">
                      <a:avLst/>
                    </a:prstGeom>
                  </pic:spPr>
                </pic:pic>
              </a:graphicData>
            </a:graphic>
          </wp:inline>
        </w:drawing>
      </w:r>
    </w:p>
    <w:p w14:paraId="11BDF839" w14:textId="34C093EB" w:rsidR="00F038DD" w:rsidRDefault="00F038DD" w:rsidP="000406FE">
      <w:pPr>
        <w:jc w:val="both"/>
        <w:rPr>
          <w:noProof/>
          <w:lang w:val="en-GB"/>
        </w:rPr>
      </w:pPr>
      <w:r>
        <w:rPr>
          <w:rFonts w:ascii="Times New Roman" w:hAnsi="Times New Roman" w:cs="Times New Roman"/>
          <w:sz w:val="24"/>
          <w:szCs w:val="24"/>
          <w:lang w:val="en-GB"/>
        </w:rPr>
        <w:tab/>
      </w:r>
      <w:del w:id="182" w:author="Bogdan Dragulescu" w:date="2022-06-14T14:16:00Z">
        <w:r w:rsidDel="007B07A1">
          <w:rPr>
            <w:rFonts w:ascii="Times New Roman" w:hAnsi="Times New Roman" w:cs="Times New Roman"/>
            <w:sz w:val="24"/>
            <w:szCs w:val="24"/>
            <w:lang w:val="en-GB"/>
          </w:rPr>
          <w:delText>Flow-ul</w:delText>
        </w:r>
      </w:del>
      <w:ins w:id="183" w:author="Bogdan Dragulescu" w:date="2022-06-14T14:16:00Z">
        <w:r w:rsidR="007B07A1">
          <w:rPr>
            <w:rFonts w:ascii="Times New Roman" w:hAnsi="Times New Roman" w:cs="Times New Roman"/>
            <w:sz w:val="24"/>
            <w:szCs w:val="24"/>
            <w:lang w:val="en-GB"/>
          </w:rPr>
          <w:t>Fluxul</w:t>
        </w:r>
      </w:ins>
      <w:r>
        <w:rPr>
          <w:rFonts w:ascii="Times New Roman" w:hAnsi="Times New Roman" w:cs="Times New Roman"/>
          <w:sz w:val="24"/>
          <w:szCs w:val="24"/>
          <w:lang w:val="en-GB"/>
        </w:rPr>
        <w:t xml:space="preserve"> de date de la jocul din unity, până la scriptul în python de legătură, ajungând la scriptul de reinforcement learning se poate observa ân figura de mai jos.</w:t>
      </w:r>
      <w:r w:rsidRPr="00F038DD">
        <w:rPr>
          <w:noProof/>
          <w:lang w:val="en-GB"/>
        </w:rPr>
        <w:t xml:space="preserve"> </w:t>
      </w:r>
    </w:p>
    <w:p w14:paraId="5190D125" w14:textId="5031635E" w:rsidR="00F038DD" w:rsidRPr="000406FE" w:rsidRDefault="00F038DD" w:rsidP="00F038DD">
      <w:pPr>
        <w:jc w:val="center"/>
        <w:rPr>
          <w:rFonts w:ascii="Times New Roman" w:hAnsi="Times New Roman" w:cs="Times New Roman"/>
          <w:sz w:val="24"/>
          <w:szCs w:val="24"/>
          <w:lang w:val="en-GB"/>
        </w:rPr>
      </w:pPr>
      <w:r w:rsidRPr="00966B00">
        <w:rPr>
          <w:noProof/>
          <w:lang w:val="en-GB"/>
        </w:rPr>
        <w:drawing>
          <wp:inline distT="0" distB="0" distL="0" distR="0" wp14:anchorId="0B5B99A0" wp14:editId="72E689DD">
            <wp:extent cx="4067175" cy="3877019"/>
            <wp:effectExtent l="0" t="0" r="0" b="9525"/>
            <wp:docPr id="3" name="Imagine 3" descr="O imagine care conține text, monitor, captură de ecran, negru&#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ine 3" descr="O imagine care conține text, monitor, captură de ecran, negru&#10;&#10;Descriere generată automat"/>
                    <pic:cNvPicPr/>
                  </pic:nvPicPr>
                  <pic:blipFill>
                    <a:blip r:embed="rId20"/>
                    <a:stretch>
                      <a:fillRect/>
                    </a:stretch>
                  </pic:blipFill>
                  <pic:spPr>
                    <a:xfrm>
                      <a:off x="0" y="0"/>
                      <a:ext cx="4081378" cy="3890558"/>
                    </a:xfrm>
                    <a:prstGeom prst="rect">
                      <a:avLst/>
                    </a:prstGeom>
                  </pic:spPr>
                </pic:pic>
              </a:graphicData>
            </a:graphic>
          </wp:inline>
        </w:drawing>
      </w:r>
    </w:p>
    <w:p w14:paraId="1481087F" w14:textId="04F76ECF" w:rsidR="00523F6A" w:rsidRDefault="00523F6A" w:rsidP="00F920BE">
      <w:pPr>
        <w:rPr>
          <w:lang w:val="en-GB"/>
        </w:rPr>
      </w:pPr>
      <w:r>
        <w:rPr>
          <w:lang w:val="en-GB"/>
        </w:rPr>
        <w:tab/>
      </w:r>
    </w:p>
    <w:p w14:paraId="03E3F5C6" w14:textId="07CF96D6" w:rsidR="00D72512" w:rsidRDefault="00D72512" w:rsidP="00F920BE">
      <w:pPr>
        <w:rPr>
          <w:lang w:val="en-GB"/>
        </w:rPr>
      </w:pPr>
      <w:r>
        <w:rPr>
          <w:lang w:val="en-GB"/>
        </w:rPr>
        <w:tab/>
        <w:t>Diferența față de abordarea cu machine learning supravegheat o reprezintă scriptul de reinforcement learning</w:t>
      </w:r>
      <w:r w:rsidR="00523F6A">
        <w:rPr>
          <w:lang w:val="en-GB"/>
        </w:rPr>
        <w:tab/>
      </w:r>
      <w:r>
        <w:rPr>
          <w:lang w:val="en-GB"/>
        </w:rPr>
        <w:t xml:space="preserve">în care se face învățarea agentului pe durata a unor mai multe </w:t>
      </w:r>
      <w:del w:id="184" w:author="Bogdan Dragulescu" w:date="2022-06-14T14:17:00Z">
        <w:r w:rsidDel="007B07A1">
          <w:rPr>
            <w:lang w:val="en-GB"/>
          </w:rPr>
          <w:delText>episoade</w:delText>
        </w:r>
      </w:del>
      <w:ins w:id="185" w:author="Bogdan Dragulescu" w:date="2022-06-14T14:17:00Z">
        <w:r w:rsidR="007B07A1">
          <w:rPr>
            <w:lang w:val="en-GB"/>
          </w:rPr>
          <w:t>recompe</w:t>
        </w:r>
      </w:ins>
      <w:r>
        <w:rPr>
          <w:lang w:val="en-GB"/>
        </w:rPr>
        <w:t>.</w:t>
      </w:r>
    </w:p>
    <w:p w14:paraId="76FC9E30" w14:textId="59D2B7D9" w:rsidR="00523F6A" w:rsidRPr="00D72512" w:rsidRDefault="00523F6A" w:rsidP="00F920BE">
      <w:pPr>
        <w:rPr>
          <w:rFonts w:ascii="Times New Roman" w:hAnsi="Times New Roman" w:cs="Times New Roman"/>
          <w:b/>
          <w:bCs/>
          <w:sz w:val="24"/>
          <w:szCs w:val="24"/>
          <w:lang w:val="en-GB"/>
        </w:rPr>
      </w:pPr>
      <w:r w:rsidRPr="00D72512">
        <w:rPr>
          <w:rFonts w:ascii="Times New Roman" w:hAnsi="Times New Roman" w:cs="Times New Roman"/>
          <w:b/>
          <w:bCs/>
          <w:sz w:val="24"/>
          <w:szCs w:val="24"/>
          <w:lang w:val="en-GB"/>
        </w:rPr>
        <w:t>Recompense și Penalizări</w:t>
      </w:r>
    </w:p>
    <w:p w14:paraId="55A53C4A" w14:textId="151B5194" w:rsidR="00523F6A" w:rsidRPr="000406FE" w:rsidRDefault="00523F6A" w:rsidP="000406FE">
      <w:pPr>
        <w:rPr>
          <w:rFonts w:ascii="Times New Roman" w:hAnsi="Times New Roman" w:cs="Times New Roman"/>
          <w:sz w:val="24"/>
          <w:szCs w:val="24"/>
          <w:lang w:val="en-GB"/>
        </w:rPr>
      </w:pPr>
      <w:r>
        <w:rPr>
          <w:lang w:val="en-GB"/>
        </w:rPr>
        <w:tab/>
      </w:r>
      <w:r w:rsidRPr="000406FE">
        <w:rPr>
          <w:rFonts w:ascii="Times New Roman" w:hAnsi="Times New Roman" w:cs="Times New Roman"/>
          <w:sz w:val="24"/>
          <w:szCs w:val="24"/>
          <w:lang w:val="en-GB"/>
        </w:rPr>
        <w:t>Modul în care agentul învată</w:t>
      </w:r>
      <w:r w:rsidR="00D72512">
        <w:rPr>
          <w:rFonts w:ascii="Times New Roman" w:hAnsi="Times New Roman" w:cs="Times New Roman"/>
          <w:sz w:val="24"/>
          <w:szCs w:val="24"/>
          <w:lang w:val="en-GB"/>
        </w:rPr>
        <w:t xml:space="preserve"> folosind </w:t>
      </w:r>
      <w:r w:rsidRPr="000406FE">
        <w:rPr>
          <w:rFonts w:ascii="Times New Roman" w:hAnsi="Times New Roman" w:cs="Times New Roman"/>
          <w:sz w:val="24"/>
          <w:szCs w:val="24"/>
          <w:lang w:val="en-GB"/>
        </w:rPr>
        <w:t>algoritmi</w:t>
      </w:r>
      <w:r w:rsidR="00D72512">
        <w:rPr>
          <w:rFonts w:ascii="Times New Roman" w:hAnsi="Times New Roman" w:cs="Times New Roman"/>
          <w:sz w:val="24"/>
          <w:szCs w:val="24"/>
          <w:lang w:val="en-GB"/>
        </w:rPr>
        <w:t xml:space="preserve"> </w:t>
      </w:r>
      <w:r w:rsidRPr="000406FE">
        <w:rPr>
          <w:rFonts w:ascii="Times New Roman" w:hAnsi="Times New Roman" w:cs="Times New Roman"/>
          <w:sz w:val="24"/>
          <w:szCs w:val="24"/>
          <w:lang w:val="en-GB"/>
        </w:rPr>
        <w:t xml:space="preserve">de reinforcement learning este prin intermediul unor recompense, </w:t>
      </w:r>
      <w:del w:id="186" w:author="Bogdan Dragulescu" w:date="2022-06-14T14:17:00Z">
        <w:r w:rsidRPr="000406FE" w:rsidDel="007B07A1">
          <w:rPr>
            <w:rFonts w:ascii="Times New Roman" w:hAnsi="Times New Roman" w:cs="Times New Roman"/>
            <w:sz w:val="24"/>
            <w:szCs w:val="24"/>
            <w:lang w:val="en-GB"/>
          </w:rPr>
          <w:delText>respectiv</w:delText>
        </w:r>
      </w:del>
      <w:ins w:id="187" w:author="Bogdan Dragulescu" w:date="2022-06-14T14:17:00Z">
        <w:r w:rsidR="007B07A1">
          <w:rPr>
            <w:rFonts w:ascii="Times New Roman" w:hAnsi="Times New Roman" w:cs="Times New Roman"/>
            <w:sz w:val="24"/>
            <w:szCs w:val="24"/>
            <w:lang w:val="en-GB"/>
          </w:rPr>
          <w:t>recompense</w:t>
        </w:r>
      </w:ins>
      <w:r w:rsidRPr="000406FE">
        <w:rPr>
          <w:rFonts w:ascii="Times New Roman" w:hAnsi="Times New Roman" w:cs="Times New Roman"/>
          <w:sz w:val="24"/>
          <w:szCs w:val="24"/>
          <w:lang w:val="en-GB"/>
        </w:rPr>
        <w:t xml:space="preserve"> a unor penalizări. Dacă agentul performează bine, acesta primește o recompense pozitivă, iar în cazul în care se abate de la ținta lui, acesta primește o penalizare. </w:t>
      </w:r>
      <w:r w:rsidR="00D46087" w:rsidRPr="000406FE">
        <w:rPr>
          <w:rFonts w:ascii="Times New Roman" w:hAnsi="Times New Roman" w:cs="Times New Roman"/>
          <w:sz w:val="24"/>
          <w:szCs w:val="24"/>
          <w:lang w:val="en-GB"/>
        </w:rPr>
        <w:t xml:space="preserve"> În cazul de față, calcularea </w:t>
      </w:r>
      <w:del w:id="188" w:author="Bogdan Dragulescu" w:date="2022-06-14T14:17:00Z">
        <w:r w:rsidR="00D46087" w:rsidRPr="000406FE" w:rsidDel="007B07A1">
          <w:rPr>
            <w:rFonts w:ascii="Times New Roman" w:hAnsi="Times New Roman" w:cs="Times New Roman"/>
            <w:sz w:val="24"/>
            <w:szCs w:val="24"/>
            <w:lang w:val="en-GB"/>
          </w:rPr>
          <w:delText>recompensei</w:delText>
        </w:r>
      </w:del>
      <w:ins w:id="189" w:author="Bogdan Dragulescu" w:date="2022-06-14T14:17:00Z">
        <w:r w:rsidR="007B07A1">
          <w:rPr>
            <w:rFonts w:ascii="Times New Roman" w:hAnsi="Times New Roman" w:cs="Times New Roman"/>
            <w:sz w:val="24"/>
            <w:szCs w:val="24"/>
            <w:lang w:val="en-GB"/>
          </w:rPr>
          <w:t xml:space="preserve">recompense </w:t>
        </w:r>
      </w:ins>
      <w:r w:rsidR="00D46087" w:rsidRPr="000406FE">
        <w:rPr>
          <w:rFonts w:ascii="Times New Roman" w:hAnsi="Times New Roman" w:cs="Times New Roman"/>
          <w:sz w:val="24"/>
          <w:szCs w:val="24"/>
          <w:lang w:val="en-GB"/>
        </w:rPr>
        <w:t xml:space="preserve">/ </w:t>
      </w:r>
      <w:r w:rsidR="00D46087" w:rsidRPr="000406FE">
        <w:rPr>
          <w:rFonts w:ascii="Times New Roman" w:hAnsi="Times New Roman" w:cs="Times New Roman"/>
          <w:sz w:val="24"/>
          <w:szCs w:val="24"/>
          <w:lang w:val="en-GB"/>
        </w:rPr>
        <w:lastRenderedPageBreak/>
        <w:t xml:space="preserve">penalizării se face în funcția </w:t>
      </w:r>
      <w:r w:rsidR="00D46087" w:rsidRPr="000406FE">
        <w:rPr>
          <w:rFonts w:ascii="Times New Roman" w:hAnsi="Times New Roman" w:cs="Times New Roman"/>
          <w:i/>
          <w:iCs/>
          <w:sz w:val="24"/>
          <w:szCs w:val="24"/>
          <w:lang w:val="en-GB"/>
        </w:rPr>
        <w:t>__step__</w:t>
      </w:r>
      <w:r w:rsidR="00D46087" w:rsidRPr="000406FE">
        <w:rPr>
          <w:rFonts w:ascii="Times New Roman" w:hAnsi="Times New Roman" w:cs="Times New Roman"/>
          <w:sz w:val="24"/>
          <w:szCs w:val="24"/>
          <w:lang w:val="en-GB"/>
        </w:rPr>
        <w:t>, unde se observă comportamentul agentului după ce acesta a luat o anumită decizie în pasul anterior.</w:t>
      </w:r>
    </w:p>
    <w:p w14:paraId="2C91176A" w14:textId="070AE8FD" w:rsidR="00293F11" w:rsidRPr="000406FE" w:rsidRDefault="00293F11" w:rsidP="000406FE">
      <w:pPr>
        <w:rPr>
          <w:rFonts w:ascii="Times New Roman" w:hAnsi="Times New Roman" w:cs="Times New Roman"/>
          <w:sz w:val="24"/>
          <w:szCs w:val="24"/>
          <w:lang w:val="en-GB"/>
        </w:rPr>
      </w:pPr>
      <w:r w:rsidRPr="000406FE">
        <w:rPr>
          <w:rFonts w:ascii="Times New Roman" w:hAnsi="Times New Roman" w:cs="Times New Roman"/>
          <w:sz w:val="24"/>
          <w:szCs w:val="24"/>
          <w:lang w:val="en-GB"/>
        </w:rPr>
        <w:tab/>
        <w:t>O primă recompensă pe care agentul o primește este dată de direcția de deplasare. Dacă acesta merge în direcția de deplasare a circuitului, atunci agentul primește o recompense de +100. În caz contrar, dacă acesta stă pe loc sau dacă se deplasează în direcția opusă, acesta primește o penalizare de -5000.</w:t>
      </w:r>
    </w:p>
    <w:p w14:paraId="2CD4628D" w14:textId="38CDCC5D" w:rsidR="00BF7280" w:rsidRDefault="003A1227" w:rsidP="000406FE">
      <w:pPr>
        <w:rPr>
          <w:ins w:id="190" w:author="Alexandru Uicoabă" w:date="2022-06-14T21:50:00Z"/>
          <w:rFonts w:ascii="Times New Roman" w:hAnsi="Times New Roman" w:cs="Times New Roman"/>
          <w:sz w:val="24"/>
          <w:szCs w:val="24"/>
          <w:lang w:val="en-GB"/>
        </w:rPr>
      </w:pPr>
      <w:r w:rsidRPr="000406FE">
        <w:rPr>
          <w:rFonts w:ascii="Times New Roman" w:hAnsi="Times New Roman" w:cs="Times New Roman"/>
          <w:sz w:val="24"/>
          <w:szCs w:val="24"/>
          <w:lang w:val="en-GB"/>
        </w:rPr>
        <w:tab/>
      </w:r>
      <w:commentRangeStart w:id="191"/>
      <w:commentRangeStart w:id="192"/>
      <w:commentRangeStart w:id="193"/>
      <w:r w:rsidRPr="000406FE">
        <w:rPr>
          <w:rFonts w:ascii="Times New Roman" w:hAnsi="Times New Roman" w:cs="Times New Roman"/>
          <w:sz w:val="24"/>
          <w:szCs w:val="24"/>
          <w:lang w:val="en-GB"/>
        </w:rPr>
        <w:t xml:space="preserve">O altă recompensă este dată de distanța până la un obiect, în cazul de față a parapetului, a celor cinci senzori frontali. </w:t>
      </w:r>
      <w:ins w:id="194" w:author="Alexandru Uicoabă" w:date="2022-06-14T21:44:00Z">
        <w:r w:rsidR="00E41687">
          <w:rPr>
            <w:rFonts w:ascii="Times New Roman" w:hAnsi="Times New Roman" w:cs="Times New Roman"/>
            <w:sz w:val="24"/>
            <w:szCs w:val="24"/>
            <w:lang w:val="en-GB"/>
          </w:rPr>
          <w:t xml:space="preserve">Penalizările pot fi </w:t>
        </w:r>
      </w:ins>
      <w:ins w:id="195" w:author="Alexandru Uicoabă" w:date="2022-06-14T21:45:00Z">
        <w:r w:rsidR="00E41687">
          <w:rPr>
            <w:rFonts w:ascii="Times New Roman" w:hAnsi="Times New Roman" w:cs="Times New Roman"/>
            <w:sz w:val="24"/>
            <w:szCs w:val="24"/>
            <w:lang w:val="en-GB"/>
          </w:rPr>
          <w:t>observate și în Tabelul 1.</w:t>
        </w:r>
      </w:ins>
      <w:del w:id="196" w:author="Alexandru Uicoabă" w:date="2022-06-14T21:44:00Z">
        <w:r w:rsidRPr="000406FE" w:rsidDel="00E41687">
          <w:rPr>
            <w:rFonts w:ascii="Times New Roman" w:hAnsi="Times New Roman" w:cs="Times New Roman"/>
            <w:sz w:val="24"/>
            <w:szCs w:val="24"/>
            <w:lang w:val="en-GB"/>
          </w:rPr>
          <w:delText xml:space="preserve">În cazul în care distanța de la sensor este mai mare sau egală cu 5, atunci agentul primește o recompense +10. Dacă distanța este între 2.5 și 5, atunci se dă o penalizare de -50. Pentru cazul în care distanța este între 2.5 și 1, agentul este penalizat cu -1000. Un ultim caz, în care distanța este mai mica decât 1, atunci agentul primește o penalizare mai mare, având valoarea de -5000. </w:delText>
        </w:r>
      </w:del>
      <w:r w:rsidRPr="000406FE">
        <w:rPr>
          <w:rFonts w:ascii="Times New Roman" w:hAnsi="Times New Roman" w:cs="Times New Roman"/>
          <w:sz w:val="24"/>
          <w:szCs w:val="24"/>
          <w:lang w:val="en-GB"/>
        </w:rPr>
        <w:t>Ace</w:t>
      </w:r>
      <w:r w:rsidR="00BF7280" w:rsidRPr="000406FE">
        <w:rPr>
          <w:rFonts w:ascii="Times New Roman" w:hAnsi="Times New Roman" w:cs="Times New Roman"/>
          <w:sz w:val="24"/>
          <w:szCs w:val="24"/>
          <w:lang w:val="en-GB"/>
        </w:rPr>
        <w:t>ste penalizări/recompense se dau pe fiecare senzor independent.</w:t>
      </w:r>
      <w:commentRangeEnd w:id="191"/>
      <w:r w:rsidR="007B07A1">
        <w:rPr>
          <w:rStyle w:val="Referincomentariu"/>
        </w:rPr>
        <w:commentReference w:id="191"/>
      </w:r>
      <w:commentRangeEnd w:id="192"/>
      <w:r w:rsidR="00F4686D">
        <w:rPr>
          <w:rStyle w:val="Referincomentariu"/>
        </w:rPr>
        <w:commentReference w:id="192"/>
      </w:r>
      <w:commentRangeEnd w:id="193"/>
      <w:r w:rsidR="00F4686D">
        <w:rPr>
          <w:rStyle w:val="Referincomentariu"/>
        </w:rPr>
        <w:commentReference w:id="193"/>
      </w:r>
    </w:p>
    <w:p w14:paraId="4A25CB2D" w14:textId="3498C00B" w:rsidR="00696CDA" w:rsidRPr="00696CDA" w:rsidRDefault="00696CDA" w:rsidP="00696CDA">
      <w:pPr>
        <w:jc w:val="center"/>
        <w:rPr>
          <w:ins w:id="197" w:author="Alexandru Uicoabă" w:date="2022-06-14T21:45:00Z"/>
          <w:rFonts w:ascii="Times New Roman" w:hAnsi="Times New Roman" w:cs="Times New Roman"/>
          <w:sz w:val="24"/>
          <w:szCs w:val="24"/>
          <w:rPrChange w:id="198" w:author="Alexandru Uicoabă" w:date="2022-06-14T21:50:00Z">
            <w:rPr>
              <w:ins w:id="199" w:author="Alexandru Uicoabă" w:date="2022-06-14T21:45:00Z"/>
              <w:rFonts w:ascii="Times New Roman" w:hAnsi="Times New Roman" w:cs="Times New Roman"/>
              <w:sz w:val="24"/>
              <w:szCs w:val="24"/>
              <w:lang w:val="en-GB"/>
            </w:rPr>
          </w:rPrChange>
        </w:rPr>
        <w:pPrChange w:id="200" w:author="Alexandru Uicoabă" w:date="2022-06-14T21:50:00Z">
          <w:pPr/>
        </w:pPrChange>
      </w:pPr>
      <w:ins w:id="201" w:author="Alexandru Uicoabă" w:date="2022-06-14T21:50:00Z">
        <w:r>
          <w:rPr>
            <w:rFonts w:ascii="Times New Roman" w:hAnsi="Times New Roman" w:cs="Times New Roman"/>
            <w:sz w:val="24"/>
            <w:szCs w:val="24"/>
            <w:lang w:val="en-GB"/>
          </w:rPr>
          <w:t xml:space="preserve">Tabelul 1. Recompensele </w:t>
        </w:r>
        <w:r>
          <w:rPr>
            <w:rFonts w:ascii="Times New Roman" w:hAnsi="Times New Roman" w:cs="Times New Roman"/>
            <w:sz w:val="24"/>
            <w:szCs w:val="24"/>
          </w:rPr>
          <w:t>în funție de distanța până la un obstacol</w:t>
        </w:r>
      </w:ins>
    </w:p>
    <w:tbl>
      <w:tblPr>
        <w:tblStyle w:val="Tabelgril"/>
        <w:tblW w:w="0" w:type="auto"/>
        <w:tblLook w:val="04A0" w:firstRow="1" w:lastRow="0" w:firstColumn="1" w:lastColumn="0" w:noHBand="0" w:noVBand="1"/>
      </w:tblPr>
      <w:tblGrid>
        <w:gridCol w:w="4508"/>
        <w:gridCol w:w="4508"/>
      </w:tblGrid>
      <w:tr w:rsidR="00E41687" w14:paraId="1419EA51" w14:textId="77777777" w:rsidTr="00E41687">
        <w:trPr>
          <w:ins w:id="202" w:author="Alexandru Uicoabă" w:date="2022-06-14T21:46:00Z"/>
        </w:trPr>
        <w:tc>
          <w:tcPr>
            <w:tcW w:w="4508" w:type="dxa"/>
          </w:tcPr>
          <w:p w14:paraId="6CBEFEC1" w14:textId="79541FDA" w:rsidR="00E41687" w:rsidRDefault="00E41687" w:rsidP="000406FE">
            <w:pPr>
              <w:rPr>
                <w:ins w:id="203" w:author="Alexandru Uicoabă" w:date="2022-06-14T21:46:00Z"/>
                <w:rFonts w:ascii="Times New Roman" w:hAnsi="Times New Roman" w:cs="Times New Roman"/>
                <w:sz w:val="24"/>
                <w:szCs w:val="24"/>
                <w:lang w:val="en-GB"/>
              </w:rPr>
            </w:pPr>
            <w:ins w:id="204" w:author="Alexandru Uicoabă" w:date="2022-06-14T21:46:00Z">
              <w:r>
                <w:rPr>
                  <w:rFonts w:ascii="Times New Roman" w:hAnsi="Times New Roman" w:cs="Times New Roman"/>
                  <w:sz w:val="24"/>
                  <w:szCs w:val="24"/>
                  <w:lang w:val="en-GB"/>
                </w:rPr>
                <w:t>Distanța până la obstacol</w:t>
              </w:r>
            </w:ins>
          </w:p>
        </w:tc>
        <w:tc>
          <w:tcPr>
            <w:tcW w:w="4508" w:type="dxa"/>
          </w:tcPr>
          <w:p w14:paraId="7640195D" w14:textId="2C72AD0E" w:rsidR="00E41687" w:rsidRDefault="00E41687" w:rsidP="000406FE">
            <w:pPr>
              <w:rPr>
                <w:ins w:id="205" w:author="Alexandru Uicoabă" w:date="2022-06-14T21:46:00Z"/>
                <w:rFonts w:ascii="Times New Roman" w:hAnsi="Times New Roman" w:cs="Times New Roman"/>
                <w:sz w:val="24"/>
                <w:szCs w:val="24"/>
                <w:lang w:val="en-GB"/>
              </w:rPr>
            </w:pPr>
            <w:ins w:id="206" w:author="Alexandru Uicoabă" w:date="2022-06-14T21:47:00Z">
              <w:r>
                <w:rPr>
                  <w:rFonts w:ascii="Times New Roman" w:hAnsi="Times New Roman" w:cs="Times New Roman"/>
                  <w:sz w:val="24"/>
                  <w:szCs w:val="24"/>
                  <w:lang w:val="en-GB"/>
                </w:rPr>
                <w:t>Recompensa</w:t>
              </w:r>
            </w:ins>
          </w:p>
        </w:tc>
      </w:tr>
      <w:tr w:rsidR="00E41687" w14:paraId="5F42DE3F" w14:textId="77777777" w:rsidTr="00E41687">
        <w:trPr>
          <w:ins w:id="207" w:author="Alexandru Uicoabă" w:date="2022-06-14T21:46:00Z"/>
        </w:trPr>
        <w:tc>
          <w:tcPr>
            <w:tcW w:w="4508" w:type="dxa"/>
          </w:tcPr>
          <w:p w14:paraId="413EDDB2" w14:textId="6193116B" w:rsidR="00E41687" w:rsidRDefault="00E41687" w:rsidP="00E41687">
            <w:pPr>
              <w:jc w:val="center"/>
              <w:rPr>
                <w:ins w:id="208" w:author="Alexandru Uicoabă" w:date="2022-06-14T21:46:00Z"/>
                <w:rFonts w:ascii="Times New Roman" w:hAnsi="Times New Roman" w:cs="Times New Roman"/>
                <w:sz w:val="24"/>
                <w:szCs w:val="24"/>
                <w:lang w:val="en-GB"/>
              </w:rPr>
              <w:pPrChange w:id="209" w:author="Alexandru Uicoabă" w:date="2022-06-14T21:47:00Z">
                <w:pPr/>
              </w:pPrChange>
            </w:pPr>
            <w:ins w:id="210" w:author="Alexandru Uicoabă" w:date="2022-06-14T21:47:00Z">
              <w:r>
                <w:rPr>
                  <w:rFonts w:ascii="Times New Roman" w:hAnsi="Times New Roman" w:cs="Times New Roman"/>
                  <w:sz w:val="24"/>
                  <w:szCs w:val="24"/>
                  <w:lang w:val="en-GB"/>
                </w:rPr>
                <w:t>dis &gt;= 5</w:t>
              </w:r>
            </w:ins>
          </w:p>
        </w:tc>
        <w:tc>
          <w:tcPr>
            <w:tcW w:w="4508" w:type="dxa"/>
          </w:tcPr>
          <w:p w14:paraId="23CBDF51" w14:textId="54DF8D18" w:rsidR="00E41687" w:rsidRDefault="00696CDA" w:rsidP="00511DA5">
            <w:pPr>
              <w:jc w:val="center"/>
              <w:rPr>
                <w:ins w:id="211" w:author="Alexandru Uicoabă" w:date="2022-06-14T21:46:00Z"/>
                <w:rFonts w:ascii="Times New Roman" w:hAnsi="Times New Roman" w:cs="Times New Roman"/>
                <w:sz w:val="24"/>
                <w:szCs w:val="24"/>
                <w:lang w:val="en-GB"/>
              </w:rPr>
              <w:pPrChange w:id="212" w:author="Alexandru Uicoabă" w:date="2022-06-14T21:50:00Z">
                <w:pPr/>
              </w:pPrChange>
            </w:pPr>
            <w:ins w:id="213" w:author="Alexandru Uicoabă" w:date="2022-06-14T21:49:00Z">
              <w:r>
                <w:rPr>
                  <w:rFonts w:ascii="Times New Roman" w:hAnsi="Times New Roman" w:cs="Times New Roman"/>
                  <w:sz w:val="24"/>
                  <w:szCs w:val="24"/>
                  <w:lang w:val="en-GB"/>
                </w:rPr>
                <w:t>+ 10</w:t>
              </w:r>
            </w:ins>
          </w:p>
        </w:tc>
      </w:tr>
      <w:tr w:rsidR="00E41687" w14:paraId="196720E0" w14:textId="77777777" w:rsidTr="00E41687">
        <w:trPr>
          <w:ins w:id="214" w:author="Alexandru Uicoabă" w:date="2022-06-14T21:46:00Z"/>
        </w:trPr>
        <w:tc>
          <w:tcPr>
            <w:tcW w:w="4508" w:type="dxa"/>
          </w:tcPr>
          <w:p w14:paraId="2354FD17" w14:textId="3E858184" w:rsidR="00E41687" w:rsidRDefault="00E41687" w:rsidP="00E41687">
            <w:pPr>
              <w:jc w:val="center"/>
              <w:rPr>
                <w:ins w:id="215" w:author="Alexandru Uicoabă" w:date="2022-06-14T21:46:00Z"/>
                <w:rFonts w:ascii="Times New Roman" w:hAnsi="Times New Roman" w:cs="Times New Roman"/>
                <w:sz w:val="24"/>
                <w:szCs w:val="24"/>
                <w:lang w:val="en-GB"/>
              </w:rPr>
              <w:pPrChange w:id="216" w:author="Alexandru Uicoabă" w:date="2022-06-14T21:49:00Z">
                <w:pPr/>
              </w:pPrChange>
            </w:pPr>
            <w:ins w:id="217" w:author="Alexandru Uicoabă" w:date="2022-06-14T21:48:00Z">
              <w:r>
                <w:rPr>
                  <w:rFonts w:ascii="Times New Roman" w:hAnsi="Times New Roman" w:cs="Times New Roman"/>
                  <w:sz w:val="24"/>
                  <w:szCs w:val="24"/>
                  <w:lang w:val="en-GB"/>
                </w:rPr>
                <w:t>dis &lt; 5 &amp;&amp; dis &gt;= 2.5</w:t>
              </w:r>
            </w:ins>
          </w:p>
        </w:tc>
        <w:tc>
          <w:tcPr>
            <w:tcW w:w="4508" w:type="dxa"/>
          </w:tcPr>
          <w:p w14:paraId="0E7E2BE8" w14:textId="71E1BDCA" w:rsidR="00E41687" w:rsidRPr="00696CDA" w:rsidRDefault="00696CDA" w:rsidP="00511DA5">
            <w:pPr>
              <w:jc w:val="center"/>
              <w:rPr>
                <w:ins w:id="218" w:author="Alexandru Uicoabă" w:date="2022-06-14T21:46:00Z"/>
                <w:rFonts w:ascii="Times New Roman" w:hAnsi="Times New Roman" w:cs="Times New Roman"/>
                <w:sz w:val="24"/>
                <w:szCs w:val="24"/>
                <w:lang w:val="en-GB"/>
                <w:rPrChange w:id="219" w:author="Alexandru Uicoabă" w:date="2022-06-14T21:50:00Z">
                  <w:rPr>
                    <w:ins w:id="220" w:author="Alexandru Uicoabă" w:date="2022-06-14T21:46:00Z"/>
                    <w:lang w:val="en-GB"/>
                  </w:rPr>
                </w:rPrChange>
              </w:rPr>
              <w:pPrChange w:id="221" w:author="Alexandru Uicoabă" w:date="2022-06-14T21:50:00Z">
                <w:pPr/>
              </w:pPrChange>
            </w:pPr>
            <w:ins w:id="222" w:author="Alexandru Uicoabă" w:date="2022-06-14T21:50:00Z">
              <w:r>
                <w:rPr>
                  <w:rFonts w:ascii="Times New Roman" w:hAnsi="Times New Roman" w:cs="Times New Roman"/>
                  <w:sz w:val="24"/>
                  <w:szCs w:val="24"/>
                  <w:lang w:val="en-GB"/>
                </w:rPr>
                <w:t>-50</w:t>
              </w:r>
            </w:ins>
          </w:p>
        </w:tc>
      </w:tr>
      <w:tr w:rsidR="00E41687" w14:paraId="761C88C2" w14:textId="77777777" w:rsidTr="00E41687">
        <w:trPr>
          <w:ins w:id="223" w:author="Alexandru Uicoabă" w:date="2022-06-14T21:46:00Z"/>
        </w:trPr>
        <w:tc>
          <w:tcPr>
            <w:tcW w:w="4508" w:type="dxa"/>
          </w:tcPr>
          <w:p w14:paraId="2464F0B1" w14:textId="034602F0" w:rsidR="00E41687" w:rsidRDefault="00E41687" w:rsidP="00E41687">
            <w:pPr>
              <w:jc w:val="center"/>
              <w:rPr>
                <w:ins w:id="224" w:author="Alexandru Uicoabă" w:date="2022-06-14T21:46:00Z"/>
                <w:rFonts w:ascii="Times New Roman" w:hAnsi="Times New Roman" w:cs="Times New Roman"/>
                <w:sz w:val="24"/>
                <w:szCs w:val="24"/>
                <w:lang w:val="en-GB"/>
              </w:rPr>
              <w:pPrChange w:id="225" w:author="Alexandru Uicoabă" w:date="2022-06-14T21:49:00Z">
                <w:pPr/>
              </w:pPrChange>
            </w:pPr>
            <w:ins w:id="226" w:author="Alexandru Uicoabă" w:date="2022-06-14T21:48:00Z">
              <w:r>
                <w:rPr>
                  <w:rFonts w:ascii="Times New Roman" w:hAnsi="Times New Roman" w:cs="Times New Roman"/>
                  <w:sz w:val="24"/>
                  <w:szCs w:val="24"/>
                  <w:lang w:val="en-GB"/>
                </w:rPr>
                <w:t>dis &lt; 2.5 &amp;&amp; dis &gt;= 1</w:t>
              </w:r>
            </w:ins>
          </w:p>
        </w:tc>
        <w:tc>
          <w:tcPr>
            <w:tcW w:w="4508" w:type="dxa"/>
          </w:tcPr>
          <w:p w14:paraId="4F727C6F" w14:textId="07AD64B5" w:rsidR="00E41687" w:rsidRDefault="00696CDA" w:rsidP="00511DA5">
            <w:pPr>
              <w:jc w:val="center"/>
              <w:rPr>
                <w:ins w:id="227" w:author="Alexandru Uicoabă" w:date="2022-06-14T21:46:00Z"/>
                <w:rFonts w:ascii="Times New Roman" w:hAnsi="Times New Roman" w:cs="Times New Roman"/>
                <w:sz w:val="24"/>
                <w:szCs w:val="24"/>
                <w:lang w:val="en-GB"/>
              </w:rPr>
              <w:pPrChange w:id="228" w:author="Alexandru Uicoabă" w:date="2022-06-14T21:50:00Z">
                <w:pPr/>
              </w:pPrChange>
            </w:pPr>
            <w:ins w:id="229" w:author="Alexandru Uicoabă" w:date="2022-06-14T21:50:00Z">
              <w:r>
                <w:rPr>
                  <w:rFonts w:ascii="Times New Roman" w:hAnsi="Times New Roman" w:cs="Times New Roman"/>
                  <w:sz w:val="24"/>
                  <w:szCs w:val="24"/>
                  <w:lang w:val="en-GB"/>
                </w:rPr>
                <w:t>-1000</w:t>
              </w:r>
            </w:ins>
          </w:p>
        </w:tc>
      </w:tr>
      <w:tr w:rsidR="00E41687" w14:paraId="3C22F5C9" w14:textId="77777777" w:rsidTr="00E41687">
        <w:trPr>
          <w:ins w:id="230" w:author="Alexandru Uicoabă" w:date="2022-06-14T21:46:00Z"/>
        </w:trPr>
        <w:tc>
          <w:tcPr>
            <w:tcW w:w="4508" w:type="dxa"/>
          </w:tcPr>
          <w:p w14:paraId="3FB783E5" w14:textId="2FEB6C3B" w:rsidR="00E41687" w:rsidRDefault="00E41687" w:rsidP="00E41687">
            <w:pPr>
              <w:jc w:val="center"/>
              <w:rPr>
                <w:ins w:id="231" w:author="Alexandru Uicoabă" w:date="2022-06-14T21:46:00Z"/>
                <w:rFonts w:ascii="Times New Roman" w:hAnsi="Times New Roman" w:cs="Times New Roman"/>
                <w:sz w:val="24"/>
                <w:szCs w:val="24"/>
                <w:lang w:val="en-GB"/>
              </w:rPr>
              <w:pPrChange w:id="232" w:author="Alexandru Uicoabă" w:date="2022-06-14T21:49:00Z">
                <w:pPr/>
              </w:pPrChange>
            </w:pPr>
            <w:ins w:id="233" w:author="Alexandru Uicoabă" w:date="2022-06-14T21:49:00Z">
              <w:r>
                <w:rPr>
                  <w:rFonts w:ascii="Times New Roman" w:hAnsi="Times New Roman" w:cs="Times New Roman"/>
                  <w:sz w:val="24"/>
                  <w:szCs w:val="24"/>
                  <w:lang w:val="en-GB"/>
                </w:rPr>
                <w:t>d</w:t>
              </w:r>
            </w:ins>
            <w:ins w:id="234" w:author="Alexandru Uicoabă" w:date="2022-06-14T21:48:00Z">
              <w:r>
                <w:rPr>
                  <w:rFonts w:ascii="Times New Roman" w:hAnsi="Times New Roman" w:cs="Times New Roman"/>
                  <w:sz w:val="24"/>
                  <w:szCs w:val="24"/>
                  <w:lang w:val="en-GB"/>
                </w:rPr>
                <w:t>is</w:t>
              </w:r>
            </w:ins>
            <w:ins w:id="235" w:author="Alexandru Uicoabă" w:date="2022-06-14T21:49:00Z">
              <w:r>
                <w:rPr>
                  <w:rFonts w:ascii="Times New Roman" w:hAnsi="Times New Roman" w:cs="Times New Roman"/>
                  <w:sz w:val="24"/>
                  <w:szCs w:val="24"/>
                  <w:lang w:val="en-GB"/>
                </w:rPr>
                <w:t xml:space="preserve"> &lt; 1</w:t>
              </w:r>
            </w:ins>
          </w:p>
        </w:tc>
        <w:tc>
          <w:tcPr>
            <w:tcW w:w="4508" w:type="dxa"/>
          </w:tcPr>
          <w:p w14:paraId="7E4BC71F" w14:textId="00D0D5F3" w:rsidR="00E41687" w:rsidRDefault="00696CDA" w:rsidP="00511DA5">
            <w:pPr>
              <w:jc w:val="center"/>
              <w:rPr>
                <w:ins w:id="236" w:author="Alexandru Uicoabă" w:date="2022-06-14T21:46:00Z"/>
                <w:rFonts w:ascii="Times New Roman" w:hAnsi="Times New Roman" w:cs="Times New Roman"/>
                <w:sz w:val="24"/>
                <w:szCs w:val="24"/>
                <w:lang w:val="en-GB"/>
              </w:rPr>
              <w:pPrChange w:id="237" w:author="Alexandru Uicoabă" w:date="2022-06-14T21:50:00Z">
                <w:pPr/>
              </w:pPrChange>
            </w:pPr>
            <w:ins w:id="238" w:author="Alexandru Uicoabă" w:date="2022-06-14T21:50:00Z">
              <w:r>
                <w:rPr>
                  <w:rFonts w:ascii="Times New Roman" w:hAnsi="Times New Roman" w:cs="Times New Roman"/>
                  <w:sz w:val="24"/>
                  <w:szCs w:val="24"/>
                  <w:lang w:val="en-GB"/>
                </w:rPr>
                <w:t>-5000</w:t>
              </w:r>
            </w:ins>
          </w:p>
        </w:tc>
      </w:tr>
    </w:tbl>
    <w:p w14:paraId="67EB2A85" w14:textId="77777777" w:rsidR="00E41687" w:rsidRPr="000406FE" w:rsidRDefault="00E41687" w:rsidP="000406FE">
      <w:pPr>
        <w:rPr>
          <w:rFonts w:ascii="Times New Roman" w:hAnsi="Times New Roman" w:cs="Times New Roman"/>
          <w:sz w:val="24"/>
          <w:szCs w:val="24"/>
          <w:lang w:val="en-GB"/>
        </w:rPr>
      </w:pPr>
    </w:p>
    <w:p w14:paraId="4898E3D0" w14:textId="55FF161A" w:rsidR="003A1227" w:rsidRPr="000406FE" w:rsidRDefault="00BF7280" w:rsidP="000406FE">
      <w:pPr>
        <w:ind w:firstLine="720"/>
        <w:rPr>
          <w:rFonts w:ascii="Times New Roman" w:hAnsi="Times New Roman" w:cs="Times New Roman"/>
          <w:sz w:val="24"/>
          <w:szCs w:val="24"/>
          <w:lang w:val="en-GB"/>
        </w:rPr>
      </w:pPr>
      <w:r w:rsidRPr="000406FE">
        <w:rPr>
          <w:rFonts w:ascii="Times New Roman" w:hAnsi="Times New Roman" w:cs="Times New Roman"/>
          <w:sz w:val="24"/>
          <w:szCs w:val="24"/>
          <w:lang w:val="en-GB"/>
        </w:rPr>
        <w:t>Dacă de exemplu kartul se deplasează pe direcția de deplasare a circuitului, un senzor returnează distanța între 2.5 și 5 și pentru celelalte patru distanța este mai mare decât 5, atunci kartul va avea următoarea recompens</w:t>
      </w:r>
      <w:r w:rsidRPr="000406FE">
        <w:rPr>
          <w:rFonts w:ascii="Times New Roman" w:hAnsi="Times New Roman" w:cs="Times New Roman"/>
          <w:sz w:val="24"/>
          <w:szCs w:val="24"/>
        </w:rPr>
        <w:t>ă</w:t>
      </w:r>
      <w:r w:rsidRPr="000406FE">
        <w:rPr>
          <w:rFonts w:ascii="Times New Roman" w:hAnsi="Times New Roman" w:cs="Times New Roman"/>
          <w:sz w:val="24"/>
          <w:szCs w:val="24"/>
          <w:lang w:val="en-GB"/>
        </w:rPr>
        <w:t>:</w:t>
      </w:r>
    </w:p>
    <w:p w14:paraId="35FFBEDC" w14:textId="2A4FA58A" w:rsidR="00BF7280" w:rsidRPr="000406FE" w:rsidRDefault="005567B3" w:rsidP="000406FE">
      <w:pPr>
        <w:ind w:firstLine="720"/>
        <w:rPr>
          <w:rFonts w:ascii="Times New Roman" w:hAnsi="Times New Roman" w:cs="Times New Roman"/>
          <w:sz w:val="24"/>
          <w:szCs w:val="24"/>
          <w:lang w:val="en-GB"/>
        </w:rPr>
      </w:pPr>
      <w:r w:rsidRPr="000406FE">
        <w:rPr>
          <w:rFonts w:ascii="Times New Roman" w:hAnsi="Times New Roman" w:cs="Times New Roman"/>
          <w:sz w:val="24"/>
          <w:szCs w:val="24"/>
          <w:lang w:val="en-GB"/>
        </w:rPr>
        <w:t xml:space="preserve">Reward = 100 – 50 + 10 +10 +10 +10 </w:t>
      </w:r>
    </w:p>
    <w:p w14:paraId="6A7DAEEE" w14:textId="02481CF1" w:rsidR="00966B00" w:rsidRPr="00D72512" w:rsidRDefault="005567B3" w:rsidP="00D72512">
      <w:pPr>
        <w:ind w:firstLine="720"/>
        <w:rPr>
          <w:rFonts w:ascii="Times New Roman" w:hAnsi="Times New Roman" w:cs="Times New Roman"/>
          <w:sz w:val="24"/>
          <w:szCs w:val="24"/>
        </w:rPr>
      </w:pPr>
      <w:r w:rsidRPr="000406FE">
        <w:rPr>
          <w:rFonts w:ascii="Times New Roman" w:hAnsi="Times New Roman" w:cs="Times New Roman"/>
          <w:sz w:val="24"/>
          <w:szCs w:val="24"/>
          <w:lang w:val="en-GB"/>
        </w:rPr>
        <w:t>Reward = 40</w:t>
      </w:r>
    </w:p>
    <w:p w14:paraId="6D6436EA" w14:textId="77FF960A" w:rsidR="00966B00" w:rsidRDefault="00966B00" w:rsidP="00F920BE">
      <w:pPr>
        <w:rPr>
          <w:lang w:val="en-GB"/>
        </w:rPr>
      </w:pPr>
    </w:p>
    <w:p w14:paraId="1537DC56" w14:textId="61911A39" w:rsidR="00A3605F" w:rsidRDefault="00A3605F" w:rsidP="00B06324">
      <w:pPr>
        <w:pStyle w:val="Titlu3"/>
        <w:rPr>
          <w:rFonts w:ascii="Times New Roman" w:hAnsi="Times New Roman" w:cs="Times New Roman"/>
          <w:b/>
          <w:bCs/>
          <w:color w:val="auto"/>
          <w:sz w:val="28"/>
          <w:szCs w:val="28"/>
          <w:lang w:val="en-GB"/>
        </w:rPr>
      </w:pPr>
      <w:bookmarkStart w:id="239" w:name="_Toc106049320"/>
      <w:r w:rsidRPr="00B06324">
        <w:rPr>
          <w:rFonts w:ascii="Times New Roman" w:hAnsi="Times New Roman" w:cs="Times New Roman"/>
          <w:b/>
          <w:bCs/>
          <w:color w:val="auto"/>
          <w:sz w:val="28"/>
          <w:szCs w:val="28"/>
          <w:lang w:val="en-GB"/>
        </w:rPr>
        <w:t>4.2.6 Automatizarea mediului</w:t>
      </w:r>
      <w:bookmarkEnd w:id="239"/>
    </w:p>
    <w:p w14:paraId="16A7ED05" w14:textId="77777777" w:rsidR="000406FE" w:rsidRPr="000406FE" w:rsidRDefault="000406FE" w:rsidP="000406FE">
      <w:pPr>
        <w:rPr>
          <w:lang w:val="en-GB"/>
        </w:rPr>
      </w:pPr>
    </w:p>
    <w:p w14:paraId="3254C57C" w14:textId="6EEABEF8" w:rsidR="00913E06" w:rsidRPr="00EB6D2D" w:rsidRDefault="00913E06" w:rsidP="00EB6D2D">
      <w:pPr>
        <w:jc w:val="both"/>
        <w:rPr>
          <w:rFonts w:ascii="Times New Roman" w:hAnsi="Times New Roman" w:cs="Times New Roman"/>
          <w:sz w:val="24"/>
          <w:szCs w:val="24"/>
          <w:lang w:val="en-GB"/>
        </w:rPr>
      </w:pPr>
      <w:r>
        <w:rPr>
          <w:lang w:val="en-GB"/>
        </w:rPr>
        <w:tab/>
      </w:r>
      <w:r w:rsidRPr="00EB6D2D">
        <w:rPr>
          <w:rFonts w:ascii="Times New Roman" w:hAnsi="Times New Roman" w:cs="Times New Roman"/>
          <w:sz w:val="24"/>
          <w:szCs w:val="24"/>
          <w:lang w:val="en-GB"/>
        </w:rPr>
        <w:t>În vederea învățarii agentului</w:t>
      </w:r>
      <w:r w:rsidR="00680F15" w:rsidRPr="00EB6D2D">
        <w:rPr>
          <w:rFonts w:ascii="Times New Roman" w:hAnsi="Times New Roman" w:cs="Times New Roman"/>
          <w:sz w:val="24"/>
          <w:szCs w:val="24"/>
          <w:lang w:val="en-GB"/>
        </w:rPr>
        <w:t xml:space="preserve"> fol</w:t>
      </w:r>
      <w:ins w:id="240" w:author="Bogdan Dragulescu" w:date="2022-06-14T14:18:00Z">
        <w:r w:rsidR="007B07A1">
          <w:rPr>
            <w:rFonts w:ascii="Times New Roman" w:hAnsi="Times New Roman" w:cs="Times New Roman"/>
            <w:sz w:val="24"/>
            <w:szCs w:val="24"/>
            <w:lang w:val="en-GB"/>
          </w:rPr>
          <w:t>o</w:t>
        </w:r>
      </w:ins>
      <w:r w:rsidR="00680F15" w:rsidRPr="00EB6D2D">
        <w:rPr>
          <w:rFonts w:ascii="Times New Roman" w:hAnsi="Times New Roman" w:cs="Times New Roman"/>
          <w:sz w:val="24"/>
          <w:szCs w:val="24"/>
          <w:lang w:val="en-GB"/>
        </w:rPr>
        <w:t xml:space="preserve">sind algoritmul de reinforcement learning, a fost nevoie de implementarea mai multor </w:t>
      </w:r>
      <w:commentRangeStart w:id="241"/>
      <w:commentRangeStart w:id="242"/>
      <w:commentRangeStart w:id="243"/>
      <w:del w:id="244" w:author="Alexandru Uicoabă" w:date="2022-06-14T21:35:00Z">
        <w:r w:rsidR="00680F15" w:rsidRPr="00EB6D2D" w:rsidDel="007B4C11">
          <w:rPr>
            <w:rFonts w:ascii="Times New Roman" w:hAnsi="Times New Roman" w:cs="Times New Roman"/>
            <w:sz w:val="24"/>
            <w:szCs w:val="24"/>
            <w:lang w:val="en-GB"/>
          </w:rPr>
          <w:delText>endpoints</w:delText>
        </w:r>
        <w:commentRangeEnd w:id="241"/>
        <w:r w:rsidR="00167255" w:rsidDel="007B4C11">
          <w:rPr>
            <w:rStyle w:val="Referincomentariu"/>
          </w:rPr>
          <w:commentReference w:id="241"/>
        </w:r>
      </w:del>
      <w:commentRangeEnd w:id="242"/>
      <w:r w:rsidR="00F1630F">
        <w:rPr>
          <w:rStyle w:val="Referincomentariu"/>
        </w:rPr>
        <w:commentReference w:id="242"/>
      </w:r>
      <w:commentRangeEnd w:id="243"/>
      <w:r w:rsidR="00F1630F">
        <w:rPr>
          <w:rStyle w:val="Referincomentariu"/>
        </w:rPr>
        <w:commentReference w:id="243"/>
      </w:r>
      <w:ins w:id="245" w:author="Alexandru Uicoabă" w:date="2022-06-14T21:35:00Z">
        <w:r w:rsidR="007B4C11">
          <w:rPr>
            <w:rFonts w:ascii="Times New Roman" w:hAnsi="Times New Roman" w:cs="Times New Roman"/>
            <w:sz w:val="24"/>
            <w:szCs w:val="24"/>
            <w:lang w:val="en-GB"/>
          </w:rPr>
          <w:t>interfe</w:t>
        </w:r>
      </w:ins>
      <w:ins w:id="246" w:author="Alexandru Uicoabă" w:date="2022-06-14T21:36:00Z">
        <w:r w:rsidR="007B4C11">
          <w:rPr>
            <w:rFonts w:ascii="Times New Roman" w:hAnsi="Times New Roman" w:cs="Times New Roman"/>
            <w:sz w:val="24"/>
            <w:szCs w:val="24"/>
            <w:lang w:val="en-GB"/>
          </w:rPr>
          <w:t>ț</w:t>
        </w:r>
      </w:ins>
      <w:ins w:id="247" w:author="Alexandru Uicoabă" w:date="2022-06-14T21:35:00Z">
        <w:r w:rsidR="007B4C11">
          <w:rPr>
            <w:rFonts w:ascii="Times New Roman" w:hAnsi="Times New Roman" w:cs="Times New Roman"/>
            <w:sz w:val="24"/>
            <w:szCs w:val="24"/>
            <w:lang w:val="en-GB"/>
          </w:rPr>
          <w:t>e API</w:t>
        </w:r>
      </w:ins>
      <w:r w:rsidR="00680F15" w:rsidRPr="00EB6D2D">
        <w:rPr>
          <w:rFonts w:ascii="Times New Roman" w:hAnsi="Times New Roman" w:cs="Times New Roman"/>
          <w:sz w:val="24"/>
          <w:szCs w:val="24"/>
          <w:lang w:val="en-GB"/>
        </w:rPr>
        <w:t>, atât pentru pornirea și oprirea jocului. Jocul a fost exportat din mediul unity, rezultând astfel un executabil pentru sistemul de operare de windows pe care s-a realizat experimentul. Jocul poate fi exportat și pentru alte sisteme de operare, cum ar fi Mac OS, Linux și altele.</w:t>
      </w:r>
    </w:p>
    <w:p w14:paraId="44FF38D6" w14:textId="5E50094F" w:rsidR="001E6465" w:rsidRPr="00EB6D2D" w:rsidRDefault="001E6465" w:rsidP="00EB6D2D">
      <w:pPr>
        <w:jc w:val="both"/>
        <w:rPr>
          <w:rFonts w:ascii="Times New Roman" w:hAnsi="Times New Roman" w:cs="Times New Roman"/>
          <w:sz w:val="24"/>
          <w:szCs w:val="24"/>
          <w:lang w:val="en-GB"/>
        </w:rPr>
      </w:pPr>
      <w:r w:rsidRPr="00EB6D2D">
        <w:rPr>
          <w:rFonts w:ascii="Times New Roman" w:hAnsi="Times New Roman" w:cs="Times New Roman"/>
          <w:sz w:val="24"/>
          <w:szCs w:val="24"/>
          <w:lang w:val="en-GB"/>
        </w:rPr>
        <w:tab/>
        <w:t xml:space="preserve">Pentru start-ul jocului se foloseste </w:t>
      </w:r>
      <w:del w:id="248" w:author="Alexandru Uicoabă" w:date="2022-06-14T21:36:00Z">
        <w:r w:rsidRPr="00EB6D2D" w:rsidDel="007B4C11">
          <w:rPr>
            <w:rFonts w:ascii="Times New Roman" w:hAnsi="Times New Roman" w:cs="Times New Roman"/>
            <w:sz w:val="24"/>
            <w:szCs w:val="24"/>
            <w:lang w:val="en-GB"/>
          </w:rPr>
          <w:delText xml:space="preserve">endpointul </w:delText>
        </w:r>
      </w:del>
      <w:ins w:id="249" w:author="Alexandru Uicoabă" w:date="2022-06-14T21:36:00Z">
        <w:r w:rsidR="007B4C11">
          <w:rPr>
            <w:rFonts w:ascii="Times New Roman" w:hAnsi="Times New Roman" w:cs="Times New Roman"/>
            <w:sz w:val="24"/>
            <w:szCs w:val="24"/>
            <w:lang w:val="en-GB"/>
          </w:rPr>
          <w:t>interfața API</w:t>
        </w:r>
        <w:r w:rsidR="007B4C11" w:rsidRPr="00EB6D2D">
          <w:rPr>
            <w:rFonts w:ascii="Times New Roman" w:hAnsi="Times New Roman" w:cs="Times New Roman"/>
            <w:sz w:val="24"/>
            <w:szCs w:val="24"/>
            <w:lang w:val="en-GB"/>
          </w:rPr>
          <w:t xml:space="preserve"> </w:t>
        </w:r>
      </w:ins>
      <w:r w:rsidRPr="00EB6D2D">
        <w:rPr>
          <w:rFonts w:ascii="Times New Roman" w:hAnsi="Times New Roman" w:cs="Times New Roman"/>
          <w:i/>
          <w:iCs/>
          <w:sz w:val="24"/>
          <w:szCs w:val="24"/>
          <w:lang w:val="en-GB"/>
        </w:rPr>
        <w:t>/api/start-game</w:t>
      </w:r>
      <w:r w:rsidRPr="00EB6D2D">
        <w:rPr>
          <w:rFonts w:ascii="Times New Roman" w:hAnsi="Times New Roman" w:cs="Times New Roman"/>
          <w:sz w:val="24"/>
          <w:szCs w:val="24"/>
          <w:lang w:val="en-GB"/>
        </w:rPr>
        <w:t xml:space="preserve"> care este de tip </w:t>
      </w:r>
      <w:r w:rsidRPr="00EB6D2D">
        <w:rPr>
          <w:rFonts w:ascii="Times New Roman" w:hAnsi="Times New Roman" w:cs="Times New Roman"/>
          <w:i/>
          <w:iCs/>
          <w:sz w:val="24"/>
          <w:szCs w:val="24"/>
          <w:lang w:val="en-GB"/>
        </w:rPr>
        <w:t>GET</w:t>
      </w:r>
      <w:r w:rsidRPr="00EB6D2D">
        <w:rPr>
          <w:rFonts w:ascii="Times New Roman" w:hAnsi="Times New Roman" w:cs="Times New Roman"/>
          <w:sz w:val="24"/>
          <w:szCs w:val="24"/>
          <w:lang w:val="en-GB"/>
        </w:rPr>
        <w:t xml:space="preserve">. Prin intermediul acestuia se deschide executabilul exportat din Unity. După ce acesta se dechide, se așteaptă câteva secunde să apară ecranul de mediu, după care se trimite comanda care emulează tasta </w:t>
      </w:r>
      <w:r w:rsidRPr="00EB6D2D">
        <w:rPr>
          <w:rFonts w:ascii="Times New Roman" w:hAnsi="Times New Roman" w:cs="Times New Roman"/>
          <w:i/>
          <w:iCs/>
          <w:sz w:val="24"/>
          <w:szCs w:val="24"/>
          <w:lang w:val="en-GB"/>
        </w:rPr>
        <w:t>Space</w:t>
      </w:r>
      <w:r w:rsidRPr="00EB6D2D">
        <w:rPr>
          <w:rFonts w:ascii="Times New Roman" w:hAnsi="Times New Roman" w:cs="Times New Roman"/>
          <w:sz w:val="24"/>
          <w:szCs w:val="24"/>
          <w:lang w:val="en-GB"/>
        </w:rPr>
        <w:t xml:space="preserve"> pentru a selecta butonul </w:t>
      </w:r>
      <w:r w:rsidRPr="00EB6D2D">
        <w:rPr>
          <w:rFonts w:ascii="Times New Roman" w:hAnsi="Times New Roman" w:cs="Times New Roman"/>
          <w:i/>
          <w:iCs/>
          <w:sz w:val="24"/>
          <w:szCs w:val="24"/>
          <w:lang w:val="en-GB"/>
        </w:rPr>
        <w:t>Start game,</w:t>
      </w:r>
      <w:r w:rsidRPr="00EB6D2D">
        <w:rPr>
          <w:rFonts w:ascii="Times New Roman" w:hAnsi="Times New Roman" w:cs="Times New Roman"/>
          <w:sz w:val="24"/>
          <w:szCs w:val="24"/>
          <w:lang w:val="en-GB"/>
        </w:rPr>
        <w:t xml:space="preserve"> se așteaptă câteva secunde după care retrimite comanda pentru apăsarea butonului.</w:t>
      </w:r>
    </w:p>
    <w:p w14:paraId="78412FFA" w14:textId="31C00AAF" w:rsidR="00E51082" w:rsidRDefault="00E51082" w:rsidP="00D72512">
      <w:pPr>
        <w:jc w:val="center"/>
        <w:rPr>
          <w:lang w:val="en-GB"/>
        </w:rPr>
      </w:pPr>
      <w:r w:rsidRPr="00E51082">
        <w:rPr>
          <w:noProof/>
          <w:lang w:val="en-GB"/>
        </w:rPr>
        <w:lastRenderedPageBreak/>
        <w:drawing>
          <wp:inline distT="0" distB="0" distL="0" distR="0" wp14:anchorId="2F66A7ED" wp14:editId="45010627">
            <wp:extent cx="4524375" cy="3562350"/>
            <wp:effectExtent l="0" t="0" r="9525" b="0"/>
            <wp:docPr id="5" name="Imagine 5" descr="O imagine care conține LEGO, jucări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ine 5" descr="O imagine care conține LEGO, jucărie&#10;&#10;Descriere generată automat"/>
                    <pic:cNvPicPr/>
                  </pic:nvPicPr>
                  <pic:blipFill rotWithShape="1">
                    <a:blip r:embed="rId21"/>
                    <a:srcRect l="13128" t="4798" r="7933" b="758"/>
                    <a:stretch/>
                  </pic:blipFill>
                  <pic:spPr bwMode="auto">
                    <a:xfrm>
                      <a:off x="0" y="0"/>
                      <a:ext cx="4524375" cy="3562350"/>
                    </a:xfrm>
                    <a:prstGeom prst="rect">
                      <a:avLst/>
                    </a:prstGeom>
                    <a:ln>
                      <a:noFill/>
                    </a:ln>
                    <a:extLst>
                      <a:ext uri="{53640926-AAD7-44D8-BBD7-CCE9431645EC}">
                        <a14:shadowObscured xmlns:a14="http://schemas.microsoft.com/office/drawing/2010/main"/>
                      </a:ext>
                    </a:extLst>
                  </pic:spPr>
                </pic:pic>
              </a:graphicData>
            </a:graphic>
          </wp:inline>
        </w:drawing>
      </w:r>
    </w:p>
    <w:p w14:paraId="66750300" w14:textId="438DC529" w:rsidR="001E6465" w:rsidRPr="006B0CBE" w:rsidRDefault="001E6465" w:rsidP="00355FE0">
      <w:pPr>
        <w:jc w:val="both"/>
        <w:rPr>
          <w:rFonts w:ascii="Times New Roman" w:hAnsi="Times New Roman" w:cs="Times New Roman"/>
          <w:sz w:val="24"/>
          <w:szCs w:val="24"/>
          <w:lang w:val="en-GB"/>
        </w:rPr>
      </w:pPr>
      <w:r>
        <w:rPr>
          <w:lang w:val="en-GB"/>
        </w:rPr>
        <w:tab/>
      </w:r>
      <w:del w:id="250" w:author="Alexandru Uicoabă" w:date="2022-06-14T21:36:00Z">
        <w:r w:rsidRPr="006B0CBE" w:rsidDel="007B4C11">
          <w:rPr>
            <w:rFonts w:ascii="Times New Roman" w:hAnsi="Times New Roman" w:cs="Times New Roman"/>
            <w:sz w:val="24"/>
            <w:szCs w:val="24"/>
            <w:lang w:val="en-GB"/>
          </w:rPr>
          <w:delText xml:space="preserve">Endpointul </w:delText>
        </w:r>
      </w:del>
      <w:ins w:id="251" w:author="Alexandru Uicoabă" w:date="2022-06-14T21:36:00Z">
        <w:r w:rsidR="007B4C11">
          <w:rPr>
            <w:rFonts w:ascii="Times New Roman" w:hAnsi="Times New Roman" w:cs="Times New Roman"/>
            <w:sz w:val="24"/>
            <w:szCs w:val="24"/>
            <w:lang w:val="en-GB"/>
          </w:rPr>
          <w:t>Interfața API</w:t>
        </w:r>
        <w:r w:rsidR="007B4C11" w:rsidRPr="006B0CBE">
          <w:rPr>
            <w:rFonts w:ascii="Times New Roman" w:hAnsi="Times New Roman" w:cs="Times New Roman"/>
            <w:sz w:val="24"/>
            <w:szCs w:val="24"/>
            <w:lang w:val="en-GB"/>
          </w:rPr>
          <w:t xml:space="preserve"> </w:t>
        </w:r>
      </w:ins>
      <w:r w:rsidRPr="006B0CBE">
        <w:rPr>
          <w:rFonts w:ascii="Times New Roman" w:hAnsi="Times New Roman" w:cs="Times New Roman"/>
          <w:sz w:val="24"/>
          <w:szCs w:val="24"/>
          <w:lang w:val="en-GB"/>
        </w:rPr>
        <w:t>/</w:t>
      </w:r>
      <w:r w:rsidRPr="006B0CBE">
        <w:rPr>
          <w:rFonts w:ascii="Times New Roman" w:hAnsi="Times New Roman" w:cs="Times New Roman"/>
          <w:i/>
          <w:iCs/>
          <w:sz w:val="24"/>
          <w:szCs w:val="24"/>
          <w:lang w:val="en-GB"/>
        </w:rPr>
        <w:t>api/end-game</w:t>
      </w:r>
      <w:r w:rsidRPr="006B0CBE">
        <w:rPr>
          <w:rFonts w:ascii="Times New Roman" w:hAnsi="Times New Roman" w:cs="Times New Roman"/>
          <w:sz w:val="24"/>
          <w:szCs w:val="24"/>
          <w:lang w:val="en-GB"/>
        </w:rPr>
        <w:t xml:space="preserve"> de tip </w:t>
      </w:r>
      <w:r w:rsidRPr="006B0CBE">
        <w:rPr>
          <w:rFonts w:ascii="Times New Roman" w:hAnsi="Times New Roman" w:cs="Times New Roman"/>
          <w:i/>
          <w:iCs/>
          <w:sz w:val="24"/>
          <w:szCs w:val="24"/>
          <w:lang w:val="en-GB"/>
        </w:rPr>
        <w:t xml:space="preserve">GET </w:t>
      </w:r>
      <w:r w:rsidRPr="006B0CBE">
        <w:rPr>
          <w:rFonts w:ascii="Times New Roman" w:hAnsi="Times New Roman" w:cs="Times New Roman"/>
          <w:sz w:val="24"/>
          <w:szCs w:val="24"/>
          <w:lang w:val="en-GB"/>
        </w:rPr>
        <w:t xml:space="preserve">este folosit pentru oprirea jocului. Acest lucru se realizează prin funția TASKKILL de OS din python unde se trimite și  numele executabilului care se dorește a fi oprit, în cazul de față fiind </w:t>
      </w:r>
      <w:r w:rsidR="00190313" w:rsidRPr="006B0CBE">
        <w:rPr>
          <w:rFonts w:ascii="Times New Roman" w:hAnsi="Times New Roman" w:cs="Times New Roman"/>
          <w:i/>
          <w:iCs/>
          <w:sz w:val="24"/>
          <w:szCs w:val="24"/>
          <w:lang w:val="en-GB"/>
        </w:rPr>
        <w:t>MachineLearning_Karts.exe</w:t>
      </w:r>
      <w:r w:rsidR="00190313" w:rsidRPr="006B0CBE">
        <w:rPr>
          <w:rFonts w:ascii="Times New Roman" w:hAnsi="Times New Roman" w:cs="Times New Roman"/>
          <w:sz w:val="24"/>
          <w:szCs w:val="24"/>
          <w:lang w:val="en-GB"/>
        </w:rPr>
        <w:t xml:space="preserve"> .</w:t>
      </w:r>
    </w:p>
    <w:p w14:paraId="55D4CBF5" w14:textId="2AD3686B" w:rsidR="00173BAC" w:rsidRDefault="00966B00" w:rsidP="00355FE0">
      <w:pPr>
        <w:jc w:val="both"/>
        <w:rPr>
          <w:noProof/>
          <w:sz w:val="24"/>
          <w:szCs w:val="24"/>
        </w:rPr>
      </w:pPr>
      <w:r w:rsidRPr="006B0CBE">
        <w:rPr>
          <w:rFonts w:ascii="Times New Roman" w:hAnsi="Times New Roman" w:cs="Times New Roman"/>
          <w:sz w:val="24"/>
          <w:szCs w:val="24"/>
          <w:lang w:val="en-GB"/>
        </w:rPr>
        <w:tab/>
        <w:t xml:space="preserve">În </w:t>
      </w:r>
      <w:r w:rsidR="00626748" w:rsidRPr="006B0CBE">
        <w:rPr>
          <w:rFonts w:ascii="Times New Roman" w:hAnsi="Times New Roman" w:cs="Times New Roman"/>
          <w:sz w:val="24"/>
          <w:szCs w:val="24"/>
          <w:lang w:val="en-GB"/>
        </w:rPr>
        <w:t>f</w:t>
      </w:r>
      <w:r w:rsidRPr="006B0CBE">
        <w:rPr>
          <w:rFonts w:ascii="Times New Roman" w:hAnsi="Times New Roman" w:cs="Times New Roman"/>
          <w:sz w:val="24"/>
          <w:szCs w:val="24"/>
          <w:lang w:val="en-GB"/>
        </w:rPr>
        <w:t xml:space="preserve">igura de mai jos se pot observa cele două </w:t>
      </w:r>
      <w:del w:id="252" w:author="Alexandru Uicoabă" w:date="2022-06-14T21:39:00Z">
        <w:r w:rsidRPr="006B0CBE" w:rsidDel="007B4C11">
          <w:rPr>
            <w:rFonts w:ascii="Times New Roman" w:hAnsi="Times New Roman" w:cs="Times New Roman"/>
            <w:sz w:val="24"/>
            <w:szCs w:val="24"/>
            <w:lang w:val="en-GB"/>
          </w:rPr>
          <w:delText>endpointuri</w:delText>
        </w:r>
      </w:del>
      <w:ins w:id="253" w:author="Alexandru Uicoabă" w:date="2022-06-14T21:39:00Z">
        <w:r w:rsidR="007B4C11">
          <w:rPr>
            <w:rFonts w:ascii="Times New Roman" w:hAnsi="Times New Roman" w:cs="Times New Roman"/>
            <w:sz w:val="24"/>
            <w:szCs w:val="24"/>
            <w:lang w:val="en-GB"/>
          </w:rPr>
          <w:t>interfețe</w:t>
        </w:r>
      </w:ins>
      <w:r w:rsidRPr="006B0CBE">
        <w:rPr>
          <w:rFonts w:ascii="Times New Roman" w:hAnsi="Times New Roman" w:cs="Times New Roman"/>
          <w:sz w:val="24"/>
          <w:szCs w:val="24"/>
          <w:lang w:val="en-GB"/>
        </w:rPr>
        <w:t>, de pornire a jocului și de închidere a acestuia.</w:t>
      </w:r>
      <w:r w:rsidRPr="006B0CBE">
        <w:rPr>
          <w:noProof/>
          <w:sz w:val="24"/>
          <w:szCs w:val="24"/>
        </w:rPr>
        <w:t xml:space="preserve"> </w:t>
      </w:r>
    </w:p>
    <w:p w14:paraId="2A54F769" w14:textId="79E15DB4" w:rsidR="00680F15" w:rsidRDefault="00966B00" w:rsidP="00355FE0">
      <w:pPr>
        <w:jc w:val="both"/>
        <w:rPr>
          <w:lang w:val="en-GB"/>
        </w:rPr>
      </w:pPr>
      <w:r w:rsidRPr="00966B00">
        <w:rPr>
          <w:noProof/>
          <w:lang w:val="en-GB"/>
        </w:rPr>
        <w:drawing>
          <wp:inline distT="0" distB="0" distL="0" distR="0" wp14:anchorId="1174EA5F" wp14:editId="409638D0">
            <wp:extent cx="5731510" cy="2352040"/>
            <wp:effectExtent l="0" t="0" r="2540" b="0"/>
            <wp:docPr id="1" name="Imagine 1"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ine 1" descr="O imagine care conține text&#10;&#10;Descriere generată automat"/>
                    <pic:cNvPicPr/>
                  </pic:nvPicPr>
                  <pic:blipFill>
                    <a:blip r:embed="rId22"/>
                    <a:stretch>
                      <a:fillRect/>
                    </a:stretch>
                  </pic:blipFill>
                  <pic:spPr>
                    <a:xfrm>
                      <a:off x="0" y="0"/>
                      <a:ext cx="5731510" cy="2352040"/>
                    </a:xfrm>
                    <a:prstGeom prst="rect">
                      <a:avLst/>
                    </a:prstGeom>
                  </pic:spPr>
                </pic:pic>
              </a:graphicData>
            </a:graphic>
          </wp:inline>
        </w:drawing>
      </w:r>
      <w:r w:rsidR="00680F15">
        <w:rPr>
          <w:lang w:val="en-GB"/>
        </w:rPr>
        <w:tab/>
      </w:r>
    </w:p>
    <w:p w14:paraId="5BF3F38F" w14:textId="31F69702" w:rsidR="002F1250" w:rsidRDefault="002F1250" w:rsidP="00F920BE">
      <w:pPr>
        <w:rPr>
          <w:lang w:val="en-GB"/>
        </w:rPr>
      </w:pPr>
    </w:p>
    <w:p w14:paraId="5C0BFBB8" w14:textId="18E51B9E" w:rsidR="002F1250" w:rsidRDefault="002F1250" w:rsidP="00F920BE">
      <w:pPr>
        <w:rPr>
          <w:lang w:val="en-GB"/>
        </w:rPr>
      </w:pPr>
    </w:p>
    <w:p w14:paraId="28614E4C" w14:textId="3E215D4C" w:rsidR="002F1250" w:rsidRDefault="002F1250" w:rsidP="00F920BE">
      <w:pPr>
        <w:rPr>
          <w:lang w:val="en-GB"/>
        </w:rPr>
      </w:pPr>
    </w:p>
    <w:p w14:paraId="21051463" w14:textId="77777777" w:rsidR="002F1250" w:rsidRDefault="002F1250" w:rsidP="00F920BE">
      <w:pPr>
        <w:rPr>
          <w:lang w:val="en-GB"/>
        </w:rPr>
      </w:pPr>
    </w:p>
    <w:p w14:paraId="2D2CE979" w14:textId="2149E36F" w:rsidR="00F920BE" w:rsidRPr="00B06324" w:rsidRDefault="00DC6F48" w:rsidP="00B06324">
      <w:pPr>
        <w:pStyle w:val="Titlu2"/>
        <w:rPr>
          <w:rFonts w:ascii="Times New Roman" w:hAnsi="Times New Roman" w:cs="Times New Roman"/>
          <w:b/>
          <w:bCs/>
          <w:color w:val="auto"/>
          <w:sz w:val="28"/>
          <w:szCs w:val="28"/>
          <w:lang w:val="en-GB"/>
        </w:rPr>
      </w:pPr>
      <w:bookmarkStart w:id="254" w:name="_Toc106049321"/>
      <w:r>
        <w:rPr>
          <w:rFonts w:ascii="Times New Roman" w:hAnsi="Times New Roman" w:cs="Times New Roman"/>
          <w:b/>
          <w:bCs/>
          <w:color w:val="auto"/>
          <w:sz w:val="28"/>
          <w:szCs w:val="28"/>
          <w:lang w:val="en-GB"/>
        </w:rPr>
        <w:lastRenderedPageBreak/>
        <w:t xml:space="preserve">4.3 </w:t>
      </w:r>
      <w:r w:rsidR="00F920BE" w:rsidRPr="00B06324">
        <w:rPr>
          <w:rFonts w:ascii="Times New Roman" w:hAnsi="Times New Roman" w:cs="Times New Roman"/>
          <w:b/>
          <w:bCs/>
          <w:color w:val="auto"/>
          <w:sz w:val="28"/>
          <w:szCs w:val="28"/>
          <w:lang w:val="en-GB"/>
        </w:rPr>
        <w:t>Comparație a sistemelor de decizie</w:t>
      </w:r>
      <w:bookmarkEnd w:id="254"/>
    </w:p>
    <w:p w14:paraId="27566915" w14:textId="157DED70" w:rsidR="00D46087" w:rsidRDefault="00D46087" w:rsidP="00D46087">
      <w:pPr>
        <w:rPr>
          <w:lang w:val="en-GB"/>
        </w:rPr>
      </w:pPr>
    </w:p>
    <w:p w14:paraId="1B0A9F48" w14:textId="02F4FBC1" w:rsidR="00D46087" w:rsidRPr="003F56A4" w:rsidRDefault="002F1250" w:rsidP="003F56A4">
      <w:pPr>
        <w:jc w:val="both"/>
        <w:rPr>
          <w:rFonts w:ascii="Times New Roman" w:hAnsi="Times New Roman" w:cs="Times New Roman"/>
          <w:sz w:val="24"/>
          <w:szCs w:val="24"/>
        </w:rPr>
      </w:pPr>
      <w:r>
        <w:rPr>
          <w:lang w:val="en-GB"/>
        </w:rPr>
        <w:tab/>
      </w:r>
      <w:r w:rsidRPr="003F56A4">
        <w:rPr>
          <w:rFonts w:ascii="Times New Roman" w:hAnsi="Times New Roman" w:cs="Times New Roman"/>
          <w:sz w:val="24"/>
          <w:szCs w:val="24"/>
        </w:rPr>
        <w:t xml:space="preserve">În urma </w:t>
      </w:r>
      <w:r w:rsidR="00A53CB1" w:rsidRPr="003F56A4">
        <w:rPr>
          <w:rFonts w:ascii="Times New Roman" w:hAnsi="Times New Roman" w:cs="Times New Roman"/>
          <w:sz w:val="24"/>
          <w:szCs w:val="24"/>
        </w:rPr>
        <w:t>realizării</w:t>
      </w:r>
      <w:r w:rsidRPr="003F56A4">
        <w:rPr>
          <w:rFonts w:ascii="Times New Roman" w:hAnsi="Times New Roman" w:cs="Times New Roman"/>
          <w:sz w:val="24"/>
          <w:szCs w:val="24"/>
        </w:rPr>
        <w:t xml:space="preserve"> experimentelor, atât a celor prin </w:t>
      </w:r>
      <w:r w:rsidR="00A53CB1" w:rsidRPr="003F56A4">
        <w:rPr>
          <w:rFonts w:ascii="Times New Roman" w:hAnsi="Times New Roman" w:cs="Times New Roman"/>
          <w:sz w:val="24"/>
          <w:szCs w:val="24"/>
        </w:rPr>
        <w:t>învățare</w:t>
      </w:r>
      <w:r w:rsidRPr="003F56A4">
        <w:rPr>
          <w:rFonts w:ascii="Times New Roman" w:hAnsi="Times New Roman" w:cs="Times New Roman"/>
          <w:sz w:val="24"/>
          <w:szCs w:val="24"/>
        </w:rPr>
        <w:t xml:space="preserve"> supravegheată, cât și a celor prin folosirea de reinforcement learning, se poate realiza o comparație asupra performanțelor obținute de agent pe circuit.</w:t>
      </w:r>
    </w:p>
    <w:p w14:paraId="226273C3" w14:textId="02D8BDE3" w:rsidR="002F1250" w:rsidRPr="003F56A4" w:rsidRDefault="002F1250" w:rsidP="003F56A4">
      <w:pPr>
        <w:jc w:val="both"/>
        <w:rPr>
          <w:rFonts w:ascii="Times New Roman" w:hAnsi="Times New Roman" w:cs="Times New Roman"/>
          <w:sz w:val="24"/>
          <w:szCs w:val="24"/>
        </w:rPr>
      </w:pPr>
      <w:r w:rsidRPr="003F56A4">
        <w:rPr>
          <w:rFonts w:ascii="Times New Roman" w:hAnsi="Times New Roman" w:cs="Times New Roman"/>
          <w:sz w:val="24"/>
          <w:szCs w:val="24"/>
        </w:rPr>
        <w:tab/>
        <w:t>O primă comparație de interes este comparația performanțelor dintre un utilizator uman și agentul antrenat prin algoritmii de machine learning supravegheați Random Forest și Decision Tree.</w:t>
      </w:r>
    </w:p>
    <w:p w14:paraId="167E132A" w14:textId="61424F54" w:rsidR="002F1250" w:rsidRPr="003F56A4" w:rsidRDefault="002F1250" w:rsidP="003F56A4">
      <w:pPr>
        <w:jc w:val="both"/>
        <w:rPr>
          <w:rFonts w:ascii="Times New Roman" w:hAnsi="Times New Roman" w:cs="Times New Roman"/>
          <w:sz w:val="24"/>
          <w:szCs w:val="24"/>
        </w:rPr>
      </w:pPr>
      <w:r w:rsidRPr="003F56A4">
        <w:rPr>
          <w:rFonts w:ascii="Times New Roman" w:hAnsi="Times New Roman" w:cs="Times New Roman"/>
          <w:sz w:val="24"/>
          <w:szCs w:val="24"/>
        </w:rPr>
        <w:tab/>
        <w:t xml:space="preserve">Având în vedere că acești </w:t>
      </w:r>
      <w:r w:rsidR="00A53CB1" w:rsidRPr="003F56A4">
        <w:rPr>
          <w:rFonts w:ascii="Times New Roman" w:hAnsi="Times New Roman" w:cs="Times New Roman"/>
          <w:sz w:val="24"/>
          <w:szCs w:val="24"/>
        </w:rPr>
        <w:t>algoritmi</w:t>
      </w:r>
      <w:r w:rsidRPr="003F56A4">
        <w:rPr>
          <w:rFonts w:ascii="Times New Roman" w:hAnsi="Times New Roman" w:cs="Times New Roman"/>
          <w:sz w:val="24"/>
          <w:szCs w:val="24"/>
        </w:rPr>
        <w:t xml:space="preserve"> au nevoie de date colectate anterior, rezultatele obținute de acești</w:t>
      </w:r>
      <w:ins w:id="255" w:author="Bogdan Dragulescu" w:date="2022-06-14T14:21:00Z">
        <w:r w:rsidR="008C61ED">
          <w:rPr>
            <w:rFonts w:ascii="Times New Roman" w:hAnsi="Times New Roman" w:cs="Times New Roman"/>
            <w:sz w:val="24"/>
            <w:szCs w:val="24"/>
          </w:rPr>
          <w:t>a</w:t>
        </w:r>
      </w:ins>
      <w:r w:rsidRPr="003F56A4">
        <w:rPr>
          <w:rFonts w:ascii="Times New Roman" w:hAnsi="Times New Roman" w:cs="Times New Roman"/>
          <w:sz w:val="24"/>
          <w:szCs w:val="24"/>
        </w:rPr>
        <w:t xml:space="preserve"> sunt apropiate de rezultatele obținute de </w:t>
      </w:r>
      <w:r w:rsidR="00A53CB1" w:rsidRPr="003F56A4">
        <w:rPr>
          <w:rFonts w:ascii="Times New Roman" w:hAnsi="Times New Roman" w:cs="Times New Roman"/>
          <w:sz w:val="24"/>
          <w:szCs w:val="24"/>
        </w:rPr>
        <w:t xml:space="preserve">un utilizator uman, după cum se poate observa și </w:t>
      </w:r>
      <w:commentRangeStart w:id="256"/>
      <w:commentRangeStart w:id="257"/>
      <w:commentRangeStart w:id="258"/>
      <w:r w:rsidR="00A53CB1" w:rsidRPr="003F56A4">
        <w:rPr>
          <w:rFonts w:ascii="Times New Roman" w:hAnsi="Times New Roman" w:cs="Times New Roman"/>
          <w:sz w:val="24"/>
          <w:szCs w:val="24"/>
        </w:rPr>
        <w:t xml:space="preserve">din </w:t>
      </w:r>
      <w:ins w:id="259" w:author="Alexandru Uicoabă" w:date="2022-06-14T21:34:00Z">
        <w:r w:rsidR="00F42D85">
          <w:rPr>
            <w:rFonts w:ascii="Times New Roman" w:hAnsi="Times New Roman" w:cs="Times New Roman"/>
            <w:sz w:val="24"/>
            <w:szCs w:val="24"/>
          </w:rPr>
          <w:t>Tabel 1.</w:t>
        </w:r>
      </w:ins>
      <w:del w:id="260" w:author="Alexandru Uicoabă" w:date="2022-06-14T21:34:00Z">
        <w:r w:rsidR="00A53CB1" w:rsidRPr="003F56A4" w:rsidDel="00F42D85">
          <w:rPr>
            <w:rFonts w:ascii="Times New Roman" w:hAnsi="Times New Roman" w:cs="Times New Roman"/>
            <w:sz w:val="24"/>
            <w:szCs w:val="24"/>
          </w:rPr>
          <w:delText>tabelul de mai jos</w:delText>
        </w:r>
        <w:commentRangeEnd w:id="256"/>
        <w:r w:rsidR="008C61ED" w:rsidDel="00F42D85">
          <w:rPr>
            <w:rStyle w:val="Referincomentariu"/>
          </w:rPr>
          <w:commentReference w:id="256"/>
        </w:r>
      </w:del>
      <w:commentRangeEnd w:id="257"/>
      <w:r w:rsidR="00F42D85">
        <w:rPr>
          <w:rStyle w:val="Referincomentariu"/>
        </w:rPr>
        <w:commentReference w:id="257"/>
      </w:r>
      <w:commentRangeEnd w:id="258"/>
      <w:r w:rsidR="00F42D85">
        <w:rPr>
          <w:rStyle w:val="Referincomentariu"/>
        </w:rPr>
        <w:commentReference w:id="258"/>
      </w:r>
      <w:del w:id="261" w:author="Alexandru Uicoabă" w:date="2022-06-14T21:34:00Z">
        <w:r w:rsidR="00A53CB1" w:rsidRPr="003F56A4" w:rsidDel="00F42D85">
          <w:rPr>
            <w:rFonts w:ascii="Times New Roman" w:hAnsi="Times New Roman" w:cs="Times New Roman"/>
            <w:sz w:val="24"/>
            <w:szCs w:val="24"/>
          </w:rPr>
          <w:delText>.</w:delText>
        </w:r>
      </w:del>
      <w:r w:rsidR="00A53CB1" w:rsidRPr="003F56A4">
        <w:rPr>
          <w:rFonts w:ascii="Times New Roman" w:hAnsi="Times New Roman" w:cs="Times New Roman"/>
          <w:sz w:val="24"/>
          <w:szCs w:val="24"/>
        </w:rPr>
        <w:t xml:space="preserve"> Trebuie ținut cont că datele respective au fost colectate când un jucător uman a luat deciziile optime. În cazul în care alt utilizator se joacă și obține rezultate mai slabe, la fel va obține și agentul respectiv.</w:t>
      </w:r>
    </w:p>
    <w:p w14:paraId="317BA4AA" w14:textId="73510C16" w:rsidR="00A53CB1" w:rsidRPr="003F56A4" w:rsidRDefault="00A53CB1" w:rsidP="003F56A4">
      <w:pPr>
        <w:jc w:val="both"/>
        <w:rPr>
          <w:rFonts w:ascii="Times New Roman" w:hAnsi="Times New Roman" w:cs="Times New Roman"/>
          <w:sz w:val="24"/>
          <w:szCs w:val="24"/>
        </w:rPr>
      </w:pPr>
      <w:r w:rsidRPr="003F56A4">
        <w:rPr>
          <w:rFonts w:ascii="Times New Roman" w:hAnsi="Times New Roman" w:cs="Times New Roman"/>
          <w:sz w:val="24"/>
          <w:szCs w:val="24"/>
        </w:rPr>
        <w:tab/>
        <w:t>În urma antrenării agentului, în ambele cazuri s-a obținut în faza de testare a modelului acesta a obținut o acuratețe de aproximativ 83%, care reprezintă practic acuratețea cu care agentul ia o decizie pe care ar lua-o și utilizatorul uman.</w:t>
      </w:r>
    </w:p>
    <w:p w14:paraId="074998FD" w14:textId="5AD1E884" w:rsidR="00A53CB1" w:rsidRPr="003F56A4" w:rsidRDefault="00A53CB1" w:rsidP="003F56A4">
      <w:pPr>
        <w:jc w:val="both"/>
        <w:rPr>
          <w:rFonts w:ascii="Times New Roman" w:hAnsi="Times New Roman" w:cs="Times New Roman"/>
          <w:sz w:val="24"/>
          <w:szCs w:val="24"/>
        </w:rPr>
      </w:pPr>
      <w:r w:rsidRPr="003F56A4">
        <w:rPr>
          <w:rFonts w:ascii="Times New Roman" w:hAnsi="Times New Roman" w:cs="Times New Roman"/>
          <w:sz w:val="24"/>
          <w:szCs w:val="24"/>
        </w:rPr>
        <w:tab/>
        <w:t>Pentru partea de reinforcement learning, având în vedere că vorbim despre o învățare pe încercări consecutive, în care agentul încearcă mai multe acțiuni și este penalizat</w:t>
      </w:r>
      <w:r w:rsidR="00AB4D8C" w:rsidRPr="003F56A4">
        <w:rPr>
          <w:rFonts w:ascii="Times New Roman" w:hAnsi="Times New Roman" w:cs="Times New Roman"/>
          <w:sz w:val="24"/>
          <w:szCs w:val="24"/>
        </w:rPr>
        <w:t>/recompensat, se poate observa o îmbunătățire a performanței acestuia după câteva sute de episoade, în care agentul reușește să treacă de câteva ori prin cele trei checkpoint-uri.</w:t>
      </w:r>
    </w:p>
    <w:p w14:paraId="41D1EA64" w14:textId="284E132B" w:rsidR="00AB4D8C" w:rsidRDefault="00AB4D8C" w:rsidP="003F56A4">
      <w:pPr>
        <w:jc w:val="both"/>
        <w:rPr>
          <w:ins w:id="262" w:author="Alexandru Uicoabă" w:date="2022-06-14T21:33:00Z"/>
          <w:rFonts w:ascii="Times New Roman" w:hAnsi="Times New Roman" w:cs="Times New Roman"/>
          <w:sz w:val="24"/>
          <w:szCs w:val="24"/>
        </w:rPr>
      </w:pPr>
      <w:r w:rsidRPr="003F56A4">
        <w:rPr>
          <w:rFonts w:ascii="Times New Roman" w:hAnsi="Times New Roman" w:cs="Times New Roman"/>
          <w:sz w:val="24"/>
          <w:szCs w:val="24"/>
        </w:rPr>
        <w:tab/>
        <w:t>Partea de reinforcement learning va fi continuată prin creșterea numărului de episoade, pentru a vedea până unde poate să atingă maximul de performanță agentul.</w:t>
      </w:r>
    </w:p>
    <w:p w14:paraId="564215D6" w14:textId="50055195" w:rsidR="00B2370F" w:rsidRDefault="00B2370F" w:rsidP="00B2370F">
      <w:pPr>
        <w:jc w:val="center"/>
        <w:rPr>
          <w:ins w:id="263" w:author="Alexandru Uicoabă" w:date="2022-06-14T21:30:00Z"/>
          <w:rFonts w:ascii="Times New Roman" w:hAnsi="Times New Roman" w:cs="Times New Roman"/>
          <w:sz w:val="24"/>
          <w:szCs w:val="24"/>
        </w:rPr>
        <w:pPrChange w:id="264" w:author="Alexandru Uicoabă" w:date="2022-06-14T21:33:00Z">
          <w:pPr>
            <w:jc w:val="both"/>
          </w:pPr>
        </w:pPrChange>
      </w:pPr>
      <w:ins w:id="265" w:author="Alexandru Uicoabă" w:date="2022-06-14T21:33:00Z">
        <w:r>
          <w:rPr>
            <w:rFonts w:ascii="Times New Roman" w:hAnsi="Times New Roman" w:cs="Times New Roman"/>
            <w:sz w:val="24"/>
            <w:szCs w:val="24"/>
          </w:rPr>
          <w:t>Tabelul 1. Rezultatele obținute</w:t>
        </w:r>
      </w:ins>
    </w:p>
    <w:tbl>
      <w:tblPr>
        <w:tblStyle w:val="Tabelgril"/>
        <w:tblW w:w="0" w:type="auto"/>
        <w:tblLook w:val="04A0" w:firstRow="1" w:lastRow="0" w:firstColumn="1" w:lastColumn="0" w:noHBand="0" w:noVBand="1"/>
      </w:tblPr>
      <w:tblGrid>
        <w:gridCol w:w="2254"/>
        <w:gridCol w:w="2254"/>
        <w:gridCol w:w="2254"/>
        <w:gridCol w:w="2254"/>
      </w:tblGrid>
      <w:tr w:rsidR="00B2370F" w14:paraId="4CCA8CB0" w14:textId="77777777" w:rsidTr="00B2370F">
        <w:trPr>
          <w:ins w:id="266" w:author="Alexandru Uicoabă" w:date="2022-06-14T21:30:00Z"/>
        </w:trPr>
        <w:tc>
          <w:tcPr>
            <w:tcW w:w="2254" w:type="dxa"/>
          </w:tcPr>
          <w:p w14:paraId="731FE8AF" w14:textId="77777777" w:rsidR="00B2370F" w:rsidRDefault="00B2370F" w:rsidP="003F56A4">
            <w:pPr>
              <w:jc w:val="both"/>
              <w:rPr>
                <w:ins w:id="267" w:author="Alexandru Uicoabă" w:date="2022-06-14T21:30:00Z"/>
                <w:rFonts w:ascii="Times New Roman" w:hAnsi="Times New Roman" w:cs="Times New Roman"/>
                <w:sz w:val="24"/>
                <w:szCs w:val="24"/>
              </w:rPr>
            </w:pPr>
          </w:p>
        </w:tc>
        <w:tc>
          <w:tcPr>
            <w:tcW w:w="2254" w:type="dxa"/>
          </w:tcPr>
          <w:p w14:paraId="2A2E81DA" w14:textId="2DCD295D" w:rsidR="00B2370F" w:rsidRDefault="00B2370F" w:rsidP="003F56A4">
            <w:pPr>
              <w:jc w:val="both"/>
              <w:rPr>
                <w:ins w:id="268" w:author="Alexandru Uicoabă" w:date="2022-06-14T21:30:00Z"/>
                <w:rFonts w:ascii="Times New Roman" w:hAnsi="Times New Roman" w:cs="Times New Roman"/>
                <w:sz w:val="24"/>
                <w:szCs w:val="24"/>
              </w:rPr>
            </w:pPr>
            <w:ins w:id="269" w:author="Alexandru Uicoabă" w:date="2022-06-14T21:31:00Z">
              <w:r>
                <w:rPr>
                  <w:rFonts w:ascii="Times New Roman" w:hAnsi="Times New Roman" w:cs="Times New Roman"/>
                  <w:sz w:val="24"/>
                  <w:szCs w:val="24"/>
                </w:rPr>
                <w:t>Jucător uman</w:t>
              </w:r>
            </w:ins>
          </w:p>
        </w:tc>
        <w:tc>
          <w:tcPr>
            <w:tcW w:w="2254" w:type="dxa"/>
          </w:tcPr>
          <w:p w14:paraId="553860D6" w14:textId="56254318" w:rsidR="00B2370F" w:rsidRDefault="00B2370F" w:rsidP="003F56A4">
            <w:pPr>
              <w:jc w:val="both"/>
              <w:rPr>
                <w:ins w:id="270" w:author="Alexandru Uicoabă" w:date="2022-06-14T21:30:00Z"/>
                <w:rFonts w:ascii="Times New Roman" w:hAnsi="Times New Roman" w:cs="Times New Roman"/>
                <w:sz w:val="24"/>
                <w:szCs w:val="24"/>
              </w:rPr>
            </w:pPr>
            <w:ins w:id="271" w:author="Alexandru Uicoabă" w:date="2022-06-14T21:31:00Z">
              <w:r>
                <w:rPr>
                  <w:rFonts w:ascii="Times New Roman" w:hAnsi="Times New Roman" w:cs="Times New Roman"/>
                  <w:sz w:val="24"/>
                  <w:szCs w:val="24"/>
                </w:rPr>
                <w:t>Random Forest</w:t>
              </w:r>
            </w:ins>
          </w:p>
        </w:tc>
        <w:tc>
          <w:tcPr>
            <w:tcW w:w="2254" w:type="dxa"/>
          </w:tcPr>
          <w:p w14:paraId="6EE7C702" w14:textId="7234C844" w:rsidR="00B2370F" w:rsidRDefault="00B2370F" w:rsidP="003F56A4">
            <w:pPr>
              <w:jc w:val="both"/>
              <w:rPr>
                <w:ins w:id="272" w:author="Alexandru Uicoabă" w:date="2022-06-14T21:30:00Z"/>
                <w:rFonts w:ascii="Times New Roman" w:hAnsi="Times New Roman" w:cs="Times New Roman"/>
                <w:sz w:val="24"/>
                <w:szCs w:val="24"/>
              </w:rPr>
            </w:pPr>
            <w:ins w:id="273" w:author="Alexandru Uicoabă" w:date="2022-06-14T21:31:00Z">
              <w:r>
                <w:rPr>
                  <w:rFonts w:ascii="Times New Roman" w:hAnsi="Times New Roman" w:cs="Times New Roman"/>
                  <w:sz w:val="24"/>
                  <w:szCs w:val="24"/>
                </w:rPr>
                <w:t>Decision Tree</w:t>
              </w:r>
            </w:ins>
          </w:p>
        </w:tc>
      </w:tr>
      <w:tr w:rsidR="00B2370F" w14:paraId="08F707E6" w14:textId="77777777" w:rsidTr="00B2370F">
        <w:trPr>
          <w:ins w:id="274" w:author="Alexandru Uicoabă" w:date="2022-06-14T21:30:00Z"/>
        </w:trPr>
        <w:tc>
          <w:tcPr>
            <w:tcW w:w="2254" w:type="dxa"/>
          </w:tcPr>
          <w:p w14:paraId="11842A9C" w14:textId="35F58BC1" w:rsidR="00B2370F" w:rsidRDefault="00B2370F" w:rsidP="003F56A4">
            <w:pPr>
              <w:jc w:val="both"/>
              <w:rPr>
                <w:ins w:id="275" w:author="Alexandru Uicoabă" w:date="2022-06-14T21:30:00Z"/>
                <w:rFonts w:ascii="Times New Roman" w:hAnsi="Times New Roman" w:cs="Times New Roman"/>
                <w:sz w:val="24"/>
                <w:szCs w:val="24"/>
              </w:rPr>
            </w:pPr>
            <w:ins w:id="276" w:author="Alexandru Uicoabă" w:date="2022-06-14T21:30:00Z">
              <w:r>
                <w:rPr>
                  <w:rFonts w:ascii="Times New Roman" w:hAnsi="Times New Roman" w:cs="Times New Roman"/>
                  <w:sz w:val="24"/>
                  <w:szCs w:val="24"/>
                </w:rPr>
                <w:t>T</w:t>
              </w:r>
            </w:ins>
            <w:ins w:id="277" w:author="Alexandru Uicoabă" w:date="2022-06-14T21:31:00Z">
              <w:r>
                <w:rPr>
                  <w:rFonts w:ascii="Times New Roman" w:hAnsi="Times New Roman" w:cs="Times New Roman"/>
                  <w:sz w:val="24"/>
                  <w:szCs w:val="24"/>
                </w:rPr>
                <w:t>urul 1</w:t>
              </w:r>
            </w:ins>
          </w:p>
        </w:tc>
        <w:tc>
          <w:tcPr>
            <w:tcW w:w="2254" w:type="dxa"/>
          </w:tcPr>
          <w:p w14:paraId="16636104" w14:textId="40094121" w:rsidR="00B2370F" w:rsidRDefault="00B2370F" w:rsidP="003F56A4">
            <w:pPr>
              <w:jc w:val="both"/>
              <w:rPr>
                <w:ins w:id="278" w:author="Alexandru Uicoabă" w:date="2022-06-14T21:30:00Z"/>
                <w:rFonts w:ascii="Times New Roman" w:hAnsi="Times New Roman" w:cs="Times New Roman"/>
                <w:sz w:val="24"/>
                <w:szCs w:val="24"/>
              </w:rPr>
            </w:pPr>
            <w:ins w:id="279" w:author="Alexandru Uicoabă" w:date="2022-06-14T21:32:00Z">
              <w:r>
                <w:rPr>
                  <w:rFonts w:ascii="Times New Roman" w:hAnsi="Times New Roman" w:cs="Times New Roman"/>
                  <w:sz w:val="24"/>
                  <w:szCs w:val="24"/>
                </w:rPr>
                <w:t>27 secunde</w:t>
              </w:r>
            </w:ins>
          </w:p>
        </w:tc>
        <w:tc>
          <w:tcPr>
            <w:tcW w:w="2254" w:type="dxa"/>
          </w:tcPr>
          <w:p w14:paraId="7D8D8EB9" w14:textId="2721CA3A" w:rsidR="00B2370F" w:rsidRDefault="00B2370F" w:rsidP="003F56A4">
            <w:pPr>
              <w:jc w:val="both"/>
              <w:rPr>
                <w:ins w:id="280" w:author="Alexandru Uicoabă" w:date="2022-06-14T21:30:00Z"/>
                <w:rFonts w:ascii="Times New Roman" w:hAnsi="Times New Roman" w:cs="Times New Roman"/>
                <w:sz w:val="24"/>
                <w:szCs w:val="24"/>
              </w:rPr>
            </w:pPr>
            <w:ins w:id="281" w:author="Alexandru Uicoabă" w:date="2022-06-14T21:32:00Z">
              <w:r>
                <w:rPr>
                  <w:rFonts w:ascii="Times New Roman" w:hAnsi="Times New Roman" w:cs="Times New Roman"/>
                  <w:sz w:val="24"/>
                  <w:szCs w:val="24"/>
                </w:rPr>
                <w:t>29 secunde</w:t>
              </w:r>
            </w:ins>
          </w:p>
        </w:tc>
        <w:tc>
          <w:tcPr>
            <w:tcW w:w="2254" w:type="dxa"/>
          </w:tcPr>
          <w:p w14:paraId="3AA938DB" w14:textId="01009168" w:rsidR="00B2370F" w:rsidRDefault="00B2370F" w:rsidP="003F56A4">
            <w:pPr>
              <w:jc w:val="both"/>
              <w:rPr>
                <w:ins w:id="282" w:author="Alexandru Uicoabă" w:date="2022-06-14T21:30:00Z"/>
                <w:rFonts w:ascii="Times New Roman" w:hAnsi="Times New Roman" w:cs="Times New Roman"/>
                <w:sz w:val="24"/>
                <w:szCs w:val="24"/>
              </w:rPr>
            </w:pPr>
            <w:ins w:id="283" w:author="Alexandru Uicoabă" w:date="2022-06-14T21:33:00Z">
              <w:r>
                <w:rPr>
                  <w:rFonts w:ascii="Times New Roman" w:hAnsi="Times New Roman" w:cs="Times New Roman"/>
                  <w:sz w:val="24"/>
                  <w:szCs w:val="24"/>
                </w:rPr>
                <w:t>29 secunde</w:t>
              </w:r>
            </w:ins>
          </w:p>
        </w:tc>
      </w:tr>
      <w:tr w:rsidR="00B2370F" w14:paraId="3DD4B0D2" w14:textId="77777777" w:rsidTr="00B2370F">
        <w:trPr>
          <w:ins w:id="284" w:author="Alexandru Uicoabă" w:date="2022-06-14T21:30:00Z"/>
        </w:trPr>
        <w:tc>
          <w:tcPr>
            <w:tcW w:w="2254" w:type="dxa"/>
          </w:tcPr>
          <w:p w14:paraId="07F6A9F9" w14:textId="1F1D0543" w:rsidR="00B2370F" w:rsidRDefault="00B2370F" w:rsidP="003F56A4">
            <w:pPr>
              <w:jc w:val="both"/>
              <w:rPr>
                <w:ins w:id="285" w:author="Alexandru Uicoabă" w:date="2022-06-14T21:30:00Z"/>
                <w:rFonts w:ascii="Times New Roman" w:hAnsi="Times New Roman" w:cs="Times New Roman"/>
                <w:sz w:val="24"/>
                <w:szCs w:val="24"/>
              </w:rPr>
            </w:pPr>
            <w:ins w:id="286" w:author="Alexandru Uicoabă" w:date="2022-06-14T21:31:00Z">
              <w:r>
                <w:rPr>
                  <w:rFonts w:ascii="Times New Roman" w:hAnsi="Times New Roman" w:cs="Times New Roman"/>
                  <w:sz w:val="24"/>
                  <w:szCs w:val="24"/>
                </w:rPr>
                <w:t>Turul 2</w:t>
              </w:r>
            </w:ins>
          </w:p>
        </w:tc>
        <w:tc>
          <w:tcPr>
            <w:tcW w:w="2254" w:type="dxa"/>
          </w:tcPr>
          <w:p w14:paraId="1CE35767" w14:textId="3807BF14" w:rsidR="00B2370F" w:rsidRDefault="00B2370F" w:rsidP="003F56A4">
            <w:pPr>
              <w:jc w:val="both"/>
              <w:rPr>
                <w:ins w:id="287" w:author="Alexandru Uicoabă" w:date="2022-06-14T21:30:00Z"/>
                <w:rFonts w:ascii="Times New Roman" w:hAnsi="Times New Roman" w:cs="Times New Roman"/>
                <w:sz w:val="24"/>
                <w:szCs w:val="24"/>
              </w:rPr>
            </w:pPr>
            <w:ins w:id="288" w:author="Alexandru Uicoabă" w:date="2022-06-14T21:32:00Z">
              <w:r>
                <w:rPr>
                  <w:rFonts w:ascii="Times New Roman" w:hAnsi="Times New Roman" w:cs="Times New Roman"/>
                  <w:sz w:val="24"/>
                  <w:szCs w:val="24"/>
                </w:rPr>
                <w:t>27 secunde</w:t>
              </w:r>
            </w:ins>
          </w:p>
        </w:tc>
        <w:tc>
          <w:tcPr>
            <w:tcW w:w="2254" w:type="dxa"/>
          </w:tcPr>
          <w:p w14:paraId="589CC8C2" w14:textId="635DF4BB" w:rsidR="00B2370F" w:rsidRDefault="00B2370F" w:rsidP="003F56A4">
            <w:pPr>
              <w:jc w:val="both"/>
              <w:rPr>
                <w:ins w:id="289" w:author="Alexandru Uicoabă" w:date="2022-06-14T21:30:00Z"/>
                <w:rFonts w:ascii="Times New Roman" w:hAnsi="Times New Roman" w:cs="Times New Roman"/>
                <w:sz w:val="24"/>
                <w:szCs w:val="24"/>
              </w:rPr>
            </w:pPr>
            <w:ins w:id="290" w:author="Alexandru Uicoabă" w:date="2022-06-14T21:32:00Z">
              <w:r>
                <w:rPr>
                  <w:rFonts w:ascii="Times New Roman" w:hAnsi="Times New Roman" w:cs="Times New Roman"/>
                  <w:sz w:val="24"/>
                  <w:szCs w:val="24"/>
                </w:rPr>
                <w:t>28 secunde</w:t>
              </w:r>
            </w:ins>
          </w:p>
        </w:tc>
        <w:tc>
          <w:tcPr>
            <w:tcW w:w="2254" w:type="dxa"/>
          </w:tcPr>
          <w:p w14:paraId="11CE991D" w14:textId="0FD1EA80" w:rsidR="00B2370F" w:rsidRDefault="00B2370F" w:rsidP="003F56A4">
            <w:pPr>
              <w:jc w:val="both"/>
              <w:rPr>
                <w:ins w:id="291" w:author="Alexandru Uicoabă" w:date="2022-06-14T21:30:00Z"/>
                <w:rFonts w:ascii="Times New Roman" w:hAnsi="Times New Roman" w:cs="Times New Roman"/>
                <w:sz w:val="24"/>
                <w:szCs w:val="24"/>
              </w:rPr>
            </w:pPr>
            <w:ins w:id="292" w:author="Alexandru Uicoabă" w:date="2022-06-14T21:33:00Z">
              <w:r>
                <w:rPr>
                  <w:rFonts w:ascii="Times New Roman" w:hAnsi="Times New Roman" w:cs="Times New Roman"/>
                  <w:sz w:val="24"/>
                  <w:szCs w:val="24"/>
                </w:rPr>
                <w:t>28 secunde</w:t>
              </w:r>
            </w:ins>
          </w:p>
        </w:tc>
      </w:tr>
      <w:tr w:rsidR="00B2370F" w14:paraId="20C93DEA" w14:textId="77777777" w:rsidTr="00B2370F">
        <w:trPr>
          <w:ins w:id="293" w:author="Alexandru Uicoabă" w:date="2022-06-14T21:30:00Z"/>
        </w:trPr>
        <w:tc>
          <w:tcPr>
            <w:tcW w:w="2254" w:type="dxa"/>
          </w:tcPr>
          <w:p w14:paraId="2390467A" w14:textId="4E916E61" w:rsidR="00B2370F" w:rsidRDefault="00B2370F" w:rsidP="003F56A4">
            <w:pPr>
              <w:jc w:val="both"/>
              <w:rPr>
                <w:ins w:id="294" w:author="Alexandru Uicoabă" w:date="2022-06-14T21:30:00Z"/>
                <w:rFonts w:ascii="Times New Roman" w:hAnsi="Times New Roman" w:cs="Times New Roman"/>
                <w:sz w:val="24"/>
                <w:szCs w:val="24"/>
              </w:rPr>
            </w:pPr>
            <w:ins w:id="295" w:author="Alexandru Uicoabă" w:date="2022-06-14T21:31:00Z">
              <w:r>
                <w:rPr>
                  <w:rFonts w:ascii="Times New Roman" w:hAnsi="Times New Roman" w:cs="Times New Roman"/>
                  <w:sz w:val="24"/>
                  <w:szCs w:val="24"/>
                </w:rPr>
                <w:t>Turul 3</w:t>
              </w:r>
            </w:ins>
          </w:p>
        </w:tc>
        <w:tc>
          <w:tcPr>
            <w:tcW w:w="2254" w:type="dxa"/>
          </w:tcPr>
          <w:p w14:paraId="70EC7628" w14:textId="56E06423" w:rsidR="00B2370F" w:rsidRDefault="00B2370F" w:rsidP="003F56A4">
            <w:pPr>
              <w:jc w:val="both"/>
              <w:rPr>
                <w:ins w:id="296" w:author="Alexandru Uicoabă" w:date="2022-06-14T21:30:00Z"/>
                <w:rFonts w:ascii="Times New Roman" w:hAnsi="Times New Roman" w:cs="Times New Roman"/>
                <w:sz w:val="24"/>
                <w:szCs w:val="24"/>
              </w:rPr>
            </w:pPr>
            <w:ins w:id="297" w:author="Alexandru Uicoabă" w:date="2022-06-14T21:32:00Z">
              <w:r>
                <w:rPr>
                  <w:rFonts w:ascii="Times New Roman" w:hAnsi="Times New Roman" w:cs="Times New Roman"/>
                  <w:sz w:val="24"/>
                  <w:szCs w:val="24"/>
                </w:rPr>
                <w:t xml:space="preserve">28 secunde </w:t>
              </w:r>
            </w:ins>
          </w:p>
        </w:tc>
        <w:tc>
          <w:tcPr>
            <w:tcW w:w="2254" w:type="dxa"/>
          </w:tcPr>
          <w:p w14:paraId="3A7DD371" w14:textId="3894B77F" w:rsidR="00B2370F" w:rsidRDefault="00B2370F" w:rsidP="003F56A4">
            <w:pPr>
              <w:jc w:val="both"/>
              <w:rPr>
                <w:ins w:id="298" w:author="Alexandru Uicoabă" w:date="2022-06-14T21:30:00Z"/>
                <w:rFonts w:ascii="Times New Roman" w:hAnsi="Times New Roman" w:cs="Times New Roman"/>
                <w:sz w:val="24"/>
                <w:szCs w:val="24"/>
              </w:rPr>
            </w:pPr>
            <w:ins w:id="299" w:author="Alexandru Uicoabă" w:date="2022-06-14T21:32:00Z">
              <w:r>
                <w:rPr>
                  <w:rFonts w:ascii="Times New Roman" w:hAnsi="Times New Roman" w:cs="Times New Roman"/>
                  <w:sz w:val="24"/>
                  <w:szCs w:val="24"/>
                </w:rPr>
                <w:t>27 secunde</w:t>
              </w:r>
            </w:ins>
          </w:p>
        </w:tc>
        <w:tc>
          <w:tcPr>
            <w:tcW w:w="2254" w:type="dxa"/>
          </w:tcPr>
          <w:p w14:paraId="08257A15" w14:textId="511E4E8D" w:rsidR="00B2370F" w:rsidRDefault="00B2370F" w:rsidP="003F56A4">
            <w:pPr>
              <w:jc w:val="both"/>
              <w:rPr>
                <w:ins w:id="300" w:author="Alexandru Uicoabă" w:date="2022-06-14T21:30:00Z"/>
                <w:rFonts w:ascii="Times New Roman" w:hAnsi="Times New Roman" w:cs="Times New Roman"/>
                <w:sz w:val="24"/>
                <w:szCs w:val="24"/>
              </w:rPr>
            </w:pPr>
            <w:ins w:id="301" w:author="Alexandru Uicoabă" w:date="2022-06-14T21:33:00Z">
              <w:r>
                <w:rPr>
                  <w:rFonts w:ascii="Times New Roman" w:hAnsi="Times New Roman" w:cs="Times New Roman"/>
                  <w:sz w:val="24"/>
                  <w:szCs w:val="24"/>
                </w:rPr>
                <w:t>28 secunde</w:t>
              </w:r>
            </w:ins>
          </w:p>
        </w:tc>
      </w:tr>
      <w:tr w:rsidR="00B2370F" w14:paraId="16DE4A85" w14:textId="77777777" w:rsidTr="00B2370F">
        <w:trPr>
          <w:ins w:id="302" w:author="Alexandru Uicoabă" w:date="2022-06-14T21:30:00Z"/>
        </w:trPr>
        <w:tc>
          <w:tcPr>
            <w:tcW w:w="2254" w:type="dxa"/>
          </w:tcPr>
          <w:p w14:paraId="6358FC05" w14:textId="6B833787" w:rsidR="00B2370F" w:rsidRDefault="00B2370F" w:rsidP="003F56A4">
            <w:pPr>
              <w:jc w:val="both"/>
              <w:rPr>
                <w:ins w:id="303" w:author="Alexandru Uicoabă" w:date="2022-06-14T21:30:00Z"/>
                <w:rFonts w:ascii="Times New Roman" w:hAnsi="Times New Roman" w:cs="Times New Roman"/>
                <w:sz w:val="24"/>
                <w:szCs w:val="24"/>
              </w:rPr>
            </w:pPr>
            <w:ins w:id="304" w:author="Alexandru Uicoabă" w:date="2022-06-14T21:31:00Z">
              <w:r>
                <w:rPr>
                  <w:rFonts w:ascii="Times New Roman" w:hAnsi="Times New Roman" w:cs="Times New Roman"/>
                  <w:sz w:val="24"/>
                  <w:szCs w:val="24"/>
                </w:rPr>
                <w:t>Turul 4</w:t>
              </w:r>
            </w:ins>
          </w:p>
        </w:tc>
        <w:tc>
          <w:tcPr>
            <w:tcW w:w="2254" w:type="dxa"/>
          </w:tcPr>
          <w:p w14:paraId="67C926A1" w14:textId="2D0F4E51" w:rsidR="00B2370F" w:rsidRDefault="00B2370F" w:rsidP="003F56A4">
            <w:pPr>
              <w:jc w:val="both"/>
              <w:rPr>
                <w:ins w:id="305" w:author="Alexandru Uicoabă" w:date="2022-06-14T21:30:00Z"/>
                <w:rFonts w:ascii="Times New Roman" w:hAnsi="Times New Roman" w:cs="Times New Roman"/>
                <w:sz w:val="24"/>
                <w:szCs w:val="24"/>
              </w:rPr>
            </w:pPr>
            <w:ins w:id="306" w:author="Alexandru Uicoabă" w:date="2022-06-14T21:32:00Z">
              <w:r>
                <w:rPr>
                  <w:rFonts w:ascii="Times New Roman" w:hAnsi="Times New Roman" w:cs="Times New Roman"/>
                  <w:sz w:val="24"/>
                  <w:szCs w:val="24"/>
                </w:rPr>
                <w:t>26 secunde</w:t>
              </w:r>
            </w:ins>
          </w:p>
        </w:tc>
        <w:tc>
          <w:tcPr>
            <w:tcW w:w="2254" w:type="dxa"/>
          </w:tcPr>
          <w:p w14:paraId="2ADBCE06" w14:textId="2C815B2B" w:rsidR="00B2370F" w:rsidRDefault="00B2370F" w:rsidP="003F56A4">
            <w:pPr>
              <w:jc w:val="both"/>
              <w:rPr>
                <w:ins w:id="307" w:author="Alexandru Uicoabă" w:date="2022-06-14T21:30:00Z"/>
                <w:rFonts w:ascii="Times New Roman" w:hAnsi="Times New Roman" w:cs="Times New Roman"/>
                <w:sz w:val="24"/>
                <w:szCs w:val="24"/>
              </w:rPr>
            </w:pPr>
            <w:ins w:id="308" w:author="Alexandru Uicoabă" w:date="2022-06-14T21:32:00Z">
              <w:r>
                <w:rPr>
                  <w:rFonts w:ascii="Times New Roman" w:hAnsi="Times New Roman" w:cs="Times New Roman"/>
                  <w:sz w:val="24"/>
                  <w:szCs w:val="24"/>
                </w:rPr>
                <w:t>27 secunde</w:t>
              </w:r>
            </w:ins>
          </w:p>
        </w:tc>
        <w:tc>
          <w:tcPr>
            <w:tcW w:w="2254" w:type="dxa"/>
          </w:tcPr>
          <w:p w14:paraId="4D7B865C" w14:textId="198F23C6" w:rsidR="00B2370F" w:rsidRDefault="00B2370F" w:rsidP="003F56A4">
            <w:pPr>
              <w:jc w:val="both"/>
              <w:rPr>
                <w:ins w:id="309" w:author="Alexandru Uicoabă" w:date="2022-06-14T21:30:00Z"/>
                <w:rFonts w:ascii="Times New Roman" w:hAnsi="Times New Roman" w:cs="Times New Roman"/>
                <w:sz w:val="24"/>
                <w:szCs w:val="24"/>
              </w:rPr>
            </w:pPr>
            <w:ins w:id="310" w:author="Alexandru Uicoabă" w:date="2022-06-14T21:33:00Z">
              <w:r>
                <w:rPr>
                  <w:rFonts w:ascii="Times New Roman" w:hAnsi="Times New Roman" w:cs="Times New Roman"/>
                  <w:sz w:val="24"/>
                  <w:szCs w:val="24"/>
                </w:rPr>
                <w:t>29 secunde</w:t>
              </w:r>
            </w:ins>
          </w:p>
        </w:tc>
      </w:tr>
      <w:tr w:rsidR="00B2370F" w14:paraId="1770DE88" w14:textId="77777777" w:rsidTr="00B2370F">
        <w:trPr>
          <w:ins w:id="311" w:author="Alexandru Uicoabă" w:date="2022-06-14T21:30:00Z"/>
        </w:trPr>
        <w:tc>
          <w:tcPr>
            <w:tcW w:w="2254" w:type="dxa"/>
          </w:tcPr>
          <w:p w14:paraId="68DD94A6" w14:textId="4A60F031" w:rsidR="00B2370F" w:rsidRDefault="00B2370F" w:rsidP="003F56A4">
            <w:pPr>
              <w:jc w:val="both"/>
              <w:rPr>
                <w:ins w:id="312" w:author="Alexandru Uicoabă" w:date="2022-06-14T21:30:00Z"/>
                <w:rFonts w:ascii="Times New Roman" w:hAnsi="Times New Roman" w:cs="Times New Roman"/>
                <w:sz w:val="24"/>
                <w:szCs w:val="24"/>
              </w:rPr>
            </w:pPr>
            <w:ins w:id="313" w:author="Alexandru Uicoabă" w:date="2022-06-14T21:31:00Z">
              <w:r>
                <w:rPr>
                  <w:rFonts w:ascii="Times New Roman" w:hAnsi="Times New Roman" w:cs="Times New Roman"/>
                  <w:sz w:val="24"/>
                  <w:szCs w:val="24"/>
                </w:rPr>
                <w:t>Turul 5</w:t>
              </w:r>
            </w:ins>
          </w:p>
        </w:tc>
        <w:tc>
          <w:tcPr>
            <w:tcW w:w="2254" w:type="dxa"/>
          </w:tcPr>
          <w:p w14:paraId="179C9753" w14:textId="255B4DD2" w:rsidR="00B2370F" w:rsidRDefault="00B2370F" w:rsidP="003F56A4">
            <w:pPr>
              <w:jc w:val="both"/>
              <w:rPr>
                <w:ins w:id="314" w:author="Alexandru Uicoabă" w:date="2022-06-14T21:30:00Z"/>
                <w:rFonts w:ascii="Times New Roman" w:hAnsi="Times New Roman" w:cs="Times New Roman"/>
                <w:sz w:val="24"/>
                <w:szCs w:val="24"/>
              </w:rPr>
            </w:pPr>
            <w:ins w:id="315" w:author="Alexandru Uicoabă" w:date="2022-06-14T21:32:00Z">
              <w:r>
                <w:rPr>
                  <w:rFonts w:ascii="Times New Roman" w:hAnsi="Times New Roman" w:cs="Times New Roman"/>
                  <w:sz w:val="24"/>
                  <w:szCs w:val="24"/>
                </w:rPr>
                <w:t>26 secunde</w:t>
              </w:r>
            </w:ins>
          </w:p>
        </w:tc>
        <w:tc>
          <w:tcPr>
            <w:tcW w:w="2254" w:type="dxa"/>
          </w:tcPr>
          <w:p w14:paraId="6D65F7A8" w14:textId="733A4716" w:rsidR="00B2370F" w:rsidRDefault="00B2370F" w:rsidP="003F56A4">
            <w:pPr>
              <w:jc w:val="both"/>
              <w:rPr>
                <w:ins w:id="316" w:author="Alexandru Uicoabă" w:date="2022-06-14T21:30:00Z"/>
                <w:rFonts w:ascii="Times New Roman" w:hAnsi="Times New Roman" w:cs="Times New Roman"/>
                <w:sz w:val="24"/>
                <w:szCs w:val="24"/>
              </w:rPr>
            </w:pPr>
            <w:ins w:id="317" w:author="Alexandru Uicoabă" w:date="2022-06-14T21:32:00Z">
              <w:r>
                <w:rPr>
                  <w:rFonts w:ascii="Times New Roman" w:hAnsi="Times New Roman" w:cs="Times New Roman"/>
                  <w:sz w:val="24"/>
                  <w:szCs w:val="24"/>
                </w:rPr>
                <w:t>28 secunde</w:t>
              </w:r>
            </w:ins>
          </w:p>
        </w:tc>
        <w:tc>
          <w:tcPr>
            <w:tcW w:w="2254" w:type="dxa"/>
          </w:tcPr>
          <w:p w14:paraId="7BDAE42F" w14:textId="4DAD9796" w:rsidR="00B2370F" w:rsidRDefault="00B2370F" w:rsidP="003F56A4">
            <w:pPr>
              <w:jc w:val="both"/>
              <w:rPr>
                <w:ins w:id="318" w:author="Alexandru Uicoabă" w:date="2022-06-14T21:30:00Z"/>
                <w:rFonts w:ascii="Times New Roman" w:hAnsi="Times New Roman" w:cs="Times New Roman"/>
                <w:sz w:val="24"/>
                <w:szCs w:val="24"/>
              </w:rPr>
            </w:pPr>
            <w:ins w:id="319" w:author="Alexandru Uicoabă" w:date="2022-06-14T21:33:00Z">
              <w:r>
                <w:rPr>
                  <w:rFonts w:ascii="Times New Roman" w:hAnsi="Times New Roman" w:cs="Times New Roman"/>
                  <w:sz w:val="24"/>
                  <w:szCs w:val="24"/>
                </w:rPr>
                <w:t>28 secunde</w:t>
              </w:r>
            </w:ins>
          </w:p>
        </w:tc>
      </w:tr>
    </w:tbl>
    <w:p w14:paraId="02BC1CA3" w14:textId="77777777" w:rsidR="009C5C93" w:rsidRPr="003F56A4" w:rsidRDefault="009C5C93" w:rsidP="003F56A4">
      <w:pPr>
        <w:jc w:val="both"/>
        <w:rPr>
          <w:rFonts w:ascii="Times New Roman" w:hAnsi="Times New Roman" w:cs="Times New Roman"/>
          <w:sz w:val="24"/>
          <w:szCs w:val="24"/>
        </w:rPr>
      </w:pPr>
    </w:p>
    <w:p w14:paraId="1B32DC29" w14:textId="2C869AF6" w:rsidR="00AB4D8C" w:rsidRPr="00AB4D8C" w:rsidRDefault="00AB4D8C" w:rsidP="00AB4D8C">
      <w:pPr>
        <w:pStyle w:val="Titlu3"/>
        <w:rPr>
          <w:rFonts w:ascii="Times New Roman" w:hAnsi="Times New Roman" w:cs="Times New Roman"/>
          <w:b/>
          <w:bCs/>
          <w:color w:val="auto"/>
          <w:sz w:val="28"/>
          <w:szCs w:val="28"/>
        </w:rPr>
      </w:pPr>
      <w:bookmarkStart w:id="320" w:name="_Toc106049322"/>
      <w:r w:rsidRPr="00AB4D8C">
        <w:rPr>
          <w:rFonts w:ascii="Times New Roman" w:hAnsi="Times New Roman" w:cs="Times New Roman"/>
          <w:b/>
          <w:bCs/>
          <w:color w:val="auto"/>
          <w:sz w:val="28"/>
          <w:szCs w:val="28"/>
        </w:rPr>
        <w:t>4.3.1 Machine Learning supravegheat vs Reinforcement Learning</w:t>
      </w:r>
      <w:bookmarkEnd w:id="320"/>
    </w:p>
    <w:p w14:paraId="70D22C1B" w14:textId="77777777" w:rsidR="00AB4D8C" w:rsidRDefault="00AB4D8C" w:rsidP="00D46087"/>
    <w:p w14:paraId="4F895FCC" w14:textId="0545B9EE" w:rsidR="00A53CB1" w:rsidRPr="003F56A4" w:rsidRDefault="00AB4D8C" w:rsidP="003F56A4">
      <w:pPr>
        <w:jc w:val="both"/>
        <w:rPr>
          <w:rFonts w:ascii="Times New Roman" w:hAnsi="Times New Roman" w:cs="Times New Roman"/>
          <w:sz w:val="24"/>
          <w:szCs w:val="24"/>
        </w:rPr>
      </w:pPr>
      <w:r>
        <w:tab/>
      </w:r>
      <w:r w:rsidRPr="003F56A4">
        <w:rPr>
          <w:rFonts w:ascii="Times New Roman" w:hAnsi="Times New Roman" w:cs="Times New Roman"/>
          <w:sz w:val="24"/>
          <w:szCs w:val="24"/>
        </w:rPr>
        <w:t xml:space="preserve">Dacă ne raportăm la experimentele realizate, în cazul în care circuitul este unul cunoscut și nu suferă modificări, și avem acces la date precum poziția kartului pe circuit și date anterioare pe care se poate face antrenarea modelului, pot fi utilizați algoritmi de machine learning supravegheați care pot să </w:t>
      </w:r>
      <w:r w:rsidR="002C2E13" w:rsidRPr="003F56A4">
        <w:rPr>
          <w:rFonts w:ascii="Times New Roman" w:hAnsi="Times New Roman" w:cs="Times New Roman"/>
          <w:sz w:val="24"/>
          <w:szCs w:val="24"/>
        </w:rPr>
        <w:t>aibă</w:t>
      </w:r>
      <w:r w:rsidR="003F56A4" w:rsidRPr="003F56A4">
        <w:rPr>
          <w:rFonts w:ascii="Times New Roman" w:hAnsi="Times New Roman" w:cs="Times New Roman"/>
          <w:sz w:val="24"/>
          <w:szCs w:val="24"/>
        </w:rPr>
        <w:t xml:space="preserve"> rezultate foarte bune, comparabile cu cele ale unui utilizator uman.</w:t>
      </w:r>
    </w:p>
    <w:p w14:paraId="6ADEE021" w14:textId="4DD85360" w:rsidR="003F56A4" w:rsidRPr="003F56A4" w:rsidRDefault="003F56A4" w:rsidP="003F56A4">
      <w:pPr>
        <w:jc w:val="both"/>
        <w:rPr>
          <w:rFonts w:ascii="Times New Roman" w:hAnsi="Times New Roman" w:cs="Times New Roman"/>
          <w:sz w:val="24"/>
          <w:szCs w:val="24"/>
        </w:rPr>
      </w:pPr>
      <w:r w:rsidRPr="003F56A4">
        <w:rPr>
          <w:rFonts w:ascii="Times New Roman" w:hAnsi="Times New Roman" w:cs="Times New Roman"/>
          <w:sz w:val="24"/>
          <w:szCs w:val="24"/>
        </w:rPr>
        <w:tab/>
        <w:t>În cazul în care circuitul suferă modificări, este generat aleator</w:t>
      </w:r>
      <w:r w:rsidR="002C2E13">
        <w:rPr>
          <w:rFonts w:ascii="Times New Roman" w:hAnsi="Times New Roman" w:cs="Times New Roman"/>
          <w:sz w:val="24"/>
          <w:szCs w:val="24"/>
        </w:rPr>
        <w:t>iu</w:t>
      </w:r>
      <w:r w:rsidRPr="003F56A4">
        <w:rPr>
          <w:rFonts w:ascii="Times New Roman" w:hAnsi="Times New Roman" w:cs="Times New Roman"/>
          <w:sz w:val="24"/>
          <w:szCs w:val="24"/>
        </w:rPr>
        <w:t xml:space="preserve"> și nu avem acces la informații precum poziția kartului, ci doar senzorii frontali, cea mai bună variantă este folosirea de reinforcement learning. </w:t>
      </w:r>
    </w:p>
    <w:p w14:paraId="5D3837C5" w14:textId="36887894" w:rsidR="003F56A4" w:rsidRPr="003F56A4" w:rsidRDefault="003F56A4" w:rsidP="003F56A4">
      <w:pPr>
        <w:jc w:val="both"/>
        <w:rPr>
          <w:rFonts w:ascii="Times New Roman" w:hAnsi="Times New Roman" w:cs="Times New Roman"/>
          <w:sz w:val="24"/>
          <w:szCs w:val="24"/>
        </w:rPr>
      </w:pPr>
      <w:r w:rsidRPr="003F56A4">
        <w:rPr>
          <w:rFonts w:ascii="Times New Roman" w:hAnsi="Times New Roman" w:cs="Times New Roman"/>
          <w:sz w:val="24"/>
          <w:szCs w:val="24"/>
        </w:rPr>
        <w:lastRenderedPageBreak/>
        <w:tab/>
        <w:t>Pornind de la aceste experimente se pot aduce dezvoltări viitoare, prezentate în capitolul dedicat mai jos în această lucrare.</w:t>
      </w:r>
    </w:p>
    <w:p w14:paraId="053D33FD" w14:textId="1800146E" w:rsidR="00A53CB1" w:rsidRPr="002F1250" w:rsidRDefault="00A53CB1" w:rsidP="00D46087">
      <w:r>
        <w:tab/>
      </w:r>
    </w:p>
    <w:p w14:paraId="24BB8418" w14:textId="42F39700" w:rsidR="00D46087" w:rsidRDefault="00D46087" w:rsidP="00D46087">
      <w:pPr>
        <w:rPr>
          <w:lang w:val="en-GB"/>
        </w:rPr>
      </w:pPr>
    </w:p>
    <w:p w14:paraId="15F4A75B" w14:textId="77777777" w:rsidR="003F56A4" w:rsidRPr="00D46087" w:rsidRDefault="003F56A4" w:rsidP="00D46087">
      <w:pPr>
        <w:rPr>
          <w:lang w:val="en-GB"/>
        </w:rPr>
      </w:pPr>
    </w:p>
    <w:p w14:paraId="6F39D48C" w14:textId="29295CD0" w:rsidR="00F920BE" w:rsidRDefault="00F920BE" w:rsidP="000352C6">
      <w:pPr>
        <w:pStyle w:val="Titlu1"/>
        <w:jc w:val="center"/>
        <w:rPr>
          <w:rFonts w:ascii="Times New Roman" w:hAnsi="Times New Roman" w:cs="Times New Roman"/>
          <w:b/>
          <w:bCs/>
          <w:color w:val="auto"/>
          <w:lang w:val="en-GB"/>
        </w:rPr>
      </w:pPr>
      <w:bookmarkStart w:id="321" w:name="_Toc106049323"/>
      <w:r w:rsidRPr="000352C6">
        <w:rPr>
          <w:rFonts w:ascii="Times New Roman" w:hAnsi="Times New Roman" w:cs="Times New Roman"/>
          <w:b/>
          <w:bCs/>
          <w:color w:val="auto"/>
          <w:lang w:val="en-GB"/>
        </w:rPr>
        <w:t>Capitolul 5</w:t>
      </w:r>
      <w:r w:rsidR="000352C6" w:rsidRPr="000352C6">
        <w:rPr>
          <w:rFonts w:ascii="Times New Roman" w:hAnsi="Times New Roman" w:cs="Times New Roman"/>
          <w:b/>
          <w:bCs/>
          <w:color w:val="auto"/>
          <w:lang w:val="en-GB"/>
        </w:rPr>
        <w:t xml:space="preserve">: </w:t>
      </w:r>
      <w:r w:rsidRPr="000352C6">
        <w:rPr>
          <w:rFonts w:ascii="Times New Roman" w:hAnsi="Times New Roman" w:cs="Times New Roman"/>
          <w:b/>
          <w:bCs/>
          <w:color w:val="auto"/>
          <w:lang w:val="en-GB"/>
        </w:rPr>
        <w:t xml:space="preserve"> Concluzii</w:t>
      </w:r>
      <w:bookmarkEnd w:id="321"/>
    </w:p>
    <w:p w14:paraId="32DA69AF" w14:textId="77777777" w:rsidR="005F492E" w:rsidRPr="005F492E" w:rsidRDefault="005F492E" w:rsidP="005F492E">
      <w:pPr>
        <w:rPr>
          <w:lang w:val="en-GB"/>
        </w:rPr>
      </w:pPr>
    </w:p>
    <w:p w14:paraId="71C51B65" w14:textId="2DE6E931" w:rsidR="00F920BE" w:rsidRDefault="00F920BE" w:rsidP="00B06324">
      <w:pPr>
        <w:pStyle w:val="Titlu2"/>
        <w:rPr>
          <w:rFonts w:ascii="Times New Roman" w:hAnsi="Times New Roman" w:cs="Times New Roman"/>
          <w:b/>
          <w:bCs/>
          <w:color w:val="auto"/>
          <w:sz w:val="28"/>
          <w:szCs w:val="28"/>
          <w:lang w:val="en-GB"/>
        </w:rPr>
      </w:pPr>
      <w:bookmarkStart w:id="322" w:name="_Toc106049324"/>
      <w:r w:rsidRPr="00B06324">
        <w:rPr>
          <w:rFonts w:ascii="Times New Roman" w:hAnsi="Times New Roman" w:cs="Times New Roman"/>
          <w:b/>
          <w:bCs/>
          <w:color w:val="auto"/>
          <w:sz w:val="28"/>
          <w:szCs w:val="28"/>
          <w:lang w:val="en-GB"/>
        </w:rPr>
        <w:t>5.1 – Contribuții propri</w:t>
      </w:r>
      <w:r w:rsidR="00B06324">
        <w:rPr>
          <w:rFonts w:ascii="Times New Roman" w:hAnsi="Times New Roman" w:cs="Times New Roman"/>
          <w:b/>
          <w:bCs/>
          <w:color w:val="auto"/>
          <w:sz w:val="28"/>
          <w:szCs w:val="28"/>
          <w:lang w:val="en-GB"/>
        </w:rPr>
        <w:t>i</w:t>
      </w:r>
      <w:bookmarkEnd w:id="322"/>
    </w:p>
    <w:p w14:paraId="4A32004A" w14:textId="3E558992" w:rsidR="00B06324" w:rsidRDefault="00B06324" w:rsidP="00B06324">
      <w:pPr>
        <w:rPr>
          <w:lang w:val="en-GB"/>
        </w:rPr>
      </w:pPr>
    </w:p>
    <w:p w14:paraId="33EB53CB" w14:textId="6B978A5C" w:rsidR="007450A9" w:rsidRPr="00BC53EF" w:rsidRDefault="00E23BE0" w:rsidP="00BC53EF">
      <w:pPr>
        <w:jc w:val="both"/>
        <w:rPr>
          <w:rFonts w:ascii="Times New Roman" w:hAnsi="Times New Roman" w:cs="Times New Roman"/>
          <w:sz w:val="24"/>
          <w:szCs w:val="24"/>
          <w:lang w:val="en-GB"/>
        </w:rPr>
      </w:pPr>
      <w:r>
        <w:rPr>
          <w:lang w:val="en-GB"/>
        </w:rPr>
        <w:tab/>
      </w:r>
      <w:commentRangeStart w:id="323"/>
      <w:r w:rsidRPr="00BC53EF">
        <w:rPr>
          <w:rFonts w:ascii="Times New Roman" w:hAnsi="Times New Roman" w:cs="Times New Roman"/>
          <w:sz w:val="24"/>
          <w:szCs w:val="24"/>
          <w:lang w:val="en-GB"/>
        </w:rPr>
        <w:t xml:space="preserve">În vederea realizării experimentelor pentru această </w:t>
      </w:r>
      <w:ins w:id="324" w:author="Bogdan Dragulescu" w:date="2022-06-14T14:25:00Z">
        <w:r w:rsidR="00DB4089">
          <w:rPr>
            <w:rFonts w:ascii="Times New Roman" w:hAnsi="Times New Roman" w:cs="Times New Roman"/>
            <w:sz w:val="24"/>
            <w:szCs w:val="24"/>
            <w:lang w:val="en-GB"/>
          </w:rPr>
          <w:t>t</w:t>
        </w:r>
      </w:ins>
      <w:del w:id="325" w:author="Bogdan Dragulescu" w:date="2022-06-14T14:25:00Z">
        <w:r w:rsidRPr="00BC53EF" w:rsidDel="00DB4089">
          <w:rPr>
            <w:rFonts w:ascii="Times New Roman" w:hAnsi="Times New Roman" w:cs="Times New Roman"/>
            <w:sz w:val="24"/>
            <w:szCs w:val="24"/>
            <w:lang w:val="en-GB"/>
          </w:rPr>
          <w:delText>d</w:delText>
        </w:r>
      </w:del>
      <w:r w:rsidRPr="00BC53EF">
        <w:rPr>
          <w:rFonts w:ascii="Times New Roman" w:hAnsi="Times New Roman" w:cs="Times New Roman"/>
          <w:sz w:val="24"/>
          <w:szCs w:val="24"/>
          <w:lang w:val="en-GB"/>
        </w:rPr>
        <w:t xml:space="preserve">emă în care se abordează învățarea automată a agenților </w:t>
      </w:r>
      <w:r w:rsidR="007450A9" w:rsidRPr="00BC53EF">
        <w:rPr>
          <w:rFonts w:ascii="Times New Roman" w:hAnsi="Times New Roman" w:cs="Times New Roman"/>
          <w:sz w:val="24"/>
          <w:szCs w:val="24"/>
          <w:lang w:val="en-GB"/>
        </w:rPr>
        <w:t>cum să se comporte într-un mediu virtual, s-au adus mai multe contribuții propri</w:t>
      </w:r>
      <w:del w:id="326" w:author="Bogdan Dragulescu" w:date="2022-06-14T14:25:00Z">
        <w:r w:rsidR="007450A9" w:rsidRPr="00BC53EF" w:rsidDel="00DB4089">
          <w:rPr>
            <w:rFonts w:ascii="Times New Roman" w:hAnsi="Times New Roman" w:cs="Times New Roman"/>
            <w:sz w:val="24"/>
            <w:szCs w:val="24"/>
            <w:lang w:val="en-GB"/>
          </w:rPr>
          <w:delText>a</w:delText>
        </w:r>
      </w:del>
      <w:ins w:id="327" w:author="Bogdan Dragulescu" w:date="2022-06-14T14:25:00Z">
        <w:r w:rsidR="00DB4089">
          <w:rPr>
            <w:rFonts w:ascii="Times New Roman" w:hAnsi="Times New Roman" w:cs="Times New Roman"/>
            <w:sz w:val="24"/>
            <w:szCs w:val="24"/>
            <w:lang w:val="en-GB"/>
          </w:rPr>
          <w:t>i</w:t>
        </w:r>
      </w:ins>
      <w:r w:rsidR="007450A9" w:rsidRPr="00BC53EF">
        <w:rPr>
          <w:rFonts w:ascii="Times New Roman" w:hAnsi="Times New Roman" w:cs="Times New Roman"/>
          <w:sz w:val="24"/>
          <w:szCs w:val="24"/>
          <w:lang w:val="en-GB"/>
        </w:rPr>
        <w:t>.</w:t>
      </w:r>
    </w:p>
    <w:p w14:paraId="0D3B1C4F" w14:textId="1BF4577F" w:rsidR="007450A9" w:rsidRPr="00BC53EF" w:rsidRDefault="007450A9" w:rsidP="00BC53EF">
      <w:pPr>
        <w:jc w:val="both"/>
        <w:rPr>
          <w:rFonts w:ascii="Times New Roman" w:hAnsi="Times New Roman" w:cs="Times New Roman"/>
          <w:sz w:val="24"/>
          <w:szCs w:val="24"/>
          <w:lang w:val="en-GB"/>
        </w:rPr>
      </w:pPr>
      <w:r w:rsidRPr="00BC53EF">
        <w:rPr>
          <w:rFonts w:ascii="Times New Roman" w:hAnsi="Times New Roman" w:cs="Times New Roman"/>
          <w:sz w:val="24"/>
          <w:szCs w:val="24"/>
          <w:lang w:val="en-GB"/>
        </w:rPr>
        <w:tab/>
        <w:t xml:space="preserve">O primă contribuție proprie este adaptarea scenei din Unity prin adăugarea celor cinci senzori frontali pentru detecția obstacolelor. De asemenea, tot în mediul unity s-a mai create </w:t>
      </w:r>
      <w:commentRangeStart w:id="328"/>
      <w:r w:rsidRPr="00BC53EF">
        <w:rPr>
          <w:rFonts w:ascii="Times New Roman" w:hAnsi="Times New Roman" w:cs="Times New Roman"/>
          <w:sz w:val="24"/>
          <w:szCs w:val="24"/>
          <w:lang w:val="en-GB"/>
        </w:rPr>
        <w:t>un script nou denumit</w:t>
      </w:r>
      <w:commentRangeEnd w:id="328"/>
      <w:r w:rsidR="00DB4089">
        <w:rPr>
          <w:rStyle w:val="Referincomentariu"/>
        </w:rPr>
        <w:commentReference w:id="328"/>
      </w:r>
      <w:r w:rsidRPr="00BC53EF">
        <w:rPr>
          <w:rFonts w:ascii="Times New Roman" w:hAnsi="Times New Roman" w:cs="Times New Roman"/>
          <w:sz w:val="24"/>
          <w:szCs w:val="24"/>
          <w:lang w:val="en-GB"/>
        </w:rPr>
        <w:t xml:space="preserve"> </w:t>
      </w:r>
      <w:r w:rsidRPr="00BC53EF">
        <w:rPr>
          <w:rFonts w:ascii="Times New Roman" w:hAnsi="Times New Roman" w:cs="Times New Roman"/>
          <w:i/>
          <w:iCs/>
          <w:sz w:val="24"/>
          <w:szCs w:val="24"/>
          <w:lang w:val="en-GB"/>
        </w:rPr>
        <w:t xml:space="preserve">CollectData.cs </w:t>
      </w:r>
      <w:r w:rsidRPr="00BC53EF">
        <w:rPr>
          <w:rFonts w:ascii="Times New Roman" w:hAnsi="Times New Roman" w:cs="Times New Roman"/>
          <w:sz w:val="24"/>
          <w:szCs w:val="24"/>
          <w:lang w:val="en-GB"/>
        </w:rPr>
        <w:t xml:space="preserve"> prin intermediul căruia se realizează atât colectarea datelor din joc, cât și trimiterea comenzilor către kart programmatic. Tot aici se realizează și exportul datelor din joc într-un filșier </w:t>
      </w:r>
      <w:r w:rsidRPr="00BC53EF">
        <w:rPr>
          <w:rFonts w:ascii="Times New Roman" w:hAnsi="Times New Roman" w:cs="Times New Roman"/>
          <w:i/>
          <w:iCs/>
          <w:sz w:val="24"/>
          <w:szCs w:val="24"/>
          <w:lang w:val="en-GB"/>
        </w:rPr>
        <w:t xml:space="preserve">.csv </w:t>
      </w:r>
      <w:r w:rsidRPr="00BC53EF">
        <w:rPr>
          <w:rFonts w:ascii="Times New Roman" w:hAnsi="Times New Roman" w:cs="Times New Roman"/>
          <w:sz w:val="24"/>
          <w:szCs w:val="24"/>
          <w:lang w:val="en-GB"/>
        </w:rPr>
        <w:t xml:space="preserve">la fiecare frame și trimiterea datelor prin apelul </w:t>
      </w:r>
      <w:del w:id="329" w:author="Alexandru Uicoabă" w:date="2022-06-14T21:38:00Z">
        <w:r w:rsidRPr="00BC53EF" w:rsidDel="007B4C11">
          <w:rPr>
            <w:rFonts w:ascii="Times New Roman" w:hAnsi="Times New Roman" w:cs="Times New Roman"/>
            <w:sz w:val="24"/>
            <w:szCs w:val="24"/>
            <w:lang w:val="en-GB"/>
          </w:rPr>
          <w:delText xml:space="preserve">endpointui </w:delText>
        </w:r>
      </w:del>
      <w:ins w:id="330" w:author="Alexandru Uicoabă" w:date="2022-06-14T21:38:00Z">
        <w:r w:rsidR="007B4C11">
          <w:rPr>
            <w:rFonts w:ascii="Times New Roman" w:hAnsi="Times New Roman" w:cs="Times New Roman"/>
            <w:sz w:val="24"/>
            <w:szCs w:val="24"/>
            <w:lang w:val="en-GB"/>
          </w:rPr>
          <w:t>interfeței API</w:t>
        </w:r>
        <w:r w:rsidR="007B4C11" w:rsidRPr="00BC53EF">
          <w:rPr>
            <w:rFonts w:ascii="Times New Roman" w:hAnsi="Times New Roman" w:cs="Times New Roman"/>
            <w:sz w:val="24"/>
            <w:szCs w:val="24"/>
            <w:lang w:val="en-GB"/>
          </w:rPr>
          <w:t xml:space="preserve"> </w:t>
        </w:r>
      </w:ins>
      <w:r w:rsidRPr="00BC53EF">
        <w:rPr>
          <w:rFonts w:ascii="Times New Roman" w:hAnsi="Times New Roman" w:cs="Times New Roman"/>
          <w:sz w:val="24"/>
          <w:szCs w:val="24"/>
          <w:lang w:val="en-GB"/>
        </w:rPr>
        <w:t>de tip POST pentru procesarea acestora.</w:t>
      </w:r>
    </w:p>
    <w:p w14:paraId="728B70F7" w14:textId="15688149" w:rsidR="00E23BE0" w:rsidRPr="00BC53EF" w:rsidRDefault="007450A9" w:rsidP="00BC53EF">
      <w:pPr>
        <w:jc w:val="both"/>
        <w:rPr>
          <w:rFonts w:ascii="Times New Roman" w:hAnsi="Times New Roman" w:cs="Times New Roman"/>
          <w:sz w:val="24"/>
          <w:szCs w:val="24"/>
          <w:lang w:val="en-GB"/>
        </w:rPr>
      </w:pPr>
      <w:r w:rsidRPr="00BC53EF">
        <w:rPr>
          <w:rFonts w:ascii="Times New Roman" w:hAnsi="Times New Roman" w:cs="Times New Roman"/>
          <w:sz w:val="24"/>
          <w:szCs w:val="24"/>
          <w:lang w:val="en-GB"/>
        </w:rPr>
        <w:tab/>
      </w:r>
      <w:r w:rsidR="00F77136" w:rsidRPr="00BC53EF">
        <w:rPr>
          <w:rFonts w:ascii="Times New Roman" w:hAnsi="Times New Roman" w:cs="Times New Roman"/>
          <w:sz w:val="24"/>
          <w:szCs w:val="24"/>
          <w:lang w:val="en-GB"/>
        </w:rPr>
        <w:t>Mai apoi, folosind limbajul Python și mediul anaconda, s-a create un script de FlaskAPI, care realizează atât comunicarea cu jocul din unity, cât și antrenarea modelului prin algoritmi de machine learning supravegheați.</w:t>
      </w:r>
      <w:r w:rsidR="00E23BE0" w:rsidRPr="00BC53EF">
        <w:rPr>
          <w:rFonts w:ascii="Times New Roman" w:hAnsi="Times New Roman" w:cs="Times New Roman"/>
          <w:sz w:val="24"/>
          <w:szCs w:val="24"/>
          <w:lang w:val="en-GB"/>
        </w:rPr>
        <w:tab/>
      </w:r>
      <w:r w:rsidR="00047130" w:rsidRPr="00BC53EF">
        <w:rPr>
          <w:rFonts w:ascii="Times New Roman" w:hAnsi="Times New Roman" w:cs="Times New Roman"/>
          <w:sz w:val="24"/>
          <w:szCs w:val="24"/>
          <w:lang w:val="en-GB"/>
        </w:rPr>
        <w:t>De asemenea, acest script poate fi considerat și un intermediar între scriptul care realizează partea de reinforcement learning și Unity.</w:t>
      </w:r>
    </w:p>
    <w:p w14:paraId="65347A79" w14:textId="4D576FF2" w:rsidR="00047130" w:rsidRPr="00BC53EF" w:rsidRDefault="00047130" w:rsidP="00BC53EF">
      <w:pPr>
        <w:jc w:val="both"/>
        <w:rPr>
          <w:rFonts w:ascii="Times New Roman" w:hAnsi="Times New Roman" w:cs="Times New Roman"/>
          <w:sz w:val="24"/>
          <w:szCs w:val="24"/>
          <w:lang w:val="en-GB"/>
        </w:rPr>
      </w:pPr>
      <w:r w:rsidRPr="00BC53EF">
        <w:rPr>
          <w:rFonts w:ascii="Times New Roman" w:hAnsi="Times New Roman" w:cs="Times New Roman"/>
          <w:sz w:val="24"/>
          <w:szCs w:val="24"/>
          <w:lang w:val="en-GB"/>
        </w:rPr>
        <w:tab/>
        <w:t xml:space="preserve">Pentru reinforcement learning, s-a realizat structura proiectului, care este una necesară pentru un proiect care folosește tool kit-ul celor de la OpenAI gym. Pentru aceasta s-au create niște fișiere de configurate care au numele </w:t>
      </w:r>
      <w:r w:rsidRPr="00BC53EF">
        <w:rPr>
          <w:rFonts w:ascii="Times New Roman" w:hAnsi="Times New Roman" w:cs="Times New Roman"/>
          <w:i/>
          <w:iCs/>
          <w:sz w:val="24"/>
          <w:szCs w:val="24"/>
          <w:lang w:val="en-GB"/>
        </w:rPr>
        <w:t>__init__.py</w:t>
      </w:r>
      <w:r w:rsidR="00FE2FF3" w:rsidRPr="00BC53EF">
        <w:rPr>
          <w:rFonts w:ascii="Times New Roman" w:hAnsi="Times New Roman" w:cs="Times New Roman"/>
          <w:i/>
          <w:iCs/>
          <w:sz w:val="24"/>
          <w:szCs w:val="24"/>
          <w:lang w:val="en-GB"/>
        </w:rPr>
        <w:t xml:space="preserve">. </w:t>
      </w:r>
      <w:r w:rsidR="00FE2FF3" w:rsidRPr="00BC53EF">
        <w:rPr>
          <w:rFonts w:ascii="Times New Roman" w:hAnsi="Times New Roman" w:cs="Times New Roman"/>
          <w:sz w:val="24"/>
          <w:szCs w:val="24"/>
          <w:lang w:val="en-GB"/>
        </w:rPr>
        <w:t xml:space="preserve">Tot aici, în fișierul </w:t>
      </w:r>
      <w:r w:rsidR="00FE2FF3" w:rsidRPr="00BC53EF">
        <w:rPr>
          <w:rFonts w:ascii="Times New Roman" w:hAnsi="Times New Roman" w:cs="Times New Roman"/>
          <w:i/>
          <w:iCs/>
          <w:sz w:val="24"/>
          <w:szCs w:val="24"/>
          <w:lang w:val="en-GB"/>
        </w:rPr>
        <w:t>custom_env.py</w:t>
      </w:r>
      <w:r w:rsidR="00FE2FF3" w:rsidRPr="00BC53EF">
        <w:rPr>
          <w:rFonts w:ascii="Times New Roman" w:hAnsi="Times New Roman" w:cs="Times New Roman"/>
          <w:sz w:val="24"/>
          <w:szCs w:val="24"/>
          <w:lang w:val="en-GB"/>
        </w:rPr>
        <w:t xml:space="preserve"> s-au create funcțile necesare pentru modelul de reinforcement learning.</w:t>
      </w:r>
      <w:commentRangeEnd w:id="323"/>
      <w:r w:rsidR="004A101E">
        <w:rPr>
          <w:rStyle w:val="Referincomentariu"/>
        </w:rPr>
        <w:commentReference w:id="323"/>
      </w:r>
    </w:p>
    <w:p w14:paraId="2226E234" w14:textId="77777777" w:rsidR="00E23BE0" w:rsidRPr="00B06324" w:rsidRDefault="00E23BE0" w:rsidP="00B06324">
      <w:pPr>
        <w:rPr>
          <w:lang w:val="en-GB"/>
        </w:rPr>
      </w:pPr>
    </w:p>
    <w:p w14:paraId="1EE540A7" w14:textId="7B420387" w:rsidR="00F920BE" w:rsidRDefault="00F920BE" w:rsidP="00B06324">
      <w:pPr>
        <w:pStyle w:val="Titlu2"/>
        <w:rPr>
          <w:rFonts w:ascii="Times New Roman" w:hAnsi="Times New Roman" w:cs="Times New Roman"/>
          <w:b/>
          <w:bCs/>
          <w:color w:val="auto"/>
          <w:sz w:val="28"/>
          <w:szCs w:val="28"/>
          <w:lang w:val="en-GB"/>
        </w:rPr>
      </w:pPr>
      <w:bookmarkStart w:id="331" w:name="_Toc106049325"/>
      <w:r w:rsidRPr="00B06324">
        <w:rPr>
          <w:rFonts w:ascii="Times New Roman" w:hAnsi="Times New Roman" w:cs="Times New Roman"/>
          <w:b/>
          <w:bCs/>
          <w:color w:val="auto"/>
          <w:sz w:val="28"/>
          <w:szCs w:val="28"/>
          <w:lang w:val="en-GB"/>
        </w:rPr>
        <w:t>5.2 – Dezvoltări viitoare</w:t>
      </w:r>
      <w:bookmarkEnd w:id="331"/>
    </w:p>
    <w:p w14:paraId="2E8E3A6B" w14:textId="77777777" w:rsidR="00B06324" w:rsidRPr="00B06324" w:rsidRDefault="00B06324" w:rsidP="00B06324">
      <w:pPr>
        <w:rPr>
          <w:lang w:val="en-GB"/>
        </w:rPr>
      </w:pPr>
    </w:p>
    <w:p w14:paraId="6E16FDB5" w14:textId="63ACFDE1" w:rsidR="00551EE1" w:rsidRPr="00B8314B" w:rsidRDefault="002A00B7" w:rsidP="00B8314B">
      <w:pPr>
        <w:ind w:firstLine="720"/>
        <w:jc w:val="both"/>
        <w:rPr>
          <w:rFonts w:ascii="Times New Roman" w:hAnsi="Times New Roman" w:cs="Times New Roman"/>
          <w:sz w:val="24"/>
          <w:szCs w:val="24"/>
        </w:rPr>
      </w:pPr>
      <w:r w:rsidRPr="00B8314B">
        <w:rPr>
          <w:rFonts w:ascii="Times New Roman" w:hAnsi="Times New Roman" w:cs="Times New Roman"/>
          <w:sz w:val="24"/>
          <w:szCs w:val="24"/>
        </w:rPr>
        <w:t xml:space="preserve">În viitor, având arhitectura actuală, se poate continua pe mai multe direcții. </w:t>
      </w:r>
      <w:r w:rsidR="00551EE1" w:rsidRPr="00B8314B">
        <w:rPr>
          <w:rFonts w:ascii="Times New Roman" w:hAnsi="Times New Roman" w:cs="Times New Roman"/>
          <w:sz w:val="24"/>
          <w:szCs w:val="24"/>
        </w:rPr>
        <w:t>Cea mai importană direcție este creșterea numărului de episoade necesare ca agentul să învețe să conducă folosind reinforcement learning. Este de interes observarea unor îmbunătățiri vizibile după un număr crescut de episoade.</w:t>
      </w:r>
    </w:p>
    <w:p w14:paraId="0DA72A6F" w14:textId="55886EFF" w:rsidR="002A00B7" w:rsidRPr="00B8314B" w:rsidRDefault="002A00B7" w:rsidP="00B8314B">
      <w:pPr>
        <w:ind w:firstLine="720"/>
        <w:jc w:val="both"/>
        <w:rPr>
          <w:rFonts w:ascii="Times New Roman" w:hAnsi="Times New Roman" w:cs="Times New Roman"/>
          <w:sz w:val="24"/>
          <w:szCs w:val="24"/>
        </w:rPr>
      </w:pPr>
      <w:r w:rsidRPr="00B8314B">
        <w:rPr>
          <w:rFonts w:ascii="Times New Roman" w:hAnsi="Times New Roman" w:cs="Times New Roman"/>
          <w:sz w:val="24"/>
          <w:szCs w:val="24"/>
        </w:rPr>
        <w:t>O primă direcție poate fi trecerea de la un mediu de tip single player, la un mediu de tip multi play</w:t>
      </w:r>
      <w:del w:id="332" w:author="Bogdan Dragulescu" w:date="2022-06-14T14:33:00Z">
        <w:r w:rsidRPr="00B8314B" w:rsidDel="004A101E">
          <w:rPr>
            <w:rFonts w:ascii="Times New Roman" w:hAnsi="Times New Roman" w:cs="Times New Roman"/>
            <w:sz w:val="24"/>
            <w:szCs w:val="24"/>
          </w:rPr>
          <w:delText>a</w:delText>
        </w:r>
      </w:del>
      <w:r w:rsidRPr="00B8314B">
        <w:rPr>
          <w:rFonts w:ascii="Times New Roman" w:hAnsi="Times New Roman" w:cs="Times New Roman"/>
          <w:sz w:val="24"/>
          <w:szCs w:val="24"/>
        </w:rPr>
        <w:t>er. De interes în această abordare ar fi de văzut modul în care agenții concurează între ei.</w:t>
      </w:r>
    </w:p>
    <w:p w14:paraId="13D1354B" w14:textId="7416B4FA" w:rsidR="002A00B7" w:rsidRDefault="002A00B7" w:rsidP="00B8314B">
      <w:pPr>
        <w:jc w:val="both"/>
        <w:rPr>
          <w:rFonts w:ascii="Times New Roman" w:hAnsi="Times New Roman" w:cs="Times New Roman"/>
          <w:sz w:val="24"/>
          <w:szCs w:val="24"/>
        </w:rPr>
      </w:pPr>
      <w:r w:rsidRPr="00B8314B">
        <w:rPr>
          <w:rFonts w:ascii="Times New Roman" w:hAnsi="Times New Roman" w:cs="Times New Roman"/>
          <w:sz w:val="24"/>
          <w:szCs w:val="24"/>
        </w:rPr>
        <w:lastRenderedPageBreak/>
        <w:tab/>
        <w:t>O altă direcție poate fi generarea aleatorie de circuit. În acest mod se dorește observarea evoluție agentului în momentul în care acesta nu cunoaște traseul în prealabil. În cazul acestei abordări, din cele două implementări, se va putea folosii doar învățarea agentului folosind reinforcement learning, deoarece nu a existat o perso</w:t>
      </w:r>
      <w:ins w:id="333" w:author="Bogdan Dragulescu" w:date="2022-06-14T14:33:00Z">
        <w:r w:rsidR="004A101E">
          <w:rPr>
            <w:rFonts w:ascii="Times New Roman" w:hAnsi="Times New Roman" w:cs="Times New Roman"/>
            <w:sz w:val="24"/>
            <w:szCs w:val="24"/>
          </w:rPr>
          <w:t>a</w:t>
        </w:r>
      </w:ins>
      <w:r w:rsidRPr="00B8314B">
        <w:rPr>
          <w:rFonts w:ascii="Times New Roman" w:hAnsi="Times New Roman" w:cs="Times New Roman"/>
          <w:sz w:val="24"/>
          <w:szCs w:val="24"/>
        </w:rPr>
        <w:t>nă umana de pe urma căreia să învețe agentul folosind tehnici de machine learning supravegheate.</w:t>
      </w:r>
    </w:p>
    <w:p w14:paraId="1F06EF58" w14:textId="77777777" w:rsidR="00D72512" w:rsidRPr="00B8314B" w:rsidRDefault="00D72512" w:rsidP="00B8314B">
      <w:pPr>
        <w:jc w:val="both"/>
        <w:rPr>
          <w:rFonts w:ascii="Times New Roman" w:hAnsi="Times New Roman" w:cs="Times New Roman"/>
          <w:sz w:val="24"/>
          <w:szCs w:val="24"/>
        </w:rPr>
      </w:pPr>
    </w:p>
    <w:p w14:paraId="765DEB41" w14:textId="6818B8C4" w:rsidR="002A00B7" w:rsidRPr="00B8314B" w:rsidRDefault="002A00B7" w:rsidP="00B8314B">
      <w:pPr>
        <w:jc w:val="both"/>
        <w:rPr>
          <w:rFonts w:ascii="Times New Roman" w:hAnsi="Times New Roman" w:cs="Times New Roman"/>
          <w:sz w:val="24"/>
          <w:szCs w:val="24"/>
        </w:rPr>
      </w:pPr>
      <w:r w:rsidRPr="00B8314B">
        <w:rPr>
          <w:rFonts w:ascii="Times New Roman" w:hAnsi="Times New Roman" w:cs="Times New Roman"/>
          <w:sz w:val="24"/>
          <w:szCs w:val="24"/>
        </w:rPr>
        <w:tab/>
        <w:t>O ultimă direcție poate fi mărirea numărului de tururi de circuit pe care agentul trebuie să le completeze. În momentul de față, agentul trebuie să treacă print trei checkpoint</w:t>
      </w:r>
      <w:r w:rsidR="00D72512">
        <w:rPr>
          <w:rFonts w:ascii="Times New Roman" w:hAnsi="Times New Roman" w:cs="Times New Roman"/>
          <w:sz w:val="24"/>
          <w:szCs w:val="24"/>
        </w:rPr>
        <w:t>-</w:t>
      </w:r>
      <w:r w:rsidRPr="00B8314B">
        <w:rPr>
          <w:rFonts w:ascii="Times New Roman" w:hAnsi="Times New Roman" w:cs="Times New Roman"/>
          <w:sz w:val="24"/>
          <w:szCs w:val="24"/>
        </w:rPr>
        <w:t xml:space="preserve">uri care </w:t>
      </w:r>
      <w:r w:rsidR="008D1024" w:rsidRPr="00B8314B">
        <w:rPr>
          <w:rFonts w:ascii="Times New Roman" w:hAnsi="Times New Roman" w:cs="Times New Roman"/>
          <w:sz w:val="24"/>
          <w:szCs w:val="24"/>
        </w:rPr>
        <w:t>reprezintă practic un singur tur de circuit. Este de interes, în cazul în care vor fi mai multe tururi, de urmărit modul în care performează agentul de la tur la tur.</w:t>
      </w:r>
    </w:p>
    <w:p w14:paraId="4935FD9D" w14:textId="2B6B76AA" w:rsidR="00F920BE" w:rsidRDefault="00B15547" w:rsidP="00B15547">
      <w:pPr>
        <w:pStyle w:val="Titlu1"/>
        <w:jc w:val="center"/>
        <w:rPr>
          <w:rFonts w:ascii="Times New Roman" w:hAnsi="Times New Roman" w:cs="Times New Roman"/>
          <w:b/>
          <w:bCs/>
          <w:color w:val="auto"/>
        </w:rPr>
      </w:pPr>
      <w:bookmarkStart w:id="334" w:name="_Toc106049326"/>
      <w:r w:rsidRPr="00B15547">
        <w:rPr>
          <w:rFonts w:ascii="Times New Roman" w:hAnsi="Times New Roman" w:cs="Times New Roman"/>
          <w:b/>
          <w:bCs/>
          <w:color w:val="auto"/>
          <w:lang w:val="en-GB"/>
        </w:rPr>
        <w:t>Capit</w:t>
      </w:r>
      <w:r w:rsidR="00436F54">
        <w:rPr>
          <w:rFonts w:ascii="Times New Roman" w:hAnsi="Times New Roman" w:cs="Times New Roman"/>
          <w:b/>
          <w:bCs/>
          <w:color w:val="auto"/>
          <w:lang w:val="en-GB"/>
        </w:rPr>
        <w:t>o</w:t>
      </w:r>
      <w:r w:rsidRPr="00B15547">
        <w:rPr>
          <w:rFonts w:ascii="Times New Roman" w:hAnsi="Times New Roman" w:cs="Times New Roman"/>
          <w:b/>
          <w:bCs/>
          <w:color w:val="auto"/>
          <w:lang w:val="en-GB"/>
        </w:rPr>
        <w:t>lul 6:</w:t>
      </w:r>
      <w:r w:rsidRPr="00B15547">
        <w:rPr>
          <w:rFonts w:ascii="Times New Roman" w:hAnsi="Times New Roman" w:cs="Times New Roman"/>
          <w:b/>
          <w:bCs/>
          <w:color w:val="auto"/>
        </w:rPr>
        <w:t xml:space="preserve"> Bibliografie</w:t>
      </w:r>
      <w:bookmarkEnd w:id="334"/>
    </w:p>
    <w:commentRangeStart w:id="335"/>
    <w:commentRangeStart w:id="336"/>
    <w:p w14:paraId="668B312F" w14:textId="77777777" w:rsidR="0068010A" w:rsidRPr="0068010A" w:rsidRDefault="006D12BC" w:rsidP="0068010A">
      <w:pPr>
        <w:pStyle w:val="Bibliografie"/>
        <w:rPr>
          <w:rFonts w:ascii="Calibri" w:hAnsi="Calibri" w:cs="Calibri"/>
        </w:rPr>
      </w:pPr>
      <w:r>
        <w:fldChar w:fldCharType="begin"/>
      </w:r>
      <w:r w:rsidR="0068010A">
        <w:instrText xml:space="preserve"> ADDIN ZOTERO_BIBL {"uncited":[],"omitted":[],"custom":[]} CSL_BIBLIOGRAPHY </w:instrText>
      </w:r>
      <w:r>
        <w:fldChar w:fldCharType="separate"/>
      </w:r>
      <w:r w:rsidR="0068010A" w:rsidRPr="0068010A">
        <w:rPr>
          <w:rFonts w:ascii="Calibri" w:hAnsi="Calibri" w:cs="Calibri"/>
        </w:rPr>
        <w:t>[1]</w:t>
      </w:r>
      <w:r w:rsidR="0068010A" w:rsidRPr="0068010A">
        <w:rPr>
          <w:rFonts w:ascii="Calibri" w:hAnsi="Calibri" w:cs="Calibri"/>
        </w:rPr>
        <w:tab/>
        <w:t xml:space="preserve">G. S.Bhamra, A. K. Verma, and R. B. Patel, ‘Intelligent Software Agent Technology: An Overview’, </w:t>
      </w:r>
      <w:r w:rsidR="0068010A" w:rsidRPr="0068010A">
        <w:rPr>
          <w:rFonts w:ascii="Calibri" w:hAnsi="Calibri" w:cs="Calibri"/>
          <w:i/>
          <w:iCs/>
        </w:rPr>
        <w:t>IJCA</w:t>
      </w:r>
      <w:r w:rsidR="0068010A" w:rsidRPr="0068010A">
        <w:rPr>
          <w:rFonts w:ascii="Calibri" w:hAnsi="Calibri" w:cs="Calibri"/>
        </w:rPr>
        <w:t>, vol. 89, no. 2, pp. 19–31, Mar. 2014, doi: 10.5120/15474-4160.</w:t>
      </w:r>
    </w:p>
    <w:p w14:paraId="04EAC626" w14:textId="77777777" w:rsidR="0068010A" w:rsidRPr="0068010A" w:rsidRDefault="0068010A" w:rsidP="0068010A">
      <w:pPr>
        <w:pStyle w:val="Bibliografie"/>
        <w:rPr>
          <w:rFonts w:ascii="Calibri" w:hAnsi="Calibri" w:cs="Calibri"/>
        </w:rPr>
      </w:pPr>
      <w:r w:rsidRPr="0068010A">
        <w:rPr>
          <w:rFonts w:ascii="Calibri" w:hAnsi="Calibri" w:cs="Calibri"/>
        </w:rPr>
        <w:t>[2]</w:t>
      </w:r>
      <w:r w:rsidRPr="0068010A">
        <w:rPr>
          <w:rFonts w:ascii="Calibri" w:hAnsi="Calibri" w:cs="Calibri"/>
        </w:rPr>
        <w:tab/>
        <w:t xml:space="preserve">H. S. Nwana, ‘1Software Agents: An Overview’. </w:t>
      </w:r>
    </w:p>
    <w:p w14:paraId="3DC04CC3" w14:textId="77777777" w:rsidR="0068010A" w:rsidRPr="0068010A" w:rsidRDefault="0068010A" w:rsidP="0068010A">
      <w:pPr>
        <w:pStyle w:val="Bibliografie"/>
        <w:rPr>
          <w:rFonts w:ascii="Calibri" w:hAnsi="Calibri" w:cs="Calibri"/>
        </w:rPr>
      </w:pPr>
      <w:r w:rsidRPr="0068010A">
        <w:rPr>
          <w:rFonts w:ascii="Calibri" w:hAnsi="Calibri" w:cs="Calibri"/>
        </w:rPr>
        <w:t>[3]</w:t>
      </w:r>
      <w:r w:rsidRPr="0068010A">
        <w:rPr>
          <w:rFonts w:ascii="Calibri" w:hAnsi="Calibri" w:cs="Calibri"/>
        </w:rPr>
        <w:tab/>
        <w:t xml:space="preserve">T. Pepels, M. H. M. Winands, and M. Lanctot, ‘Real-Time Monte Carlo Tree Search in Ms Pac-Man’, </w:t>
      </w:r>
      <w:r w:rsidRPr="0068010A">
        <w:rPr>
          <w:rFonts w:ascii="Calibri" w:hAnsi="Calibri" w:cs="Calibri"/>
          <w:i/>
          <w:iCs/>
        </w:rPr>
        <w:t>IEEE Transactions on Computational Intelligence and AI in Games</w:t>
      </w:r>
      <w:r w:rsidRPr="0068010A">
        <w:rPr>
          <w:rFonts w:ascii="Calibri" w:hAnsi="Calibri" w:cs="Calibri"/>
        </w:rPr>
        <w:t>, vol. 6, no. 3, pp. 245–257, Sep. 2014, doi: 10.1109/TCIAIG.2013.2291577.</w:t>
      </w:r>
    </w:p>
    <w:p w14:paraId="154DAE15" w14:textId="77777777" w:rsidR="0068010A" w:rsidRPr="0068010A" w:rsidRDefault="0068010A" w:rsidP="0068010A">
      <w:pPr>
        <w:pStyle w:val="Bibliografie"/>
        <w:rPr>
          <w:rFonts w:ascii="Calibri" w:hAnsi="Calibri" w:cs="Calibri"/>
        </w:rPr>
      </w:pPr>
      <w:r w:rsidRPr="0068010A">
        <w:rPr>
          <w:rFonts w:ascii="Calibri" w:hAnsi="Calibri" w:cs="Calibri"/>
        </w:rPr>
        <w:t>[4]</w:t>
      </w:r>
      <w:r w:rsidRPr="0068010A">
        <w:rPr>
          <w:rFonts w:ascii="Calibri" w:hAnsi="Calibri" w:cs="Calibri"/>
        </w:rPr>
        <w:tab/>
        <w:t xml:space="preserve">C. F. Sironi and M. H. M. Winands, ‘Analysis of Self-Adaptive Monte Carlo Tree Search in General Video Game Playing’, in </w:t>
      </w:r>
      <w:r w:rsidRPr="0068010A">
        <w:rPr>
          <w:rFonts w:ascii="Calibri" w:hAnsi="Calibri" w:cs="Calibri"/>
          <w:i/>
          <w:iCs/>
        </w:rPr>
        <w:t>2018 IEEE Conference on Computational Intelligence and Games (CIG)</w:t>
      </w:r>
      <w:r w:rsidRPr="0068010A">
        <w:rPr>
          <w:rFonts w:ascii="Calibri" w:hAnsi="Calibri" w:cs="Calibri"/>
        </w:rPr>
        <w:t>, Aug. 2018, pp. 1–4. doi: 10.1109/CIG.2018.8490402.</w:t>
      </w:r>
    </w:p>
    <w:p w14:paraId="601C1BEA" w14:textId="77777777" w:rsidR="0068010A" w:rsidRPr="0068010A" w:rsidRDefault="0068010A" w:rsidP="0068010A">
      <w:pPr>
        <w:pStyle w:val="Bibliografie"/>
        <w:rPr>
          <w:rFonts w:ascii="Calibri" w:hAnsi="Calibri" w:cs="Calibri"/>
        </w:rPr>
      </w:pPr>
      <w:r w:rsidRPr="0068010A">
        <w:rPr>
          <w:rFonts w:ascii="Calibri" w:hAnsi="Calibri" w:cs="Calibri"/>
        </w:rPr>
        <w:t>[5]</w:t>
      </w:r>
      <w:r w:rsidRPr="0068010A">
        <w:rPr>
          <w:rFonts w:ascii="Calibri" w:hAnsi="Calibri" w:cs="Calibri"/>
        </w:rPr>
        <w:tab/>
        <w:t xml:space="preserve">H. Baier, A. Sattaur, E. J. Powley, S. Devlin, J. Rollason, and P. I. Cowling, ‘Emulating Human Play in a Leading Mobile Card Game’, </w:t>
      </w:r>
      <w:r w:rsidRPr="0068010A">
        <w:rPr>
          <w:rFonts w:ascii="Calibri" w:hAnsi="Calibri" w:cs="Calibri"/>
          <w:i/>
          <w:iCs/>
        </w:rPr>
        <w:t>IEEE Transactions on Games</w:t>
      </w:r>
      <w:r w:rsidRPr="0068010A">
        <w:rPr>
          <w:rFonts w:ascii="Calibri" w:hAnsi="Calibri" w:cs="Calibri"/>
        </w:rPr>
        <w:t>, vol. 11, no. 4, pp. 386–395, Dec. 2019, doi: 10.1109/TG.2018.2835764.</w:t>
      </w:r>
    </w:p>
    <w:p w14:paraId="3167DA5E" w14:textId="77777777" w:rsidR="0068010A" w:rsidRPr="0068010A" w:rsidRDefault="0068010A" w:rsidP="0068010A">
      <w:pPr>
        <w:pStyle w:val="Bibliografie"/>
        <w:rPr>
          <w:rFonts w:ascii="Calibri" w:hAnsi="Calibri" w:cs="Calibri"/>
        </w:rPr>
      </w:pPr>
      <w:r w:rsidRPr="0068010A">
        <w:rPr>
          <w:rFonts w:ascii="Calibri" w:hAnsi="Calibri" w:cs="Calibri"/>
        </w:rPr>
        <w:t>[6]</w:t>
      </w:r>
      <w:r w:rsidRPr="0068010A">
        <w:rPr>
          <w:rFonts w:ascii="Calibri" w:hAnsi="Calibri" w:cs="Calibri"/>
        </w:rPr>
        <w:tab/>
        <w:t xml:space="preserve">Z. Wei, D. Wang, M. Zhang, A. Tan, C. Miao, and Y. Zhou, ‘Autonomous Agents in Snake Game via Deep Reinforcement Learning’, in </w:t>
      </w:r>
      <w:r w:rsidRPr="0068010A">
        <w:rPr>
          <w:rFonts w:ascii="Calibri" w:hAnsi="Calibri" w:cs="Calibri"/>
          <w:i/>
          <w:iCs/>
        </w:rPr>
        <w:t>2018 IEEE International Conference on Agents (ICA)</w:t>
      </w:r>
      <w:r w:rsidRPr="0068010A">
        <w:rPr>
          <w:rFonts w:ascii="Calibri" w:hAnsi="Calibri" w:cs="Calibri"/>
        </w:rPr>
        <w:t>, Jul. 2018, pp. 20–25. doi: 10.1109/AGENTS.2018.8460004.</w:t>
      </w:r>
    </w:p>
    <w:p w14:paraId="78311360" w14:textId="77777777" w:rsidR="0068010A" w:rsidRPr="0068010A" w:rsidRDefault="0068010A" w:rsidP="0068010A">
      <w:pPr>
        <w:pStyle w:val="Bibliografie"/>
        <w:rPr>
          <w:rFonts w:ascii="Calibri" w:hAnsi="Calibri" w:cs="Calibri"/>
        </w:rPr>
      </w:pPr>
      <w:r w:rsidRPr="0068010A">
        <w:rPr>
          <w:rFonts w:ascii="Calibri" w:hAnsi="Calibri" w:cs="Calibri"/>
        </w:rPr>
        <w:t>[7]</w:t>
      </w:r>
      <w:r w:rsidRPr="0068010A">
        <w:rPr>
          <w:rFonts w:ascii="Calibri" w:hAnsi="Calibri" w:cs="Calibri"/>
        </w:rPr>
        <w:tab/>
        <w:t xml:space="preserve">D. Daylamani-Zad, L. B. Graham, and I. T. Paraskevopoulos, ‘Swarm intelligence for autonomous cooperative agents in battles for real-time strategy games’, in </w:t>
      </w:r>
      <w:r w:rsidRPr="0068010A">
        <w:rPr>
          <w:rFonts w:ascii="Calibri" w:hAnsi="Calibri" w:cs="Calibri"/>
          <w:i/>
          <w:iCs/>
        </w:rPr>
        <w:t>2017 9th International Conference on Virtual Worlds and Games for Serious Applications (VS-Games)</w:t>
      </w:r>
      <w:r w:rsidRPr="0068010A">
        <w:rPr>
          <w:rFonts w:ascii="Calibri" w:hAnsi="Calibri" w:cs="Calibri"/>
        </w:rPr>
        <w:t>, Sep. 2017, pp. 39–46. doi: 10.1109/VS-GAMES.2017.8055809.</w:t>
      </w:r>
    </w:p>
    <w:p w14:paraId="0DC131CE" w14:textId="77777777" w:rsidR="0068010A" w:rsidRPr="0068010A" w:rsidRDefault="0068010A" w:rsidP="0068010A">
      <w:pPr>
        <w:pStyle w:val="Bibliografie"/>
        <w:rPr>
          <w:rFonts w:ascii="Calibri" w:hAnsi="Calibri" w:cs="Calibri"/>
        </w:rPr>
      </w:pPr>
      <w:r w:rsidRPr="0068010A">
        <w:rPr>
          <w:rFonts w:ascii="Calibri" w:hAnsi="Calibri" w:cs="Calibri"/>
        </w:rPr>
        <w:t>[8]</w:t>
      </w:r>
      <w:r w:rsidRPr="0068010A">
        <w:rPr>
          <w:rFonts w:ascii="Calibri" w:hAnsi="Calibri" w:cs="Calibri"/>
        </w:rPr>
        <w:tab/>
        <w:t xml:space="preserve">A. Géron, </w:t>
      </w:r>
      <w:r w:rsidRPr="0068010A">
        <w:rPr>
          <w:rFonts w:ascii="Calibri" w:hAnsi="Calibri" w:cs="Calibri"/>
          <w:i/>
          <w:iCs/>
        </w:rPr>
        <w:t>Hands-On Machine Learning with Scikit-Learn, Keras, and TensorFlow</w:t>
      </w:r>
      <w:r w:rsidRPr="0068010A">
        <w:rPr>
          <w:rFonts w:ascii="Calibri" w:hAnsi="Calibri" w:cs="Calibri"/>
        </w:rPr>
        <w:t>, 2nd Edition. O’Reilly Media, Inc., 2019.</w:t>
      </w:r>
    </w:p>
    <w:p w14:paraId="47A05CEA" w14:textId="77777777" w:rsidR="0068010A" w:rsidRPr="0068010A" w:rsidRDefault="0068010A" w:rsidP="0068010A">
      <w:pPr>
        <w:pStyle w:val="Bibliografie"/>
        <w:rPr>
          <w:rFonts w:ascii="Calibri" w:hAnsi="Calibri" w:cs="Calibri"/>
        </w:rPr>
      </w:pPr>
      <w:r w:rsidRPr="0068010A">
        <w:rPr>
          <w:rFonts w:ascii="Calibri" w:hAnsi="Calibri" w:cs="Calibri"/>
        </w:rPr>
        <w:t>[9]</w:t>
      </w:r>
      <w:r w:rsidRPr="0068010A">
        <w:rPr>
          <w:rFonts w:ascii="Calibri" w:hAnsi="Calibri" w:cs="Calibri"/>
        </w:rPr>
        <w:tab/>
        <w:t xml:space="preserve">T. Jiang, J. L. Gradus, and A. J. Rosellini, ‘Supervised Machine Learning: A Brief Primer’, </w:t>
      </w:r>
      <w:r w:rsidRPr="0068010A">
        <w:rPr>
          <w:rFonts w:ascii="Calibri" w:hAnsi="Calibri" w:cs="Calibri"/>
          <w:i/>
          <w:iCs/>
        </w:rPr>
        <w:t>Behavior Therapy</w:t>
      </w:r>
      <w:r w:rsidRPr="0068010A">
        <w:rPr>
          <w:rFonts w:ascii="Calibri" w:hAnsi="Calibri" w:cs="Calibri"/>
        </w:rPr>
        <w:t>, vol. 51, no. 5, pp. 675–687, Sep. 2020, doi: 10.1016/j.beth.2020.05.002.</w:t>
      </w:r>
    </w:p>
    <w:p w14:paraId="6E1955DF" w14:textId="77777777" w:rsidR="0068010A" w:rsidRPr="0068010A" w:rsidRDefault="0068010A" w:rsidP="0068010A">
      <w:pPr>
        <w:pStyle w:val="Bibliografie"/>
        <w:rPr>
          <w:rFonts w:ascii="Calibri" w:hAnsi="Calibri" w:cs="Calibri"/>
        </w:rPr>
      </w:pPr>
      <w:r w:rsidRPr="0068010A">
        <w:rPr>
          <w:rFonts w:ascii="Calibri" w:hAnsi="Calibri" w:cs="Calibri"/>
        </w:rPr>
        <w:t>[10]</w:t>
      </w:r>
      <w:r w:rsidRPr="0068010A">
        <w:rPr>
          <w:rFonts w:ascii="Calibri" w:hAnsi="Calibri" w:cs="Calibri"/>
        </w:rPr>
        <w:tab/>
        <w:t>B. Dk, ‘Reinforcement Learning: An Introduction second edition’, Accessed: Jun. 13, 2022. [Online]. Available: https://www.academia.edu/39631493/Reinforcement_Learning_An_Introduction_second_edition</w:t>
      </w:r>
    </w:p>
    <w:p w14:paraId="5D00362F" w14:textId="77777777" w:rsidR="0068010A" w:rsidRPr="0068010A" w:rsidRDefault="0068010A" w:rsidP="0068010A">
      <w:pPr>
        <w:pStyle w:val="Bibliografie"/>
        <w:rPr>
          <w:rFonts w:ascii="Calibri" w:hAnsi="Calibri" w:cs="Calibri"/>
        </w:rPr>
      </w:pPr>
      <w:r w:rsidRPr="0068010A">
        <w:rPr>
          <w:rFonts w:ascii="Calibri" w:hAnsi="Calibri" w:cs="Calibri"/>
        </w:rPr>
        <w:t>[11]</w:t>
      </w:r>
      <w:r w:rsidRPr="0068010A">
        <w:rPr>
          <w:rFonts w:ascii="Calibri" w:hAnsi="Calibri" w:cs="Calibri"/>
        </w:rPr>
        <w:tab/>
        <w:t>‘Anaconda Distribution — Anaconda documentation’. https://docs.anaconda.com/anaconda/ (accessed Jun. 13, 2022).</w:t>
      </w:r>
    </w:p>
    <w:p w14:paraId="6C2B91BF" w14:textId="77777777" w:rsidR="0068010A" w:rsidRPr="0068010A" w:rsidRDefault="0068010A" w:rsidP="0068010A">
      <w:pPr>
        <w:pStyle w:val="Bibliografie"/>
        <w:rPr>
          <w:rFonts w:ascii="Calibri" w:hAnsi="Calibri" w:cs="Calibri"/>
        </w:rPr>
      </w:pPr>
      <w:r w:rsidRPr="0068010A">
        <w:rPr>
          <w:rFonts w:ascii="Calibri" w:hAnsi="Calibri" w:cs="Calibri"/>
        </w:rPr>
        <w:t>[12]</w:t>
      </w:r>
      <w:r w:rsidRPr="0068010A">
        <w:rPr>
          <w:rFonts w:ascii="Calibri" w:hAnsi="Calibri" w:cs="Calibri"/>
        </w:rPr>
        <w:tab/>
        <w:t xml:space="preserve">J. Chan, R. Chung, and J. Huang, </w:t>
      </w:r>
      <w:r w:rsidRPr="0068010A">
        <w:rPr>
          <w:rFonts w:ascii="Calibri" w:hAnsi="Calibri" w:cs="Calibri"/>
          <w:i/>
          <w:iCs/>
        </w:rPr>
        <w:t>Python API Development Fundamentals: Develop a full-stack web application with Python and Flask</w:t>
      </w:r>
      <w:r w:rsidRPr="0068010A">
        <w:rPr>
          <w:rFonts w:ascii="Calibri" w:hAnsi="Calibri" w:cs="Calibri"/>
        </w:rPr>
        <w:t>. Packt Publishing Ltd, 2019.</w:t>
      </w:r>
    </w:p>
    <w:p w14:paraId="5E834312" w14:textId="77777777" w:rsidR="0068010A" w:rsidRPr="0068010A" w:rsidRDefault="0068010A" w:rsidP="0068010A">
      <w:pPr>
        <w:pStyle w:val="Bibliografie"/>
        <w:rPr>
          <w:rFonts w:ascii="Calibri" w:hAnsi="Calibri" w:cs="Calibri"/>
        </w:rPr>
      </w:pPr>
      <w:r w:rsidRPr="0068010A">
        <w:rPr>
          <w:rFonts w:ascii="Calibri" w:hAnsi="Calibri" w:cs="Calibri"/>
        </w:rPr>
        <w:t>[13]</w:t>
      </w:r>
      <w:r w:rsidRPr="0068010A">
        <w:rPr>
          <w:rFonts w:ascii="Calibri" w:hAnsi="Calibri" w:cs="Calibri"/>
        </w:rPr>
        <w:tab/>
        <w:t xml:space="preserve">F. Pedregosa </w:t>
      </w:r>
      <w:r w:rsidRPr="0068010A">
        <w:rPr>
          <w:rFonts w:ascii="Calibri" w:hAnsi="Calibri" w:cs="Calibri"/>
          <w:i/>
          <w:iCs/>
        </w:rPr>
        <w:t>et al.</w:t>
      </w:r>
      <w:r w:rsidRPr="0068010A">
        <w:rPr>
          <w:rFonts w:ascii="Calibri" w:hAnsi="Calibri" w:cs="Calibri"/>
        </w:rPr>
        <w:t xml:space="preserve">, ‘Scikit-learn: Machine Learning in Python’, </w:t>
      </w:r>
      <w:r w:rsidRPr="0068010A">
        <w:rPr>
          <w:rFonts w:ascii="Calibri" w:hAnsi="Calibri" w:cs="Calibri"/>
          <w:i/>
          <w:iCs/>
        </w:rPr>
        <w:t>Journal of Machine Learning Research</w:t>
      </w:r>
      <w:r w:rsidRPr="0068010A">
        <w:rPr>
          <w:rFonts w:ascii="Calibri" w:hAnsi="Calibri" w:cs="Calibri"/>
        </w:rPr>
        <w:t>, vol. 12, no. 85, pp. 2825–2830, 2011.</w:t>
      </w:r>
    </w:p>
    <w:p w14:paraId="6CB0FEF3" w14:textId="77777777" w:rsidR="0068010A" w:rsidRPr="0068010A" w:rsidRDefault="0068010A" w:rsidP="0068010A">
      <w:pPr>
        <w:pStyle w:val="Bibliografie"/>
        <w:rPr>
          <w:rFonts w:ascii="Calibri" w:hAnsi="Calibri" w:cs="Calibri"/>
        </w:rPr>
      </w:pPr>
      <w:r w:rsidRPr="0068010A">
        <w:rPr>
          <w:rFonts w:ascii="Calibri" w:hAnsi="Calibri" w:cs="Calibri"/>
        </w:rPr>
        <w:t>[14]</w:t>
      </w:r>
      <w:r w:rsidRPr="0068010A">
        <w:rPr>
          <w:rFonts w:ascii="Calibri" w:hAnsi="Calibri" w:cs="Calibri"/>
        </w:rPr>
        <w:tab/>
        <w:t xml:space="preserve">J. Craighead, J. Burke, and R. Murphy, ‘Using the Unity Game Engine to Develop SARGE: A Case Study’, </w:t>
      </w:r>
      <w:r w:rsidRPr="0068010A">
        <w:rPr>
          <w:rFonts w:ascii="Calibri" w:hAnsi="Calibri" w:cs="Calibri"/>
          <w:i/>
          <w:iCs/>
        </w:rPr>
        <w:t>Computer</w:t>
      </w:r>
      <w:r w:rsidRPr="0068010A">
        <w:rPr>
          <w:rFonts w:ascii="Calibri" w:hAnsi="Calibri" w:cs="Calibri"/>
        </w:rPr>
        <w:t>, vol. 4552, Jan. 2007.</w:t>
      </w:r>
    </w:p>
    <w:p w14:paraId="18FDBABE" w14:textId="59F17EDA" w:rsidR="00B15547" w:rsidRPr="00B15547" w:rsidRDefault="006D12BC" w:rsidP="00B15547">
      <w:r>
        <w:fldChar w:fldCharType="end"/>
      </w:r>
      <w:commentRangeEnd w:id="335"/>
      <w:r w:rsidR="004A101E">
        <w:rPr>
          <w:rStyle w:val="Referincomentariu"/>
        </w:rPr>
        <w:commentReference w:id="335"/>
      </w:r>
      <w:commentRangeEnd w:id="336"/>
      <w:r w:rsidR="009C5C93">
        <w:rPr>
          <w:rStyle w:val="Referincomentariu"/>
        </w:rPr>
        <w:commentReference w:id="336"/>
      </w:r>
    </w:p>
    <w:sectPr w:rsidR="00B15547" w:rsidRPr="00B15547">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Bogdan Dragulescu" w:date="2022-06-14T11:00:00Z" w:initials="BD">
    <w:p w14:paraId="15BDF0FC" w14:textId="77777777" w:rsidR="0039645A" w:rsidRDefault="0039645A" w:rsidP="00E15688">
      <w:pPr>
        <w:pStyle w:val="Textcomentariu"/>
      </w:pPr>
      <w:r>
        <w:rPr>
          <w:rStyle w:val="Referincomentariu"/>
        </w:rPr>
        <w:annotationRef/>
      </w:r>
      <w:r>
        <w:t>Trebuie si punerea in contex. Utilizeaza si citari, studii de caz, metodele curente, ...</w:t>
      </w:r>
    </w:p>
  </w:comment>
  <w:comment w:id="8" w:author="Bogdan Dragulescu" w:date="2022-06-14T11:04:00Z" w:initials="BD">
    <w:p w14:paraId="194C0422" w14:textId="77777777" w:rsidR="0039645A" w:rsidRDefault="0039645A" w:rsidP="009512B1">
      <w:pPr>
        <w:pStyle w:val="Textcomentariu"/>
      </w:pPr>
      <w:r>
        <w:rPr>
          <w:rStyle w:val="Referincomentariu"/>
        </w:rPr>
        <w:annotationRef/>
      </w:r>
      <w:r>
        <w:t>La partea de obiective intra intrebarile de cercetare. Din aceste intrebari poti extrage obiectivele ce trebuiesc atinse.</w:t>
      </w:r>
      <w:r>
        <w:br/>
        <w:t>La finalul lucrari discuti pe rezultate raspunsurile la intrebari.</w:t>
      </w:r>
    </w:p>
  </w:comment>
  <w:comment w:id="14" w:author="Bogdan Dragulescu" w:date="2022-06-14T11:05:00Z" w:initials="BD">
    <w:p w14:paraId="77B6BC02" w14:textId="77777777" w:rsidR="0039645A" w:rsidRDefault="0039645A" w:rsidP="0045456B">
      <w:pPr>
        <w:pStyle w:val="Textcomentariu"/>
      </w:pPr>
      <w:r>
        <w:rPr>
          <w:rStyle w:val="Referincomentariu"/>
        </w:rPr>
        <w:annotationRef/>
      </w:r>
      <w:r>
        <w:t>Sinteza in mod normal ar trebui sa fie inainte de capitolul 1. Este un pic amestecat acest prim capitol.</w:t>
      </w:r>
    </w:p>
  </w:comment>
  <w:comment w:id="18" w:author="Bogdan Dragulescu" w:date="2022-06-14T11:09:00Z" w:initials="BD">
    <w:p w14:paraId="0B613E6E" w14:textId="77777777" w:rsidR="003A0ECA" w:rsidRDefault="003A0ECA" w:rsidP="00FC3C4D">
      <w:pPr>
        <w:pStyle w:val="Textcomentariu"/>
      </w:pPr>
      <w:r>
        <w:rPr>
          <w:rStyle w:val="Referincomentariu"/>
        </w:rPr>
        <w:annotationRef/>
      </w:r>
      <w:r>
        <w:t>Paragraf introductiv cu scopul acestui capitol. La ce intrebari vrei sa raspunzi.</w:t>
      </w:r>
    </w:p>
  </w:comment>
  <w:comment w:id="20" w:author="Bogdan Dragulescu" w:date="2022-06-14T11:08:00Z" w:initials="BD">
    <w:p w14:paraId="064A4755" w14:textId="2CA4C865" w:rsidR="003A0ECA" w:rsidRDefault="003A0ECA" w:rsidP="00937C54">
      <w:pPr>
        <w:pStyle w:val="Textcomentariu"/>
      </w:pPr>
      <w:r>
        <w:rPr>
          <w:rStyle w:val="Referincomentariu"/>
        </w:rPr>
        <w:annotationRef/>
      </w:r>
      <w:r>
        <w:t>De ce ai folosit footnotes?</w:t>
      </w:r>
    </w:p>
  </w:comment>
  <w:comment w:id="21" w:author="Alexandru Uicoabă" w:date="2022-06-14T21:17:00Z" w:initials="AU">
    <w:p w14:paraId="0ABB07E6" w14:textId="43541B10" w:rsidR="0068010A" w:rsidRDefault="0068010A">
      <w:pPr>
        <w:pStyle w:val="Textcomentariu"/>
      </w:pPr>
      <w:r>
        <w:rPr>
          <w:rStyle w:val="Referincomentariu"/>
        </w:rPr>
        <w:annotationRef/>
      </w:r>
      <w:r>
        <w:t>Asa am vazut ca am facut la licenta. Poate am vazut gresit. Le-am scos</w:t>
      </w:r>
    </w:p>
  </w:comment>
  <w:comment w:id="22" w:author="Alexandru Uicoabă" w:date="2022-06-14T21:17:00Z" w:initials="AU">
    <w:p w14:paraId="5AC53518" w14:textId="77777777" w:rsidR="0068010A" w:rsidRDefault="0068010A">
      <w:pPr>
        <w:pStyle w:val="Textcomentariu"/>
        <w:rPr>
          <w:rStyle w:val="Referincomentariu"/>
        </w:rPr>
      </w:pPr>
      <w:r>
        <w:rPr>
          <w:rStyle w:val="Referincomentariu"/>
        </w:rPr>
        <w:annotationRef/>
      </w:r>
      <w:r>
        <w:rPr>
          <w:rStyle w:val="Referincomentariu"/>
        </w:rPr>
        <w:t>Rezolvat</w:t>
      </w:r>
    </w:p>
    <w:p w14:paraId="1D2D8C4F" w14:textId="662CABBC" w:rsidR="0068010A" w:rsidRPr="0068010A" w:rsidRDefault="0068010A">
      <w:pPr>
        <w:pStyle w:val="Textcomentariu"/>
        <w:rPr>
          <w:sz w:val="16"/>
          <w:szCs w:val="16"/>
        </w:rPr>
      </w:pPr>
    </w:p>
  </w:comment>
  <w:comment w:id="33" w:author="Bogdan Dragulescu" w:date="2022-06-14T11:13:00Z" w:initials="BD">
    <w:p w14:paraId="68BFE0B9" w14:textId="77777777" w:rsidR="00B039D3" w:rsidRDefault="00B039D3" w:rsidP="00E25535">
      <w:pPr>
        <w:pStyle w:val="Textcomentariu"/>
      </w:pPr>
      <w:r>
        <w:rPr>
          <w:rStyle w:val="Referincomentariu"/>
        </w:rPr>
        <w:annotationRef/>
      </w:r>
      <w:r>
        <w:t>Aici trebuie extins cu exemple de utilizare si citarea lor corespunzatoare.</w:t>
      </w:r>
    </w:p>
  </w:comment>
  <w:comment w:id="35" w:author="Bogdan Dragulescu" w:date="2022-06-14T11:16:00Z" w:initials="BD">
    <w:p w14:paraId="1747D8EC" w14:textId="77777777" w:rsidR="00193F60" w:rsidRDefault="00193F60" w:rsidP="007705E3">
      <w:pPr>
        <w:pStyle w:val="Textcomentariu"/>
      </w:pPr>
      <w:r>
        <w:rPr>
          <w:rStyle w:val="Referincomentariu"/>
        </w:rPr>
        <w:annotationRef/>
      </w:r>
      <w:r>
        <w:t>Asta e partea de related work. Nu e corect titlul subcapitolului.</w:t>
      </w:r>
    </w:p>
  </w:comment>
  <w:comment w:id="36" w:author="Alexandru Uicoabă" w:date="2022-06-14T21:58:00Z" w:initials="AU">
    <w:p w14:paraId="25547782" w14:textId="47D3BD0F" w:rsidR="001A7F2D" w:rsidRDefault="001A7F2D">
      <w:pPr>
        <w:pStyle w:val="Textcomentariu"/>
      </w:pPr>
      <w:r>
        <w:rPr>
          <w:rStyle w:val="Referincomentariu"/>
        </w:rPr>
        <w:annotationRef/>
      </w:r>
      <w:r>
        <w:t>Am schimbat numele titlului</w:t>
      </w:r>
    </w:p>
  </w:comment>
  <w:comment w:id="37" w:author="Alexandru Uicoabă" w:date="2022-06-14T21:59:00Z" w:initials="AU">
    <w:p w14:paraId="51C99133" w14:textId="441B3700" w:rsidR="001A7F2D" w:rsidRDefault="001A7F2D">
      <w:pPr>
        <w:pStyle w:val="Textcomentariu"/>
      </w:pPr>
      <w:r>
        <w:rPr>
          <w:rStyle w:val="Referincomentariu"/>
        </w:rPr>
        <w:annotationRef/>
      </w:r>
      <w:r>
        <w:t>rezolvat</w:t>
      </w:r>
    </w:p>
  </w:comment>
  <w:comment w:id="41" w:author="Bogdan Dragulescu" w:date="2022-06-14T11:14:00Z" w:initials="BD">
    <w:p w14:paraId="6EB64967" w14:textId="3A5987A3" w:rsidR="00B039D3" w:rsidRDefault="00B039D3" w:rsidP="002C2496">
      <w:pPr>
        <w:pStyle w:val="Textcomentariu"/>
      </w:pPr>
      <w:r>
        <w:rPr>
          <w:rStyle w:val="Referincomentariu"/>
        </w:rPr>
        <w:annotationRef/>
      </w:r>
      <w:r>
        <w:t>La ce se refera consistenta?</w:t>
      </w:r>
    </w:p>
  </w:comment>
  <w:comment w:id="42" w:author="Alexandru Uicoabă" w:date="2022-06-14T21:57:00Z" w:initials="AU">
    <w:p w14:paraId="4DF258AB" w14:textId="1B8A2F1B" w:rsidR="00226031" w:rsidRDefault="00226031">
      <w:pPr>
        <w:pStyle w:val="Textcomentariu"/>
      </w:pPr>
      <w:r>
        <w:rPr>
          <w:rStyle w:val="Referincomentariu"/>
        </w:rPr>
        <w:annotationRef/>
      </w:r>
      <w:r>
        <w:t>Consistenta rezultatelor obtinute</w:t>
      </w:r>
    </w:p>
  </w:comment>
  <w:comment w:id="43" w:author="Alexandru Uicoabă" w:date="2022-06-14T21:58:00Z" w:initials="AU">
    <w:p w14:paraId="3DBA8384" w14:textId="1BDC7DCD" w:rsidR="00226031" w:rsidRDefault="00226031">
      <w:pPr>
        <w:pStyle w:val="Textcomentariu"/>
      </w:pPr>
      <w:r>
        <w:rPr>
          <w:rStyle w:val="Referincomentariu"/>
        </w:rPr>
        <w:annotationRef/>
      </w:r>
      <w:r>
        <w:t>rezolvat</w:t>
      </w:r>
    </w:p>
  </w:comment>
  <w:comment w:id="45" w:author="Bogdan Dragulescu" w:date="2022-06-14T12:02:00Z" w:initials="BD">
    <w:p w14:paraId="56F4F076" w14:textId="77777777" w:rsidR="00B620F9" w:rsidRDefault="00B620F9" w:rsidP="000746C8">
      <w:pPr>
        <w:pStyle w:val="Textcomentariu"/>
      </w:pPr>
      <w:r>
        <w:rPr>
          <w:rStyle w:val="Referincomentariu"/>
        </w:rPr>
        <w:annotationRef/>
      </w:r>
      <w:r>
        <w:t>Ar fi indicat sa prezinti rezultate masurabile din articolele studiate.</w:t>
      </w:r>
      <w:r>
        <w:br/>
        <w:t>Poti prezenta rezultatele studiului bibliografic intr-un tabel sumativ ce contine: id articol, an publicare, set date / ce agent, scor.</w:t>
      </w:r>
    </w:p>
  </w:comment>
  <w:comment w:id="47" w:author="Bogdan Dragulescu" w:date="2022-06-14T12:00:00Z" w:initials="BD">
    <w:p w14:paraId="201A645F" w14:textId="0DB9CEE3" w:rsidR="00B620F9" w:rsidRDefault="00B620F9" w:rsidP="007F421C">
      <w:pPr>
        <w:pStyle w:val="Textcomentariu"/>
      </w:pPr>
      <w:r>
        <w:rPr>
          <w:rStyle w:val="Referincomentariu"/>
        </w:rPr>
        <w:annotationRef/>
      </w:r>
      <w:r>
        <w:t>Lipseste o concluzie finala de capitol pentru sumarizarea rezultatelor. Ce strategie este utilizata uzual? Rezulta ce vei aborda tu in experiment.</w:t>
      </w:r>
    </w:p>
  </w:comment>
  <w:comment w:id="66" w:author="Bogdan Dragulescu" w:date="2022-06-14T12:03:00Z" w:initials="BD">
    <w:p w14:paraId="7EAF78B6" w14:textId="77777777" w:rsidR="00742111" w:rsidRDefault="00742111" w:rsidP="000737E1">
      <w:pPr>
        <w:pStyle w:val="Textcomentariu"/>
      </w:pPr>
      <w:r>
        <w:rPr>
          <w:rStyle w:val="Referincomentariu"/>
        </w:rPr>
        <w:annotationRef/>
      </w:r>
      <w:r>
        <w:t xml:space="preserve">K, dar trebuie extins. </w:t>
      </w:r>
      <w:r>
        <w:br/>
        <w:t>Incearca sa eviti listele.</w:t>
      </w:r>
    </w:p>
  </w:comment>
  <w:comment w:id="79" w:author="Bogdan Dragulescu" w:date="2022-06-14T12:06:00Z" w:initials="BD">
    <w:p w14:paraId="30187405" w14:textId="77777777" w:rsidR="003E04D9" w:rsidRDefault="003E04D9" w:rsidP="009705BC">
      <w:pPr>
        <w:pStyle w:val="Textcomentariu"/>
      </w:pPr>
      <w:r>
        <w:rPr>
          <w:rStyle w:val="Referincomentariu"/>
        </w:rPr>
        <w:annotationRef/>
      </w:r>
      <w:r>
        <w:t>Titlu figura si citare daca ai preluat-o</w:t>
      </w:r>
    </w:p>
  </w:comment>
  <w:comment w:id="86" w:author="Bogdan Dragulescu" w:date="2022-06-14T12:10:00Z" w:initials="BD">
    <w:p w14:paraId="31354A5F" w14:textId="77777777" w:rsidR="00201A27" w:rsidRDefault="00201A27" w:rsidP="00BB72DE">
      <w:pPr>
        <w:pStyle w:val="Textcomentariu"/>
      </w:pPr>
      <w:r>
        <w:rPr>
          <w:rStyle w:val="Referincomentariu"/>
        </w:rPr>
        <w:annotationRef/>
      </w:r>
      <w:r>
        <w:t>?</w:t>
      </w:r>
    </w:p>
  </w:comment>
  <w:comment w:id="91" w:author="Bogdan Dragulescu" w:date="2022-06-14T12:13:00Z" w:initials="BD">
    <w:p w14:paraId="052B3001" w14:textId="77777777" w:rsidR="00201A27" w:rsidRDefault="00201A27" w:rsidP="00ED4A2F">
      <w:pPr>
        <w:pStyle w:val="Textcomentariu"/>
      </w:pPr>
      <w:r>
        <w:rPr>
          <w:rStyle w:val="Referincomentariu"/>
        </w:rPr>
        <w:annotationRef/>
      </w:r>
      <w:r>
        <w:t>Legătura în această secțiune. De ce aceste soluții și nu altele?</w:t>
      </w:r>
    </w:p>
  </w:comment>
  <w:comment w:id="94" w:author="Bogdan Dragulescu" w:date="2022-06-14T12:16:00Z" w:initials="BD">
    <w:p w14:paraId="1041BAB3" w14:textId="77777777" w:rsidR="00615B08" w:rsidRDefault="00615B08" w:rsidP="00990B14">
      <w:pPr>
        <w:pStyle w:val="Textcomentariu"/>
      </w:pPr>
      <w:r>
        <w:rPr>
          <w:rStyle w:val="Referincomentariu"/>
        </w:rPr>
        <w:annotationRef/>
      </w:r>
      <w:r>
        <w:t>Ce se poate utiliza pe RL?</w:t>
      </w:r>
    </w:p>
  </w:comment>
  <w:comment w:id="97" w:author="Bogdan Dragulescu" w:date="2022-06-14T12:16:00Z" w:initials="BD">
    <w:p w14:paraId="6714ED00" w14:textId="44A41D99" w:rsidR="00615B08" w:rsidRDefault="00615B08" w:rsidP="00B80FD4">
      <w:pPr>
        <w:pStyle w:val="Textcomentariu"/>
      </w:pPr>
      <w:r>
        <w:rPr>
          <w:rStyle w:val="Referincomentariu"/>
        </w:rPr>
        <w:annotationRef/>
      </w:r>
      <w:r>
        <w:t xml:space="preserve">La fel concluzii de capitol. </w:t>
      </w:r>
      <w:r>
        <w:br/>
        <w:t>Ce folosesti din ML / RL?</w:t>
      </w:r>
      <w:r>
        <w:br/>
        <w:t>Tool-uri de utilizat?</w:t>
      </w:r>
    </w:p>
  </w:comment>
  <w:comment w:id="102" w:author="Bogdan Dragulescu" w:date="2022-06-14T12:19:00Z" w:initials="BD">
    <w:p w14:paraId="7C727B61" w14:textId="77777777" w:rsidR="00615B08" w:rsidRDefault="00615B08" w:rsidP="004B65C9">
      <w:pPr>
        <w:pStyle w:val="Textcomentariu"/>
      </w:pPr>
      <w:r>
        <w:rPr>
          <w:rStyle w:val="Referincomentariu"/>
        </w:rPr>
        <w:annotationRef/>
      </w:r>
      <w:r>
        <w:t>Diagramă cum interacționează componentele între ele.</w:t>
      </w:r>
    </w:p>
  </w:comment>
  <w:comment w:id="111" w:author="Bogdan Dragulescu" w:date="2022-06-14T12:22:00Z" w:initials="BD">
    <w:p w14:paraId="5756960F" w14:textId="77777777" w:rsidR="00BF02D6" w:rsidRDefault="00BF02D6" w:rsidP="009C48B6">
      <w:pPr>
        <w:pStyle w:val="Textcomentariu"/>
      </w:pPr>
      <w:r>
        <w:rPr>
          <w:rStyle w:val="Referincomentariu"/>
        </w:rPr>
        <w:annotationRef/>
      </w:r>
      <w:r>
        <w:t>Titlu la figuri</w:t>
      </w:r>
    </w:p>
  </w:comment>
  <w:comment w:id="118" w:author="Bogdan Dragulescu" w:date="2022-06-14T12:26:00Z" w:initials="BD">
    <w:p w14:paraId="614EE921" w14:textId="77777777" w:rsidR="002E360E" w:rsidRDefault="002E360E" w:rsidP="003B3C2E">
      <w:pPr>
        <w:pStyle w:val="Textcomentariu"/>
      </w:pPr>
      <w:r>
        <w:rPr>
          <w:rStyle w:val="Referincomentariu"/>
        </w:rPr>
        <w:annotationRef/>
      </w:r>
      <w:r>
        <w:t>Le poti structura intr-un tabel si sa introduci si o descriere + interval valori posibile</w:t>
      </w:r>
    </w:p>
  </w:comment>
  <w:comment w:id="119" w:author="Bogdan Dragulescu" w:date="2022-06-14T12:26:00Z" w:initials="BD">
    <w:p w14:paraId="37C3B11A" w14:textId="77777777" w:rsidR="002E360E" w:rsidRDefault="002E360E" w:rsidP="00EA1DCC">
      <w:pPr>
        <w:pStyle w:val="Textcomentariu"/>
      </w:pPr>
      <w:r>
        <w:rPr>
          <w:rStyle w:val="Referincomentariu"/>
        </w:rPr>
        <w:annotationRef/>
      </w:r>
      <w:r>
        <w:t>Nu este necesara o lista, pot fi enumerate</w:t>
      </w:r>
    </w:p>
  </w:comment>
  <w:comment w:id="142" w:author="Bogdan Dragulescu" w:date="2022-06-14T14:10:00Z" w:initials="BD">
    <w:p w14:paraId="39B47512" w14:textId="77777777" w:rsidR="00051758" w:rsidRDefault="00051758" w:rsidP="00CD47B6">
      <w:pPr>
        <w:pStyle w:val="Textcomentariu"/>
      </w:pPr>
      <w:r>
        <w:rPr>
          <w:rStyle w:val="Referincomentariu"/>
        </w:rPr>
        <w:annotationRef/>
      </w:r>
      <w:r>
        <w:t>Kartul sau pentru kart este luata</w:t>
      </w:r>
    </w:p>
  </w:comment>
  <w:comment w:id="143" w:author="Alexandru Uicoabă" w:date="2022-06-14T21:55:00Z" w:initials="AU">
    <w:p w14:paraId="0B9B0861" w14:textId="4DFE2263" w:rsidR="00226031" w:rsidRDefault="00226031">
      <w:pPr>
        <w:pStyle w:val="Textcomentariu"/>
      </w:pPr>
      <w:r>
        <w:rPr>
          <w:rStyle w:val="Referincomentariu"/>
        </w:rPr>
        <w:annotationRef/>
      </w:r>
      <w:r>
        <w:t>Mergem cu Kartul</w:t>
      </w:r>
    </w:p>
  </w:comment>
  <w:comment w:id="144" w:author="Alexandru Uicoabă" w:date="2022-06-14T21:55:00Z" w:initials="AU">
    <w:p w14:paraId="6ECBD7EC" w14:textId="03A49FBF" w:rsidR="00226031" w:rsidRDefault="00226031">
      <w:pPr>
        <w:pStyle w:val="Textcomentariu"/>
      </w:pPr>
      <w:r>
        <w:rPr>
          <w:rStyle w:val="Referincomentariu"/>
        </w:rPr>
        <w:annotationRef/>
      </w:r>
      <w:r>
        <w:t>rezolvat</w:t>
      </w:r>
    </w:p>
  </w:comment>
  <w:comment w:id="152" w:author="Bogdan Dragulescu" w:date="2022-06-14T14:11:00Z" w:initials="BD">
    <w:p w14:paraId="6FE911C9" w14:textId="77777777" w:rsidR="00051758" w:rsidRDefault="00051758" w:rsidP="009F69A3">
      <w:pPr>
        <w:pStyle w:val="Textcomentariu"/>
      </w:pPr>
      <w:r>
        <w:rPr>
          <w:rStyle w:val="Referincomentariu"/>
        </w:rPr>
        <w:annotationRef/>
      </w:r>
      <w:r>
        <w:t>Reformuleaza</w:t>
      </w:r>
      <w:r>
        <w:br/>
        <w:t>Ceva de genu: Pentru a răspunde la întrebarea ... se vor ...</w:t>
      </w:r>
    </w:p>
  </w:comment>
  <w:comment w:id="191" w:author="Bogdan Dragulescu" w:date="2022-06-14T14:18:00Z" w:initials="BD">
    <w:p w14:paraId="1E620B29" w14:textId="77777777" w:rsidR="007B07A1" w:rsidRDefault="007B07A1" w:rsidP="002E607A">
      <w:pPr>
        <w:pStyle w:val="Textcomentariu"/>
      </w:pPr>
      <w:r>
        <w:rPr>
          <w:rStyle w:val="Referincomentariu"/>
        </w:rPr>
        <w:annotationRef/>
      </w:r>
      <w:r>
        <w:t>Se preteaza un tabel cu penalizarile si recompensele</w:t>
      </w:r>
    </w:p>
  </w:comment>
  <w:comment w:id="192" w:author="Alexandru Uicoabă" w:date="2022-06-14T21:51:00Z" w:initials="AU">
    <w:p w14:paraId="6EC27ED4" w14:textId="184E4649" w:rsidR="00F4686D" w:rsidRDefault="00F4686D">
      <w:pPr>
        <w:pStyle w:val="Textcomentariu"/>
      </w:pPr>
      <w:r>
        <w:rPr>
          <w:rStyle w:val="Referincomentariu"/>
        </w:rPr>
        <w:annotationRef/>
      </w:r>
      <w:r>
        <w:t>Am pus tabelul si am facut referinta</w:t>
      </w:r>
    </w:p>
  </w:comment>
  <w:comment w:id="193" w:author="Alexandru Uicoabă" w:date="2022-06-14T21:52:00Z" w:initials="AU">
    <w:p w14:paraId="3523CD57" w14:textId="42238F80" w:rsidR="00F4686D" w:rsidRDefault="00F4686D">
      <w:pPr>
        <w:pStyle w:val="Textcomentariu"/>
      </w:pPr>
      <w:r>
        <w:rPr>
          <w:rStyle w:val="Referincomentariu"/>
        </w:rPr>
        <w:annotationRef/>
      </w:r>
      <w:r>
        <w:t>rezolvat</w:t>
      </w:r>
    </w:p>
  </w:comment>
  <w:comment w:id="241" w:author="Bogdan Dragulescu" w:date="2022-06-14T14:19:00Z" w:initials="BD">
    <w:p w14:paraId="174FA647" w14:textId="77777777" w:rsidR="00167255" w:rsidRDefault="00167255" w:rsidP="009E7154">
      <w:pPr>
        <w:pStyle w:val="Textcomentariu"/>
      </w:pPr>
      <w:r>
        <w:rPr>
          <w:rStyle w:val="Referincomentariu"/>
        </w:rPr>
        <w:annotationRef/>
      </w:r>
      <w:r>
        <w:t xml:space="preserve">Ar trebui tradus si acest cuvant. </w:t>
      </w:r>
      <w:r>
        <w:br/>
        <w:t>Poate interfete (APIs)</w:t>
      </w:r>
    </w:p>
  </w:comment>
  <w:comment w:id="242" w:author="Alexandru Uicoabă" w:date="2022-06-14T21:44:00Z" w:initials="AU">
    <w:p w14:paraId="0FEDFC2E" w14:textId="6984533D" w:rsidR="00F1630F" w:rsidRDefault="00F1630F">
      <w:pPr>
        <w:pStyle w:val="Textcomentariu"/>
      </w:pPr>
      <w:r>
        <w:rPr>
          <w:rStyle w:val="Referincomentariu"/>
        </w:rPr>
        <w:annotationRef/>
      </w:r>
      <w:r>
        <w:t>l-am schimbat in interfete.</w:t>
      </w:r>
    </w:p>
  </w:comment>
  <w:comment w:id="243" w:author="Alexandru Uicoabă" w:date="2022-06-14T21:44:00Z" w:initials="AU">
    <w:p w14:paraId="0780E0E9" w14:textId="07F552B0" w:rsidR="00F1630F" w:rsidRDefault="00F1630F">
      <w:pPr>
        <w:pStyle w:val="Textcomentariu"/>
      </w:pPr>
      <w:r>
        <w:rPr>
          <w:rStyle w:val="Referincomentariu"/>
        </w:rPr>
        <w:annotationRef/>
      </w:r>
      <w:r>
        <w:t>rezolvat</w:t>
      </w:r>
    </w:p>
  </w:comment>
  <w:comment w:id="256" w:author="Bogdan Dragulescu" w:date="2022-06-14T14:21:00Z" w:initials="BD">
    <w:p w14:paraId="2404F08F" w14:textId="77777777" w:rsidR="008C61ED" w:rsidRDefault="008C61ED" w:rsidP="008E7CC6">
      <w:pPr>
        <w:pStyle w:val="Textcomentariu"/>
      </w:pPr>
      <w:r>
        <w:rPr>
          <w:rStyle w:val="Referincomentariu"/>
        </w:rPr>
        <w:annotationRef/>
      </w:r>
      <w:r>
        <w:t>Care tabel?</w:t>
      </w:r>
      <w:r>
        <w:br/>
        <w:t>citeaz tabelul in text (Tabel x).</w:t>
      </w:r>
    </w:p>
  </w:comment>
  <w:comment w:id="257" w:author="Alexandru Uicoabă" w:date="2022-06-14T21:34:00Z" w:initials="AU">
    <w:p w14:paraId="0BEDA68F" w14:textId="0A424978" w:rsidR="00F42D85" w:rsidRDefault="00F42D85">
      <w:pPr>
        <w:pStyle w:val="Textcomentariu"/>
      </w:pPr>
      <w:r>
        <w:rPr>
          <w:rStyle w:val="Referincomentariu"/>
        </w:rPr>
        <w:annotationRef/>
      </w:r>
      <w:r>
        <w:t>Am pus si tabelul mai jos.</w:t>
      </w:r>
    </w:p>
  </w:comment>
  <w:comment w:id="258" w:author="Alexandru Uicoabă" w:date="2022-06-14T21:34:00Z" w:initials="AU">
    <w:p w14:paraId="2631ED3E" w14:textId="5F9F780F" w:rsidR="00F42D85" w:rsidRDefault="00F42D85">
      <w:pPr>
        <w:pStyle w:val="Textcomentariu"/>
      </w:pPr>
      <w:r>
        <w:rPr>
          <w:rStyle w:val="Referincomentariu"/>
        </w:rPr>
        <w:annotationRef/>
      </w:r>
      <w:r>
        <w:t>rezolvat</w:t>
      </w:r>
    </w:p>
  </w:comment>
  <w:comment w:id="328" w:author="Bogdan Dragulescu" w:date="2022-06-14T14:29:00Z" w:initials="BD">
    <w:p w14:paraId="455F7BEE" w14:textId="77777777" w:rsidR="00DB4089" w:rsidRDefault="00DB4089" w:rsidP="0020622B">
      <w:pPr>
        <w:pStyle w:val="Textcomentariu"/>
      </w:pPr>
      <w:r>
        <w:rPr>
          <w:rStyle w:val="Referincomentariu"/>
        </w:rPr>
        <w:annotationRef/>
      </w:r>
      <w:r>
        <w:t>Reformuleaza in ceva de genu</w:t>
      </w:r>
      <w:r>
        <w:br/>
        <w:t>procedura de colectare a datelor si furnizarea comenziilor catre agentul din mediul virtual</w:t>
      </w:r>
    </w:p>
  </w:comment>
  <w:comment w:id="323" w:author="Bogdan Dragulescu" w:date="2022-06-14T14:32:00Z" w:initials="BD">
    <w:p w14:paraId="2E8FD19C" w14:textId="77777777" w:rsidR="004A101E" w:rsidRDefault="004A101E" w:rsidP="007B28C4">
      <w:pPr>
        <w:pStyle w:val="Textcomentariu"/>
      </w:pPr>
      <w:r>
        <w:rPr>
          <w:rStyle w:val="Referincomentariu"/>
        </w:rPr>
        <w:annotationRef/>
      </w:r>
      <w:r>
        <w:t>Contributile ar trebui sa le privesti mai general nu la nivel de cod.</w:t>
      </w:r>
      <w:r>
        <w:br/>
      </w:r>
      <w:r>
        <w:br/>
        <w:t>Teoretice</w:t>
      </w:r>
      <w:r>
        <w:br/>
        <w:t>- studiu cu privire la agenti si related work</w:t>
      </w:r>
      <w:r>
        <w:br/>
      </w:r>
      <w:r>
        <w:br/>
        <w:t>Experimentale</w:t>
      </w:r>
      <w:r>
        <w:br/>
        <w:t>- implementare infrastructura de testare pe Unity (poti descrie dupa in modul in care ai facut-o)</w:t>
      </w:r>
      <w:r>
        <w:br/>
        <w:t>- rularea experimentului clasic vs RL</w:t>
      </w:r>
    </w:p>
  </w:comment>
  <w:comment w:id="335" w:author="Bogdan Dragulescu" w:date="2022-06-14T14:34:00Z" w:initials="BD">
    <w:p w14:paraId="2C7E0520" w14:textId="77777777" w:rsidR="004A101E" w:rsidRDefault="004A101E" w:rsidP="00436E8E">
      <w:pPr>
        <w:pStyle w:val="Textcomentariu"/>
      </w:pPr>
      <w:r>
        <w:rPr>
          <w:rStyle w:val="Referincomentariu"/>
        </w:rPr>
        <w:annotationRef/>
      </w:r>
      <w:r>
        <w:t>Format IEEE</w:t>
      </w:r>
    </w:p>
  </w:comment>
  <w:comment w:id="336" w:author="Alexandru Uicoabă" w:date="2022-06-14T21:25:00Z" w:initials="AU">
    <w:p w14:paraId="327BA246" w14:textId="0AC29491" w:rsidR="009C5C93" w:rsidRDefault="009C5C93">
      <w:pPr>
        <w:pStyle w:val="Textcomentariu"/>
      </w:pPr>
      <w:r>
        <w:rPr>
          <w:rStyle w:val="Referincomentariu"/>
        </w:rPr>
        <w:annotationRef/>
      </w:r>
      <w:r>
        <w:t>rezolvat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5BDF0FC" w15:done="0"/>
  <w15:commentEx w15:paraId="194C0422" w15:done="0"/>
  <w15:commentEx w15:paraId="77B6BC02" w15:done="0"/>
  <w15:commentEx w15:paraId="0B613E6E" w15:done="0"/>
  <w15:commentEx w15:paraId="064A4755" w15:done="1"/>
  <w15:commentEx w15:paraId="0ABB07E6" w15:paraIdParent="064A4755" w15:done="1"/>
  <w15:commentEx w15:paraId="1D2D8C4F" w15:paraIdParent="064A4755" w15:done="1"/>
  <w15:commentEx w15:paraId="68BFE0B9" w15:done="0"/>
  <w15:commentEx w15:paraId="1747D8EC" w15:done="1"/>
  <w15:commentEx w15:paraId="25547782" w15:paraIdParent="1747D8EC" w15:done="1"/>
  <w15:commentEx w15:paraId="51C99133" w15:paraIdParent="1747D8EC" w15:done="1"/>
  <w15:commentEx w15:paraId="6EB64967" w15:done="1"/>
  <w15:commentEx w15:paraId="4DF258AB" w15:paraIdParent="6EB64967" w15:done="1"/>
  <w15:commentEx w15:paraId="3DBA8384" w15:paraIdParent="6EB64967" w15:done="1"/>
  <w15:commentEx w15:paraId="56F4F076" w15:done="0"/>
  <w15:commentEx w15:paraId="201A645F" w15:done="0"/>
  <w15:commentEx w15:paraId="7EAF78B6" w15:done="0"/>
  <w15:commentEx w15:paraId="30187405" w15:done="0"/>
  <w15:commentEx w15:paraId="31354A5F" w15:done="0"/>
  <w15:commentEx w15:paraId="052B3001" w15:done="0"/>
  <w15:commentEx w15:paraId="1041BAB3" w15:done="0"/>
  <w15:commentEx w15:paraId="6714ED00" w15:done="0"/>
  <w15:commentEx w15:paraId="7C727B61" w15:done="0"/>
  <w15:commentEx w15:paraId="5756960F" w15:done="0"/>
  <w15:commentEx w15:paraId="614EE921" w15:done="0"/>
  <w15:commentEx w15:paraId="37C3B11A" w15:done="0"/>
  <w15:commentEx w15:paraId="39B47512" w15:done="1"/>
  <w15:commentEx w15:paraId="0B9B0861" w15:paraIdParent="39B47512" w15:done="1"/>
  <w15:commentEx w15:paraId="6ECBD7EC" w15:paraIdParent="39B47512" w15:done="1"/>
  <w15:commentEx w15:paraId="6FE911C9" w15:done="0"/>
  <w15:commentEx w15:paraId="1E620B29" w15:done="1"/>
  <w15:commentEx w15:paraId="6EC27ED4" w15:paraIdParent="1E620B29" w15:done="1"/>
  <w15:commentEx w15:paraId="3523CD57" w15:paraIdParent="1E620B29" w15:done="1"/>
  <w15:commentEx w15:paraId="174FA647" w15:done="1"/>
  <w15:commentEx w15:paraId="0FEDFC2E" w15:paraIdParent="174FA647" w15:done="1"/>
  <w15:commentEx w15:paraId="0780E0E9" w15:paraIdParent="174FA647" w15:done="1"/>
  <w15:commentEx w15:paraId="2404F08F" w15:done="1"/>
  <w15:commentEx w15:paraId="0BEDA68F" w15:paraIdParent="2404F08F" w15:done="1"/>
  <w15:commentEx w15:paraId="2631ED3E" w15:paraIdParent="2404F08F" w15:done="1"/>
  <w15:commentEx w15:paraId="455F7BEE" w15:done="0"/>
  <w15:commentEx w15:paraId="2E8FD19C" w15:done="0"/>
  <w15:commentEx w15:paraId="2C7E0520" w15:done="1"/>
  <w15:commentEx w15:paraId="327BA246" w15:paraIdParent="2C7E0520"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2E8E6" w16cex:dateUtc="2022-06-14T08:00:00Z"/>
  <w16cex:commentExtensible w16cex:durableId="2652E9BE" w16cex:dateUtc="2022-06-14T08:04:00Z"/>
  <w16cex:commentExtensible w16cex:durableId="2652E9E1" w16cex:dateUtc="2022-06-14T08:05:00Z"/>
  <w16cex:commentExtensible w16cex:durableId="2652EAD0" w16cex:dateUtc="2022-06-14T08:09:00Z"/>
  <w16cex:commentExtensible w16cex:durableId="2652EA96" w16cex:dateUtc="2022-06-14T08:08:00Z"/>
  <w16cex:commentExtensible w16cex:durableId="2653796E" w16cex:dateUtc="2022-06-14T18:17:00Z"/>
  <w16cex:commentExtensible w16cex:durableId="2653797E" w16cex:dateUtc="2022-06-14T18:17:00Z"/>
  <w16cex:commentExtensible w16cex:durableId="2652EBE2" w16cex:dateUtc="2022-06-14T08:13:00Z"/>
  <w16cex:commentExtensible w16cex:durableId="2652EC93" w16cex:dateUtc="2022-06-14T08:16:00Z"/>
  <w16cex:commentExtensible w16cex:durableId="26538319" w16cex:dateUtc="2022-06-14T18:58:00Z"/>
  <w16cex:commentExtensible w16cex:durableId="26538326" w16cex:dateUtc="2022-06-14T18:59:00Z"/>
  <w16cex:commentExtensible w16cex:durableId="2652EC12" w16cex:dateUtc="2022-06-14T08:14:00Z"/>
  <w16cex:commentExtensible w16cex:durableId="265382E4" w16cex:dateUtc="2022-06-14T18:57:00Z"/>
  <w16cex:commentExtensible w16cex:durableId="265382F0" w16cex:dateUtc="2022-06-14T18:58:00Z"/>
  <w16cex:commentExtensible w16cex:durableId="2652F748" w16cex:dateUtc="2022-06-14T09:02:00Z"/>
  <w16cex:commentExtensible w16cex:durableId="2652F6E9" w16cex:dateUtc="2022-06-14T09:00:00Z"/>
  <w16cex:commentExtensible w16cex:durableId="2652F79F" w16cex:dateUtc="2022-06-14T09:03:00Z"/>
  <w16cex:commentExtensible w16cex:durableId="2652F82C" w16cex:dateUtc="2022-06-14T09:06:00Z"/>
  <w16cex:commentExtensible w16cex:durableId="2652F949" w16cex:dateUtc="2022-06-14T09:10:00Z"/>
  <w16cex:commentExtensible w16cex:durableId="2652F9FB" w16cex:dateUtc="2022-06-14T09:13:00Z"/>
  <w16cex:commentExtensible w16cex:durableId="2652FAB4" w16cex:dateUtc="2022-06-14T09:16:00Z"/>
  <w16cex:commentExtensible w16cex:durableId="2652FA83" w16cex:dateUtc="2022-06-14T09:16:00Z"/>
  <w16cex:commentExtensible w16cex:durableId="2652FB44" w16cex:dateUtc="2022-06-14T09:19:00Z"/>
  <w16cex:commentExtensible w16cex:durableId="2652FBF4" w16cex:dateUtc="2022-06-14T09:22:00Z"/>
  <w16cex:commentExtensible w16cex:durableId="2652FCF8" w16cex:dateUtc="2022-06-14T09:26:00Z"/>
  <w16cex:commentExtensible w16cex:durableId="2652FD12" w16cex:dateUtc="2022-06-14T09:26:00Z"/>
  <w16cex:commentExtensible w16cex:durableId="26531538" w16cex:dateUtc="2022-06-14T11:10:00Z"/>
  <w16cex:commentExtensible w16cex:durableId="26538246" w16cex:dateUtc="2022-06-14T18:55:00Z"/>
  <w16cex:commentExtensible w16cex:durableId="2653824E" w16cex:dateUtc="2022-06-14T18:55:00Z"/>
  <w16cex:commentExtensible w16cex:durableId="26531599" w16cex:dateUtc="2022-06-14T11:11:00Z"/>
  <w16cex:commentExtensible w16cex:durableId="26531731" w16cex:dateUtc="2022-06-14T11:18:00Z"/>
  <w16cex:commentExtensible w16cex:durableId="26538148" w16cex:dateUtc="2022-06-14T18:51:00Z"/>
  <w16cex:commentExtensible w16cex:durableId="265381AD" w16cex:dateUtc="2022-06-14T18:52:00Z"/>
  <w16cex:commentExtensible w16cex:durableId="2653176A" w16cex:dateUtc="2022-06-14T11:19:00Z"/>
  <w16cex:commentExtensible w16cex:durableId="26537FA0" w16cex:dateUtc="2022-06-14T18:44:00Z"/>
  <w16cex:commentExtensible w16cex:durableId="26537FAD" w16cex:dateUtc="2022-06-14T18:44:00Z"/>
  <w16cex:commentExtensible w16cex:durableId="265317FD" w16cex:dateUtc="2022-06-14T11:21:00Z"/>
  <w16cex:commentExtensible w16cex:durableId="26537D6A" w16cex:dateUtc="2022-06-14T18:34:00Z"/>
  <w16cex:commentExtensible w16cex:durableId="26537D75" w16cex:dateUtc="2022-06-14T18:34:00Z"/>
  <w16cex:commentExtensible w16cex:durableId="265319C7" w16cex:dateUtc="2022-06-14T11:29:00Z"/>
  <w16cex:commentExtensible w16cex:durableId="26531A96" w16cex:dateUtc="2022-06-14T11:32:00Z"/>
  <w16cex:commentExtensible w16cex:durableId="26531AE2" w16cex:dateUtc="2022-06-14T11:34:00Z"/>
  <w16cex:commentExtensible w16cex:durableId="26537B30" w16cex:dateUtc="2022-06-14T18: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5BDF0FC" w16cid:durableId="2652E8E6"/>
  <w16cid:commentId w16cid:paraId="194C0422" w16cid:durableId="2652E9BE"/>
  <w16cid:commentId w16cid:paraId="77B6BC02" w16cid:durableId="2652E9E1"/>
  <w16cid:commentId w16cid:paraId="0B613E6E" w16cid:durableId="2652EAD0"/>
  <w16cid:commentId w16cid:paraId="064A4755" w16cid:durableId="2652EA96"/>
  <w16cid:commentId w16cid:paraId="0ABB07E6" w16cid:durableId="2653796E"/>
  <w16cid:commentId w16cid:paraId="1D2D8C4F" w16cid:durableId="2653797E"/>
  <w16cid:commentId w16cid:paraId="68BFE0B9" w16cid:durableId="2652EBE2"/>
  <w16cid:commentId w16cid:paraId="1747D8EC" w16cid:durableId="2652EC93"/>
  <w16cid:commentId w16cid:paraId="25547782" w16cid:durableId="26538319"/>
  <w16cid:commentId w16cid:paraId="51C99133" w16cid:durableId="26538326"/>
  <w16cid:commentId w16cid:paraId="6EB64967" w16cid:durableId="2652EC12"/>
  <w16cid:commentId w16cid:paraId="4DF258AB" w16cid:durableId="265382E4"/>
  <w16cid:commentId w16cid:paraId="3DBA8384" w16cid:durableId="265382F0"/>
  <w16cid:commentId w16cid:paraId="56F4F076" w16cid:durableId="2652F748"/>
  <w16cid:commentId w16cid:paraId="201A645F" w16cid:durableId="2652F6E9"/>
  <w16cid:commentId w16cid:paraId="7EAF78B6" w16cid:durableId="2652F79F"/>
  <w16cid:commentId w16cid:paraId="30187405" w16cid:durableId="2652F82C"/>
  <w16cid:commentId w16cid:paraId="31354A5F" w16cid:durableId="2652F949"/>
  <w16cid:commentId w16cid:paraId="052B3001" w16cid:durableId="2652F9FB"/>
  <w16cid:commentId w16cid:paraId="1041BAB3" w16cid:durableId="2652FAB4"/>
  <w16cid:commentId w16cid:paraId="6714ED00" w16cid:durableId="2652FA83"/>
  <w16cid:commentId w16cid:paraId="7C727B61" w16cid:durableId="2652FB44"/>
  <w16cid:commentId w16cid:paraId="5756960F" w16cid:durableId="2652FBF4"/>
  <w16cid:commentId w16cid:paraId="614EE921" w16cid:durableId="2652FCF8"/>
  <w16cid:commentId w16cid:paraId="37C3B11A" w16cid:durableId="2652FD12"/>
  <w16cid:commentId w16cid:paraId="39B47512" w16cid:durableId="26531538"/>
  <w16cid:commentId w16cid:paraId="0B9B0861" w16cid:durableId="26538246"/>
  <w16cid:commentId w16cid:paraId="6ECBD7EC" w16cid:durableId="2653824E"/>
  <w16cid:commentId w16cid:paraId="6FE911C9" w16cid:durableId="26531599"/>
  <w16cid:commentId w16cid:paraId="1E620B29" w16cid:durableId="26531731"/>
  <w16cid:commentId w16cid:paraId="6EC27ED4" w16cid:durableId="26538148"/>
  <w16cid:commentId w16cid:paraId="3523CD57" w16cid:durableId="265381AD"/>
  <w16cid:commentId w16cid:paraId="174FA647" w16cid:durableId="2653176A"/>
  <w16cid:commentId w16cid:paraId="0FEDFC2E" w16cid:durableId="26537FA0"/>
  <w16cid:commentId w16cid:paraId="0780E0E9" w16cid:durableId="26537FAD"/>
  <w16cid:commentId w16cid:paraId="2404F08F" w16cid:durableId="265317FD"/>
  <w16cid:commentId w16cid:paraId="0BEDA68F" w16cid:durableId="26537D6A"/>
  <w16cid:commentId w16cid:paraId="2631ED3E" w16cid:durableId="26537D75"/>
  <w16cid:commentId w16cid:paraId="455F7BEE" w16cid:durableId="265319C7"/>
  <w16cid:commentId w16cid:paraId="2E8FD19C" w16cid:durableId="26531A96"/>
  <w16cid:commentId w16cid:paraId="2C7E0520" w16cid:durableId="26531AE2"/>
  <w16cid:commentId w16cid:paraId="327BA246" w16cid:durableId="26537B3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D69F27" w14:textId="77777777" w:rsidR="008544E9" w:rsidRDefault="008544E9" w:rsidP="0069175A">
      <w:pPr>
        <w:spacing w:after="0" w:line="240" w:lineRule="auto"/>
      </w:pPr>
      <w:r>
        <w:separator/>
      </w:r>
    </w:p>
  </w:endnote>
  <w:endnote w:type="continuationSeparator" w:id="0">
    <w:p w14:paraId="2F1E1FEB" w14:textId="77777777" w:rsidR="008544E9" w:rsidRDefault="008544E9" w:rsidP="006917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1D44BF" w14:textId="77777777" w:rsidR="008544E9" w:rsidRDefault="008544E9" w:rsidP="0069175A">
      <w:pPr>
        <w:spacing w:after="0" w:line="240" w:lineRule="auto"/>
      </w:pPr>
      <w:r>
        <w:separator/>
      </w:r>
    </w:p>
  </w:footnote>
  <w:footnote w:type="continuationSeparator" w:id="0">
    <w:p w14:paraId="5E5EFAD6" w14:textId="77777777" w:rsidR="008544E9" w:rsidRDefault="008544E9" w:rsidP="006917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B0EC4"/>
    <w:multiLevelType w:val="hybridMultilevel"/>
    <w:tmpl w:val="B4EE7BB6"/>
    <w:lvl w:ilvl="0" w:tplc="DE2A8F4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03078CE"/>
    <w:multiLevelType w:val="hybridMultilevel"/>
    <w:tmpl w:val="977E65DE"/>
    <w:lvl w:ilvl="0" w:tplc="BF76C0DE">
      <w:start w:val="1"/>
      <w:numFmt w:val="bullet"/>
      <w:lvlText w:val=""/>
      <w:lvlJc w:val="left"/>
      <w:pPr>
        <w:ind w:left="1080" w:hanging="360"/>
      </w:pPr>
      <w:rPr>
        <w:rFonts w:ascii="Symbol" w:eastAsiaTheme="minorHAnsi" w:hAnsi="Symbol"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29723D9B"/>
    <w:multiLevelType w:val="hybridMultilevel"/>
    <w:tmpl w:val="285E0C4E"/>
    <w:lvl w:ilvl="0" w:tplc="E77E8C9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31D8614C"/>
    <w:multiLevelType w:val="multilevel"/>
    <w:tmpl w:val="E6E22952"/>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32120A14"/>
    <w:multiLevelType w:val="multilevel"/>
    <w:tmpl w:val="BAF25798"/>
    <w:lvl w:ilvl="0">
      <w:start w:val="4"/>
      <w:numFmt w:val="decimal"/>
      <w:lvlText w:val="%1"/>
      <w:lvlJc w:val="left"/>
      <w:pPr>
        <w:ind w:left="360" w:hanging="360"/>
      </w:pPr>
      <w:rPr>
        <w:rFonts w:hint="default"/>
      </w:rPr>
    </w:lvl>
    <w:lvl w:ilvl="1">
      <w:start w:val="7"/>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41CC5F21"/>
    <w:multiLevelType w:val="multilevel"/>
    <w:tmpl w:val="33C45F90"/>
    <w:lvl w:ilvl="0">
      <w:start w:val="1"/>
      <w:numFmt w:val="decimal"/>
      <w:lvlText w:val="%1."/>
      <w:lvlJc w:val="left"/>
      <w:pPr>
        <w:ind w:left="720" w:hanging="360"/>
      </w:pPr>
      <w:rPr>
        <w:rFonts w:asciiTheme="minorHAnsi" w:eastAsiaTheme="minorHAnsi" w:hAnsiTheme="minorHAnsi" w:cstheme="minorBidi"/>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52182980"/>
    <w:multiLevelType w:val="multilevel"/>
    <w:tmpl w:val="7A8E041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9C35733"/>
    <w:multiLevelType w:val="hybridMultilevel"/>
    <w:tmpl w:val="F68E5C28"/>
    <w:lvl w:ilvl="0" w:tplc="8E8C1A94">
      <w:start w:val="1"/>
      <w:numFmt w:val="bullet"/>
      <w:lvlText w:val=""/>
      <w:lvlJc w:val="left"/>
      <w:pPr>
        <w:ind w:left="1080" w:hanging="360"/>
      </w:pPr>
      <w:rPr>
        <w:rFonts w:ascii="Symbol" w:eastAsiaTheme="minorHAnsi" w:hAnsi="Symbol" w:cstheme="minorBidi"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608515E3"/>
    <w:multiLevelType w:val="hybridMultilevel"/>
    <w:tmpl w:val="8834CCF6"/>
    <w:lvl w:ilvl="0" w:tplc="C492B82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0E253EF"/>
    <w:multiLevelType w:val="hybridMultilevel"/>
    <w:tmpl w:val="739EEC00"/>
    <w:lvl w:ilvl="0" w:tplc="B758434E">
      <w:start w:val="1"/>
      <w:numFmt w:val="bullet"/>
      <w:lvlText w:val=""/>
      <w:lvlJc w:val="left"/>
      <w:pPr>
        <w:ind w:left="1080" w:hanging="360"/>
      </w:pPr>
      <w:rPr>
        <w:rFonts w:ascii="Symbol" w:eastAsiaTheme="minorHAnsi" w:hAnsi="Symbol"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7C8546C1"/>
    <w:multiLevelType w:val="hybridMultilevel"/>
    <w:tmpl w:val="B2C0F6AE"/>
    <w:lvl w:ilvl="0" w:tplc="0CA09BE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D7C4B75"/>
    <w:multiLevelType w:val="hybridMultilevel"/>
    <w:tmpl w:val="B546B74C"/>
    <w:lvl w:ilvl="0" w:tplc="6F2EA7EC">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08510404">
    <w:abstractNumId w:val="5"/>
  </w:num>
  <w:num w:numId="2" w16cid:durableId="1846167414">
    <w:abstractNumId w:val="7"/>
  </w:num>
  <w:num w:numId="3" w16cid:durableId="1216695569">
    <w:abstractNumId w:val="9"/>
  </w:num>
  <w:num w:numId="4" w16cid:durableId="2037193964">
    <w:abstractNumId w:val="3"/>
  </w:num>
  <w:num w:numId="5" w16cid:durableId="506025167">
    <w:abstractNumId w:val="1"/>
  </w:num>
  <w:num w:numId="6" w16cid:durableId="511914978">
    <w:abstractNumId w:val="6"/>
  </w:num>
  <w:num w:numId="7" w16cid:durableId="1579947441">
    <w:abstractNumId w:val="8"/>
  </w:num>
  <w:num w:numId="8" w16cid:durableId="1183940172">
    <w:abstractNumId w:val="2"/>
  </w:num>
  <w:num w:numId="9" w16cid:durableId="421994505">
    <w:abstractNumId w:val="11"/>
  </w:num>
  <w:num w:numId="10" w16cid:durableId="223150869">
    <w:abstractNumId w:val="0"/>
  </w:num>
  <w:num w:numId="11" w16cid:durableId="483157502">
    <w:abstractNumId w:val="10"/>
  </w:num>
  <w:num w:numId="12" w16cid:durableId="2107462246">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ogdan Dragulescu">
    <w15:presenceInfo w15:providerId="Windows Live" w15:userId="df3b5ea8d7b4b203"/>
  </w15:person>
  <w15:person w15:author="Alexandru Uicoabă">
    <w15:presenceInfo w15:providerId="None" w15:userId="Alexandru Uicoabă"/>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tDQDAhMDE1MzUwtLUyUdpeDU4uLM/DyQAsNaABoUBMksAAAA"/>
  </w:docVars>
  <w:rsids>
    <w:rsidRoot w:val="009E3FF3"/>
    <w:rsid w:val="00014158"/>
    <w:rsid w:val="000200C4"/>
    <w:rsid w:val="00027080"/>
    <w:rsid w:val="000352C6"/>
    <w:rsid w:val="000406FE"/>
    <w:rsid w:val="00041CBB"/>
    <w:rsid w:val="00047130"/>
    <w:rsid w:val="00051758"/>
    <w:rsid w:val="00057BD6"/>
    <w:rsid w:val="00065873"/>
    <w:rsid w:val="000B2A69"/>
    <w:rsid w:val="000F4DE0"/>
    <w:rsid w:val="0010180B"/>
    <w:rsid w:val="00114C52"/>
    <w:rsid w:val="00134EE6"/>
    <w:rsid w:val="00141062"/>
    <w:rsid w:val="001574C8"/>
    <w:rsid w:val="0016387F"/>
    <w:rsid w:val="00167255"/>
    <w:rsid w:val="00173BAC"/>
    <w:rsid w:val="00190313"/>
    <w:rsid w:val="00193F60"/>
    <w:rsid w:val="001A7F2D"/>
    <w:rsid w:val="001C12D2"/>
    <w:rsid w:val="001E6465"/>
    <w:rsid w:val="00201A27"/>
    <w:rsid w:val="002121CC"/>
    <w:rsid w:val="00226031"/>
    <w:rsid w:val="00230B41"/>
    <w:rsid w:val="002355B4"/>
    <w:rsid w:val="0025176D"/>
    <w:rsid w:val="002834AC"/>
    <w:rsid w:val="00293F11"/>
    <w:rsid w:val="002A00B7"/>
    <w:rsid w:val="002C1730"/>
    <w:rsid w:val="002C2E13"/>
    <w:rsid w:val="002C7D31"/>
    <w:rsid w:val="002D2CAC"/>
    <w:rsid w:val="002E360E"/>
    <w:rsid w:val="002E362F"/>
    <w:rsid w:val="002F1250"/>
    <w:rsid w:val="00306621"/>
    <w:rsid w:val="003071D2"/>
    <w:rsid w:val="0031430D"/>
    <w:rsid w:val="00315364"/>
    <w:rsid w:val="00320621"/>
    <w:rsid w:val="003300F6"/>
    <w:rsid w:val="003349BD"/>
    <w:rsid w:val="00335D82"/>
    <w:rsid w:val="00352273"/>
    <w:rsid w:val="00355FE0"/>
    <w:rsid w:val="0036561B"/>
    <w:rsid w:val="0039645A"/>
    <w:rsid w:val="003A0ECA"/>
    <w:rsid w:val="003A1227"/>
    <w:rsid w:val="003A1BBE"/>
    <w:rsid w:val="003E04D9"/>
    <w:rsid w:val="003F56A4"/>
    <w:rsid w:val="004127D0"/>
    <w:rsid w:val="00420EF2"/>
    <w:rsid w:val="00433F63"/>
    <w:rsid w:val="00436F54"/>
    <w:rsid w:val="0044253D"/>
    <w:rsid w:val="0044504F"/>
    <w:rsid w:val="00447C3D"/>
    <w:rsid w:val="004A072B"/>
    <w:rsid w:val="004A101E"/>
    <w:rsid w:val="004C40EE"/>
    <w:rsid w:val="004F420A"/>
    <w:rsid w:val="004F67FF"/>
    <w:rsid w:val="00511DA5"/>
    <w:rsid w:val="00520944"/>
    <w:rsid w:val="00521892"/>
    <w:rsid w:val="00523F6A"/>
    <w:rsid w:val="005379B9"/>
    <w:rsid w:val="00551EE1"/>
    <w:rsid w:val="005567B3"/>
    <w:rsid w:val="00592EDC"/>
    <w:rsid w:val="005B1C1D"/>
    <w:rsid w:val="005D279A"/>
    <w:rsid w:val="005E39A2"/>
    <w:rsid w:val="005F492E"/>
    <w:rsid w:val="00615B08"/>
    <w:rsid w:val="00625A81"/>
    <w:rsid w:val="00626748"/>
    <w:rsid w:val="00641923"/>
    <w:rsid w:val="00655A0A"/>
    <w:rsid w:val="0068010A"/>
    <w:rsid w:val="00680F15"/>
    <w:rsid w:val="0069175A"/>
    <w:rsid w:val="00694457"/>
    <w:rsid w:val="00696CDA"/>
    <w:rsid w:val="006A7829"/>
    <w:rsid w:val="006B0CBE"/>
    <w:rsid w:val="006C08DA"/>
    <w:rsid w:val="006D12BC"/>
    <w:rsid w:val="006D672E"/>
    <w:rsid w:val="006E161C"/>
    <w:rsid w:val="006F4710"/>
    <w:rsid w:val="00706C4F"/>
    <w:rsid w:val="0072081D"/>
    <w:rsid w:val="00723CC4"/>
    <w:rsid w:val="0073736C"/>
    <w:rsid w:val="00742111"/>
    <w:rsid w:val="007443A5"/>
    <w:rsid w:val="007450A9"/>
    <w:rsid w:val="00790890"/>
    <w:rsid w:val="007A094B"/>
    <w:rsid w:val="007B07A1"/>
    <w:rsid w:val="007B1F64"/>
    <w:rsid w:val="007B4C11"/>
    <w:rsid w:val="007E219A"/>
    <w:rsid w:val="007E5452"/>
    <w:rsid w:val="00801564"/>
    <w:rsid w:val="0081006C"/>
    <w:rsid w:val="00825E4B"/>
    <w:rsid w:val="00835749"/>
    <w:rsid w:val="0083708B"/>
    <w:rsid w:val="008522A7"/>
    <w:rsid w:val="00852B71"/>
    <w:rsid w:val="008544E9"/>
    <w:rsid w:val="00867FA4"/>
    <w:rsid w:val="00891FD0"/>
    <w:rsid w:val="008A43DC"/>
    <w:rsid w:val="008B3786"/>
    <w:rsid w:val="008B52F3"/>
    <w:rsid w:val="008B7EED"/>
    <w:rsid w:val="008C61ED"/>
    <w:rsid w:val="008D1024"/>
    <w:rsid w:val="008D4C12"/>
    <w:rsid w:val="008D70BA"/>
    <w:rsid w:val="008E120D"/>
    <w:rsid w:val="00910810"/>
    <w:rsid w:val="00913E06"/>
    <w:rsid w:val="0092637F"/>
    <w:rsid w:val="00954B86"/>
    <w:rsid w:val="00964CFD"/>
    <w:rsid w:val="00966B00"/>
    <w:rsid w:val="00996CA1"/>
    <w:rsid w:val="009A2094"/>
    <w:rsid w:val="009A4691"/>
    <w:rsid w:val="009B7B4C"/>
    <w:rsid w:val="009C2054"/>
    <w:rsid w:val="009C5C93"/>
    <w:rsid w:val="009E3FF3"/>
    <w:rsid w:val="00A22C72"/>
    <w:rsid w:val="00A35F63"/>
    <w:rsid w:val="00A3605F"/>
    <w:rsid w:val="00A37631"/>
    <w:rsid w:val="00A461BF"/>
    <w:rsid w:val="00A53CB1"/>
    <w:rsid w:val="00A63813"/>
    <w:rsid w:val="00A66637"/>
    <w:rsid w:val="00AB0F07"/>
    <w:rsid w:val="00AB4D8C"/>
    <w:rsid w:val="00AB4EE8"/>
    <w:rsid w:val="00AB6883"/>
    <w:rsid w:val="00AB7E89"/>
    <w:rsid w:val="00AE65BB"/>
    <w:rsid w:val="00AF4364"/>
    <w:rsid w:val="00B039D3"/>
    <w:rsid w:val="00B06324"/>
    <w:rsid w:val="00B1524C"/>
    <w:rsid w:val="00B15547"/>
    <w:rsid w:val="00B20EB8"/>
    <w:rsid w:val="00B224AC"/>
    <w:rsid w:val="00B2370F"/>
    <w:rsid w:val="00B60DF9"/>
    <w:rsid w:val="00B620F9"/>
    <w:rsid w:val="00B62C81"/>
    <w:rsid w:val="00B63DF2"/>
    <w:rsid w:val="00B8314B"/>
    <w:rsid w:val="00B86BD8"/>
    <w:rsid w:val="00B92F2E"/>
    <w:rsid w:val="00B9635E"/>
    <w:rsid w:val="00BA088F"/>
    <w:rsid w:val="00BB081B"/>
    <w:rsid w:val="00BB4F65"/>
    <w:rsid w:val="00BB7DB8"/>
    <w:rsid w:val="00BC53EF"/>
    <w:rsid w:val="00BF02D6"/>
    <w:rsid w:val="00BF7280"/>
    <w:rsid w:val="00C006F4"/>
    <w:rsid w:val="00C05887"/>
    <w:rsid w:val="00C13791"/>
    <w:rsid w:val="00C6649E"/>
    <w:rsid w:val="00C67D55"/>
    <w:rsid w:val="00C92171"/>
    <w:rsid w:val="00C93AAA"/>
    <w:rsid w:val="00C959D0"/>
    <w:rsid w:val="00CA014D"/>
    <w:rsid w:val="00CA2B21"/>
    <w:rsid w:val="00CE6184"/>
    <w:rsid w:val="00CE7E25"/>
    <w:rsid w:val="00D0215A"/>
    <w:rsid w:val="00D07FDF"/>
    <w:rsid w:val="00D114A2"/>
    <w:rsid w:val="00D12BFE"/>
    <w:rsid w:val="00D34F99"/>
    <w:rsid w:val="00D46087"/>
    <w:rsid w:val="00D5156F"/>
    <w:rsid w:val="00D52E32"/>
    <w:rsid w:val="00D60ABD"/>
    <w:rsid w:val="00D60EB4"/>
    <w:rsid w:val="00D64D0B"/>
    <w:rsid w:val="00D72512"/>
    <w:rsid w:val="00D87837"/>
    <w:rsid w:val="00D958BA"/>
    <w:rsid w:val="00D96A93"/>
    <w:rsid w:val="00DB4089"/>
    <w:rsid w:val="00DB59D5"/>
    <w:rsid w:val="00DB7F08"/>
    <w:rsid w:val="00DC6F48"/>
    <w:rsid w:val="00DD08C2"/>
    <w:rsid w:val="00DD4BDC"/>
    <w:rsid w:val="00E139EF"/>
    <w:rsid w:val="00E23BE0"/>
    <w:rsid w:val="00E25BD8"/>
    <w:rsid w:val="00E41687"/>
    <w:rsid w:val="00E435B2"/>
    <w:rsid w:val="00E43C5B"/>
    <w:rsid w:val="00E51082"/>
    <w:rsid w:val="00E6691C"/>
    <w:rsid w:val="00E7416B"/>
    <w:rsid w:val="00E8653D"/>
    <w:rsid w:val="00E95BDC"/>
    <w:rsid w:val="00EA586A"/>
    <w:rsid w:val="00EB13F8"/>
    <w:rsid w:val="00EB6D2D"/>
    <w:rsid w:val="00EC1069"/>
    <w:rsid w:val="00ED1F9F"/>
    <w:rsid w:val="00EF39C2"/>
    <w:rsid w:val="00F038DD"/>
    <w:rsid w:val="00F1060C"/>
    <w:rsid w:val="00F1630F"/>
    <w:rsid w:val="00F17778"/>
    <w:rsid w:val="00F42D85"/>
    <w:rsid w:val="00F4686D"/>
    <w:rsid w:val="00F673CC"/>
    <w:rsid w:val="00F77136"/>
    <w:rsid w:val="00F920BE"/>
    <w:rsid w:val="00F9427C"/>
    <w:rsid w:val="00FA26A1"/>
    <w:rsid w:val="00FE2FF3"/>
    <w:rsid w:val="00FF1A7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AE8EA"/>
  <w15:chartTrackingRefBased/>
  <w15:docId w15:val="{EC28482C-2B0A-4604-B1C5-70E6C5958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ro-RO"/>
    </w:rPr>
  </w:style>
  <w:style w:type="paragraph" w:styleId="Titlu1">
    <w:name w:val="heading 1"/>
    <w:basedOn w:val="Normal"/>
    <w:next w:val="Normal"/>
    <w:link w:val="Titlu1Caracter"/>
    <w:uiPriority w:val="9"/>
    <w:qFormat/>
    <w:rsid w:val="00BB7D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lu2">
    <w:name w:val="heading 2"/>
    <w:basedOn w:val="Normal"/>
    <w:next w:val="Normal"/>
    <w:link w:val="Titlu2Caracter"/>
    <w:uiPriority w:val="9"/>
    <w:unhideWhenUsed/>
    <w:qFormat/>
    <w:rsid w:val="00BB7D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lu3">
    <w:name w:val="heading 3"/>
    <w:basedOn w:val="Normal"/>
    <w:next w:val="Normal"/>
    <w:link w:val="Titlu3Caracter"/>
    <w:uiPriority w:val="9"/>
    <w:unhideWhenUsed/>
    <w:qFormat/>
    <w:rsid w:val="000352C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lu4">
    <w:name w:val="heading 4"/>
    <w:basedOn w:val="Normal"/>
    <w:next w:val="Normal"/>
    <w:link w:val="Titlu4Caracter"/>
    <w:uiPriority w:val="9"/>
    <w:unhideWhenUsed/>
    <w:qFormat/>
    <w:rsid w:val="00B0632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deparagrafimplic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433F63"/>
    <w:pPr>
      <w:ind w:left="720"/>
      <w:contextualSpacing/>
    </w:pPr>
  </w:style>
  <w:style w:type="paragraph" w:styleId="NormalWeb">
    <w:name w:val="Normal (Web)"/>
    <w:basedOn w:val="Normal"/>
    <w:uiPriority w:val="99"/>
    <w:semiHidden/>
    <w:unhideWhenUsed/>
    <w:rsid w:val="00335D82"/>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Corptext">
    <w:name w:val="Body Text"/>
    <w:basedOn w:val="Normal"/>
    <w:link w:val="CorptextCaracter"/>
    <w:semiHidden/>
    <w:unhideWhenUsed/>
    <w:rsid w:val="00B9635E"/>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CorptextCaracter">
    <w:name w:val="Corp text Caracter"/>
    <w:basedOn w:val="Fontdeparagrafimplicit"/>
    <w:link w:val="Corptext"/>
    <w:semiHidden/>
    <w:rsid w:val="00B9635E"/>
    <w:rPr>
      <w:rFonts w:ascii="Times New Roman" w:eastAsia="SimSun" w:hAnsi="Times New Roman" w:cs="Times New Roman"/>
      <w:spacing w:val="-1"/>
      <w:sz w:val="20"/>
      <w:szCs w:val="20"/>
      <w:lang w:val="x-none" w:eastAsia="x-none"/>
    </w:rPr>
  </w:style>
  <w:style w:type="character" w:customStyle="1" w:styleId="Titlu1Caracter">
    <w:name w:val="Titlu 1 Caracter"/>
    <w:basedOn w:val="Fontdeparagrafimplicit"/>
    <w:link w:val="Titlu1"/>
    <w:uiPriority w:val="9"/>
    <w:rsid w:val="00BB7DB8"/>
    <w:rPr>
      <w:rFonts w:asciiTheme="majorHAnsi" w:eastAsiaTheme="majorEastAsia" w:hAnsiTheme="majorHAnsi" w:cstheme="majorBidi"/>
      <w:color w:val="2F5496" w:themeColor="accent1" w:themeShade="BF"/>
      <w:sz w:val="32"/>
      <w:szCs w:val="32"/>
      <w:lang w:val="ro-RO"/>
    </w:rPr>
  </w:style>
  <w:style w:type="character" w:customStyle="1" w:styleId="Titlu2Caracter">
    <w:name w:val="Titlu 2 Caracter"/>
    <w:basedOn w:val="Fontdeparagrafimplicit"/>
    <w:link w:val="Titlu2"/>
    <w:uiPriority w:val="9"/>
    <w:rsid w:val="00BB7DB8"/>
    <w:rPr>
      <w:rFonts w:asciiTheme="majorHAnsi" w:eastAsiaTheme="majorEastAsia" w:hAnsiTheme="majorHAnsi" w:cstheme="majorBidi"/>
      <w:color w:val="2F5496" w:themeColor="accent1" w:themeShade="BF"/>
      <w:sz w:val="26"/>
      <w:szCs w:val="26"/>
      <w:lang w:val="ro-RO"/>
    </w:rPr>
  </w:style>
  <w:style w:type="paragraph" w:styleId="Titlucuprins">
    <w:name w:val="TOC Heading"/>
    <w:basedOn w:val="Titlu1"/>
    <w:next w:val="Normal"/>
    <w:uiPriority w:val="39"/>
    <w:unhideWhenUsed/>
    <w:qFormat/>
    <w:rsid w:val="006E161C"/>
    <w:pPr>
      <w:outlineLvl w:val="9"/>
    </w:pPr>
    <w:rPr>
      <w:lang w:val="en-GB" w:eastAsia="en-GB"/>
    </w:rPr>
  </w:style>
  <w:style w:type="paragraph" w:styleId="Cuprins1">
    <w:name w:val="toc 1"/>
    <w:basedOn w:val="Normal"/>
    <w:next w:val="Normal"/>
    <w:autoRedefine/>
    <w:uiPriority w:val="39"/>
    <w:unhideWhenUsed/>
    <w:rsid w:val="006E161C"/>
    <w:pPr>
      <w:spacing w:after="100"/>
    </w:pPr>
  </w:style>
  <w:style w:type="paragraph" w:styleId="Cuprins2">
    <w:name w:val="toc 2"/>
    <w:basedOn w:val="Normal"/>
    <w:next w:val="Normal"/>
    <w:autoRedefine/>
    <w:uiPriority w:val="39"/>
    <w:unhideWhenUsed/>
    <w:rsid w:val="006E161C"/>
    <w:pPr>
      <w:spacing w:after="100"/>
      <w:ind w:left="220"/>
    </w:pPr>
  </w:style>
  <w:style w:type="character" w:styleId="Hyperlink">
    <w:name w:val="Hyperlink"/>
    <w:basedOn w:val="Fontdeparagrafimplicit"/>
    <w:uiPriority w:val="99"/>
    <w:unhideWhenUsed/>
    <w:rsid w:val="006E161C"/>
    <w:rPr>
      <w:color w:val="0563C1" w:themeColor="hyperlink"/>
      <w:u w:val="single"/>
    </w:rPr>
  </w:style>
  <w:style w:type="character" w:customStyle="1" w:styleId="Titlu3Caracter">
    <w:name w:val="Titlu 3 Caracter"/>
    <w:basedOn w:val="Fontdeparagrafimplicit"/>
    <w:link w:val="Titlu3"/>
    <w:uiPriority w:val="9"/>
    <w:rsid w:val="000352C6"/>
    <w:rPr>
      <w:rFonts w:asciiTheme="majorHAnsi" w:eastAsiaTheme="majorEastAsia" w:hAnsiTheme="majorHAnsi" w:cstheme="majorBidi"/>
      <w:color w:val="1F3763" w:themeColor="accent1" w:themeShade="7F"/>
      <w:sz w:val="24"/>
      <w:szCs w:val="24"/>
      <w:lang w:val="ro-RO"/>
    </w:rPr>
  </w:style>
  <w:style w:type="paragraph" w:styleId="Cuprins3">
    <w:name w:val="toc 3"/>
    <w:basedOn w:val="Normal"/>
    <w:next w:val="Normal"/>
    <w:autoRedefine/>
    <w:uiPriority w:val="39"/>
    <w:unhideWhenUsed/>
    <w:rsid w:val="009A2094"/>
    <w:pPr>
      <w:spacing w:after="100"/>
      <w:ind w:left="440"/>
    </w:pPr>
  </w:style>
  <w:style w:type="character" w:customStyle="1" w:styleId="Titlu4Caracter">
    <w:name w:val="Titlu 4 Caracter"/>
    <w:basedOn w:val="Fontdeparagrafimplicit"/>
    <w:link w:val="Titlu4"/>
    <w:uiPriority w:val="9"/>
    <w:rsid w:val="00B06324"/>
    <w:rPr>
      <w:rFonts w:asciiTheme="majorHAnsi" w:eastAsiaTheme="majorEastAsia" w:hAnsiTheme="majorHAnsi" w:cstheme="majorBidi"/>
      <w:i/>
      <w:iCs/>
      <w:color w:val="2F5496" w:themeColor="accent1" w:themeShade="BF"/>
      <w:lang w:val="ro-RO"/>
    </w:rPr>
  </w:style>
  <w:style w:type="paragraph" w:styleId="Cuprins4">
    <w:name w:val="toc 4"/>
    <w:basedOn w:val="Normal"/>
    <w:next w:val="Normal"/>
    <w:autoRedefine/>
    <w:uiPriority w:val="39"/>
    <w:unhideWhenUsed/>
    <w:rsid w:val="00996CA1"/>
    <w:pPr>
      <w:spacing w:after="100"/>
      <w:ind w:left="660"/>
    </w:pPr>
  </w:style>
  <w:style w:type="paragraph" w:styleId="Bibliografie">
    <w:name w:val="Bibliography"/>
    <w:basedOn w:val="Normal"/>
    <w:next w:val="Normal"/>
    <w:uiPriority w:val="37"/>
    <w:unhideWhenUsed/>
    <w:rsid w:val="006D12BC"/>
    <w:pPr>
      <w:tabs>
        <w:tab w:val="left" w:pos="504"/>
      </w:tabs>
      <w:spacing w:after="0" w:line="240" w:lineRule="auto"/>
      <w:ind w:left="504" w:hanging="504"/>
    </w:pPr>
  </w:style>
  <w:style w:type="paragraph" w:styleId="Textnotdesubsol">
    <w:name w:val="footnote text"/>
    <w:basedOn w:val="Normal"/>
    <w:link w:val="TextnotdesubsolCaracter"/>
    <w:uiPriority w:val="99"/>
    <w:semiHidden/>
    <w:unhideWhenUsed/>
    <w:rsid w:val="0069175A"/>
    <w:pPr>
      <w:spacing w:after="0" w:line="240" w:lineRule="auto"/>
    </w:pPr>
    <w:rPr>
      <w:sz w:val="20"/>
      <w:szCs w:val="20"/>
    </w:rPr>
  </w:style>
  <w:style w:type="character" w:customStyle="1" w:styleId="TextnotdesubsolCaracter">
    <w:name w:val="Text notă de subsol Caracter"/>
    <w:basedOn w:val="Fontdeparagrafimplicit"/>
    <w:link w:val="Textnotdesubsol"/>
    <w:uiPriority w:val="99"/>
    <w:semiHidden/>
    <w:rsid w:val="0069175A"/>
    <w:rPr>
      <w:sz w:val="20"/>
      <w:szCs w:val="20"/>
      <w:lang w:val="ro-RO"/>
    </w:rPr>
  </w:style>
  <w:style w:type="character" w:styleId="Referinnotdesubsol">
    <w:name w:val="footnote reference"/>
    <w:basedOn w:val="Fontdeparagrafimplicit"/>
    <w:uiPriority w:val="99"/>
    <w:semiHidden/>
    <w:unhideWhenUsed/>
    <w:rsid w:val="0069175A"/>
    <w:rPr>
      <w:vertAlign w:val="superscript"/>
    </w:rPr>
  </w:style>
  <w:style w:type="paragraph" w:styleId="Revizuire">
    <w:name w:val="Revision"/>
    <w:hidden/>
    <w:uiPriority w:val="99"/>
    <w:semiHidden/>
    <w:rsid w:val="008D70BA"/>
    <w:pPr>
      <w:spacing w:after="0" w:line="240" w:lineRule="auto"/>
    </w:pPr>
    <w:rPr>
      <w:lang w:val="ro-RO"/>
    </w:rPr>
  </w:style>
  <w:style w:type="character" w:styleId="Referincomentariu">
    <w:name w:val="annotation reference"/>
    <w:basedOn w:val="Fontdeparagrafimplicit"/>
    <w:uiPriority w:val="99"/>
    <w:semiHidden/>
    <w:unhideWhenUsed/>
    <w:rsid w:val="0039645A"/>
    <w:rPr>
      <w:sz w:val="16"/>
      <w:szCs w:val="16"/>
    </w:rPr>
  </w:style>
  <w:style w:type="paragraph" w:styleId="Textcomentariu">
    <w:name w:val="annotation text"/>
    <w:basedOn w:val="Normal"/>
    <w:link w:val="TextcomentariuCaracter"/>
    <w:uiPriority w:val="99"/>
    <w:unhideWhenUsed/>
    <w:rsid w:val="0039645A"/>
    <w:pPr>
      <w:spacing w:line="240" w:lineRule="auto"/>
    </w:pPr>
    <w:rPr>
      <w:sz w:val="20"/>
      <w:szCs w:val="20"/>
    </w:rPr>
  </w:style>
  <w:style w:type="character" w:customStyle="1" w:styleId="TextcomentariuCaracter">
    <w:name w:val="Text comentariu Caracter"/>
    <w:basedOn w:val="Fontdeparagrafimplicit"/>
    <w:link w:val="Textcomentariu"/>
    <w:uiPriority w:val="99"/>
    <w:rsid w:val="0039645A"/>
    <w:rPr>
      <w:sz w:val="20"/>
      <w:szCs w:val="20"/>
      <w:lang w:val="ro-RO"/>
    </w:rPr>
  </w:style>
  <w:style w:type="paragraph" w:styleId="SubiectComentariu">
    <w:name w:val="annotation subject"/>
    <w:basedOn w:val="Textcomentariu"/>
    <w:next w:val="Textcomentariu"/>
    <w:link w:val="SubiectComentariuCaracter"/>
    <w:uiPriority w:val="99"/>
    <w:semiHidden/>
    <w:unhideWhenUsed/>
    <w:rsid w:val="0039645A"/>
    <w:rPr>
      <w:b/>
      <w:bCs/>
    </w:rPr>
  </w:style>
  <w:style w:type="character" w:customStyle="1" w:styleId="SubiectComentariuCaracter">
    <w:name w:val="Subiect Comentariu Caracter"/>
    <w:basedOn w:val="TextcomentariuCaracter"/>
    <w:link w:val="SubiectComentariu"/>
    <w:uiPriority w:val="99"/>
    <w:semiHidden/>
    <w:rsid w:val="0039645A"/>
    <w:rPr>
      <w:b/>
      <w:bCs/>
      <w:sz w:val="20"/>
      <w:szCs w:val="20"/>
      <w:lang w:val="ro-RO"/>
    </w:rPr>
  </w:style>
  <w:style w:type="table" w:styleId="Tabelgril">
    <w:name w:val="Table Grid"/>
    <w:basedOn w:val="TabelNormal"/>
    <w:uiPriority w:val="39"/>
    <w:rsid w:val="00B237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0115219">
      <w:bodyDiv w:val="1"/>
      <w:marLeft w:val="0"/>
      <w:marRight w:val="0"/>
      <w:marTop w:val="0"/>
      <w:marBottom w:val="0"/>
      <w:divBdr>
        <w:top w:val="none" w:sz="0" w:space="0" w:color="auto"/>
        <w:left w:val="none" w:sz="0" w:space="0" w:color="auto"/>
        <w:bottom w:val="none" w:sz="0" w:space="0" w:color="auto"/>
        <w:right w:val="none" w:sz="0" w:space="0" w:color="auto"/>
      </w:divBdr>
    </w:div>
    <w:div w:id="1022122212">
      <w:bodyDiv w:val="1"/>
      <w:marLeft w:val="0"/>
      <w:marRight w:val="0"/>
      <w:marTop w:val="0"/>
      <w:marBottom w:val="0"/>
      <w:divBdr>
        <w:top w:val="none" w:sz="0" w:space="0" w:color="auto"/>
        <w:left w:val="none" w:sz="0" w:space="0" w:color="auto"/>
        <w:bottom w:val="none" w:sz="0" w:space="0" w:color="auto"/>
        <w:right w:val="none" w:sz="0" w:space="0" w:color="auto"/>
      </w:divBdr>
    </w:div>
    <w:div w:id="1612787112">
      <w:bodyDiv w:val="1"/>
      <w:marLeft w:val="0"/>
      <w:marRight w:val="0"/>
      <w:marTop w:val="0"/>
      <w:marBottom w:val="0"/>
      <w:divBdr>
        <w:top w:val="none" w:sz="0" w:space="0" w:color="auto"/>
        <w:left w:val="none" w:sz="0" w:space="0" w:color="auto"/>
        <w:bottom w:val="none" w:sz="0" w:space="0" w:color="auto"/>
        <w:right w:val="none" w:sz="0" w:space="0" w:color="auto"/>
      </w:divBdr>
    </w:div>
    <w:div w:id="1666131065">
      <w:bodyDiv w:val="1"/>
      <w:marLeft w:val="0"/>
      <w:marRight w:val="0"/>
      <w:marTop w:val="0"/>
      <w:marBottom w:val="0"/>
      <w:divBdr>
        <w:top w:val="none" w:sz="0" w:space="0" w:color="auto"/>
        <w:left w:val="none" w:sz="0" w:space="0" w:color="auto"/>
        <w:bottom w:val="none" w:sz="0" w:space="0" w:color="auto"/>
        <w:right w:val="none" w:sz="0" w:space="0" w:color="auto"/>
      </w:divBdr>
    </w:div>
    <w:div w:id="1713653071">
      <w:bodyDiv w:val="1"/>
      <w:marLeft w:val="0"/>
      <w:marRight w:val="0"/>
      <w:marTop w:val="0"/>
      <w:marBottom w:val="0"/>
      <w:divBdr>
        <w:top w:val="none" w:sz="0" w:space="0" w:color="auto"/>
        <w:left w:val="none" w:sz="0" w:space="0" w:color="auto"/>
        <w:bottom w:val="none" w:sz="0" w:space="0" w:color="auto"/>
        <w:right w:val="none" w:sz="0" w:space="0" w:color="auto"/>
      </w:divBdr>
    </w:div>
    <w:div w:id="1885368523">
      <w:bodyDiv w:val="1"/>
      <w:marLeft w:val="0"/>
      <w:marRight w:val="0"/>
      <w:marTop w:val="0"/>
      <w:marBottom w:val="0"/>
      <w:divBdr>
        <w:top w:val="none" w:sz="0" w:space="0" w:color="auto"/>
        <w:left w:val="none" w:sz="0" w:space="0" w:color="auto"/>
        <w:bottom w:val="none" w:sz="0" w:space="0" w:color="auto"/>
        <w:right w:val="none" w:sz="0" w:space="0" w:color="auto"/>
      </w:divBdr>
    </w:div>
    <w:div w:id="1901668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4A3C04-7D0F-4B22-A62B-9188B422C5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1608</TotalTime>
  <Pages>24</Pages>
  <Words>9649</Words>
  <Characters>55003</Characters>
  <Application>Microsoft Office Word</Application>
  <DocSecurity>0</DocSecurity>
  <Lines>458</Lines>
  <Paragraphs>129</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64523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Alexandru Uicoabă</dc:creator>
  <cp:keywords/>
  <dc:description/>
  <cp:lastModifiedBy>Alexandru Uicoabă</cp:lastModifiedBy>
  <cp:revision>160</cp:revision>
  <dcterms:created xsi:type="dcterms:W3CDTF">2022-04-25T16:26:00Z</dcterms:created>
  <dcterms:modified xsi:type="dcterms:W3CDTF">2022-06-14T19:06:00Z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zotero-version="6.0.8"&gt;&lt;session id="3EYXXPeH"/&gt;&lt;style id="http://www.zotero.org/styles/ieee" locale="en-GB" hasBibliography="1" bibliographyStyleHasBeenSet="1"/&gt;&lt;prefs&gt;&lt;pref name="fieldType" value="Field"/&gt;&lt;/prefs&gt;&lt;/data&gt;</vt:lpwstr>
  </property>
</Properties>
</file>